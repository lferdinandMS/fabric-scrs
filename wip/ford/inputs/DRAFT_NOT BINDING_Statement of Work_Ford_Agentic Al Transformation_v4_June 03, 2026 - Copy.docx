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60C28" w14:textId="00385E97" w:rsidR="00335908" w:rsidRDefault="00E93343">
      <w:pPr>
        <w:spacing w:before="0" w:after="160" w:line="259" w:lineRule="auto"/>
      </w:pPr>
      <w:r>
        <w:rPr>
          <w:noProof/>
        </w:rPr>
        <w:drawing>
          <wp:anchor distT="0" distB="0" distL="114300" distR="114300" simplePos="0" relativeHeight="251658241" behindDoc="1" locked="0" layoutInCell="1" allowOverlap="1" wp14:anchorId="1DDCFEF7" wp14:editId="6B997608">
            <wp:simplePos x="0" y="0"/>
            <wp:positionH relativeFrom="page">
              <wp:align>right</wp:align>
            </wp:positionH>
            <wp:positionV relativeFrom="paragraph">
              <wp:posOffset>-467360</wp:posOffset>
            </wp:positionV>
            <wp:extent cx="7772400" cy="10057765"/>
            <wp:effectExtent l="0" t="0" r="0" b="635"/>
            <wp:wrapNone/>
            <wp:docPr id="803644265" name="Picture 16"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4265" name="Picture 16" descr="A close-up of a logo&#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7772400" cy="10057765"/>
                    </a:xfrm>
                    <a:prstGeom prst="rect">
                      <a:avLst/>
                    </a:prstGeom>
                  </pic:spPr>
                </pic:pic>
              </a:graphicData>
            </a:graphic>
          </wp:anchor>
        </w:drawing>
      </w:r>
    </w:p>
    <w:p w14:paraId="3FAD58CA" w14:textId="523E4BC1" w:rsidR="00376341" w:rsidRDefault="0060148B" w:rsidP="0033492E">
      <w:r>
        <w:rPr>
          <w:noProof/>
        </w:rPr>
        <mc:AlternateContent>
          <mc:Choice Requires="wps">
            <w:drawing>
              <wp:anchor distT="0" distB="0" distL="114300" distR="114300" simplePos="0" relativeHeight="251658240" behindDoc="0" locked="0" layoutInCell="1" allowOverlap="1" wp14:anchorId="102FA861" wp14:editId="02725ABB">
                <wp:simplePos x="0" y="0"/>
                <wp:positionH relativeFrom="column">
                  <wp:posOffset>4937235</wp:posOffset>
                </wp:positionH>
                <wp:positionV relativeFrom="paragraph">
                  <wp:posOffset>-149684</wp:posOffset>
                </wp:positionV>
                <wp:extent cx="1896745" cy="1186197"/>
                <wp:effectExtent l="0" t="0" r="0" b="0"/>
                <wp:wrapNone/>
                <wp:docPr id="1139161947" name="Customer logo"/>
                <wp:cNvGraphicFramePr/>
                <a:graphic xmlns:a="http://schemas.openxmlformats.org/drawingml/2006/main">
                  <a:graphicData uri="http://schemas.microsoft.com/office/word/2010/wordprocessingShape">
                    <wps:wsp>
                      <wps:cNvSpPr txBox="1"/>
                      <wps:spPr>
                        <a:xfrm>
                          <a:off x="0" y="0"/>
                          <a:ext cx="1896745" cy="1186197"/>
                        </a:xfrm>
                        <a:prstGeom prst="rect">
                          <a:avLst/>
                        </a:prstGeom>
                        <a:noFill/>
                      </wps:spPr>
                      <wps:txbx>
                        <w:txbxContent>
                          <w:p w14:paraId="21B5FA52" w14:textId="77777777" w:rsidR="00054227" w:rsidRDefault="00396540" w:rsidP="00054227">
                            <w:pPr>
                              <w:jc w:val="right"/>
                            </w:pPr>
                            <w:sdt>
                              <w:sdtPr>
                                <w:id w:val="1013110747"/>
                                <w:picture/>
                              </w:sdtPr>
                              <w:sdtContent>
                                <w:r w:rsidR="00054227" w:rsidRPr="00296512">
                                  <w:rPr>
                                    <w:noProof/>
                                  </w:rPr>
                                  <w:drawing>
                                    <wp:inline distT="0" distB="0" distL="0" distR="0" wp14:anchorId="11B0ABFD" wp14:editId="6055AC2C">
                                      <wp:extent cx="1379744" cy="620520"/>
                                      <wp:effectExtent l="0" t="0" r="0" b="8255"/>
                                      <wp:docPr id="971574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74245" name="Picture 12"/>
                                              <pic:cNvPicPr>
                                                <a:picLocks noChangeAspect="1" noChangeArrowheads="1"/>
                                              </pic:cNvPicPr>
                                            </pic:nvPicPr>
                                            <pic:blipFill>
                                              <a:blip r:embed="rId15"/>
                                              <a:stretch>
                                                <a:fillRect/>
                                              </a:stretch>
                                            </pic:blipFill>
                                            <pic:spPr bwMode="auto">
                                              <a:xfrm>
                                                <a:off x="0" y="0"/>
                                                <a:ext cx="1379744" cy="620520"/>
                                              </a:xfrm>
                                              <a:prstGeom prst="rect">
                                                <a:avLst/>
                                              </a:prstGeom>
                                              <a:noFill/>
                                              <a:ln>
                                                <a:noFill/>
                                              </a:ln>
                                            </pic:spPr>
                                          </pic:pic>
                                        </a:graphicData>
                                      </a:graphic>
                                    </wp:inline>
                                  </w:drawing>
                                </w:r>
                              </w:sdtContent>
                            </w:sdt>
                            <w:r w:rsidR="00054227" w:rsidRPr="00296512">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74015C71">
              <v:shapetype id="_x0000_t202" coordsize="21600,21600" o:spt="202" path="m,l,21600r21600,l21600,xe" w14:anchorId="102FA861">
                <v:stroke joinstyle="miter"/>
                <v:path gradientshapeok="t" o:connecttype="rect"/>
              </v:shapetype>
              <v:shape id="Customer logo" style="position:absolute;margin-left:388.75pt;margin-top:-11.8pt;width:149.35pt;height:93.4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">
                <v:textbox inset="0,0,0,0">
                  <w:txbxContent>
                    <w:p w:rsidR="00054227" w:rsidP="00054227" w:rsidRDefault="00AE3B3E" w14:paraId="0DFAE634" w14:textId="77777777">
                      <w:pPr>
                        <w:jc w:val="right"/>
                      </w:pPr>
                      <w:sdt>
                        <w:sdtPr>
                          <w:id w:val="1977386621"/>
                          <w:id w:val="1013110747"/>
                          <w:picture/>
                        </w:sdtPr>
                        <w:sdtContent>
                          <w:r w:rsidRPr="00296512" w:rsidR="00054227">
                            <w:rPr>
                              <w:noProof/>
                            </w:rPr>
                            <w:drawing>
                              <wp:inline distT="0" distB="0" distL="0" distR="0" wp14:anchorId="31A57640" wp14:editId="6055AC2C">
                                <wp:extent cx="1379744" cy="620520"/>
                                <wp:effectExtent l="0" t="0" r="0" b="8255"/>
                                <wp:docPr id="1862288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74245" name="Picture 12"/>
                                        <pic:cNvPicPr>
                                          <a:picLocks noChangeAspect="1" noChangeArrowheads="1"/>
                                        </pic:cNvPicPr>
                                      </pic:nvPicPr>
                                      <pic:blipFill>
                                        <a:blip r:embed="rId16"/>
                                        <a:stretch>
                                          <a:fillRect/>
                                        </a:stretch>
                                      </pic:blipFill>
                                      <pic:spPr bwMode="auto">
                                        <a:xfrm>
                                          <a:off x="0" y="0"/>
                                          <a:ext cx="1379744" cy="620520"/>
                                        </a:xfrm>
                                        <a:prstGeom prst="rect">
                                          <a:avLst/>
                                        </a:prstGeom>
                                        <a:noFill/>
                                        <a:ln>
                                          <a:noFill/>
                                        </a:ln>
                                      </pic:spPr>
                                    </pic:pic>
                                  </a:graphicData>
                                </a:graphic>
                              </wp:inline>
                            </w:drawing>
                          </w:r>
                        </w:sdtContent>
                      </w:sdt>
                      <w:r w:rsidRPr="00296512" w:rsidR="00054227">
                        <w:t xml:space="preserve">  </w:t>
                      </w:r>
                    </w:p>
                  </w:txbxContent>
                </v:textbox>
              </v:shape>
            </w:pict>
          </mc:Fallback>
        </mc:AlternateContent>
      </w:r>
    </w:p>
    <w:p w14:paraId="63FBE329" w14:textId="60528003" w:rsidR="0027317A" w:rsidRDefault="0027317A" w:rsidP="0033492E"/>
    <w:p w14:paraId="1AB195D8" w14:textId="439CFE65" w:rsidR="0027317A" w:rsidRDefault="0027317A" w:rsidP="0033492E"/>
    <w:p w14:paraId="6B4808C0" w14:textId="77777777" w:rsidR="0027317A" w:rsidRDefault="0027317A" w:rsidP="0033492E"/>
    <w:p w14:paraId="067D73F8" w14:textId="18331E82" w:rsidR="0027317A" w:rsidRDefault="0060148B" w:rsidP="0033492E">
      <w:r>
        <w:rPr>
          <w:noProof/>
        </w:rPr>
        <mc:AlternateContent>
          <mc:Choice Requires="wpg">
            <w:drawing>
              <wp:anchor distT="0" distB="0" distL="114300" distR="114300" simplePos="0" relativeHeight="251658242" behindDoc="0" locked="0" layoutInCell="1" allowOverlap="1" wp14:anchorId="72CE9D47" wp14:editId="0F4B4BE8">
                <wp:simplePos x="0" y="0"/>
                <wp:positionH relativeFrom="column">
                  <wp:posOffset>2965450</wp:posOffset>
                </wp:positionH>
                <wp:positionV relativeFrom="paragraph">
                  <wp:posOffset>2533015</wp:posOffset>
                </wp:positionV>
                <wp:extent cx="3957955" cy="4542155"/>
                <wp:effectExtent l="0" t="0" r="0" b="0"/>
                <wp:wrapNone/>
                <wp:docPr id="40402899" name="Group 12"/>
                <wp:cNvGraphicFramePr/>
                <a:graphic xmlns:a="http://schemas.openxmlformats.org/drawingml/2006/main">
                  <a:graphicData uri="http://schemas.microsoft.com/office/word/2010/wordprocessingGroup">
                    <wpg:wgp>
                      <wpg:cNvGrpSpPr/>
                      <wpg:grpSpPr>
                        <a:xfrm>
                          <a:off x="0" y="0"/>
                          <a:ext cx="3957955" cy="4542155"/>
                          <a:chOff x="1114768" y="-364"/>
                          <a:chExt cx="3957955" cy="4542155"/>
                        </a:xfrm>
                      </wpg:grpSpPr>
                      <wps:wsp>
                        <wps:cNvPr id="1241680811" name="Text Box 2">
                          <a:extLst>
                            <a:ext uri="{FF2B5EF4-FFF2-40B4-BE49-F238E27FC236}">
                              <a16:creationId xmlns:a16="http://schemas.microsoft.com/office/drawing/2014/main" id="{E5913A36-5F85-4AE4-284A-9CE0F0C81254}"/>
                            </a:ext>
                          </a:extLst>
                        </wps:cNvPr>
                        <wps:cNvSpPr txBox="1"/>
                        <wps:spPr>
                          <a:xfrm>
                            <a:off x="2837285" y="2279216"/>
                            <a:ext cx="2223770" cy="567055"/>
                          </a:xfrm>
                          <a:prstGeom prst="rect">
                            <a:avLst/>
                          </a:prstGeom>
                          <a:noFill/>
                          <a:ln w="6350">
                            <a:noFill/>
                          </a:ln>
                        </wps:spPr>
                        <wps:txbx>
                          <w:txbxContent>
                            <w:p w14:paraId="4DFCD360" w14:textId="77777777" w:rsidR="00054227" w:rsidRPr="00E93343" w:rsidRDefault="00054227" w:rsidP="00054227">
                              <w:pPr>
                                <w:spacing w:before="0" w:after="60"/>
                                <w:jc w:val="right"/>
                                <w:rPr>
                                  <w:rFonts w:eastAsia="Segoe UI"/>
                                  <w:b/>
                                  <w:color w:val="262626" w:themeColor="text1" w:themeTint="D9"/>
                                  <w:kern w:val="24"/>
                                </w:rPr>
                              </w:pPr>
                              <w:r w:rsidRPr="00E93343">
                                <w:rPr>
                                  <w:rFonts w:eastAsia="Segoe UI"/>
                                  <w:b/>
                                  <w:color w:val="262626" w:themeColor="text1" w:themeTint="D9"/>
                                  <w:kern w:val="24"/>
                                </w:rPr>
                                <w:t>Prepared for:</w:t>
                              </w:r>
                            </w:p>
                            <w:p w14:paraId="7745F8FE" w14:textId="27DA839C" w:rsidR="00054227" w:rsidRPr="00E93343" w:rsidRDefault="004A26CF" w:rsidP="00054227">
                              <w:pPr>
                                <w:spacing w:before="0" w:after="120" w:line="264" w:lineRule="auto"/>
                                <w:jc w:val="right"/>
                                <w:rPr>
                                  <w:rStyle w:val="Instructional"/>
                                  <w:i w:val="0"/>
                                  <w:iCs w:val="0"/>
                                  <w:color w:val="auto"/>
                                </w:rPr>
                              </w:pPr>
                              <w:r w:rsidRPr="00E93343">
                                <w:rPr>
                                  <w:rStyle w:val="Instructional"/>
                                  <w:i w:val="0"/>
                                  <w:iCs w:val="0"/>
                                  <w:color w:val="auto"/>
                                </w:rPr>
                                <w:t>Ford Motor Company</w:t>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1444940248" name="Text Box 2">
                          <a:extLst>
                            <a:ext uri="{FF2B5EF4-FFF2-40B4-BE49-F238E27FC236}">
                              <a16:creationId xmlns:a16="http://schemas.microsoft.com/office/drawing/2014/main" id="{C6BA5850-2478-6502-1ADE-26389579BE65}"/>
                            </a:ext>
                          </a:extLst>
                        </wps:cNvPr>
                        <wps:cNvSpPr txBox="1"/>
                        <wps:spPr>
                          <a:xfrm>
                            <a:off x="2255448" y="2812686"/>
                            <a:ext cx="2809875" cy="1117600"/>
                          </a:xfrm>
                          <a:prstGeom prst="rect">
                            <a:avLst/>
                          </a:prstGeom>
                          <a:noFill/>
                          <a:ln w="6350">
                            <a:noFill/>
                          </a:ln>
                        </wps:spPr>
                        <wps:txbx>
                          <w:txbxContent>
                            <w:p w14:paraId="6378EBA7" w14:textId="77777777" w:rsidR="00054227" w:rsidRPr="00622967" w:rsidRDefault="00054227" w:rsidP="00054227">
                              <w:pPr>
                                <w:spacing w:before="0" w:after="60"/>
                                <w:jc w:val="right"/>
                                <w:rPr>
                                  <w:rFonts w:eastAsia="Segoe UI"/>
                                  <w:b/>
                                  <w:color w:val="262626" w:themeColor="text1" w:themeTint="D9"/>
                                  <w:kern w:val="24"/>
                                </w:rPr>
                              </w:pPr>
                              <w:r w:rsidRPr="00622967">
                                <w:rPr>
                                  <w:rFonts w:eastAsia="Segoe UI"/>
                                  <w:b/>
                                  <w:color w:val="262626" w:themeColor="text1" w:themeTint="D9"/>
                                  <w:kern w:val="24"/>
                                </w:rPr>
                                <w:t>Prepared by:</w:t>
                              </w:r>
                            </w:p>
                            <w:p w14:paraId="71853A39" w14:textId="588FA6FE" w:rsidR="00A669A2" w:rsidRDefault="00A669A2" w:rsidP="00A669A2">
                              <w:pPr>
                                <w:spacing w:before="0" w:after="120"/>
                                <w:jc w:val="right"/>
                                <w:rPr>
                                  <w:rFonts w:eastAsia="Segoe UI"/>
                                  <w:bCs/>
                                  <w:color w:val="262626" w:themeColor="text1" w:themeTint="D9"/>
                                  <w:kern w:val="24"/>
                                </w:rPr>
                              </w:pPr>
                              <w:r>
                                <w:t xml:space="preserve">Francis </w:t>
                              </w:r>
                              <w:r w:rsidRPr="0088478E">
                                <w:rPr>
                                  <w:rFonts w:eastAsia="Segoe UI"/>
                                  <w:color w:val="404040"/>
                                  <w:kern w:val="24"/>
                                </w:rPr>
                                <w:t>Moigula</w:t>
                              </w:r>
                              <w:r>
                                <w:rPr>
                                  <w:rFonts w:eastAsia="Segoe UI"/>
                                  <w:color w:val="404040"/>
                                  <w:kern w:val="24"/>
                                </w:rPr>
                                <w:t xml:space="preserve">, </w:t>
                              </w:r>
                              <w:r w:rsidRPr="00E4397D">
                                <w:rPr>
                                  <w:rFonts w:eastAsia="Segoe UI"/>
                                  <w:bCs/>
                                  <w:color w:val="262626" w:themeColor="text1" w:themeTint="D9"/>
                                  <w:kern w:val="24"/>
                                </w:rPr>
                                <w:t>Trent Chrane</w:t>
                              </w:r>
                              <w:r>
                                <w:rPr>
                                  <w:rFonts w:eastAsia="Segoe UI"/>
                                  <w:bCs/>
                                  <w:color w:val="262626" w:themeColor="text1" w:themeTint="D9"/>
                                  <w:kern w:val="24"/>
                                </w:rPr>
                                <w:t>, Raj Goel</w:t>
                              </w:r>
                            </w:p>
                            <w:p w14:paraId="28EEC4F0" w14:textId="7A82873F" w:rsidR="0088478E" w:rsidRPr="00622967" w:rsidRDefault="00054227" w:rsidP="00A669A2">
                              <w:pPr>
                                <w:spacing w:before="0" w:after="120"/>
                                <w:jc w:val="right"/>
                                <w:rPr>
                                  <w:rFonts w:eastAsia="Segoe UI"/>
                                  <w:color w:val="404040"/>
                                  <w:kern w:val="24"/>
                                </w:rPr>
                              </w:pPr>
                              <w:r w:rsidRPr="00622967">
                                <w:rPr>
                                  <w:rFonts w:eastAsia="Segoe UI"/>
                                  <w:color w:val="404040"/>
                                  <w:kern w:val="24"/>
                                </w:rPr>
                                <w:t>Microsoft Industry Solutions Delivery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75202419" name="Text Box 2">
                          <a:extLst>
                            <a:ext uri="{FF2B5EF4-FFF2-40B4-BE49-F238E27FC236}">
                              <a16:creationId xmlns:a16="http://schemas.microsoft.com/office/drawing/2014/main" id="{4F94323F-991A-6D71-346A-A36C81478F19}"/>
                            </a:ext>
                          </a:extLst>
                        </wps:cNvPr>
                        <wps:cNvSpPr txBox="1"/>
                        <wps:spPr>
                          <a:xfrm>
                            <a:off x="1114768" y="331333"/>
                            <a:ext cx="3957955" cy="1370330"/>
                          </a:xfrm>
                          <a:prstGeom prst="rect">
                            <a:avLst/>
                          </a:prstGeom>
                          <a:noFill/>
                          <a:ln w="6350">
                            <a:noFill/>
                          </a:ln>
                        </wps:spPr>
                        <wps:txbx>
                          <w:txbxContent>
                            <w:p w14:paraId="34A1B065" w14:textId="49DB01DF" w:rsidR="00054227" w:rsidRPr="0027317A" w:rsidRDefault="007870E9" w:rsidP="00054227">
                              <w:pPr>
                                <w:spacing w:after="40" w:line="216" w:lineRule="auto"/>
                                <w:jc w:val="right"/>
                                <w:rPr>
                                  <w:rFonts w:eastAsia="Segoe UI" w:hAnsi="Segoe UI" w:cs="Vani"/>
                                  <w:b/>
                                  <w:bCs/>
                                  <w:color w:val="262626" w:themeColor="text1" w:themeTint="D9"/>
                                  <w:kern w:val="24"/>
                                  <w:sz w:val="72"/>
                                  <w:szCs w:val="72"/>
                                </w:rPr>
                              </w:pPr>
                              <w:r>
                                <w:rPr>
                                  <w:rFonts w:eastAsia="Segoe UI" w:hAnsi="Segoe UI" w:cs="Vani"/>
                                  <w:b/>
                                  <w:bCs/>
                                  <w:color w:val="262626" w:themeColor="text1" w:themeTint="D9"/>
                                  <w:kern w:val="24"/>
                                  <w:sz w:val="72"/>
                                  <w:szCs w:val="72"/>
                                </w:rPr>
                                <w:t xml:space="preserve">Ford </w:t>
                              </w:r>
                              <w:r w:rsidR="00547B1E" w:rsidRPr="00547B1E">
                                <w:rPr>
                                  <w:rFonts w:eastAsia="Segoe UI" w:hAnsi="Segoe UI" w:cs="Vani"/>
                                  <w:b/>
                                  <w:bCs/>
                                  <w:color w:val="262626" w:themeColor="text1" w:themeTint="D9"/>
                                  <w:kern w:val="24"/>
                                  <w:sz w:val="72"/>
                                  <w:szCs w:val="72"/>
                                </w:rPr>
                                <w:t>Agentic AI Transformation</w:t>
                              </w:r>
                            </w:p>
                          </w:txbxContent>
                        </wps:txbx>
                        <wps:bodyPr rot="0" spcFirstLastPara="0" vert="horz" wrap="square" lIns="91440" tIns="45720" rIns="91440" bIns="45720" numCol="1" spcCol="0" rtlCol="0" fromWordArt="0" anchor="t" anchorCtr="0" forceAA="0" compatLnSpc="1">
                          <a:prstTxWarp prst="textNoShape">
                            <a:avLst/>
                          </a:prstTxWarp>
                          <a:spAutoFit/>
                        </wps:bodyPr>
                      </wps:wsp>
                      <wps:wsp>
                        <wps:cNvPr id="1150963815" name="Text Box 2">
                          <a:extLst>
                            <a:ext uri="{FF2B5EF4-FFF2-40B4-BE49-F238E27FC236}">
                              <a16:creationId xmlns:a16="http://schemas.microsoft.com/office/drawing/2014/main" id="{3A927872-8091-8CC9-6563-9EE0FDA52F50}"/>
                            </a:ext>
                          </a:extLst>
                        </wps:cNvPr>
                        <wps:cNvSpPr txBox="1"/>
                        <wps:spPr>
                          <a:xfrm>
                            <a:off x="3086956" y="-364"/>
                            <a:ext cx="1978025" cy="596900"/>
                          </a:xfrm>
                          <a:prstGeom prst="rect">
                            <a:avLst/>
                          </a:prstGeom>
                          <a:noFill/>
                          <a:ln w="6350">
                            <a:noFill/>
                          </a:ln>
                        </wps:spPr>
                        <wps:txbx>
                          <w:txbxContent>
                            <w:p w14:paraId="19865DE6" w14:textId="77777777" w:rsidR="00054227" w:rsidRPr="00622967" w:rsidRDefault="00054227" w:rsidP="00054227">
                              <w:pPr>
                                <w:spacing w:after="120"/>
                                <w:jc w:val="right"/>
                                <w:rPr>
                                  <w:rFonts w:eastAsia="Segoe UI"/>
                                  <w:color w:val="0070C0"/>
                                  <w:kern w:val="24"/>
                                  <w:sz w:val="32"/>
                                  <w:szCs w:val="32"/>
                                </w:rPr>
                              </w:pPr>
                              <w:r w:rsidRPr="00622967">
                                <w:rPr>
                                  <w:rFonts w:eastAsia="Segoe UI"/>
                                  <w:color w:val="0070C0"/>
                                  <w:kern w:val="24"/>
                                  <w:sz w:val="32"/>
                                  <w:szCs w:val="32"/>
                                </w:rPr>
                                <w:t>Statement of Work</w:t>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71749296" name="Text Box 2">
                          <a:extLst>
                            <a:ext uri="{FF2B5EF4-FFF2-40B4-BE49-F238E27FC236}">
                              <a16:creationId xmlns:a16="http://schemas.microsoft.com/office/drawing/2014/main" id="{92821668-D0E1-2F9C-7094-A0F4590F1806}"/>
                            </a:ext>
                          </a:extLst>
                        </wps:cNvPr>
                        <wps:cNvSpPr txBox="1"/>
                        <wps:spPr>
                          <a:xfrm>
                            <a:off x="2978824" y="4046491"/>
                            <a:ext cx="2089150" cy="495300"/>
                          </a:xfrm>
                          <a:prstGeom prst="rect">
                            <a:avLst/>
                          </a:prstGeom>
                          <a:noFill/>
                          <a:ln w="6350">
                            <a:noFill/>
                          </a:ln>
                        </wps:spPr>
                        <wps:txbx>
                          <w:txbxContent>
                            <w:p w14:paraId="1B02B0DC" w14:textId="5467DC47" w:rsidR="00054227" w:rsidRPr="00622967" w:rsidRDefault="00E4575C" w:rsidP="00054227">
                              <w:pPr>
                                <w:spacing w:after="120"/>
                                <w:jc w:val="right"/>
                                <w:rPr>
                                  <w:rFonts w:eastAsia="Segoe UI"/>
                                  <w:color w:val="404040"/>
                                  <w:kern w:val="24"/>
                                </w:rPr>
                              </w:pPr>
                              <w:r>
                                <w:rPr>
                                  <w:rFonts w:eastAsia="Segoe UI"/>
                                  <w:color w:val="404040"/>
                                  <w:kern w:val="24"/>
                                </w:rPr>
                                <w:t>May 29, 2026</w:t>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1739518484" name="Text Box 2">
                          <a:extLst>
                            <a:ext uri="{FF2B5EF4-FFF2-40B4-BE49-F238E27FC236}">
                              <a16:creationId xmlns:a16="http://schemas.microsoft.com/office/drawing/2014/main" id="{EF7DEA9D-DE31-48BE-8C2B-D6FC9318C0A9}"/>
                            </a:ext>
                          </a:extLst>
                        </wps:cNvPr>
                        <wps:cNvSpPr txBox="1"/>
                        <wps:spPr>
                          <a:xfrm>
                            <a:off x="3929278" y="3754095"/>
                            <a:ext cx="1142365" cy="495300"/>
                          </a:xfrm>
                          <a:prstGeom prst="rect">
                            <a:avLst/>
                          </a:prstGeom>
                          <a:noFill/>
                          <a:ln w="6350">
                            <a:noFill/>
                          </a:ln>
                        </wps:spPr>
                        <wps:txbx>
                          <w:txbxContent>
                            <w:p w14:paraId="425832C8" w14:textId="18CEA400" w:rsidR="00054227" w:rsidRPr="00622967" w:rsidRDefault="00054227" w:rsidP="00054227">
                              <w:pPr>
                                <w:spacing w:after="120"/>
                                <w:jc w:val="right"/>
                                <w:rPr>
                                  <w:rFonts w:eastAsia="Segoe UI"/>
                                  <w:color w:val="404040"/>
                                  <w:kern w:val="24"/>
                                </w:rPr>
                              </w:pPr>
                              <w:r w:rsidRPr="00622967">
                                <w:rPr>
                                  <w:rFonts w:eastAsia="Segoe UI"/>
                                  <w:color w:val="404040"/>
                                  <w:kern w:val="24"/>
                                </w:rPr>
                                <w:t xml:space="preserve">Version </w:t>
                              </w:r>
                              <w:r w:rsidR="00E4575C">
                                <w:rPr>
                                  <w:rFonts w:eastAsia="Segoe UI"/>
                                  <w:color w:val="404040"/>
                                  <w:kern w:val="24"/>
                                </w:rPr>
                                <w:t>3</w:t>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1286313268" name="Straight Connector 27">
                          <a:extLst>
                            <a:ext uri="{FF2B5EF4-FFF2-40B4-BE49-F238E27FC236}">
                              <a16:creationId xmlns:a16="http://schemas.microsoft.com/office/drawing/2014/main" id="{DEE25845-EB2F-56BD-5D43-88352846081B}"/>
                            </a:ext>
                          </a:extLst>
                        </wps:cNvPr>
                        <wps:cNvCnPr>
                          <a:cxnSpLocks/>
                        </wps:cNvCnPr>
                        <wps:spPr>
                          <a:xfrm flipH="1">
                            <a:off x="3491345" y="2006930"/>
                            <a:ext cx="1471295" cy="0"/>
                          </a:xfrm>
                          <a:prstGeom prst="line">
                            <a:avLst/>
                          </a:prstGeom>
                          <a:ln w="25400" cap="rnd">
                            <a:solidFill>
                              <a:srgbClr val="0070C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4A95FD50">
              <v:group id="Group 12" style="position:absolute;margin-left:233.5pt;margin-top:199.45pt;width:311.65pt;height:357.65pt;z-index:251658242" coordsize="39579,45421" coordorigin="11147,-3" o:spid="_x0000_s1027" w14:anchorId="72CE9D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">
                <v:shape id="Text Box 2" style="position:absolute;left:28372;top:22792;width:22238;height:5670;visibility:visible;mso-wrap-style:square;v-text-anchor:middle"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">
                  <v:textbox style="mso-fit-shape-to-text:t">
                    <w:txbxContent>
                      <w:p w:rsidRPr="00E93343" w:rsidR="00054227" w:rsidP="00054227" w:rsidRDefault="00054227" w14:paraId="2ABFE8D5" w14:textId="77777777">
                        <w:pPr>
                          <w:spacing w:before="0" w:after="60"/>
                          <w:jc w:val="right"/>
                          <w:rPr>
                            <w:rFonts w:eastAsia="Segoe UI"/>
                            <w:b/>
                            <w:color w:val="262626" w:themeColor="text1" w:themeTint="D9"/>
                            <w:kern w:val="24"/>
                          </w:rPr>
                        </w:pPr>
                        <w:r w:rsidRPr="00E93343">
                          <w:rPr>
                            <w:rFonts w:eastAsia="Segoe UI"/>
                            <w:b/>
                            <w:color w:val="262626" w:themeColor="text1" w:themeTint="D9"/>
                            <w:kern w:val="24"/>
                          </w:rPr>
                          <w:t>Prepared for:</w:t>
                        </w:r>
                      </w:p>
                      <w:p w:rsidRPr="00E93343" w:rsidR="00054227" w:rsidP="00054227" w:rsidRDefault="004A26CF" w14:paraId="4481707B" w14:textId="27DA839C">
                        <w:pPr>
                          <w:spacing w:before="0" w:after="120" w:line="264" w:lineRule="auto"/>
                          <w:jc w:val="right"/>
                          <w:rPr>
                            <w:rStyle w:val="Instructional"/>
                            <w:i w:val="0"/>
                            <w:iCs w:val="0"/>
                            <w:color w:val="auto"/>
                          </w:rPr>
                        </w:pPr>
                        <w:r w:rsidRPr="00E93343">
                          <w:rPr>
                            <w:rStyle w:val="Instructional"/>
                            <w:i w:val="0"/>
                            <w:iCs w:val="0"/>
                            <w:color w:val="auto"/>
                          </w:rPr>
                          <w:t>Ford Motor Company</w:t>
                        </w:r>
                      </w:p>
                    </w:txbxContent>
                  </v:textbox>
                </v:shape>
                <v:shape id="Text Box 2" style="position:absolute;left:22554;top:28126;width:28099;height:11176;visibility:visible;mso-wrap-style:square;v-text-anchor:middle" o:spid="_x0000_s102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">
                  <v:textbox>
                    <w:txbxContent>
                      <w:p w:rsidRPr="00622967" w:rsidR="00054227" w:rsidP="00054227" w:rsidRDefault="00054227" w14:paraId="5028F1B9" w14:textId="77777777">
                        <w:pPr>
                          <w:spacing w:before="0" w:after="60"/>
                          <w:jc w:val="right"/>
                          <w:rPr>
                            <w:rFonts w:eastAsia="Segoe UI"/>
                            <w:b/>
                            <w:color w:val="262626" w:themeColor="text1" w:themeTint="D9"/>
                            <w:kern w:val="24"/>
                          </w:rPr>
                        </w:pPr>
                        <w:r w:rsidRPr="00622967">
                          <w:rPr>
                            <w:rFonts w:eastAsia="Segoe UI"/>
                            <w:b/>
                            <w:color w:val="262626" w:themeColor="text1" w:themeTint="D9"/>
                            <w:kern w:val="24"/>
                          </w:rPr>
                          <w:t>Prepared by:</w:t>
                        </w:r>
                      </w:p>
                      <w:p w:rsidR="00A669A2" w:rsidP="00A669A2" w:rsidRDefault="00A669A2" w14:paraId="705F0379" w14:textId="588FA6FE">
                        <w:pPr>
                          <w:spacing w:before="0" w:after="120"/>
                          <w:jc w:val="right"/>
                          <w:rPr>
                            <w:rFonts w:eastAsia="Segoe UI"/>
                            <w:bCs/>
                            <w:color w:val="262626" w:themeColor="text1" w:themeTint="D9"/>
                            <w:kern w:val="24"/>
                          </w:rPr>
                        </w:pPr>
                        <w:r>
                          <w:t xml:space="preserve">Francis </w:t>
                        </w:r>
                        <w:r w:rsidRPr="0088478E">
                          <w:rPr>
                            <w:rFonts w:eastAsia="Segoe UI"/>
                            <w:color w:val="404040"/>
                            <w:kern w:val="24"/>
                          </w:rPr>
                          <w:t>Moigula</w:t>
                        </w:r>
                        <w:r>
                          <w:rPr>
                            <w:rFonts w:eastAsia="Segoe UI"/>
                            <w:color w:val="404040"/>
                            <w:kern w:val="24"/>
                          </w:rPr>
                          <w:t xml:space="preserve">, </w:t>
                        </w:r>
                        <w:r w:rsidRPr="00E4397D">
                          <w:rPr>
                            <w:rFonts w:eastAsia="Segoe UI"/>
                            <w:bCs/>
                            <w:color w:val="262626" w:themeColor="text1" w:themeTint="D9"/>
                            <w:kern w:val="24"/>
                          </w:rPr>
                          <w:t>Trent Chrane</w:t>
                        </w:r>
                        <w:r>
                          <w:rPr>
                            <w:rFonts w:eastAsia="Segoe UI"/>
                            <w:bCs/>
                            <w:color w:val="262626" w:themeColor="text1" w:themeTint="D9"/>
                            <w:kern w:val="24"/>
                          </w:rPr>
                          <w:t>, Raj Goel</w:t>
                        </w:r>
                      </w:p>
                      <w:p w:rsidRPr="00622967" w:rsidR="0088478E" w:rsidP="00A669A2" w:rsidRDefault="00054227" w14:paraId="45D3848F" w14:textId="7A82873F">
                        <w:pPr>
                          <w:spacing w:before="0" w:after="120"/>
                          <w:jc w:val="right"/>
                          <w:rPr>
                            <w:rFonts w:eastAsia="Segoe UI"/>
                            <w:color w:val="404040"/>
                            <w:kern w:val="24"/>
                          </w:rPr>
                        </w:pPr>
                        <w:r w:rsidRPr="00622967">
                          <w:rPr>
                            <w:rFonts w:eastAsia="Segoe UI"/>
                            <w:color w:val="404040"/>
                            <w:kern w:val="24"/>
                          </w:rPr>
                          <w:t>Microsoft Industry Solutions Delivery</w:t>
                        </w:r>
                      </w:p>
                    </w:txbxContent>
                  </v:textbox>
                </v:shape>
                <v:shape id="Text Box 2" style="position:absolute;left:11147;top:3313;width:39580;height:13703;visibility:visible;mso-wrap-style:square;v-text-anchor:top" o:spid="_x0000_s1030"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">
                  <v:textbox style="mso-fit-shape-to-text:t">
                    <w:txbxContent>
                      <w:p w:rsidRPr="0027317A" w:rsidR="00054227" w:rsidP="00054227" w:rsidRDefault="007870E9" w14:paraId="6945CBE2" w14:textId="49DB01DF">
                        <w:pPr>
                          <w:spacing w:after="40" w:line="216" w:lineRule="auto"/>
                          <w:jc w:val="right"/>
                          <w:rPr>
                            <w:rFonts w:hAnsi="Segoe UI" w:eastAsia="Segoe UI" w:cs="Vani"/>
                            <w:b/>
                            <w:bCs/>
                            <w:color w:val="262626" w:themeColor="text1" w:themeTint="D9"/>
                            <w:kern w:val="24"/>
                            <w:sz w:val="72"/>
                            <w:szCs w:val="72"/>
                          </w:rPr>
                        </w:pPr>
                        <w:r>
                          <w:rPr>
                            <w:rFonts w:hAnsi="Segoe UI" w:eastAsia="Segoe UI" w:cs="Vani"/>
                            <w:b/>
                            <w:bCs/>
                            <w:color w:val="262626" w:themeColor="text1" w:themeTint="D9"/>
                            <w:kern w:val="24"/>
                            <w:sz w:val="72"/>
                            <w:szCs w:val="72"/>
                          </w:rPr>
                          <w:t xml:space="preserve">Ford </w:t>
                        </w:r>
                        <w:r w:rsidRPr="00547B1E" w:rsidR="00547B1E">
                          <w:rPr>
                            <w:rFonts w:hAnsi="Segoe UI" w:eastAsia="Segoe UI" w:cs="Vani"/>
                            <w:b/>
                            <w:bCs/>
                            <w:color w:val="262626" w:themeColor="text1" w:themeTint="D9"/>
                            <w:kern w:val="24"/>
                            <w:sz w:val="72"/>
                            <w:szCs w:val="72"/>
                          </w:rPr>
                          <w:t>Agentic AI Transformation</w:t>
                        </w:r>
                      </w:p>
                    </w:txbxContent>
                  </v:textbox>
                </v:shape>
                <v:shape id="Text Box 2" style="position:absolute;left:30869;top:-3;width:19780;height:5968;visibility:visible;mso-wrap-style:square;v-text-anchor:middle" o:spid="_x0000_s103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">
                  <v:textbox style="mso-fit-shape-to-text:t">
                    <w:txbxContent>
                      <w:p w:rsidRPr="00622967" w:rsidR="00054227" w:rsidP="00054227" w:rsidRDefault="00054227" w14:paraId="2CE68B75" w14:textId="77777777">
                        <w:pPr>
                          <w:spacing w:after="120"/>
                          <w:jc w:val="right"/>
                          <w:rPr>
                            <w:rFonts w:eastAsia="Segoe UI"/>
                            <w:color w:val="0070C0"/>
                            <w:kern w:val="24"/>
                            <w:sz w:val="32"/>
                            <w:szCs w:val="32"/>
                          </w:rPr>
                        </w:pPr>
                        <w:r w:rsidRPr="00622967">
                          <w:rPr>
                            <w:rFonts w:eastAsia="Segoe UI"/>
                            <w:color w:val="0070C0"/>
                            <w:kern w:val="24"/>
                            <w:sz w:val="32"/>
                            <w:szCs w:val="32"/>
                          </w:rPr>
                          <w:t>Statement of Work</w:t>
                        </w:r>
                      </w:p>
                    </w:txbxContent>
                  </v:textbox>
                </v:shape>
                <v:shape id="Text Box 2" style="position:absolute;left:29788;top:40464;width:20891;height:4953;visibility:visible;mso-wrap-style:square;v-text-anchor:middle" o:spid="_x0000_s1032"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">
                  <v:textbox style="mso-fit-shape-to-text:t">
                    <w:txbxContent>
                      <w:p w:rsidRPr="00622967" w:rsidR="00054227" w:rsidP="00054227" w:rsidRDefault="00E4575C" w14:paraId="3F57FA53" w14:textId="5467DC47">
                        <w:pPr>
                          <w:spacing w:after="120"/>
                          <w:jc w:val="right"/>
                          <w:rPr>
                            <w:rFonts w:eastAsia="Segoe UI"/>
                            <w:color w:val="404040"/>
                            <w:kern w:val="24"/>
                          </w:rPr>
                        </w:pPr>
                        <w:r>
                          <w:rPr>
                            <w:rFonts w:eastAsia="Segoe UI"/>
                            <w:color w:val="404040"/>
                            <w:kern w:val="24"/>
                          </w:rPr>
                          <w:t>May 29, 2026</w:t>
                        </w:r>
                      </w:p>
                    </w:txbxContent>
                  </v:textbox>
                </v:shape>
                <v:shape id="Text Box 2" style="position:absolute;left:39292;top:37540;width:11424;height:4953;visibility:visible;mso-wrap-style:square;v-text-anchor:middle" o:spid="_x0000_s103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">
                  <v:textbox style="mso-fit-shape-to-text:t">
                    <w:txbxContent>
                      <w:p w:rsidRPr="00622967" w:rsidR="00054227" w:rsidP="00054227" w:rsidRDefault="00054227" w14:paraId="7A7E2193" w14:textId="18CEA400">
                        <w:pPr>
                          <w:spacing w:after="120"/>
                          <w:jc w:val="right"/>
                          <w:rPr>
                            <w:rFonts w:eastAsia="Segoe UI"/>
                            <w:color w:val="404040"/>
                            <w:kern w:val="24"/>
                          </w:rPr>
                        </w:pPr>
                        <w:r w:rsidRPr="00622967">
                          <w:rPr>
                            <w:rFonts w:eastAsia="Segoe UI"/>
                            <w:color w:val="404040"/>
                            <w:kern w:val="24"/>
                          </w:rPr>
                          <w:t xml:space="preserve">Version </w:t>
                        </w:r>
                        <w:r w:rsidR="00E4575C">
                          <w:rPr>
                            <w:rFonts w:eastAsia="Segoe UI"/>
                            <w:color w:val="404040"/>
                            <w:kern w:val="24"/>
                          </w:rPr>
                          <w:t>3</w:t>
                        </w:r>
                      </w:p>
                    </w:txbxContent>
                  </v:textbox>
                </v:shape>
                <v:line id="Straight Connector 27" style="position:absolute;flip:x;visibility:visible;mso-wrap-style:square" o:spid="_x0000_s1034" strokecolor="#0070c0" strokeweight="2pt" o:connectortype="straight" from="34913,20069" to="49626,20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">
                  <v:stroke joinstyle="miter" endcap="round"/>
                  <o:lock v:ext="edit" shapetype="f"/>
                </v:line>
              </v:group>
            </w:pict>
          </mc:Fallback>
        </mc:AlternateContent>
      </w:r>
    </w:p>
    <w:p w14:paraId="3EC55917" w14:textId="44775C6D" w:rsidR="00376341" w:rsidRDefault="00376341" w:rsidP="0033492E">
      <w:pPr>
        <w:sectPr w:rsidR="00376341" w:rsidSect="00F323E0">
          <w:headerReference w:type="even" r:id="rId17"/>
          <w:headerReference w:type="default" r:id="rId18"/>
          <w:footerReference w:type="even" r:id="rId19"/>
          <w:footerReference w:type="default" r:id="rId20"/>
          <w:headerReference w:type="first" r:id="rId21"/>
          <w:footerReference w:type="first" r:id="rId22"/>
          <w:pgSz w:w="12240" w:h="15840"/>
          <w:pgMar w:top="720" w:right="720" w:bottom="720" w:left="720" w:header="432" w:footer="0" w:gutter="0"/>
          <w:cols w:space="720"/>
          <w:docGrid w:linePitch="360"/>
        </w:sectPr>
      </w:pPr>
    </w:p>
    <w:sdt>
      <w:sdtPr>
        <w:rPr>
          <w:rFonts w:ascii="Segoe Sans Text" w:eastAsiaTheme="minorEastAsia" w:hAnsi="Segoe Sans Text" w:cstheme="minorBidi"/>
          <w:color w:val="auto"/>
          <w:sz w:val="20"/>
          <w:szCs w:val="20"/>
        </w:rPr>
        <w:id w:val="-1374216521"/>
        <w:docPartObj>
          <w:docPartGallery w:val="Table of Contents"/>
          <w:docPartUnique/>
        </w:docPartObj>
      </w:sdtPr>
      <w:sdtEndPr>
        <w:rPr>
          <w:b/>
          <w:bCs/>
          <w:noProof/>
        </w:rPr>
      </w:sdtEndPr>
      <w:sdtContent>
        <w:p w14:paraId="0B005D08" w14:textId="7C76078B" w:rsidR="00847581" w:rsidRDefault="00847581">
          <w:pPr>
            <w:pStyle w:val="TOCHeading"/>
          </w:pPr>
          <w:r>
            <w:t>Contents</w:t>
          </w:r>
        </w:p>
        <w:commentRangeStart w:id="0"/>
        <w:commentRangeStart w:id="1"/>
        <w:p w14:paraId="56673A3F" w14:textId="6D0A5AE4" w:rsidR="00AE296F" w:rsidRDefault="00847581">
          <w:pPr>
            <w:pStyle w:val="TOC1"/>
            <w:tabs>
              <w:tab w:val="right" w:leader="dot" w:pos="9350"/>
            </w:tabs>
            <w:rPr>
              <w:ins w:id="2" w:author="Francis Moigula" w:date="2026-06-05T12:31:00Z" w16du:dateUtc="2026-06-05T17:31:00Z"/>
              <w:rFonts w:asciiTheme="minorHAnsi" w:hAnsiTheme="minorHAnsi"/>
              <w:b w:val="0"/>
              <w:noProof/>
              <w:kern w:val="2"/>
              <w:sz w:val="24"/>
              <w:szCs w:val="24"/>
              <w:lang w:val="en-CA" w:eastAsia="en-CA"/>
              <w14:ligatures w14:val="standardContextual"/>
            </w:rPr>
          </w:pPr>
          <w:r>
            <w:fldChar w:fldCharType="begin"/>
          </w:r>
          <w:r>
            <w:instrText xml:space="preserve"> TOC \o "1-3" \h \z \u </w:instrText>
          </w:r>
          <w:r>
            <w:fldChar w:fldCharType="separate"/>
          </w:r>
          <w:hyperlink w:anchor="_Toc231555129" w:history="1">
            <w:r w:rsidR="00AE296F" w:rsidRPr="0035078F">
              <w:rPr>
                <w:rStyle w:val="Hyperlink"/>
                <w:noProof/>
              </w:rPr>
              <w:t>Introduction</w:t>
            </w:r>
            <w:r w:rsidR="00AE296F">
              <w:rPr>
                <w:noProof/>
                <w:webHidden/>
              </w:rPr>
              <w:tab/>
            </w:r>
            <w:r w:rsidR="00AE296F">
              <w:rPr>
                <w:noProof/>
                <w:webHidden/>
              </w:rPr>
              <w:fldChar w:fldCharType="begin"/>
            </w:r>
            <w:r w:rsidR="00AE296F">
              <w:rPr>
                <w:noProof/>
                <w:webHidden/>
              </w:rPr>
              <w:instrText xml:space="preserve"> PAGEREF _Toc231555129 \h </w:instrText>
            </w:r>
            <w:r w:rsidR="00AE296F">
              <w:rPr>
                <w:noProof/>
                <w:webHidden/>
              </w:rPr>
            </w:r>
            <w:r w:rsidR="00AE296F">
              <w:rPr>
                <w:noProof/>
                <w:webHidden/>
              </w:rPr>
              <w:fldChar w:fldCharType="separate"/>
            </w:r>
            <w:r w:rsidR="00AE296F">
              <w:rPr>
                <w:noProof/>
                <w:webHidden/>
              </w:rPr>
              <w:t>1</w:t>
            </w:r>
            <w:r w:rsidR="00AE296F">
              <w:rPr>
                <w:noProof/>
                <w:webHidden/>
              </w:rPr>
              <w:fldChar w:fldCharType="end"/>
            </w:r>
          </w:hyperlink>
        </w:p>
        <w:p w14:paraId="513277A0" w14:textId="5F25FBB1" w:rsidR="00AE296F" w:rsidRDefault="00AE296F">
          <w:pPr>
            <w:pStyle w:val="TOC2"/>
            <w:rPr>
              <w:ins w:id="3" w:author="Francis Moigula" w:date="2026-06-05T12:31:00Z" w16du:dateUtc="2026-06-05T17:31:00Z"/>
              <w:rFonts w:asciiTheme="minorHAnsi" w:hAnsiTheme="minorHAnsi"/>
              <w:kern w:val="2"/>
              <w:sz w:val="24"/>
              <w:szCs w:val="24"/>
              <w:lang w:val="en-CA" w:eastAsia="en-CA"/>
              <w14:ligatures w14:val="standardContextual"/>
            </w:rPr>
          </w:pPr>
          <w:hyperlink w:anchor="_Toc231555130" w:history="1">
            <w:r w:rsidRPr="0035078F">
              <w:rPr>
                <w:rStyle w:val="Hyperlink"/>
              </w:rPr>
              <w:t>1.1</w:t>
            </w:r>
            <w:r>
              <w:rPr>
                <w:rFonts w:asciiTheme="minorHAnsi" w:hAnsiTheme="minorHAnsi"/>
                <w:kern w:val="2"/>
                <w:sz w:val="24"/>
                <w:szCs w:val="24"/>
                <w:lang w:val="en-CA" w:eastAsia="en-CA"/>
                <w14:ligatures w14:val="standardContextual"/>
              </w:rPr>
              <w:tab/>
            </w:r>
            <w:r w:rsidRPr="0035078F">
              <w:rPr>
                <w:rStyle w:val="Hyperlink"/>
              </w:rPr>
              <w:t>Solution vision</w:t>
            </w:r>
            <w:r>
              <w:rPr>
                <w:webHidden/>
              </w:rPr>
              <w:tab/>
            </w:r>
            <w:r>
              <w:rPr>
                <w:webHidden/>
              </w:rPr>
              <w:fldChar w:fldCharType="begin"/>
            </w:r>
            <w:r>
              <w:rPr>
                <w:webHidden/>
              </w:rPr>
              <w:instrText xml:space="preserve"> PAGEREF _Toc231555130 \h </w:instrText>
            </w:r>
            <w:r>
              <w:rPr>
                <w:webHidden/>
              </w:rPr>
            </w:r>
            <w:r>
              <w:rPr>
                <w:webHidden/>
              </w:rPr>
              <w:fldChar w:fldCharType="separate"/>
            </w:r>
            <w:r>
              <w:rPr>
                <w:webHidden/>
              </w:rPr>
              <w:t>2</w:t>
            </w:r>
            <w:r>
              <w:rPr>
                <w:webHidden/>
              </w:rPr>
              <w:fldChar w:fldCharType="end"/>
            </w:r>
          </w:hyperlink>
        </w:p>
        <w:p w14:paraId="18240ED1" w14:textId="571FAE76" w:rsidR="00AE296F" w:rsidRDefault="00AE296F">
          <w:pPr>
            <w:pStyle w:val="TOC2"/>
            <w:rPr>
              <w:ins w:id="4" w:author="Francis Moigula" w:date="2026-06-05T12:31:00Z" w16du:dateUtc="2026-06-05T17:31:00Z"/>
              <w:rFonts w:asciiTheme="minorHAnsi" w:hAnsiTheme="minorHAnsi"/>
              <w:kern w:val="2"/>
              <w:sz w:val="24"/>
              <w:szCs w:val="24"/>
              <w:lang w:val="en-CA" w:eastAsia="en-CA"/>
              <w14:ligatures w14:val="standardContextual"/>
            </w:rPr>
          </w:pPr>
          <w:hyperlink w:anchor="_Toc231555135" w:history="1">
            <w:r w:rsidRPr="0035078F">
              <w:rPr>
                <w:rStyle w:val="Hyperlink"/>
              </w:rPr>
              <w:t>1.2</w:t>
            </w:r>
            <w:r>
              <w:rPr>
                <w:rFonts w:asciiTheme="minorHAnsi" w:hAnsiTheme="minorHAnsi"/>
                <w:kern w:val="2"/>
                <w:sz w:val="24"/>
                <w:szCs w:val="24"/>
                <w:lang w:val="en-CA" w:eastAsia="en-CA"/>
                <w14:ligatures w14:val="standardContextual"/>
              </w:rPr>
              <w:tab/>
            </w:r>
            <w:r w:rsidRPr="0035078F">
              <w:rPr>
                <w:rStyle w:val="Hyperlink"/>
              </w:rPr>
              <w:t>Project goals</w:t>
            </w:r>
            <w:r>
              <w:rPr>
                <w:webHidden/>
              </w:rPr>
              <w:tab/>
            </w:r>
            <w:r>
              <w:rPr>
                <w:webHidden/>
              </w:rPr>
              <w:fldChar w:fldCharType="begin"/>
            </w:r>
            <w:r>
              <w:rPr>
                <w:webHidden/>
              </w:rPr>
              <w:instrText xml:space="preserve"> PAGEREF _Toc231555135 \h </w:instrText>
            </w:r>
            <w:r>
              <w:rPr>
                <w:webHidden/>
              </w:rPr>
            </w:r>
            <w:r>
              <w:rPr>
                <w:webHidden/>
              </w:rPr>
              <w:fldChar w:fldCharType="separate"/>
            </w:r>
            <w:r>
              <w:rPr>
                <w:webHidden/>
              </w:rPr>
              <w:t>2</w:t>
            </w:r>
            <w:r>
              <w:rPr>
                <w:webHidden/>
              </w:rPr>
              <w:fldChar w:fldCharType="end"/>
            </w:r>
          </w:hyperlink>
        </w:p>
        <w:p w14:paraId="3A592BA9" w14:textId="1C9F4217" w:rsidR="00AE296F" w:rsidRDefault="00AE296F">
          <w:pPr>
            <w:pStyle w:val="TOC2"/>
            <w:rPr>
              <w:ins w:id="5" w:author="Francis Moigula" w:date="2026-06-05T12:31:00Z" w16du:dateUtc="2026-06-05T17:31:00Z"/>
              <w:rFonts w:asciiTheme="minorHAnsi" w:hAnsiTheme="minorHAnsi"/>
              <w:kern w:val="2"/>
              <w:sz w:val="24"/>
              <w:szCs w:val="24"/>
              <w:lang w:val="en-CA" w:eastAsia="en-CA"/>
              <w14:ligatures w14:val="standardContextual"/>
            </w:rPr>
          </w:pPr>
          <w:hyperlink w:anchor="_Toc231555136" w:history="1">
            <w:r w:rsidRPr="0035078F">
              <w:rPr>
                <w:rStyle w:val="Hyperlink"/>
              </w:rPr>
              <w:t>1.3</w:t>
            </w:r>
            <w:r>
              <w:rPr>
                <w:rFonts w:asciiTheme="minorHAnsi" w:hAnsiTheme="minorHAnsi"/>
                <w:kern w:val="2"/>
                <w:sz w:val="24"/>
                <w:szCs w:val="24"/>
                <w:lang w:val="en-CA" w:eastAsia="en-CA"/>
                <w14:ligatures w14:val="standardContextual"/>
              </w:rPr>
              <w:tab/>
            </w:r>
            <w:r w:rsidRPr="0035078F">
              <w:rPr>
                <w:rStyle w:val="Hyperlink"/>
              </w:rPr>
              <w:t>Project scope</w:t>
            </w:r>
            <w:r>
              <w:rPr>
                <w:webHidden/>
              </w:rPr>
              <w:tab/>
            </w:r>
            <w:r>
              <w:rPr>
                <w:webHidden/>
              </w:rPr>
              <w:fldChar w:fldCharType="begin"/>
            </w:r>
            <w:r>
              <w:rPr>
                <w:webHidden/>
              </w:rPr>
              <w:instrText xml:space="preserve"> PAGEREF _Toc231555136 \h </w:instrText>
            </w:r>
            <w:r>
              <w:rPr>
                <w:webHidden/>
              </w:rPr>
            </w:r>
            <w:r>
              <w:rPr>
                <w:webHidden/>
              </w:rPr>
              <w:fldChar w:fldCharType="separate"/>
            </w:r>
            <w:r>
              <w:rPr>
                <w:webHidden/>
              </w:rPr>
              <w:t>3</w:t>
            </w:r>
            <w:r>
              <w:rPr>
                <w:webHidden/>
              </w:rPr>
              <w:fldChar w:fldCharType="end"/>
            </w:r>
          </w:hyperlink>
        </w:p>
        <w:p w14:paraId="09ECD408" w14:textId="21D3EE77" w:rsidR="00AE296F" w:rsidRDefault="00AE296F">
          <w:pPr>
            <w:pStyle w:val="TOC2"/>
            <w:rPr>
              <w:ins w:id="6" w:author="Francis Moigula" w:date="2026-06-05T12:31:00Z" w16du:dateUtc="2026-06-05T17:31:00Z"/>
              <w:rFonts w:asciiTheme="minorHAnsi" w:hAnsiTheme="minorHAnsi"/>
              <w:kern w:val="2"/>
              <w:sz w:val="24"/>
              <w:szCs w:val="24"/>
              <w:lang w:val="en-CA" w:eastAsia="en-CA"/>
              <w14:ligatures w14:val="standardContextual"/>
            </w:rPr>
          </w:pPr>
          <w:hyperlink w:anchor="_Toc231555138" w:history="1">
            <w:r w:rsidRPr="0035078F">
              <w:rPr>
                <w:rStyle w:val="Hyperlink"/>
              </w:rPr>
              <w:t>1.4</w:t>
            </w:r>
            <w:r>
              <w:rPr>
                <w:rFonts w:asciiTheme="minorHAnsi" w:hAnsiTheme="minorHAnsi"/>
                <w:kern w:val="2"/>
                <w:sz w:val="24"/>
                <w:szCs w:val="24"/>
                <w:lang w:val="en-CA" w:eastAsia="en-CA"/>
                <w14:ligatures w14:val="standardContextual"/>
              </w:rPr>
              <w:tab/>
            </w:r>
            <w:r w:rsidRPr="0035078F">
              <w:rPr>
                <w:rStyle w:val="Hyperlink"/>
              </w:rPr>
              <w:t>Technology requirements</w:t>
            </w:r>
            <w:r>
              <w:rPr>
                <w:webHidden/>
              </w:rPr>
              <w:tab/>
            </w:r>
            <w:r>
              <w:rPr>
                <w:webHidden/>
              </w:rPr>
              <w:fldChar w:fldCharType="begin"/>
            </w:r>
            <w:r>
              <w:rPr>
                <w:webHidden/>
              </w:rPr>
              <w:instrText xml:space="preserve"> PAGEREF _Toc231555138 \h </w:instrText>
            </w:r>
            <w:r>
              <w:rPr>
                <w:webHidden/>
              </w:rPr>
            </w:r>
            <w:r>
              <w:rPr>
                <w:webHidden/>
              </w:rPr>
              <w:fldChar w:fldCharType="separate"/>
            </w:r>
            <w:r>
              <w:rPr>
                <w:webHidden/>
              </w:rPr>
              <w:t>7</w:t>
            </w:r>
            <w:r>
              <w:rPr>
                <w:webHidden/>
              </w:rPr>
              <w:fldChar w:fldCharType="end"/>
            </w:r>
          </w:hyperlink>
        </w:p>
        <w:p w14:paraId="5D8EDE04" w14:textId="17B8DE57" w:rsidR="00AE296F" w:rsidRDefault="00AE296F">
          <w:pPr>
            <w:pStyle w:val="TOC2"/>
            <w:rPr>
              <w:ins w:id="7" w:author="Francis Moigula" w:date="2026-06-05T12:31:00Z" w16du:dateUtc="2026-06-05T17:31:00Z"/>
              <w:rFonts w:asciiTheme="minorHAnsi" w:hAnsiTheme="minorHAnsi"/>
              <w:kern w:val="2"/>
              <w:sz w:val="24"/>
              <w:szCs w:val="24"/>
              <w:lang w:val="en-CA" w:eastAsia="en-CA"/>
              <w14:ligatures w14:val="standardContextual"/>
            </w:rPr>
          </w:pPr>
          <w:hyperlink w:anchor="_Toc231555139" w:history="1">
            <w:r w:rsidRPr="0035078F">
              <w:rPr>
                <w:rStyle w:val="Hyperlink"/>
              </w:rPr>
              <w:t>1.5</w:t>
            </w:r>
            <w:r>
              <w:rPr>
                <w:rFonts w:asciiTheme="minorHAnsi" w:hAnsiTheme="minorHAnsi"/>
                <w:kern w:val="2"/>
                <w:sz w:val="24"/>
                <w:szCs w:val="24"/>
                <w:lang w:val="en-CA" w:eastAsia="en-CA"/>
                <w14:ligatures w14:val="standardContextual"/>
              </w:rPr>
              <w:tab/>
            </w:r>
            <w:r w:rsidRPr="0035078F">
              <w:rPr>
                <w:rStyle w:val="Hyperlink"/>
              </w:rPr>
              <w:t>Environment requirements</w:t>
            </w:r>
            <w:r>
              <w:rPr>
                <w:webHidden/>
              </w:rPr>
              <w:tab/>
            </w:r>
            <w:r>
              <w:rPr>
                <w:webHidden/>
              </w:rPr>
              <w:fldChar w:fldCharType="begin"/>
            </w:r>
            <w:r>
              <w:rPr>
                <w:webHidden/>
              </w:rPr>
              <w:instrText xml:space="preserve"> PAGEREF _Toc231555139 \h </w:instrText>
            </w:r>
            <w:r>
              <w:rPr>
                <w:webHidden/>
              </w:rPr>
            </w:r>
            <w:r>
              <w:rPr>
                <w:webHidden/>
              </w:rPr>
              <w:fldChar w:fldCharType="separate"/>
            </w:r>
            <w:r>
              <w:rPr>
                <w:webHidden/>
              </w:rPr>
              <w:t>9</w:t>
            </w:r>
            <w:r>
              <w:rPr>
                <w:webHidden/>
              </w:rPr>
              <w:fldChar w:fldCharType="end"/>
            </w:r>
          </w:hyperlink>
        </w:p>
        <w:p w14:paraId="4CE8389D" w14:textId="045E647A" w:rsidR="00AE296F" w:rsidRDefault="00AE296F">
          <w:pPr>
            <w:pStyle w:val="TOC2"/>
            <w:rPr>
              <w:ins w:id="8" w:author="Francis Moigula" w:date="2026-06-05T12:31:00Z" w16du:dateUtc="2026-06-05T17:31:00Z"/>
              <w:rFonts w:asciiTheme="minorHAnsi" w:hAnsiTheme="minorHAnsi"/>
              <w:kern w:val="2"/>
              <w:sz w:val="24"/>
              <w:szCs w:val="24"/>
              <w:lang w:val="en-CA" w:eastAsia="en-CA"/>
              <w14:ligatures w14:val="standardContextual"/>
            </w:rPr>
          </w:pPr>
          <w:hyperlink w:anchor="_Toc231555140" w:history="1">
            <w:r w:rsidRPr="0035078F">
              <w:rPr>
                <w:rStyle w:val="Hyperlink"/>
              </w:rPr>
              <w:t>1.6</w:t>
            </w:r>
            <w:r>
              <w:rPr>
                <w:rFonts w:asciiTheme="minorHAnsi" w:hAnsiTheme="minorHAnsi"/>
                <w:kern w:val="2"/>
                <w:sz w:val="24"/>
                <w:szCs w:val="24"/>
                <w:lang w:val="en-CA" w:eastAsia="en-CA"/>
                <w14:ligatures w14:val="standardContextual"/>
              </w:rPr>
              <w:tab/>
            </w:r>
            <w:r w:rsidRPr="0035078F">
              <w:rPr>
                <w:rStyle w:val="Hyperlink"/>
              </w:rPr>
              <w:t>Exclusions</w:t>
            </w:r>
            <w:r>
              <w:rPr>
                <w:webHidden/>
              </w:rPr>
              <w:tab/>
            </w:r>
            <w:r>
              <w:rPr>
                <w:webHidden/>
              </w:rPr>
              <w:fldChar w:fldCharType="begin"/>
            </w:r>
            <w:r>
              <w:rPr>
                <w:webHidden/>
              </w:rPr>
              <w:instrText xml:space="preserve"> PAGEREF _Toc231555140 \h </w:instrText>
            </w:r>
            <w:r>
              <w:rPr>
                <w:webHidden/>
              </w:rPr>
            </w:r>
            <w:r>
              <w:rPr>
                <w:webHidden/>
              </w:rPr>
              <w:fldChar w:fldCharType="separate"/>
            </w:r>
            <w:r>
              <w:rPr>
                <w:webHidden/>
              </w:rPr>
              <w:t>9</w:t>
            </w:r>
            <w:r>
              <w:rPr>
                <w:webHidden/>
              </w:rPr>
              <w:fldChar w:fldCharType="end"/>
            </w:r>
          </w:hyperlink>
        </w:p>
        <w:p w14:paraId="03D0ADDD" w14:textId="479C626C" w:rsidR="00AE296F" w:rsidRDefault="00AE296F">
          <w:pPr>
            <w:pStyle w:val="TOC1"/>
            <w:tabs>
              <w:tab w:val="left" w:pos="440"/>
              <w:tab w:val="right" w:leader="dot" w:pos="9350"/>
            </w:tabs>
            <w:rPr>
              <w:ins w:id="9" w:author="Francis Moigula" w:date="2026-06-05T12:31:00Z" w16du:dateUtc="2026-06-05T17:31:00Z"/>
              <w:rFonts w:asciiTheme="minorHAnsi" w:hAnsiTheme="minorHAnsi"/>
              <w:b w:val="0"/>
              <w:noProof/>
              <w:kern w:val="2"/>
              <w:sz w:val="24"/>
              <w:szCs w:val="24"/>
              <w:lang w:val="en-CA" w:eastAsia="en-CA"/>
              <w14:ligatures w14:val="standardContextual"/>
            </w:rPr>
          </w:pPr>
          <w:hyperlink w:anchor="_Toc231555141" w:history="1">
            <w:r w:rsidRPr="0035078F">
              <w:rPr>
                <w:rStyle w:val="Hyperlink"/>
                <w:noProof/>
              </w:rPr>
              <w:t>2</w:t>
            </w:r>
            <w:r>
              <w:rPr>
                <w:rFonts w:asciiTheme="minorHAnsi" w:hAnsiTheme="minorHAnsi"/>
                <w:b w:val="0"/>
                <w:noProof/>
                <w:kern w:val="2"/>
                <w:sz w:val="24"/>
                <w:szCs w:val="24"/>
                <w:lang w:val="en-CA" w:eastAsia="en-CA"/>
                <w14:ligatures w14:val="standardContextual"/>
              </w:rPr>
              <w:tab/>
            </w:r>
            <w:r w:rsidRPr="0035078F">
              <w:rPr>
                <w:rStyle w:val="Hyperlink"/>
                <w:noProof/>
              </w:rPr>
              <w:t>Definitions and acronyms</w:t>
            </w:r>
            <w:r>
              <w:rPr>
                <w:noProof/>
                <w:webHidden/>
              </w:rPr>
              <w:tab/>
            </w:r>
            <w:r>
              <w:rPr>
                <w:noProof/>
                <w:webHidden/>
              </w:rPr>
              <w:fldChar w:fldCharType="begin"/>
            </w:r>
            <w:r>
              <w:rPr>
                <w:noProof/>
                <w:webHidden/>
              </w:rPr>
              <w:instrText xml:space="preserve"> PAGEREF _Toc231555141 \h </w:instrText>
            </w:r>
            <w:r>
              <w:rPr>
                <w:noProof/>
                <w:webHidden/>
              </w:rPr>
            </w:r>
            <w:r>
              <w:rPr>
                <w:noProof/>
                <w:webHidden/>
              </w:rPr>
              <w:fldChar w:fldCharType="separate"/>
            </w:r>
            <w:r>
              <w:rPr>
                <w:noProof/>
                <w:webHidden/>
              </w:rPr>
              <w:t>12</w:t>
            </w:r>
            <w:r>
              <w:rPr>
                <w:noProof/>
                <w:webHidden/>
              </w:rPr>
              <w:fldChar w:fldCharType="end"/>
            </w:r>
          </w:hyperlink>
        </w:p>
        <w:p w14:paraId="77AAAE0E" w14:textId="0E1AF857" w:rsidR="00AE296F" w:rsidRDefault="00AE296F">
          <w:pPr>
            <w:pStyle w:val="TOC1"/>
            <w:tabs>
              <w:tab w:val="left" w:pos="440"/>
              <w:tab w:val="right" w:leader="dot" w:pos="9350"/>
            </w:tabs>
            <w:rPr>
              <w:ins w:id="10" w:author="Francis Moigula" w:date="2026-06-05T12:31:00Z" w16du:dateUtc="2026-06-05T17:31:00Z"/>
              <w:rFonts w:asciiTheme="minorHAnsi" w:hAnsiTheme="minorHAnsi"/>
              <w:b w:val="0"/>
              <w:noProof/>
              <w:kern w:val="2"/>
              <w:sz w:val="24"/>
              <w:szCs w:val="24"/>
              <w:lang w:val="en-CA" w:eastAsia="en-CA"/>
              <w14:ligatures w14:val="standardContextual"/>
            </w:rPr>
          </w:pPr>
          <w:hyperlink w:anchor="_Toc231555142" w:history="1">
            <w:r w:rsidRPr="0035078F">
              <w:rPr>
                <w:rStyle w:val="Hyperlink"/>
                <w:noProof/>
              </w:rPr>
              <w:t>3</w:t>
            </w:r>
            <w:r>
              <w:rPr>
                <w:rFonts w:asciiTheme="minorHAnsi" w:hAnsiTheme="minorHAnsi"/>
                <w:b w:val="0"/>
                <w:noProof/>
                <w:kern w:val="2"/>
                <w:sz w:val="24"/>
                <w:szCs w:val="24"/>
                <w:lang w:val="en-CA" w:eastAsia="en-CA"/>
                <w14:ligatures w14:val="standardContextual"/>
              </w:rPr>
              <w:tab/>
            </w:r>
            <w:r w:rsidRPr="0035078F">
              <w:rPr>
                <w:rStyle w:val="Hyperlink"/>
                <w:noProof/>
              </w:rPr>
              <w:t>Delivery approach, completion, and timeline</w:t>
            </w:r>
            <w:r>
              <w:rPr>
                <w:noProof/>
                <w:webHidden/>
              </w:rPr>
              <w:tab/>
            </w:r>
            <w:r>
              <w:rPr>
                <w:noProof/>
                <w:webHidden/>
              </w:rPr>
              <w:fldChar w:fldCharType="begin"/>
            </w:r>
            <w:r>
              <w:rPr>
                <w:noProof/>
                <w:webHidden/>
              </w:rPr>
              <w:instrText xml:space="preserve"> PAGEREF _Toc231555142 \h </w:instrText>
            </w:r>
            <w:r>
              <w:rPr>
                <w:noProof/>
                <w:webHidden/>
              </w:rPr>
            </w:r>
            <w:r>
              <w:rPr>
                <w:noProof/>
                <w:webHidden/>
              </w:rPr>
              <w:fldChar w:fldCharType="separate"/>
            </w:r>
            <w:r>
              <w:rPr>
                <w:noProof/>
                <w:webHidden/>
              </w:rPr>
              <w:t>14</w:t>
            </w:r>
            <w:r>
              <w:rPr>
                <w:noProof/>
                <w:webHidden/>
              </w:rPr>
              <w:fldChar w:fldCharType="end"/>
            </w:r>
          </w:hyperlink>
        </w:p>
        <w:p w14:paraId="69E446D2" w14:textId="49211F49" w:rsidR="00AE296F" w:rsidRDefault="00AE296F">
          <w:pPr>
            <w:pStyle w:val="TOC2"/>
            <w:rPr>
              <w:ins w:id="11" w:author="Francis Moigula" w:date="2026-06-05T12:31:00Z" w16du:dateUtc="2026-06-05T17:31:00Z"/>
              <w:rFonts w:asciiTheme="minorHAnsi" w:hAnsiTheme="minorHAnsi"/>
              <w:kern w:val="2"/>
              <w:sz w:val="24"/>
              <w:szCs w:val="24"/>
              <w:lang w:val="en-CA" w:eastAsia="en-CA"/>
              <w14:ligatures w14:val="standardContextual"/>
            </w:rPr>
          </w:pPr>
          <w:hyperlink w:anchor="_Toc231555143" w:history="1">
            <w:r w:rsidRPr="0035078F">
              <w:rPr>
                <w:rStyle w:val="Hyperlink"/>
              </w:rPr>
              <w:t>3.1</w:t>
            </w:r>
            <w:r>
              <w:rPr>
                <w:rFonts w:asciiTheme="minorHAnsi" w:hAnsiTheme="minorHAnsi"/>
                <w:kern w:val="2"/>
                <w:sz w:val="24"/>
                <w:szCs w:val="24"/>
                <w:lang w:val="en-CA" w:eastAsia="en-CA"/>
                <w14:ligatures w14:val="standardContextual"/>
              </w:rPr>
              <w:tab/>
            </w:r>
            <w:r w:rsidRPr="0035078F">
              <w:rPr>
                <w:rStyle w:val="Hyperlink"/>
              </w:rPr>
              <w:t>Overview</w:t>
            </w:r>
            <w:r>
              <w:rPr>
                <w:webHidden/>
              </w:rPr>
              <w:tab/>
            </w:r>
            <w:r>
              <w:rPr>
                <w:webHidden/>
              </w:rPr>
              <w:fldChar w:fldCharType="begin"/>
            </w:r>
            <w:r>
              <w:rPr>
                <w:webHidden/>
              </w:rPr>
              <w:instrText xml:space="preserve"> PAGEREF _Toc231555143 \h </w:instrText>
            </w:r>
            <w:r>
              <w:rPr>
                <w:webHidden/>
              </w:rPr>
            </w:r>
            <w:r>
              <w:rPr>
                <w:webHidden/>
              </w:rPr>
              <w:fldChar w:fldCharType="separate"/>
            </w:r>
            <w:r>
              <w:rPr>
                <w:webHidden/>
              </w:rPr>
              <w:t>14</w:t>
            </w:r>
            <w:r>
              <w:rPr>
                <w:webHidden/>
              </w:rPr>
              <w:fldChar w:fldCharType="end"/>
            </w:r>
          </w:hyperlink>
        </w:p>
        <w:p w14:paraId="757DCA51" w14:textId="7968E20F" w:rsidR="00AE296F" w:rsidRDefault="00AE296F">
          <w:pPr>
            <w:pStyle w:val="TOC2"/>
            <w:rPr>
              <w:ins w:id="12" w:author="Francis Moigula" w:date="2026-06-05T12:31:00Z" w16du:dateUtc="2026-06-05T17:31:00Z"/>
              <w:rFonts w:asciiTheme="minorHAnsi" w:hAnsiTheme="minorHAnsi"/>
              <w:kern w:val="2"/>
              <w:sz w:val="24"/>
              <w:szCs w:val="24"/>
              <w:lang w:val="en-CA" w:eastAsia="en-CA"/>
              <w14:ligatures w14:val="standardContextual"/>
            </w:rPr>
          </w:pPr>
          <w:hyperlink w:anchor="_Toc231555144" w:history="1">
            <w:r w:rsidRPr="0035078F">
              <w:rPr>
                <w:rStyle w:val="Hyperlink"/>
              </w:rPr>
              <w:t>3.2</w:t>
            </w:r>
            <w:r>
              <w:rPr>
                <w:rFonts w:asciiTheme="minorHAnsi" w:hAnsiTheme="minorHAnsi"/>
                <w:kern w:val="2"/>
                <w:sz w:val="24"/>
                <w:szCs w:val="24"/>
                <w:lang w:val="en-CA" w:eastAsia="en-CA"/>
                <w14:ligatures w14:val="standardContextual"/>
              </w:rPr>
              <w:tab/>
            </w:r>
            <w:r w:rsidRPr="0035078F">
              <w:rPr>
                <w:rStyle w:val="Hyperlink"/>
              </w:rPr>
              <w:t>Delivery approach</w:t>
            </w:r>
            <w:r>
              <w:rPr>
                <w:webHidden/>
              </w:rPr>
              <w:tab/>
            </w:r>
            <w:r>
              <w:rPr>
                <w:webHidden/>
              </w:rPr>
              <w:fldChar w:fldCharType="begin"/>
            </w:r>
            <w:r>
              <w:rPr>
                <w:webHidden/>
              </w:rPr>
              <w:instrText xml:space="preserve"> PAGEREF _Toc231555144 \h </w:instrText>
            </w:r>
            <w:r>
              <w:rPr>
                <w:webHidden/>
              </w:rPr>
            </w:r>
            <w:r>
              <w:rPr>
                <w:webHidden/>
              </w:rPr>
              <w:fldChar w:fldCharType="separate"/>
            </w:r>
            <w:r>
              <w:rPr>
                <w:webHidden/>
              </w:rPr>
              <w:t>14</w:t>
            </w:r>
            <w:r>
              <w:rPr>
                <w:webHidden/>
              </w:rPr>
              <w:fldChar w:fldCharType="end"/>
            </w:r>
          </w:hyperlink>
        </w:p>
        <w:p w14:paraId="75C77212" w14:textId="10E18894" w:rsidR="00AE296F" w:rsidRDefault="00AE296F">
          <w:pPr>
            <w:pStyle w:val="TOC3"/>
            <w:tabs>
              <w:tab w:val="left" w:pos="1200"/>
              <w:tab w:val="right" w:leader="dot" w:pos="9350"/>
            </w:tabs>
            <w:rPr>
              <w:ins w:id="13" w:author="Francis Moigula" w:date="2026-06-05T12:31:00Z" w16du:dateUtc="2026-06-05T17:31:00Z"/>
              <w:rFonts w:asciiTheme="minorHAnsi" w:hAnsiTheme="minorHAnsi" w:cstheme="minorBidi"/>
              <w:noProof/>
              <w:kern w:val="2"/>
              <w:sz w:val="24"/>
              <w:szCs w:val="24"/>
              <w:lang w:val="en-CA" w:eastAsia="en-CA"/>
              <w14:ligatures w14:val="standardContextual"/>
            </w:rPr>
          </w:pPr>
          <w:hyperlink w:anchor="_Toc231555145" w:history="1">
            <w:r w:rsidRPr="0035078F">
              <w:rPr>
                <w:rStyle w:val="Hyperlink"/>
                <w:noProof/>
              </w:rPr>
              <w:t>3.2.1</w:t>
            </w:r>
            <w:r>
              <w:rPr>
                <w:rFonts w:asciiTheme="minorHAnsi" w:hAnsiTheme="minorHAnsi" w:cstheme="minorBidi"/>
                <w:noProof/>
                <w:kern w:val="2"/>
                <w:sz w:val="24"/>
                <w:szCs w:val="24"/>
                <w:lang w:val="en-CA" w:eastAsia="en-CA"/>
                <w14:ligatures w14:val="standardContextual"/>
              </w:rPr>
              <w:tab/>
            </w:r>
            <w:r w:rsidRPr="0035078F">
              <w:rPr>
                <w:rStyle w:val="Hyperlink"/>
                <w:noProof/>
              </w:rPr>
              <w:t>Sprint process</w:t>
            </w:r>
            <w:r>
              <w:rPr>
                <w:noProof/>
                <w:webHidden/>
              </w:rPr>
              <w:tab/>
            </w:r>
            <w:r>
              <w:rPr>
                <w:noProof/>
                <w:webHidden/>
              </w:rPr>
              <w:fldChar w:fldCharType="begin"/>
            </w:r>
            <w:r>
              <w:rPr>
                <w:noProof/>
                <w:webHidden/>
              </w:rPr>
              <w:instrText xml:space="preserve"> PAGEREF _Toc231555145 \h </w:instrText>
            </w:r>
            <w:r>
              <w:rPr>
                <w:noProof/>
                <w:webHidden/>
              </w:rPr>
            </w:r>
            <w:r>
              <w:rPr>
                <w:noProof/>
                <w:webHidden/>
              </w:rPr>
              <w:fldChar w:fldCharType="separate"/>
            </w:r>
            <w:r>
              <w:rPr>
                <w:noProof/>
                <w:webHidden/>
              </w:rPr>
              <w:t>14</w:t>
            </w:r>
            <w:r>
              <w:rPr>
                <w:noProof/>
                <w:webHidden/>
              </w:rPr>
              <w:fldChar w:fldCharType="end"/>
            </w:r>
          </w:hyperlink>
        </w:p>
        <w:p w14:paraId="7F70050F" w14:textId="5D14132C" w:rsidR="00AE296F" w:rsidRDefault="00AE296F">
          <w:pPr>
            <w:pStyle w:val="TOC3"/>
            <w:tabs>
              <w:tab w:val="left" w:pos="1200"/>
              <w:tab w:val="right" w:leader="dot" w:pos="9350"/>
            </w:tabs>
            <w:rPr>
              <w:ins w:id="14" w:author="Francis Moigula" w:date="2026-06-05T12:31:00Z" w16du:dateUtc="2026-06-05T17:31:00Z"/>
              <w:rFonts w:asciiTheme="minorHAnsi" w:hAnsiTheme="minorHAnsi" w:cstheme="minorBidi"/>
              <w:noProof/>
              <w:kern w:val="2"/>
              <w:sz w:val="24"/>
              <w:szCs w:val="24"/>
              <w:lang w:val="en-CA" w:eastAsia="en-CA"/>
              <w14:ligatures w14:val="standardContextual"/>
            </w:rPr>
          </w:pPr>
          <w:hyperlink w:anchor="_Toc231555146" w:history="1">
            <w:r w:rsidRPr="0035078F">
              <w:rPr>
                <w:rStyle w:val="Hyperlink"/>
                <w:noProof/>
              </w:rPr>
              <w:t>3.2.2</w:t>
            </w:r>
            <w:r>
              <w:rPr>
                <w:rFonts w:asciiTheme="minorHAnsi" w:hAnsiTheme="minorHAnsi" w:cstheme="minorBidi"/>
                <w:noProof/>
                <w:kern w:val="2"/>
                <w:sz w:val="24"/>
                <w:szCs w:val="24"/>
                <w:lang w:val="en-CA" w:eastAsia="en-CA"/>
                <w14:ligatures w14:val="standardContextual"/>
              </w:rPr>
              <w:tab/>
            </w:r>
            <w:r w:rsidRPr="0035078F">
              <w:rPr>
                <w:rStyle w:val="Hyperlink"/>
                <w:noProof/>
              </w:rPr>
              <w:t>Project initiation</w:t>
            </w:r>
            <w:r>
              <w:rPr>
                <w:noProof/>
                <w:webHidden/>
              </w:rPr>
              <w:tab/>
            </w:r>
            <w:r>
              <w:rPr>
                <w:noProof/>
                <w:webHidden/>
              </w:rPr>
              <w:fldChar w:fldCharType="begin"/>
            </w:r>
            <w:r>
              <w:rPr>
                <w:noProof/>
                <w:webHidden/>
              </w:rPr>
              <w:instrText xml:space="preserve"> PAGEREF _Toc231555146 \h </w:instrText>
            </w:r>
            <w:r>
              <w:rPr>
                <w:noProof/>
                <w:webHidden/>
              </w:rPr>
            </w:r>
            <w:r>
              <w:rPr>
                <w:noProof/>
                <w:webHidden/>
              </w:rPr>
              <w:fldChar w:fldCharType="separate"/>
            </w:r>
            <w:r>
              <w:rPr>
                <w:noProof/>
                <w:webHidden/>
              </w:rPr>
              <w:t>15</w:t>
            </w:r>
            <w:r>
              <w:rPr>
                <w:noProof/>
                <w:webHidden/>
              </w:rPr>
              <w:fldChar w:fldCharType="end"/>
            </w:r>
          </w:hyperlink>
        </w:p>
        <w:p w14:paraId="077F1FA4" w14:textId="67568DA0" w:rsidR="00AE296F" w:rsidRDefault="00AE296F">
          <w:pPr>
            <w:pStyle w:val="TOC3"/>
            <w:tabs>
              <w:tab w:val="left" w:pos="1200"/>
              <w:tab w:val="right" w:leader="dot" w:pos="9350"/>
            </w:tabs>
            <w:rPr>
              <w:ins w:id="15" w:author="Francis Moigula" w:date="2026-06-05T12:31:00Z" w16du:dateUtc="2026-06-05T17:31:00Z"/>
              <w:rFonts w:asciiTheme="minorHAnsi" w:hAnsiTheme="minorHAnsi" w:cstheme="minorBidi"/>
              <w:noProof/>
              <w:kern w:val="2"/>
              <w:sz w:val="24"/>
              <w:szCs w:val="24"/>
              <w:lang w:val="en-CA" w:eastAsia="en-CA"/>
              <w14:ligatures w14:val="standardContextual"/>
            </w:rPr>
          </w:pPr>
          <w:hyperlink w:anchor="_Toc231555147" w:history="1">
            <w:r w:rsidRPr="0035078F">
              <w:rPr>
                <w:rStyle w:val="Hyperlink"/>
                <w:noProof/>
              </w:rPr>
              <w:t>3.2.3</w:t>
            </w:r>
            <w:r>
              <w:rPr>
                <w:rFonts w:asciiTheme="minorHAnsi" w:hAnsiTheme="minorHAnsi" w:cstheme="minorBidi"/>
                <w:noProof/>
                <w:kern w:val="2"/>
                <w:sz w:val="24"/>
                <w:szCs w:val="24"/>
                <w:lang w:val="en-CA" w:eastAsia="en-CA"/>
                <w14:ligatures w14:val="standardContextual"/>
              </w:rPr>
              <w:tab/>
            </w:r>
            <w:r w:rsidRPr="0035078F">
              <w:rPr>
                <w:rStyle w:val="Hyperlink"/>
                <w:noProof/>
              </w:rPr>
              <w:t>Product baseline planning</w:t>
            </w:r>
            <w:r>
              <w:rPr>
                <w:noProof/>
                <w:webHidden/>
              </w:rPr>
              <w:tab/>
            </w:r>
            <w:r>
              <w:rPr>
                <w:noProof/>
                <w:webHidden/>
              </w:rPr>
              <w:fldChar w:fldCharType="begin"/>
            </w:r>
            <w:r>
              <w:rPr>
                <w:noProof/>
                <w:webHidden/>
              </w:rPr>
              <w:instrText xml:space="preserve"> PAGEREF _Toc231555147 \h </w:instrText>
            </w:r>
            <w:r>
              <w:rPr>
                <w:noProof/>
                <w:webHidden/>
              </w:rPr>
            </w:r>
            <w:r>
              <w:rPr>
                <w:noProof/>
                <w:webHidden/>
              </w:rPr>
              <w:fldChar w:fldCharType="separate"/>
            </w:r>
            <w:r>
              <w:rPr>
                <w:noProof/>
                <w:webHidden/>
              </w:rPr>
              <w:t>17</w:t>
            </w:r>
            <w:r>
              <w:rPr>
                <w:noProof/>
                <w:webHidden/>
              </w:rPr>
              <w:fldChar w:fldCharType="end"/>
            </w:r>
          </w:hyperlink>
        </w:p>
        <w:p w14:paraId="32ED8E8D" w14:textId="2D33F769" w:rsidR="00AE296F" w:rsidRDefault="00AE296F">
          <w:pPr>
            <w:pStyle w:val="TOC3"/>
            <w:tabs>
              <w:tab w:val="left" w:pos="1200"/>
              <w:tab w:val="right" w:leader="dot" w:pos="9350"/>
            </w:tabs>
            <w:rPr>
              <w:ins w:id="16" w:author="Francis Moigula" w:date="2026-06-05T12:31:00Z" w16du:dateUtc="2026-06-05T17:31:00Z"/>
              <w:rFonts w:asciiTheme="minorHAnsi" w:hAnsiTheme="minorHAnsi" w:cstheme="minorBidi"/>
              <w:noProof/>
              <w:kern w:val="2"/>
              <w:sz w:val="24"/>
              <w:szCs w:val="24"/>
              <w:lang w:val="en-CA" w:eastAsia="en-CA"/>
              <w14:ligatures w14:val="standardContextual"/>
            </w:rPr>
          </w:pPr>
          <w:hyperlink w:anchor="_Toc231555148" w:history="1">
            <w:r w:rsidRPr="0035078F">
              <w:rPr>
                <w:rStyle w:val="Hyperlink"/>
                <w:noProof/>
              </w:rPr>
              <w:t>3.2.4</w:t>
            </w:r>
            <w:r>
              <w:rPr>
                <w:rFonts w:asciiTheme="minorHAnsi" w:hAnsiTheme="minorHAnsi" w:cstheme="minorBidi"/>
                <w:noProof/>
                <w:kern w:val="2"/>
                <w:sz w:val="24"/>
                <w:szCs w:val="24"/>
                <w:lang w:val="en-CA" w:eastAsia="en-CA"/>
                <w14:ligatures w14:val="standardContextual"/>
              </w:rPr>
              <w:tab/>
            </w:r>
            <w:r w:rsidRPr="0035078F">
              <w:rPr>
                <w:rStyle w:val="Hyperlink"/>
                <w:noProof/>
              </w:rPr>
              <w:t>Testing and defect remediation</w:t>
            </w:r>
            <w:r>
              <w:rPr>
                <w:noProof/>
                <w:webHidden/>
              </w:rPr>
              <w:tab/>
            </w:r>
            <w:r>
              <w:rPr>
                <w:noProof/>
                <w:webHidden/>
              </w:rPr>
              <w:fldChar w:fldCharType="begin"/>
            </w:r>
            <w:r>
              <w:rPr>
                <w:noProof/>
                <w:webHidden/>
              </w:rPr>
              <w:instrText xml:space="preserve"> PAGEREF _Toc231555148 \h </w:instrText>
            </w:r>
            <w:r>
              <w:rPr>
                <w:noProof/>
                <w:webHidden/>
              </w:rPr>
            </w:r>
            <w:r>
              <w:rPr>
                <w:noProof/>
                <w:webHidden/>
              </w:rPr>
              <w:fldChar w:fldCharType="separate"/>
            </w:r>
            <w:r>
              <w:rPr>
                <w:noProof/>
                <w:webHidden/>
              </w:rPr>
              <w:t>22</w:t>
            </w:r>
            <w:r>
              <w:rPr>
                <w:noProof/>
                <w:webHidden/>
              </w:rPr>
              <w:fldChar w:fldCharType="end"/>
            </w:r>
          </w:hyperlink>
        </w:p>
        <w:p w14:paraId="5E8284FF" w14:textId="53654D0D" w:rsidR="00AE296F" w:rsidRDefault="00AE296F">
          <w:pPr>
            <w:pStyle w:val="TOC3"/>
            <w:tabs>
              <w:tab w:val="left" w:pos="1200"/>
              <w:tab w:val="right" w:leader="dot" w:pos="9350"/>
            </w:tabs>
            <w:rPr>
              <w:ins w:id="17" w:author="Francis Moigula" w:date="2026-06-05T12:31:00Z" w16du:dateUtc="2026-06-05T17:31:00Z"/>
              <w:rFonts w:asciiTheme="minorHAnsi" w:hAnsiTheme="minorHAnsi" w:cstheme="minorBidi"/>
              <w:noProof/>
              <w:kern w:val="2"/>
              <w:sz w:val="24"/>
              <w:szCs w:val="24"/>
              <w:lang w:val="en-CA" w:eastAsia="en-CA"/>
              <w14:ligatures w14:val="standardContextual"/>
            </w:rPr>
          </w:pPr>
          <w:hyperlink w:anchor="_Toc231555149" w:history="1">
            <w:r w:rsidRPr="0035078F">
              <w:rPr>
                <w:rStyle w:val="Hyperlink"/>
                <w:noProof/>
              </w:rPr>
              <w:t>3.2.5</w:t>
            </w:r>
            <w:r>
              <w:rPr>
                <w:rFonts w:asciiTheme="minorHAnsi" w:hAnsiTheme="minorHAnsi" w:cstheme="minorBidi"/>
                <w:noProof/>
                <w:kern w:val="2"/>
                <w:sz w:val="24"/>
                <w:szCs w:val="24"/>
                <w:lang w:val="en-CA" w:eastAsia="en-CA"/>
                <w14:ligatures w14:val="standardContextual"/>
              </w:rPr>
              <w:tab/>
            </w:r>
            <w:r w:rsidRPr="0035078F">
              <w:rPr>
                <w:rStyle w:val="Hyperlink"/>
                <w:noProof/>
              </w:rPr>
              <w:t>Delivery compliance, privacy and security</w:t>
            </w:r>
            <w:r>
              <w:rPr>
                <w:noProof/>
                <w:webHidden/>
              </w:rPr>
              <w:tab/>
            </w:r>
            <w:r>
              <w:rPr>
                <w:noProof/>
                <w:webHidden/>
              </w:rPr>
              <w:fldChar w:fldCharType="begin"/>
            </w:r>
            <w:r>
              <w:rPr>
                <w:noProof/>
                <w:webHidden/>
              </w:rPr>
              <w:instrText xml:space="preserve"> PAGEREF _Toc231555149 \h </w:instrText>
            </w:r>
            <w:r>
              <w:rPr>
                <w:noProof/>
                <w:webHidden/>
              </w:rPr>
            </w:r>
            <w:r>
              <w:rPr>
                <w:noProof/>
                <w:webHidden/>
              </w:rPr>
              <w:fldChar w:fldCharType="separate"/>
            </w:r>
            <w:r>
              <w:rPr>
                <w:noProof/>
                <w:webHidden/>
              </w:rPr>
              <w:t>24</w:t>
            </w:r>
            <w:r>
              <w:rPr>
                <w:noProof/>
                <w:webHidden/>
              </w:rPr>
              <w:fldChar w:fldCharType="end"/>
            </w:r>
          </w:hyperlink>
        </w:p>
        <w:p w14:paraId="5035194E" w14:textId="599A3212" w:rsidR="00AE296F" w:rsidRDefault="00AE296F">
          <w:pPr>
            <w:pStyle w:val="TOC2"/>
            <w:rPr>
              <w:ins w:id="18" w:author="Francis Moigula" w:date="2026-06-05T12:31:00Z" w16du:dateUtc="2026-06-05T17:31:00Z"/>
              <w:rFonts w:asciiTheme="minorHAnsi" w:hAnsiTheme="minorHAnsi"/>
              <w:kern w:val="2"/>
              <w:sz w:val="24"/>
              <w:szCs w:val="24"/>
              <w:lang w:val="en-CA" w:eastAsia="en-CA"/>
              <w14:ligatures w14:val="standardContextual"/>
            </w:rPr>
          </w:pPr>
          <w:hyperlink w:anchor="_Toc231555150" w:history="1">
            <w:r w:rsidRPr="0035078F">
              <w:rPr>
                <w:rStyle w:val="Hyperlink"/>
              </w:rPr>
              <w:t>3.3</w:t>
            </w:r>
            <w:r>
              <w:rPr>
                <w:rFonts w:asciiTheme="minorHAnsi" w:hAnsiTheme="minorHAnsi"/>
                <w:kern w:val="2"/>
                <w:sz w:val="24"/>
                <w:szCs w:val="24"/>
                <w:lang w:val="en-CA" w:eastAsia="en-CA"/>
                <w14:ligatures w14:val="standardContextual"/>
              </w:rPr>
              <w:tab/>
            </w:r>
            <w:r w:rsidRPr="0035078F">
              <w:rPr>
                <w:rStyle w:val="Hyperlink"/>
              </w:rPr>
              <w:t>Outputs</w:t>
            </w:r>
            <w:r>
              <w:rPr>
                <w:webHidden/>
              </w:rPr>
              <w:tab/>
            </w:r>
            <w:r>
              <w:rPr>
                <w:webHidden/>
              </w:rPr>
              <w:fldChar w:fldCharType="begin"/>
            </w:r>
            <w:r>
              <w:rPr>
                <w:webHidden/>
              </w:rPr>
              <w:instrText xml:space="preserve"> PAGEREF _Toc231555150 \h </w:instrText>
            </w:r>
            <w:r>
              <w:rPr>
                <w:webHidden/>
              </w:rPr>
            </w:r>
            <w:r>
              <w:rPr>
                <w:webHidden/>
              </w:rPr>
              <w:fldChar w:fldCharType="separate"/>
            </w:r>
            <w:r>
              <w:rPr>
                <w:webHidden/>
              </w:rPr>
              <w:t>25</w:t>
            </w:r>
            <w:r>
              <w:rPr>
                <w:webHidden/>
              </w:rPr>
              <w:fldChar w:fldCharType="end"/>
            </w:r>
          </w:hyperlink>
        </w:p>
        <w:p w14:paraId="2018AA0B" w14:textId="3CFA7F1E" w:rsidR="00AE296F" w:rsidRDefault="00AE296F">
          <w:pPr>
            <w:pStyle w:val="TOC2"/>
            <w:rPr>
              <w:ins w:id="19" w:author="Francis Moigula" w:date="2026-06-05T12:31:00Z" w16du:dateUtc="2026-06-05T17:31:00Z"/>
              <w:rFonts w:asciiTheme="minorHAnsi" w:hAnsiTheme="minorHAnsi"/>
              <w:kern w:val="2"/>
              <w:sz w:val="24"/>
              <w:szCs w:val="24"/>
              <w:lang w:val="en-CA" w:eastAsia="en-CA"/>
              <w14:ligatures w14:val="standardContextual"/>
            </w:rPr>
          </w:pPr>
          <w:hyperlink w:anchor="_Toc231555151" w:history="1">
            <w:r w:rsidRPr="0035078F">
              <w:rPr>
                <w:rStyle w:val="Hyperlink"/>
              </w:rPr>
              <w:t>3.4</w:t>
            </w:r>
            <w:r>
              <w:rPr>
                <w:rFonts w:asciiTheme="minorHAnsi" w:hAnsiTheme="minorHAnsi"/>
                <w:kern w:val="2"/>
                <w:sz w:val="24"/>
                <w:szCs w:val="24"/>
                <w:lang w:val="en-CA" w:eastAsia="en-CA"/>
                <w14:ligatures w14:val="standardContextual"/>
              </w:rPr>
              <w:tab/>
            </w:r>
            <w:r w:rsidRPr="0035078F">
              <w:rPr>
                <w:rStyle w:val="Hyperlink"/>
              </w:rPr>
              <w:t>Completion and definition of done</w:t>
            </w:r>
            <w:r>
              <w:rPr>
                <w:webHidden/>
              </w:rPr>
              <w:tab/>
            </w:r>
            <w:r>
              <w:rPr>
                <w:webHidden/>
              </w:rPr>
              <w:fldChar w:fldCharType="begin"/>
            </w:r>
            <w:r>
              <w:rPr>
                <w:webHidden/>
              </w:rPr>
              <w:instrText xml:space="preserve"> PAGEREF _Toc231555151 \h </w:instrText>
            </w:r>
            <w:r>
              <w:rPr>
                <w:webHidden/>
              </w:rPr>
            </w:r>
            <w:r>
              <w:rPr>
                <w:webHidden/>
              </w:rPr>
              <w:fldChar w:fldCharType="separate"/>
            </w:r>
            <w:r>
              <w:rPr>
                <w:webHidden/>
              </w:rPr>
              <w:t>26</w:t>
            </w:r>
            <w:r>
              <w:rPr>
                <w:webHidden/>
              </w:rPr>
              <w:fldChar w:fldCharType="end"/>
            </w:r>
          </w:hyperlink>
        </w:p>
        <w:p w14:paraId="6D402044" w14:textId="15CB89C4" w:rsidR="00AE296F" w:rsidRDefault="00AE296F">
          <w:pPr>
            <w:pStyle w:val="TOC3"/>
            <w:tabs>
              <w:tab w:val="left" w:pos="1200"/>
              <w:tab w:val="right" w:leader="dot" w:pos="9350"/>
            </w:tabs>
            <w:rPr>
              <w:ins w:id="20" w:author="Francis Moigula" w:date="2026-06-05T12:31:00Z" w16du:dateUtc="2026-06-05T17:31:00Z"/>
              <w:rFonts w:asciiTheme="minorHAnsi" w:hAnsiTheme="minorHAnsi" w:cstheme="minorBidi"/>
              <w:noProof/>
              <w:kern w:val="2"/>
              <w:sz w:val="24"/>
              <w:szCs w:val="24"/>
              <w:lang w:val="en-CA" w:eastAsia="en-CA"/>
              <w14:ligatures w14:val="standardContextual"/>
            </w:rPr>
          </w:pPr>
          <w:hyperlink w:anchor="_Toc231555152" w:history="1">
            <w:r w:rsidRPr="0035078F">
              <w:rPr>
                <w:rStyle w:val="Hyperlink"/>
                <w:noProof/>
              </w:rPr>
              <w:t>3.4.1</w:t>
            </w:r>
            <w:r>
              <w:rPr>
                <w:rFonts w:asciiTheme="minorHAnsi" w:hAnsiTheme="minorHAnsi" w:cstheme="minorBidi"/>
                <w:noProof/>
                <w:kern w:val="2"/>
                <w:sz w:val="24"/>
                <w:szCs w:val="24"/>
                <w:lang w:val="en-CA" w:eastAsia="en-CA"/>
                <w14:ligatures w14:val="standardContextual"/>
              </w:rPr>
              <w:tab/>
            </w:r>
            <w:r w:rsidRPr="0035078F">
              <w:rPr>
                <w:rStyle w:val="Hyperlink"/>
                <w:noProof/>
              </w:rPr>
              <w:t>Sprint completion</w:t>
            </w:r>
            <w:r>
              <w:rPr>
                <w:noProof/>
                <w:webHidden/>
              </w:rPr>
              <w:tab/>
            </w:r>
            <w:r>
              <w:rPr>
                <w:noProof/>
                <w:webHidden/>
              </w:rPr>
              <w:fldChar w:fldCharType="begin"/>
            </w:r>
            <w:r>
              <w:rPr>
                <w:noProof/>
                <w:webHidden/>
              </w:rPr>
              <w:instrText xml:space="preserve"> PAGEREF _Toc231555152 \h </w:instrText>
            </w:r>
            <w:r>
              <w:rPr>
                <w:noProof/>
                <w:webHidden/>
              </w:rPr>
            </w:r>
            <w:r>
              <w:rPr>
                <w:noProof/>
                <w:webHidden/>
              </w:rPr>
              <w:fldChar w:fldCharType="separate"/>
            </w:r>
            <w:r>
              <w:rPr>
                <w:noProof/>
                <w:webHidden/>
              </w:rPr>
              <w:t>26</w:t>
            </w:r>
            <w:r>
              <w:rPr>
                <w:noProof/>
                <w:webHidden/>
              </w:rPr>
              <w:fldChar w:fldCharType="end"/>
            </w:r>
          </w:hyperlink>
        </w:p>
        <w:p w14:paraId="5022BA5A" w14:textId="50487D4C" w:rsidR="00AE296F" w:rsidRDefault="00AE296F">
          <w:pPr>
            <w:pStyle w:val="TOC3"/>
            <w:tabs>
              <w:tab w:val="left" w:pos="1200"/>
              <w:tab w:val="right" w:leader="dot" w:pos="9350"/>
            </w:tabs>
            <w:rPr>
              <w:ins w:id="21" w:author="Francis Moigula" w:date="2026-06-05T12:31:00Z" w16du:dateUtc="2026-06-05T17:31:00Z"/>
              <w:rFonts w:asciiTheme="minorHAnsi" w:hAnsiTheme="minorHAnsi" w:cstheme="minorBidi"/>
              <w:noProof/>
              <w:kern w:val="2"/>
              <w:sz w:val="24"/>
              <w:szCs w:val="24"/>
              <w:lang w:val="en-CA" w:eastAsia="en-CA"/>
              <w14:ligatures w14:val="standardContextual"/>
            </w:rPr>
          </w:pPr>
          <w:hyperlink w:anchor="_Toc231555153" w:history="1">
            <w:r w:rsidRPr="0035078F">
              <w:rPr>
                <w:rStyle w:val="Hyperlink"/>
                <w:noProof/>
              </w:rPr>
              <w:t>3.4.2</w:t>
            </w:r>
            <w:r>
              <w:rPr>
                <w:rFonts w:asciiTheme="minorHAnsi" w:hAnsiTheme="minorHAnsi" w:cstheme="minorBidi"/>
                <w:noProof/>
                <w:kern w:val="2"/>
                <w:sz w:val="24"/>
                <w:szCs w:val="24"/>
                <w:lang w:val="en-CA" w:eastAsia="en-CA"/>
                <w14:ligatures w14:val="standardContextual"/>
              </w:rPr>
              <w:tab/>
            </w:r>
            <w:r w:rsidRPr="0035078F">
              <w:rPr>
                <w:rStyle w:val="Hyperlink"/>
                <w:noProof/>
              </w:rPr>
              <w:t>Backlog item completion</w:t>
            </w:r>
            <w:r>
              <w:rPr>
                <w:noProof/>
                <w:webHidden/>
              </w:rPr>
              <w:tab/>
            </w:r>
            <w:r>
              <w:rPr>
                <w:noProof/>
                <w:webHidden/>
              </w:rPr>
              <w:fldChar w:fldCharType="begin"/>
            </w:r>
            <w:r>
              <w:rPr>
                <w:noProof/>
                <w:webHidden/>
              </w:rPr>
              <w:instrText xml:space="preserve"> PAGEREF _Toc231555153 \h </w:instrText>
            </w:r>
            <w:r>
              <w:rPr>
                <w:noProof/>
                <w:webHidden/>
              </w:rPr>
            </w:r>
            <w:r>
              <w:rPr>
                <w:noProof/>
                <w:webHidden/>
              </w:rPr>
              <w:fldChar w:fldCharType="separate"/>
            </w:r>
            <w:r>
              <w:rPr>
                <w:noProof/>
                <w:webHidden/>
              </w:rPr>
              <w:t>26</w:t>
            </w:r>
            <w:r>
              <w:rPr>
                <w:noProof/>
                <w:webHidden/>
              </w:rPr>
              <w:fldChar w:fldCharType="end"/>
            </w:r>
          </w:hyperlink>
        </w:p>
        <w:p w14:paraId="5F53ED07" w14:textId="5B41A60D" w:rsidR="00AE296F" w:rsidRDefault="00AE296F">
          <w:pPr>
            <w:pStyle w:val="TOC2"/>
            <w:rPr>
              <w:ins w:id="22" w:author="Francis Moigula" w:date="2026-06-05T12:31:00Z" w16du:dateUtc="2026-06-05T17:31:00Z"/>
              <w:rFonts w:asciiTheme="minorHAnsi" w:hAnsiTheme="minorHAnsi"/>
              <w:kern w:val="2"/>
              <w:sz w:val="24"/>
              <w:szCs w:val="24"/>
              <w:lang w:val="en-CA" w:eastAsia="en-CA"/>
              <w14:ligatures w14:val="standardContextual"/>
            </w:rPr>
          </w:pPr>
          <w:hyperlink w:anchor="_Toc231555154" w:history="1">
            <w:r w:rsidRPr="0035078F">
              <w:rPr>
                <w:rStyle w:val="Hyperlink"/>
              </w:rPr>
              <w:t>3.5</w:t>
            </w:r>
            <w:r>
              <w:rPr>
                <w:rFonts w:asciiTheme="minorHAnsi" w:hAnsiTheme="minorHAnsi"/>
                <w:kern w:val="2"/>
                <w:sz w:val="24"/>
                <w:szCs w:val="24"/>
                <w:lang w:val="en-CA" w:eastAsia="en-CA"/>
                <w14:ligatures w14:val="standardContextual"/>
              </w:rPr>
              <w:tab/>
            </w:r>
            <w:r w:rsidRPr="0035078F">
              <w:rPr>
                <w:rStyle w:val="Hyperlink"/>
              </w:rPr>
              <w:t>Timeline</w:t>
            </w:r>
            <w:r>
              <w:rPr>
                <w:webHidden/>
              </w:rPr>
              <w:tab/>
            </w:r>
            <w:r>
              <w:rPr>
                <w:webHidden/>
              </w:rPr>
              <w:fldChar w:fldCharType="begin"/>
            </w:r>
            <w:r>
              <w:rPr>
                <w:webHidden/>
              </w:rPr>
              <w:instrText xml:space="preserve"> PAGEREF _Toc231555154 \h </w:instrText>
            </w:r>
            <w:r>
              <w:rPr>
                <w:webHidden/>
              </w:rPr>
            </w:r>
            <w:r>
              <w:rPr>
                <w:webHidden/>
              </w:rPr>
              <w:fldChar w:fldCharType="separate"/>
            </w:r>
            <w:r>
              <w:rPr>
                <w:webHidden/>
              </w:rPr>
              <w:t>27</w:t>
            </w:r>
            <w:r>
              <w:rPr>
                <w:webHidden/>
              </w:rPr>
              <w:fldChar w:fldCharType="end"/>
            </w:r>
          </w:hyperlink>
        </w:p>
        <w:p w14:paraId="31B919AF" w14:textId="1E78A339" w:rsidR="00AE296F" w:rsidRDefault="00AE296F">
          <w:pPr>
            <w:pStyle w:val="TOC1"/>
            <w:tabs>
              <w:tab w:val="left" w:pos="440"/>
              <w:tab w:val="right" w:leader="dot" w:pos="9350"/>
            </w:tabs>
            <w:rPr>
              <w:ins w:id="23" w:author="Francis Moigula" w:date="2026-06-05T12:31:00Z" w16du:dateUtc="2026-06-05T17:31:00Z"/>
              <w:rFonts w:asciiTheme="minorHAnsi" w:hAnsiTheme="minorHAnsi"/>
              <w:b w:val="0"/>
              <w:noProof/>
              <w:kern w:val="2"/>
              <w:sz w:val="24"/>
              <w:szCs w:val="24"/>
              <w:lang w:val="en-CA" w:eastAsia="en-CA"/>
              <w14:ligatures w14:val="standardContextual"/>
            </w:rPr>
          </w:pPr>
          <w:hyperlink w:anchor="_Toc231555155" w:history="1">
            <w:r w:rsidRPr="0035078F">
              <w:rPr>
                <w:rStyle w:val="Hyperlink"/>
                <w:noProof/>
              </w:rPr>
              <w:t>4</w:t>
            </w:r>
            <w:r>
              <w:rPr>
                <w:rFonts w:asciiTheme="minorHAnsi" w:hAnsiTheme="minorHAnsi"/>
                <w:b w:val="0"/>
                <w:noProof/>
                <w:kern w:val="2"/>
                <w:sz w:val="24"/>
                <w:szCs w:val="24"/>
                <w:lang w:val="en-CA" w:eastAsia="en-CA"/>
                <w14:ligatures w14:val="standardContextual"/>
              </w:rPr>
              <w:tab/>
            </w:r>
            <w:r w:rsidRPr="0035078F">
              <w:rPr>
                <w:rStyle w:val="Hyperlink"/>
                <w:noProof/>
              </w:rPr>
              <w:t>Project organization</w:t>
            </w:r>
            <w:r>
              <w:rPr>
                <w:noProof/>
                <w:webHidden/>
              </w:rPr>
              <w:tab/>
            </w:r>
            <w:r>
              <w:rPr>
                <w:noProof/>
                <w:webHidden/>
              </w:rPr>
              <w:fldChar w:fldCharType="begin"/>
            </w:r>
            <w:r>
              <w:rPr>
                <w:noProof/>
                <w:webHidden/>
              </w:rPr>
              <w:instrText xml:space="preserve"> PAGEREF _Toc231555155 \h </w:instrText>
            </w:r>
            <w:r>
              <w:rPr>
                <w:noProof/>
                <w:webHidden/>
              </w:rPr>
            </w:r>
            <w:r>
              <w:rPr>
                <w:noProof/>
                <w:webHidden/>
              </w:rPr>
              <w:fldChar w:fldCharType="separate"/>
            </w:r>
            <w:r>
              <w:rPr>
                <w:noProof/>
                <w:webHidden/>
              </w:rPr>
              <w:t>28</w:t>
            </w:r>
            <w:r>
              <w:rPr>
                <w:noProof/>
                <w:webHidden/>
              </w:rPr>
              <w:fldChar w:fldCharType="end"/>
            </w:r>
          </w:hyperlink>
        </w:p>
        <w:p w14:paraId="251B16E2" w14:textId="33FA1EA5" w:rsidR="00AE296F" w:rsidRDefault="00AE296F">
          <w:pPr>
            <w:pStyle w:val="TOC2"/>
            <w:rPr>
              <w:ins w:id="24" w:author="Francis Moigula" w:date="2026-06-05T12:31:00Z" w16du:dateUtc="2026-06-05T17:31:00Z"/>
              <w:rFonts w:asciiTheme="minorHAnsi" w:hAnsiTheme="minorHAnsi"/>
              <w:kern w:val="2"/>
              <w:sz w:val="24"/>
              <w:szCs w:val="24"/>
              <w:lang w:val="en-CA" w:eastAsia="en-CA"/>
              <w14:ligatures w14:val="standardContextual"/>
            </w:rPr>
          </w:pPr>
          <w:hyperlink w:anchor="_Toc231555156" w:history="1">
            <w:r w:rsidRPr="0035078F">
              <w:rPr>
                <w:rStyle w:val="Hyperlink"/>
              </w:rPr>
              <w:t>4.1</w:t>
            </w:r>
            <w:r>
              <w:rPr>
                <w:rFonts w:asciiTheme="minorHAnsi" w:hAnsiTheme="minorHAnsi"/>
                <w:kern w:val="2"/>
                <w:sz w:val="24"/>
                <w:szCs w:val="24"/>
                <w:lang w:val="en-CA" w:eastAsia="en-CA"/>
                <w14:ligatures w14:val="standardContextual"/>
              </w:rPr>
              <w:tab/>
            </w:r>
            <w:r w:rsidRPr="0035078F">
              <w:rPr>
                <w:rStyle w:val="Hyperlink"/>
              </w:rPr>
              <w:t>Project staffing</w:t>
            </w:r>
            <w:r>
              <w:rPr>
                <w:webHidden/>
              </w:rPr>
              <w:tab/>
            </w:r>
            <w:r>
              <w:rPr>
                <w:webHidden/>
              </w:rPr>
              <w:fldChar w:fldCharType="begin"/>
            </w:r>
            <w:r>
              <w:rPr>
                <w:webHidden/>
              </w:rPr>
              <w:instrText xml:space="preserve"> PAGEREF _Toc231555156 \h </w:instrText>
            </w:r>
            <w:r>
              <w:rPr>
                <w:webHidden/>
              </w:rPr>
            </w:r>
            <w:r>
              <w:rPr>
                <w:webHidden/>
              </w:rPr>
              <w:fldChar w:fldCharType="separate"/>
            </w:r>
            <w:r>
              <w:rPr>
                <w:webHidden/>
              </w:rPr>
              <w:t>28</w:t>
            </w:r>
            <w:r>
              <w:rPr>
                <w:webHidden/>
              </w:rPr>
              <w:fldChar w:fldCharType="end"/>
            </w:r>
          </w:hyperlink>
        </w:p>
        <w:p w14:paraId="1B499A72" w14:textId="62A56C5C" w:rsidR="00AE296F" w:rsidRDefault="00AE296F">
          <w:pPr>
            <w:pStyle w:val="TOC3"/>
            <w:tabs>
              <w:tab w:val="left" w:pos="1200"/>
              <w:tab w:val="right" w:leader="dot" w:pos="9350"/>
            </w:tabs>
            <w:rPr>
              <w:ins w:id="25" w:author="Francis Moigula" w:date="2026-06-05T12:31:00Z" w16du:dateUtc="2026-06-05T17:31:00Z"/>
              <w:rFonts w:asciiTheme="minorHAnsi" w:hAnsiTheme="minorHAnsi" w:cstheme="minorBidi"/>
              <w:noProof/>
              <w:kern w:val="2"/>
              <w:sz w:val="24"/>
              <w:szCs w:val="24"/>
              <w:lang w:val="en-CA" w:eastAsia="en-CA"/>
              <w14:ligatures w14:val="standardContextual"/>
            </w:rPr>
          </w:pPr>
          <w:hyperlink w:anchor="_Toc231555157" w:history="1">
            <w:r w:rsidRPr="0035078F">
              <w:rPr>
                <w:rStyle w:val="Hyperlink"/>
                <w:noProof/>
              </w:rPr>
              <w:t>4.1.1</w:t>
            </w:r>
            <w:r>
              <w:rPr>
                <w:rFonts w:asciiTheme="minorHAnsi" w:hAnsiTheme="minorHAnsi" w:cstheme="minorBidi"/>
                <w:noProof/>
                <w:kern w:val="2"/>
                <w:sz w:val="24"/>
                <w:szCs w:val="24"/>
                <w:lang w:val="en-CA" w:eastAsia="en-CA"/>
                <w14:ligatures w14:val="standardContextual"/>
              </w:rPr>
              <w:tab/>
            </w:r>
            <w:r w:rsidRPr="0035078F">
              <w:rPr>
                <w:rStyle w:val="Hyperlink"/>
                <w:noProof/>
              </w:rPr>
              <w:t>Customer roles</w:t>
            </w:r>
            <w:r>
              <w:rPr>
                <w:noProof/>
                <w:webHidden/>
              </w:rPr>
              <w:tab/>
            </w:r>
            <w:r>
              <w:rPr>
                <w:noProof/>
                <w:webHidden/>
              </w:rPr>
              <w:fldChar w:fldCharType="begin"/>
            </w:r>
            <w:r>
              <w:rPr>
                <w:noProof/>
                <w:webHidden/>
              </w:rPr>
              <w:instrText xml:space="preserve"> PAGEREF _Toc231555157 \h </w:instrText>
            </w:r>
            <w:r>
              <w:rPr>
                <w:noProof/>
                <w:webHidden/>
              </w:rPr>
            </w:r>
            <w:r>
              <w:rPr>
                <w:noProof/>
                <w:webHidden/>
              </w:rPr>
              <w:fldChar w:fldCharType="separate"/>
            </w:r>
            <w:r>
              <w:rPr>
                <w:noProof/>
                <w:webHidden/>
              </w:rPr>
              <w:t>28</w:t>
            </w:r>
            <w:r>
              <w:rPr>
                <w:noProof/>
                <w:webHidden/>
              </w:rPr>
              <w:fldChar w:fldCharType="end"/>
            </w:r>
          </w:hyperlink>
        </w:p>
        <w:p w14:paraId="71B6BFAF" w14:textId="140D8707" w:rsidR="00AE296F" w:rsidRDefault="00AE296F">
          <w:pPr>
            <w:pStyle w:val="TOC3"/>
            <w:tabs>
              <w:tab w:val="left" w:pos="1200"/>
              <w:tab w:val="right" w:leader="dot" w:pos="9350"/>
            </w:tabs>
            <w:rPr>
              <w:ins w:id="26" w:author="Francis Moigula" w:date="2026-06-05T12:31:00Z" w16du:dateUtc="2026-06-05T17:31:00Z"/>
              <w:rFonts w:asciiTheme="minorHAnsi" w:hAnsiTheme="minorHAnsi" w:cstheme="minorBidi"/>
              <w:noProof/>
              <w:kern w:val="2"/>
              <w:sz w:val="24"/>
              <w:szCs w:val="24"/>
              <w:lang w:val="en-CA" w:eastAsia="en-CA"/>
              <w14:ligatures w14:val="standardContextual"/>
            </w:rPr>
          </w:pPr>
          <w:hyperlink w:anchor="_Toc231555158" w:history="1">
            <w:r w:rsidRPr="0035078F">
              <w:rPr>
                <w:rStyle w:val="Hyperlink"/>
                <w:noProof/>
              </w:rPr>
              <w:t>4.1.2</w:t>
            </w:r>
            <w:r>
              <w:rPr>
                <w:rFonts w:asciiTheme="minorHAnsi" w:hAnsiTheme="minorHAnsi" w:cstheme="minorBidi"/>
                <w:noProof/>
                <w:kern w:val="2"/>
                <w:sz w:val="24"/>
                <w:szCs w:val="24"/>
                <w:lang w:val="en-CA" w:eastAsia="en-CA"/>
                <w14:ligatures w14:val="standardContextual"/>
              </w:rPr>
              <w:tab/>
            </w:r>
            <w:r w:rsidRPr="0035078F">
              <w:rPr>
                <w:rStyle w:val="Hyperlink"/>
                <w:noProof/>
              </w:rPr>
              <w:t>Microsoft roles</w:t>
            </w:r>
            <w:r>
              <w:rPr>
                <w:noProof/>
                <w:webHidden/>
              </w:rPr>
              <w:tab/>
            </w:r>
            <w:r>
              <w:rPr>
                <w:noProof/>
                <w:webHidden/>
              </w:rPr>
              <w:fldChar w:fldCharType="begin"/>
            </w:r>
            <w:r>
              <w:rPr>
                <w:noProof/>
                <w:webHidden/>
              </w:rPr>
              <w:instrText xml:space="preserve"> PAGEREF _Toc231555158 \h </w:instrText>
            </w:r>
            <w:r>
              <w:rPr>
                <w:noProof/>
                <w:webHidden/>
              </w:rPr>
            </w:r>
            <w:r>
              <w:rPr>
                <w:noProof/>
                <w:webHidden/>
              </w:rPr>
              <w:fldChar w:fldCharType="separate"/>
            </w:r>
            <w:r>
              <w:rPr>
                <w:noProof/>
                <w:webHidden/>
              </w:rPr>
              <w:t>31</w:t>
            </w:r>
            <w:r>
              <w:rPr>
                <w:noProof/>
                <w:webHidden/>
              </w:rPr>
              <w:fldChar w:fldCharType="end"/>
            </w:r>
          </w:hyperlink>
        </w:p>
        <w:p w14:paraId="0AE4863A" w14:textId="6CE4DB59" w:rsidR="00AE296F" w:rsidRDefault="00AE296F">
          <w:pPr>
            <w:pStyle w:val="TOC2"/>
            <w:rPr>
              <w:ins w:id="27" w:author="Francis Moigula" w:date="2026-06-05T12:31:00Z" w16du:dateUtc="2026-06-05T17:31:00Z"/>
              <w:rFonts w:asciiTheme="minorHAnsi" w:hAnsiTheme="minorHAnsi"/>
              <w:kern w:val="2"/>
              <w:sz w:val="24"/>
              <w:szCs w:val="24"/>
              <w:lang w:val="en-CA" w:eastAsia="en-CA"/>
              <w14:ligatures w14:val="standardContextual"/>
            </w:rPr>
          </w:pPr>
          <w:hyperlink w:anchor="_Toc231555159" w:history="1">
            <w:r w:rsidRPr="0035078F">
              <w:rPr>
                <w:rStyle w:val="Hyperlink"/>
              </w:rPr>
              <w:t>4.2</w:t>
            </w:r>
            <w:r>
              <w:rPr>
                <w:rFonts w:asciiTheme="minorHAnsi" w:hAnsiTheme="minorHAnsi"/>
                <w:kern w:val="2"/>
                <w:sz w:val="24"/>
                <w:szCs w:val="24"/>
                <w:lang w:val="en-CA" w:eastAsia="en-CA"/>
                <w14:ligatures w14:val="standardContextual"/>
              </w:rPr>
              <w:tab/>
            </w:r>
            <w:r w:rsidRPr="0035078F">
              <w:rPr>
                <w:rStyle w:val="Hyperlink"/>
              </w:rPr>
              <w:t>Executive steering committee</w:t>
            </w:r>
            <w:r>
              <w:rPr>
                <w:webHidden/>
              </w:rPr>
              <w:tab/>
            </w:r>
            <w:r>
              <w:rPr>
                <w:webHidden/>
              </w:rPr>
              <w:fldChar w:fldCharType="begin"/>
            </w:r>
            <w:r>
              <w:rPr>
                <w:webHidden/>
              </w:rPr>
              <w:instrText xml:space="preserve"> PAGEREF _Toc231555159 \h </w:instrText>
            </w:r>
            <w:r>
              <w:rPr>
                <w:webHidden/>
              </w:rPr>
            </w:r>
            <w:r>
              <w:rPr>
                <w:webHidden/>
              </w:rPr>
              <w:fldChar w:fldCharType="separate"/>
            </w:r>
            <w:r>
              <w:rPr>
                <w:webHidden/>
              </w:rPr>
              <w:t>34</w:t>
            </w:r>
            <w:r>
              <w:rPr>
                <w:webHidden/>
              </w:rPr>
              <w:fldChar w:fldCharType="end"/>
            </w:r>
          </w:hyperlink>
        </w:p>
        <w:p w14:paraId="7BFE170A" w14:textId="36E6C9BE" w:rsidR="00AE296F" w:rsidRDefault="00AE296F">
          <w:pPr>
            <w:pStyle w:val="TOC2"/>
            <w:rPr>
              <w:ins w:id="28" w:author="Francis Moigula" w:date="2026-06-05T12:31:00Z" w16du:dateUtc="2026-06-05T17:31:00Z"/>
              <w:rFonts w:asciiTheme="minorHAnsi" w:hAnsiTheme="minorHAnsi"/>
              <w:kern w:val="2"/>
              <w:sz w:val="24"/>
              <w:szCs w:val="24"/>
              <w:lang w:val="en-CA" w:eastAsia="en-CA"/>
              <w14:ligatures w14:val="standardContextual"/>
            </w:rPr>
          </w:pPr>
          <w:hyperlink w:anchor="_Toc231555160" w:history="1">
            <w:r w:rsidRPr="0035078F">
              <w:rPr>
                <w:rStyle w:val="Hyperlink"/>
              </w:rPr>
              <w:t>4.3</w:t>
            </w:r>
            <w:r>
              <w:rPr>
                <w:rFonts w:asciiTheme="minorHAnsi" w:hAnsiTheme="minorHAnsi"/>
                <w:kern w:val="2"/>
                <w:sz w:val="24"/>
                <w:szCs w:val="24"/>
                <w:lang w:val="en-CA" w:eastAsia="en-CA"/>
                <w14:ligatures w14:val="standardContextual"/>
              </w:rPr>
              <w:tab/>
            </w:r>
            <w:r w:rsidRPr="0035078F">
              <w:rPr>
                <w:rStyle w:val="Hyperlink"/>
              </w:rPr>
              <w:t>Product council</w:t>
            </w:r>
            <w:r>
              <w:rPr>
                <w:webHidden/>
              </w:rPr>
              <w:tab/>
            </w:r>
            <w:r>
              <w:rPr>
                <w:webHidden/>
              </w:rPr>
              <w:fldChar w:fldCharType="begin"/>
            </w:r>
            <w:r>
              <w:rPr>
                <w:webHidden/>
              </w:rPr>
              <w:instrText xml:space="preserve"> PAGEREF _Toc231555160 \h </w:instrText>
            </w:r>
            <w:r>
              <w:rPr>
                <w:webHidden/>
              </w:rPr>
            </w:r>
            <w:r>
              <w:rPr>
                <w:webHidden/>
              </w:rPr>
              <w:fldChar w:fldCharType="separate"/>
            </w:r>
            <w:r>
              <w:rPr>
                <w:webHidden/>
              </w:rPr>
              <w:t>35</w:t>
            </w:r>
            <w:r>
              <w:rPr>
                <w:webHidden/>
              </w:rPr>
              <w:fldChar w:fldCharType="end"/>
            </w:r>
          </w:hyperlink>
        </w:p>
        <w:p w14:paraId="5DC6CEC5" w14:textId="0D3B0A63" w:rsidR="00AE296F" w:rsidRDefault="00AE296F">
          <w:pPr>
            <w:pStyle w:val="TOC2"/>
            <w:rPr>
              <w:ins w:id="29" w:author="Francis Moigula" w:date="2026-06-05T12:31:00Z" w16du:dateUtc="2026-06-05T17:31:00Z"/>
              <w:rFonts w:asciiTheme="minorHAnsi" w:hAnsiTheme="minorHAnsi"/>
              <w:kern w:val="2"/>
              <w:sz w:val="24"/>
              <w:szCs w:val="24"/>
              <w:lang w:val="en-CA" w:eastAsia="en-CA"/>
              <w14:ligatures w14:val="standardContextual"/>
            </w:rPr>
          </w:pPr>
          <w:hyperlink w:anchor="_Toc231555161" w:history="1">
            <w:r w:rsidRPr="0035078F">
              <w:rPr>
                <w:rStyle w:val="Hyperlink"/>
              </w:rPr>
              <w:t>4.4</w:t>
            </w:r>
            <w:r>
              <w:rPr>
                <w:rFonts w:asciiTheme="minorHAnsi" w:hAnsiTheme="minorHAnsi"/>
                <w:kern w:val="2"/>
                <w:sz w:val="24"/>
                <w:szCs w:val="24"/>
                <w:lang w:val="en-CA" w:eastAsia="en-CA"/>
                <w14:ligatures w14:val="standardContextual"/>
              </w:rPr>
              <w:tab/>
            </w:r>
            <w:r w:rsidRPr="0035078F">
              <w:rPr>
                <w:rStyle w:val="Hyperlink"/>
              </w:rPr>
              <w:t>Feature team</w:t>
            </w:r>
            <w:r>
              <w:rPr>
                <w:webHidden/>
              </w:rPr>
              <w:tab/>
            </w:r>
            <w:r>
              <w:rPr>
                <w:webHidden/>
              </w:rPr>
              <w:fldChar w:fldCharType="begin"/>
            </w:r>
            <w:r>
              <w:rPr>
                <w:webHidden/>
              </w:rPr>
              <w:instrText xml:space="preserve"> PAGEREF _Toc231555161 \h </w:instrText>
            </w:r>
            <w:r>
              <w:rPr>
                <w:webHidden/>
              </w:rPr>
            </w:r>
            <w:r>
              <w:rPr>
                <w:webHidden/>
              </w:rPr>
              <w:fldChar w:fldCharType="separate"/>
            </w:r>
            <w:r>
              <w:rPr>
                <w:webHidden/>
              </w:rPr>
              <w:t>36</w:t>
            </w:r>
            <w:r>
              <w:rPr>
                <w:webHidden/>
              </w:rPr>
              <w:fldChar w:fldCharType="end"/>
            </w:r>
          </w:hyperlink>
        </w:p>
        <w:p w14:paraId="2EF74A63" w14:textId="7AB879A4" w:rsidR="00AE296F" w:rsidRDefault="00AE296F">
          <w:pPr>
            <w:pStyle w:val="TOC1"/>
            <w:tabs>
              <w:tab w:val="left" w:pos="440"/>
              <w:tab w:val="right" w:leader="dot" w:pos="9350"/>
            </w:tabs>
            <w:rPr>
              <w:ins w:id="30" w:author="Francis Moigula" w:date="2026-06-05T12:31:00Z" w16du:dateUtc="2026-06-05T17:31:00Z"/>
              <w:rFonts w:asciiTheme="minorHAnsi" w:hAnsiTheme="minorHAnsi"/>
              <w:b w:val="0"/>
              <w:noProof/>
              <w:kern w:val="2"/>
              <w:sz w:val="24"/>
              <w:szCs w:val="24"/>
              <w:lang w:val="en-CA" w:eastAsia="en-CA"/>
              <w14:ligatures w14:val="standardContextual"/>
            </w:rPr>
          </w:pPr>
          <w:hyperlink w:anchor="_Toc231555162" w:history="1">
            <w:r w:rsidRPr="0035078F">
              <w:rPr>
                <w:rStyle w:val="Hyperlink"/>
                <w:noProof/>
              </w:rPr>
              <w:t>5</w:t>
            </w:r>
            <w:r>
              <w:rPr>
                <w:rFonts w:asciiTheme="minorHAnsi" w:hAnsiTheme="minorHAnsi"/>
                <w:b w:val="0"/>
                <w:noProof/>
                <w:kern w:val="2"/>
                <w:sz w:val="24"/>
                <w:szCs w:val="24"/>
                <w:lang w:val="en-CA" w:eastAsia="en-CA"/>
                <w14:ligatures w14:val="standardContextual"/>
              </w:rPr>
              <w:tab/>
            </w:r>
            <w:r w:rsidRPr="0035078F">
              <w:rPr>
                <w:rStyle w:val="Hyperlink"/>
                <w:noProof/>
              </w:rPr>
              <w:t>Project governance</w:t>
            </w:r>
            <w:r>
              <w:rPr>
                <w:noProof/>
                <w:webHidden/>
              </w:rPr>
              <w:tab/>
            </w:r>
            <w:r>
              <w:rPr>
                <w:noProof/>
                <w:webHidden/>
              </w:rPr>
              <w:fldChar w:fldCharType="begin"/>
            </w:r>
            <w:r>
              <w:rPr>
                <w:noProof/>
                <w:webHidden/>
              </w:rPr>
              <w:instrText xml:space="preserve"> PAGEREF _Toc231555162 \h </w:instrText>
            </w:r>
            <w:r>
              <w:rPr>
                <w:noProof/>
                <w:webHidden/>
              </w:rPr>
            </w:r>
            <w:r>
              <w:rPr>
                <w:noProof/>
                <w:webHidden/>
              </w:rPr>
              <w:fldChar w:fldCharType="separate"/>
            </w:r>
            <w:r>
              <w:rPr>
                <w:noProof/>
                <w:webHidden/>
              </w:rPr>
              <w:t>37</w:t>
            </w:r>
            <w:r>
              <w:rPr>
                <w:noProof/>
                <w:webHidden/>
              </w:rPr>
              <w:fldChar w:fldCharType="end"/>
            </w:r>
          </w:hyperlink>
        </w:p>
        <w:p w14:paraId="5FED843D" w14:textId="5E761656" w:rsidR="00AE296F" w:rsidRDefault="00AE296F">
          <w:pPr>
            <w:pStyle w:val="TOC2"/>
            <w:rPr>
              <w:ins w:id="31" w:author="Francis Moigula" w:date="2026-06-05T12:31:00Z" w16du:dateUtc="2026-06-05T17:31:00Z"/>
              <w:rFonts w:asciiTheme="minorHAnsi" w:hAnsiTheme="minorHAnsi"/>
              <w:kern w:val="2"/>
              <w:sz w:val="24"/>
              <w:szCs w:val="24"/>
              <w:lang w:val="en-CA" w:eastAsia="en-CA"/>
              <w14:ligatures w14:val="standardContextual"/>
            </w:rPr>
          </w:pPr>
          <w:hyperlink w:anchor="_Toc231555163" w:history="1">
            <w:r w:rsidRPr="0035078F">
              <w:rPr>
                <w:rStyle w:val="Hyperlink"/>
              </w:rPr>
              <w:t>5.1</w:t>
            </w:r>
            <w:r>
              <w:rPr>
                <w:rFonts w:asciiTheme="minorHAnsi" w:hAnsiTheme="minorHAnsi"/>
                <w:kern w:val="2"/>
                <w:sz w:val="24"/>
                <w:szCs w:val="24"/>
                <w:lang w:val="en-CA" w:eastAsia="en-CA"/>
                <w14:ligatures w14:val="standardContextual"/>
              </w:rPr>
              <w:tab/>
            </w:r>
            <w:r w:rsidRPr="0035078F">
              <w:rPr>
                <w:rStyle w:val="Hyperlink"/>
              </w:rPr>
              <w:t>Project communication</w:t>
            </w:r>
            <w:r>
              <w:rPr>
                <w:webHidden/>
              </w:rPr>
              <w:tab/>
            </w:r>
            <w:r>
              <w:rPr>
                <w:webHidden/>
              </w:rPr>
              <w:fldChar w:fldCharType="begin"/>
            </w:r>
            <w:r>
              <w:rPr>
                <w:webHidden/>
              </w:rPr>
              <w:instrText xml:space="preserve"> PAGEREF _Toc231555163 \h </w:instrText>
            </w:r>
            <w:r>
              <w:rPr>
                <w:webHidden/>
              </w:rPr>
            </w:r>
            <w:r>
              <w:rPr>
                <w:webHidden/>
              </w:rPr>
              <w:fldChar w:fldCharType="separate"/>
            </w:r>
            <w:r>
              <w:rPr>
                <w:webHidden/>
              </w:rPr>
              <w:t>37</w:t>
            </w:r>
            <w:r>
              <w:rPr>
                <w:webHidden/>
              </w:rPr>
              <w:fldChar w:fldCharType="end"/>
            </w:r>
          </w:hyperlink>
        </w:p>
        <w:p w14:paraId="35F714EB" w14:textId="0A417139" w:rsidR="00AE296F" w:rsidRDefault="00AE296F">
          <w:pPr>
            <w:pStyle w:val="TOC2"/>
            <w:rPr>
              <w:ins w:id="32" w:author="Francis Moigula" w:date="2026-06-05T12:31:00Z" w16du:dateUtc="2026-06-05T17:31:00Z"/>
              <w:rFonts w:asciiTheme="minorHAnsi" w:hAnsiTheme="minorHAnsi"/>
              <w:kern w:val="2"/>
              <w:sz w:val="24"/>
              <w:szCs w:val="24"/>
              <w:lang w:val="en-CA" w:eastAsia="en-CA"/>
              <w14:ligatures w14:val="standardContextual"/>
            </w:rPr>
          </w:pPr>
          <w:hyperlink w:anchor="_Toc231555164" w:history="1">
            <w:r w:rsidRPr="0035078F">
              <w:rPr>
                <w:rStyle w:val="Hyperlink"/>
              </w:rPr>
              <w:t>5.2</w:t>
            </w:r>
            <w:r>
              <w:rPr>
                <w:rFonts w:asciiTheme="minorHAnsi" w:hAnsiTheme="minorHAnsi"/>
                <w:kern w:val="2"/>
                <w:sz w:val="24"/>
                <w:szCs w:val="24"/>
                <w:lang w:val="en-CA" w:eastAsia="en-CA"/>
                <w14:ligatures w14:val="standardContextual"/>
              </w:rPr>
              <w:tab/>
            </w:r>
            <w:r w:rsidRPr="0035078F">
              <w:rPr>
                <w:rStyle w:val="Hyperlink"/>
              </w:rPr>
              <w:t>Risk and issue management</w:t>
            </w:r>
            <w:r>
              <w:rPr>
                <w:webHidden/>
              </w:rPr>
              <w:tab/>
            </w:r>
            <w:r>
              <w:rPr>
                <w:webHidden/>
              </w:rPr>
              <w:fldChar w:fldCharType="begin"/>
            </w:r>
            <w:r>
              <w:rPr>
                <w:webHidden/>
              </w:rPr>
              <w:instrText xml:space="preserve"> PAGEREF _Toc231555164 \h </w:instrText>
            </w:r>
            <w:r>
              <w:rPr>
                <w:webHidden/>
              </w:rPr>
            </w:r>
            <w:r>
              <w:rPr>
                <w:webHidden/>
              </w:rPr>
              <w:fldChar w:fldCharType="separate"/>
            </w:r>
            <w:r>
              <w:rPr>
                <w:webHidden/>
              </w:rPr>
              <w:t>37</w:t>
            </w:r>
            <w:r>
              <w:rPr>
                <w:webHidden/>
              </w:rPr>
              <w:fldChar w:fldCharType="end"/>
            </w:r>
          </w:hyperlink>
        </w:p>
        <w:p w14:paraId="62EA3F67" w14:textId="48913BEF" w:rsidR="00AE296F" w:rsidRDefault="00AE296F">
          <w:pPr>
            <w:pStyle w:val="TOC2"/>
            <w:rPr>
              <w:ins w:id="33" w:author="Francis Moigula" w:date="2026-06-05T12:31:00Z" w16du:dateUtc="2026-06-05T17:31:00Z"/>
              <w:rFonts w:asciiTheme="minorHAnsi" w:hAnsiTheme="minorHAnsi"/>
              <w:kern w:val="2"/>
              <w:sz w:val="24"/>
              <w:szCs w:val="24"/>
              <w:lang w:val="en-CA" w:eastAsia="en-CA"/>
              <w14:ligatures w14:val="standardContextual"/>
            </w:rPr>
          </w:pPr>
          <w:hyperlink w:anchor="_Toc231555165" w:history="1">
            <w:r w:rsidRPr="0035078F">
              <w:rPr>
                <w:rStyle w:val="Hyperlink"/>
              </w:rPr>
              <w:t>5.3</w:t>
            </w:r>
            <w:r>
              <w:rPr>
                <w:rFonts w:asciiTheme="minorHAnsi" w:hAnsiTheme="minorHAnsi"/>
                <w:kern w:val="2"/>
                <w:sz w:val="24"/>
                <w:szCs w:val="24"/>
                <w:lang w:val="en-CA" w:eastAsia="en-CA"/>
                <w14:ligatures w14:val="standardContextual"/>
              </w:rPr>
              <w:tab/>
            </w:r>
            <w:r w:rsidRPr="0035078F">
              <w:rPr>
                <w:rStyle w:val="Hyperlink"/>
              </w:rPr>
              <w:t>Change management process</w:t>
            </w:r>
            <w:r>
              <w:rPr>
                <w:webHidden/>
              </w:rPr>
              <w:tab/>
            </w:r>
            <w:r>
              <w:rPr>
                <w:webHidden/>
              </w:rPr>
              <w:fldChar w:fldCharType="begin"/>
            </w:r>
            <w:r>
              <w:rPr>
                <w:webHidden/>
              </w:rPr>
              <w:instrText xml:space="preserve"> PAGEREF _Toc231555165 \h </w:instrText>
            </w:r>
            <w:r>
              <w:rPr>
                <w:webHidden/>
              </w:rPr>
            </w:r>
            <w:r>
              <w:rPr>
                <w:webHidden/>
              </w:rPr>
              <w:fldChar w:fldCharType="separate"/>
            </w:r>
            <w:r>
              <w:rPr>
                <w:webHidden/>
              </w:rPr>
              <w:t>38</w:t>
            </w:r>
            <w:r>
              <w:rPr>
                <w:webHidden/>
              </w:rPr>
              <w:fldChar w:fldCharType="end"/>
            </w:r>
          </w:hyperlink>
        </w:p>
        <w:p w14:paraId="4F8F4FEC" w14:textId="6A227D65" w:rsidR="00AE296F" w:rsidRDefault="00AE296F">
          <w:pPr>
            <w:pStyle w:val="TOC2"/>
            <w:rPr>
              <w:ins w:id="34" w:author="Francis Moigula" w:date="2026-06-05T12:31:00Z" w16du:dateUtc="2026-06-05T17:31:00Z"/>
              <w:rFonts w:asciiTheme="minorHAnsi" w:hAnsiTheme="minorHAnsi"/>
              <w:kern w:val="2"/>
              <w:sz w:val="24"/>
              <w:szCs w:val="24"/>
              <w:lang w:val="en-CA" w:eastAsia="en-CA"/>
              <w14:ligatures w14:val="standardContextual"/>
            </w:rPr>
          </w:pPr>
          <w:hyperlink w:anchor="_Toc231555166" w:history="1">
            <w:r w:rsidRPr="0035078F">
              <w:rPr>
                <w:rStyle w:val="Hyperlink"/>
              </w:rPr>
              <w:t>5.4</w:t>
            </w:r>
            <w:r>
              <w:rPr>
                <w:rFonts w:asciiTheme="minorHAnsi" w:hAnsiTheme="minorHAnsi"/>
                <w:kern w:val="2"/>
                <w:sz w:val="24"/>
                <w:szCs w:val="24"/>
                <w:lang w:val="en-CA" w:eastAsia="en-CA"/>
                <w14:ligatures w14:val="standardContextual"/>
              </w:rPr>
              <w:tab/>
            </w:r>
            <w:r w:rsidRPr="0035078F">
              <w:rPr>
                <w:rStyle w:val="Hyperlink"/>
              </w:rPr>
              <w:t>Escalation path</w:t>
            </w:r>
            <w:r>
              <w:rPr>
                <w:webHidden/>
              </w:rPr>
              <w:tab/>
            </w:r>
            <w:r>
              <w:rPr>
                <w:webHidden/>
              </w:rPr>
              <w:fldChar w:fldCharType="begin"/>
            </w:r>
            <w:r>
              <w:rPr>
                <w:webHidden/>
              </w:rPr>
              <w:instrText xml:space="preserve"> PAGEREF _Toc231555166 \h </w:instrText>
            </w:r>
            <w:r>
              <w:rPr>
                <w:webHidden/>
              </w:rPr>
            </w:r>
            <w:r>
              <w:rPr>
                <w:webHidden/>
              </w:rPr>
              <w:fldChar w:fldCharType="separate"/>
            </w:r>
            <w:r>
              <w:rPr>
                <w:webHidden/>
              </w:rPr>
              <w:t>38</w:t>
            </w:r>
            <w:r>
              <w:rPr>
                <w:webHidden/>
              </w:rPr>
              <w:fldChar w:fldCharType="end"/>
            </w:r>
          </w:hyperlink>
        </w:p>
        <w:p w14:paraId="47F9F417" w14:textId="301B5E81" w:rsidR="00AE296F" w:rsidRDefault="00AE296F">
          <w:pPr>
            <w:pStyle w:val="TOC2"/>
            <w:rPr>
              <w:ins w:id="35" w:author="Francis Moigula" w:date="2026-06-05T12:31:00Z" w16du:dateUtc="2026-06-05T17:31:00Z"/>
              <w:rFonts w:asciiTheme="minorHAnsi" w:hAnsiTheme="minorHAnsi"/>
              <w:kern w:val="2"/>
              <w:sz w:val="24"/>
              <w:szCs w:val="24"/>
              <w:lang w:val="en-CA" w:eastAsia="en-CA"/>
              <w14:ligatures w14:val="standardContextual"/>
            </w:rPr>
          </w:pPr>
          <w:hyperlink w:anchor="_Toc231555167" w:history="1">
            <w:r w:rsidRPr="0035078F">
              <w:rPr>
                <w:rStyle w:val="Hyperlink"/>
              </w:rPr>
              <w:t>5.5</w:t>
            </w:r>
            <w:r>
              <w:rPr>
                <w:rFonts w:asciiTheme="minorHAnsi" w:hAnsiTheme="minorHAnsi"/>
                <w:kern w:val="2"/>
                <w:sz w:val="24"/>
                <w:szCs w:val="24"/>
                <w:lang w:val="en-CA" w:eastAsia="en-CA"/>
                <w14:ligatures w14:val="standardContextual"/>
              </w:rPr>
              <w:tab/>
            </w:r>
            <w:r w:rsidRPr="0035078F">
              <w:rPr>
                <w:rStyle w:val="Hyperlink"/>
              </w:rPr>
              <w:t>Project completion</w:t>
            </w:r>
            <w:r>
              <w:rPr>
                <w:webHidden/>
              </w:rPr>
              <w:tab/>
            </w:r>
            <w:r>
              <w:rPr>
                <w:webHidden/>
              </w:rPr>
              <w:fldChar w:fldCharType="begin"/>
            </w:r>
            <w:r>
              <w:rPr>
                <w:webHidden/>
              </w:rPr>
              <w:instrText xml:space="preserve"> PAGEREF _Toc231555167 \h </w:instrText>
            </w:r>
            <w:r>
              <w:rPr>
                <w:webHidden/>
              </w:rPr>
            </w:r>
            <w:r>
              <w:rPr>
                <w:webHidden/>
              </w:rPr>
              <w:fldChar w:fldCharType="separate"/>
            </w:r>
            <w:r>
              <w:rPr>
                <w:webHidden/>
              </w:rPr>
              <w:t>39</w:t>
            </w:r>
            <w:r>
              <w:rPr>
                <w:webHidden/>
              </w:rPr>
              <w:fldChar w:fldCharType="end"/>
            </w:r>
          </w:hyperlink>
        </w:p>
        <w:p w14:paraId="5B15EAA6" w14:textId="53EF0458" w:rsidR="00AE296F" w:rsidRDefault="00AE296F">
          <w:pPr>
            <w:pStyle w:val="TOC1"/>
            <w:tabs>
              <w:tab w:val="left" w:pos="440"/>
              <w:tab w:val="right" w:leader="dot" w:pos="9350"/>
            </w:tabs>
            <w:rPr>
              <w:ins w:id="36" w:author="Francis Moigula" w:date="2026-06-05T12:31:00Z" w16du:dateUtc="2026-06-05T17:31:00Z"/>
              <w:rFonts w:asciiTheme="minorHAnsi" w:hAnsiTheme="minorHAnsi"/>
              <w:b w:val="0"/>
              <w:noProof/>
              <w:kern w:val="2"/>
              <w:sz w:val="24"/>
              <w:szCs w:val="24"/>
              <w:lang w:val="en-CA" w:eastAsia="en-CA"/>
              <w14:ligatures w14:val="standardContextual"/>
            </w:rPr>
          </w:pPr>
          <w:hyperlink w:anchor="_Toc231555168" w:history="1">
            <w:r w:rsidRPr="0035078F">
              <w:rPr>
                <w:rStyle w:val="Hyperlink"/>
                <w:noProof/>
              </w:rPr>
              <w:t>6</w:t>
            </w:r>
            <w:r>
              <w:rPr>
                <w:rFonts w:asciiTheme="minorHAnsi" w:hAnsiTheme="minorHAnsi"/>
                <w:b w:val="0"/>
                <w:noProof/>
                <w:kern w:val="2"/>
                <w:sz w:val="24"/>
                <w:szCs w:val="24"/>
                <w:lang w:val="en-CA" w:eastAsia="en-CA"/>
                <w14:ligatures w14:val="standardContextual"/>
              </w:rPr>
              <w:tab/>
            </w:r>
            <w:r w:rsidRPr="0035078F">
              <w:rPr>
                <w:rStyle w:val="Hyperlink"/>
                <w:noProof/>
              </w:rPr>
              <w:t>Customer responsibilities and project assumptions</w:t>
            </w:r>
            <w:r>
              <w:rPr>
                <w:noProof/>
                <w:webHidden/>
              </w:rPr>
              <w:tab/>
            </w:r>
            <w:r>
              <w:rPr>
                <w:noProof/>
                <w:webHidden/>
              </w:rPr>
              <w:fldChar w:fldCharType="begin"/>
            </w:r>
            <w:r>
              <w:rPr>
                <w:noProof/>
                <w:webHidden/>
              </w:rPr>
              <w:instrText xml:space="preserve"> PAGEREF _Toc231555168 \h </w:instrText>
            </w:r>
            <w:r>
              <w:rPr>
                <w:noProof/>
                <w:webHidden/>
              </w:rPr>
            </w:r>
            <w:r>
              <w:rPr>
                <w:noProof/>
                <w:webHidden/>
              </w:rPr>
              <w:fldChar w:fldCharType="separate"/>
            </w:r>
            <w:r>
              <w:rPr>
                <w:noProof/>
                <w:webHidden/>
              </w:rPr>
              <w:t>39</w:t>
            </w:r>
            <w:r>
              <w:rPr>
                <w:noProof/>
                <w:webHidden/>
              </w:rPr>
              <w:fldChar w:fldCharType="end"/>
            </w:r>
          </w:hyperlink>
        </w:p>
        <w:p w14:paraId="72D7C967" w14:textId="2AFF6F94" w:rsidR="00AE296F" w:rsidRDefault="00AE296F">
          <w:pPr>
            <w:pStyle w:val="TOC2"/>
            <w:rPr>
              <w:ins w:id="37" w:author="Francis Moigula" w:date="2026-06-05T12:31:00Z" w16du:dateUtc="2026-06-05T17:31:00Z"/>
              <w:rFonts w:asciiTheme="minorHAnsi" w:hAnsiTheme="minorHAnsi"/>
              <w:kern w:val="2"/>
              <w:sz w:val="24"/>
              <w:szCs w:val="24"/>
              <w:lang w:val="en-CA" w:eastAsia="en-CA"/>
              <w14:ligatures w14:val="standardContextual"/>
            </w:rPr>
          </w:pPr>
          <w:hyperlink w:anchor="_Toc231555169" w:history="1">
            <w:r w:rsidRPr="0035078F">
              <w:rPr>
                <w:rStyle w:val="Hyperlink"/>
              </w:rPr>
              <w:t>6.1</w:t>
            </w:r>
            <w:r>
              <w:rPr>
                <w:rFonts w:asciiTheme="minorHAnsi" w:hAnsiTheme="minorHAnsi"/>
                <w:kern w:val="2"/>
                <w:sz w:val="24"/>
                <w:szCs w:val="24"/>
                <w:lang w:val="en-CA" w:eastAsia="en-CA"/>
                <w14:ligatures w14:val="standardContextual"/>
              </w:rPr>
              <w:tab/>
            </w:r>
            <w:r w:rsidRPr="0035078F">
              <w:rPr>
                <w:rStyle w:val="Hyperlink"/>
              </w:rPr>
              <w:t>Customer responsibilities</w:t>
            </w:r>
            <w:r>
              <w:rPr>
                <w:webHidden/>
              </w:rPr>
              <w:tab/>
            </w:r>
            <w:r>
              <w:rPr>
                <w:webHidden/>
              </w:rPr>
              <w:fldChar w:fldCharType="begin"/>
            </w:r>
            <w:r>
              <w:rPr>
                <w:webHidden/>
              </w:rPr>
              <w:instrText xml:space="preserve"> PAGEREF _Toc231555169 \h </w:instrText>
            </w:r>
            <w:r>
              <w:rPr>
                <w:webHidden/>
              </w:rPr>
            </w:r>
            <w:r>
              <w:rPr>
                <w:webHidden/>
              </w:rPr>
              <w:fldChar w:fldCharType="separate"/>
            </w:r>
            <w:r>
              <w:rPr>
                <w:webHidden/>
              </w:rPr>
              <w:t>39</w:t>
            </w:r>
            <w:r>
              <w:rPr>
                <w:webHidden/>
              </w:rPr>
              <w:fldChar w:fldCharType="end"/>
            </w:r>
          </w:hyperlink>
        </w:p>
        <w:p w14:paraId="5B567239" w14:textId="4F43E231" w:rsidR="00AE296F" w:rsidRDefault="00AE296F">
          <w:pPr>
            <w:pStyle w:val="TOC2"/>
            <w:rPr>
              <w:ins w:id="38" w:author="Francis Moigula" w:date="2026-06-05T12:31:00Z" w16du:dateUtc="2026-06-05T17:31:00Z"/>
              <w:rFonts w:asciiTheme="minorHAnsi" w:hAnsiTheme="minorHAnsi"/>
              <w:kern w:val="2"/>
              <w:sz w:val="24"/>
              <w:szCs w:val="24"/>
              <w:lang w:val="en-CA" w:eastAsia="en-CA"/>
              <w14:ligatures w14:val="standardContextual"/>
            </w:rPr>
          </w:pPr>
          <w:hyperlink w:anchor="_Toc231555170" w:history="1">
            <w:r w:rsidRPr="0035078F">
              <w:rPr>
                <w:rStyle w:val="Hyperlink"/>
              </w:rPr>
              <w:t>6.2</w:t>
            </w:r>
            <w:r>
              <w:rPr>
                <w:rFonts w:asciiTheme="minorHAnsi" w:hAnsiTheme="minorHAnsi"/>
                <w:kern w:val="2"/>
                <w:sz w:val="24"/>
                <w:szCs w:val="24"/>
                <w:lang w:val="en-CA" w:eastAsia="en-CA"/>
                <w14:ligatures w14:val="standardContextual"/>
              </w:rPr>
              <w:tab/>
            </w:r>
            <w:r w:rsidRPr="0035078F">
              <w:rPr>
                <w:rStyle w:val="Hyperlink"/>
              </w:rPr>
              <w:t>Project accountabilities</w:t>
            </w:r>
            <w:r>
              <w:rPr>
                <w:webHidden/>
              </w:rPr>
              <w:tab/>
            </w:r>
            <w:r>
              <w:rPr>
                <w:webHidden/>
              </w:rPr>
              <w:fldChar w:fldCharType="begin"/>
            </w:r>
            <w:r>
              <w:rPr>
                <w:webHidden/>
              </w:rPr>
              <w:instrText xml:space="preserve"> PAGEREF _Toc231555170 \h </w:instrText>
            </w:r>
            <w:r>
              <w:rPr>
                <w:webHidden/>
              </w:rPr>
            </w:r>
            <w:r>
              <w:rPr>
                <w:webHidden/>
              </w:rPr>
              <w:fldChar w:fldCharType="separate"/>
            </w:r>
            <w:r>
              <w:rPr>
                <w:webHidden/>
              </w:rPr>
              <w:t>40</w:t>
            </w:r>
            <w:r>
              <w:rPr>
                <w:webHidden/>
              </w:rPr>
              <w:fldChar w:fldCharType="end"/>
            </w:r>
          </w:hyperlink>
        </w:p>
        <w:p w14:paraId="1E68CDA6" w14:textId="69495FDA" w:rsidR="00AE296F" w:rsidRDefault="00AE296F">
          <w:pPr>
            <w:pStyle w:val="TOC2"/>
            <w:rPr>
              <w:ins w:id="39" w:author="Francis Moigula" w:date="2026-06-05T12:31:00Z" w16du:dateUtc="2026-06-05T17:31:00Z"/>
              <w:rFonts w:asciiTheme="minorHAnsi" w:hAnsiTheme="minorHAnsi"/>
              <w:kern w:val="2"/>
              <w:sz w:val="24"/>
              <w:szCs w:val="24"/>
              <w:lang w:val="en-CA" w:eastAsia="en-CA"/>
              <w14:ligatures w14:val="standardContextual"/>
            </w:rPr>
          </w:pPr>
          <w:hyperlink w:anchor="_Toc231555171" w:history="1">
            <w:r w:rsidRPr="0035078F">
              <w:rPr>
                <w:rStyle w:val="Hyperlink"/>
              </w:rPr>
              <w:t>6.3</w:t>
            </w:r>
            <w:r>
              <w:rPr>
                <w:rFonts w:asciiTheme="minorHAnsi" w:hAnsiTheme="minorHAnsi"/>
                <w:kern w:val="2"/>
                <w:sz w:val="24"/>
                <w:szCs w:val="24"/>
                <w:lang w:val="en-CA" w:eastAsia="en-CA"/>
                <w14:ligatures w14:val="standardContextual"/>
              </w:rPr>
              <w:tab/>
            </w:r>
            <w:r w:rsidRPr="0035078F">
              <w:rPr>
                <w:rStyle w:val="Hyperlink"/>
              </w:rPr>
              <w:t>Scope assumptions</w:t>
            </w:r>
            <w:r>
              <w:rPr>
                <w:webHidden/>
              </w:rPr>
              <w:tab/>
            </w:r>
            <w:r>
              <w:rPr>
                <w:webHidden/>
              </w:rPr>
              <w:fldChar w:fldCharType="begin"/>
            </w:r>
            <w:r>
              <w:rPr>
                <w:webHidden/>
              </w:rPr>
              <w:instrText xml:space="preserve"> PAGEREF _Toc231555171 \h </w:instrText>
            </w:r>
            <w:r>
              <w:rPr>
                <w:webHidden/>
              </w:rPr>
            </w:r>
            <w:r>
              <w:rPr>
                <w:webHidden/>
              </w:rPr>
              <w:fldChar w:fldCharType="separate"/>
            </w:r>
            <w:r>
              <w:rPr>
                <w:webHidden/>
              </w:rPr>
              <w:t>42</w:t>
            </w:r>
            <w:r>
              <w:rPr>
                <w:webHidden/>
              </w:rPr>
              <w:fldChar w:fldCharType="end"/>
            </w:r>
          </w:hyperlink>
        </w:p>
        <w:p w14:paraId="35A62416" w14:textId="75027CB2" w:rsidR="00AE296F" w:rsidRDefault="00AE296F">
          <w:pPr>
            <w:pStyle w:val="TOC2"/>
            <w:rPr>
              <w:ins w:id="40" w:author="Francis Moigula" w:date="2026-06-05T12:31:00Z" w16du:dateUtc="2026-06-05T17:31:00Z"/>
              <w:rFonts w:asciiTheme="minorHAnsi" w:hAnsiTheme="minorHAnsi"/>
              <w:kern w:val="2"/>
              <w:sz w:val="24"/>
              <w:szCs w:val="24"/>
              <w:lang w:val="en-CA" w:eastAsia="en-CA"/>
              <w14:ligatures w14:val="standardContextual"/>
            </w:rPr>
          </w:pPr>
          <w:hyperlink w:anchor="_Toc231555172" w:history="1">
            <w:r w:rsidRPr="0035078F">
              <w:rPr>
                <w:rStyle w:val="Hyperlink"/>
              </w:rPr>
              <w:t>6.4</w:t>
            </w:r>
            <w:r>
              <w:rPr>
                <w:rFonts w:asciiTheme="minorHAnsi" w:hAnsiTheme="minorHAnsi"/>
                <w:kern w:val="2"/>
                <w:sz w:val="24"/>
                <w:szCs w:val="24"/>
                <w:lang w:val="en-CA" w:eastAsia="en-CA"/>
                <w14:ligatures w14:val="standardContextual"/>
              </w:rPr>
              <w:tab/>
            </w:r>
            <w:r w:rsidRPr="0035078F">
              <w:rPr>
                <w:rStyle w:val="Hyperlink"/>
              </w:rPr>
              <w:t>Project assumptions</w:t>
            </w:r>
            <w:r>
              <w:rPr>
                <w:webHidden/>
              </w:rPr>
              <w:tab/>
            </w:r>
            <w:r>
              <w:rPr>
                <w:webHidden/>
              </w:rPr>
              <w:fldChar w:fldCharType="begin"/>
            </w:r>
            <w:r>
              <w:rPr>
                <w:webHidden/>
              </w:rPr>
              <w:instrText xml:space="preserve"> PAGEREF _Toc231555172 \h </w:instrText>
            </w:r>
            <w:r>
              <w:rPr>
                <w:webHidden/>
              </w:rPr>
            </w:r>
            <w:r>
              <w:rPr>
                <w:webHidden/>
              </w:rPr>
              <w:fldChar w:fldCharType="separate"/>
            </w:r>
            <w:r>
              <w:rPr>
                <w:webHidden/>
              </w:rPr>
              <w:t>43</w:t>
            </w:r>
            <w:r>
              <w:rPr>
                <w:webHidden/>
              </w:rPr>
              <w:fldChar w:fldCharType="end"/>
            </w:r>
          </w:hyperlink>
        </w:p>
        <w:p w14:paraId="41C31E1C" w14:textId="11D04EBB" w:rsidR="00AE296F" w:rsidRDefault="00AE296F">
          <w:pPr>
            <w:pStyle w:val="TOC2"/>
            <w:rPr>
              <w:ins w:id="41" w:author="Francis Moigula" w:date="2026-06-05T12:31:00Z" w16du:dateUtc="2026-06-05T17:31:00Z"/>
              <w:rFonts w:asciiTheme="minorHAnsi" w:hAnsiTheme="minorHAnsi"/>
              <w:kern w:val="2"/>
              <w:sz w:val="24"/>
              <w:szCs w:val="24"/>
              <w:lang w:val="en-CA" w:eastAsia="en-CA"/>
              <w14:ligatures w14:val="standardContextual"/>
            </w:rPr>
          </w:pPr>
          <w:hyperlink w:anchor="_Toc231555256" w:history="1">
            <w:r w:rsidRPr="0035078F">
              <w:rPr>
                <w:rStyle w:val="Hyperlink"/>
              </w:rPr>
              <w:t>6.5</w:t>
            </w:r>
            <w:r>
              <w:rPr>
                <w:rFonts w:asciiTheme="minorHAnsi" w:hAnsiTheme="minorHAnsi"/>
                <w:kern w:val="2"/>
                <w:sz w:val="24"/>
                <w:szCs w:val="24"/>
                <w:lang w:val="en-CA" w:eastAsia="en-CA"/>
                <w14:ligatures w14:val="standardContextual"/>
              </w:rPr>
              <w:tab/>
            </w:r>
            <w:r w:rsidRPr="0035078F">
              <w:rPr>
                <w:rStyle w:val="Hyperlink"/>
              </w:rPr>
              <w:t>Responsible AI assumptions</w:t>
            </w:r>
            <w:r>
              <w:rPr>
                <w:webHidden/>
              </w:rPr>
              <w:tab/>
            </w:r>
            <w:r>
              <w:rPr>
                <w:webHidden/>
              </w:rPr>
              <w:fldChar w:fldCharType="begin"/>
            </w:r>
            <w:r>
              <w:rPr>
                <w:webHidden/>
              </w:rPr>
              <w:instrText xml:space="preserve"> PAGEREF _Toc231555256 \h </w:instrText>
            </w:r>
            <w:r>
              <w:rPr>
                <w:webHidden/>
              </w:rPr>
            </w:r>
            <w:r>
              <w:rPr>
                <w:webHidden/>
              </w:rPr>
              <w:fldChar w:fldCharType="separate"/>
            </w:r>
            <w:r>
              <w:rPr>
                <w:webHidden/>
              </w:rPr>
              <w:t>46</w:t>
            </w:r>
            <w:r>
              <w:rPr>
                <w:webHidden/>
              </w:rPr>
              <w:fldChar w:fldCharType="end"/>
            </w:r>
          </w:hyperlink>
        </w:p>
        <w:p w14:paraId="7566E1E6" w14:textId="7CA93F01" w:rsidR="00AE296F" w:rsidRDefault="00AE296F">
          <w:pPr>
            <w:pStyle w:val="TOC2"/>
            <w:rPr>
              <w:ins w:id="42" w:author="Francis Moigula" w:date="2026-06-05T12:31:00Z" w16du:dateUtc="2026-06-05T17:31:00Z"/>
              <w:rFonts w:asciiTheme="minorHAnsi" w:hAnsiTheme="minorHAnsi"/>
              <w:kern w:val="2"/>
              <w:sz w:val="24"/>
              <w:szCs w:val="24"/>
              <w:lang w:val="en-CA" w:eastAsia="en-CA"/>
              <w14:ligatures w14:val="standardContextual"/>
            </w:rPr>
          </w:pPr>
          <w:hyperlink w:anchor="_Toc231555257" w:history="1">
            <w:r w:rsidRPr="0035078F">
              <w:rPr>
                <w:rStyle w:val="Hyperlink"/>
              </w:rPr>
              <w:t>6.6</w:t>
            </w:r>
            <w:r>
              <w:rPr>
                <w:rFonts w:asciiTheme="minorHAnsi" w:hAnsiTheme="minorHAnsi"/>
                <w:kern w:val="2"/>
                <w:sz w:val="24"/>
                <w:szCs w:val="24"/>
                <w:lang w:val="en-CA" w:eastAsia="en-CA"/>
                <w14:ligatures w14:val="standardContextual"/>
              </w:rPr>
              <w:tab/>
            </w:r>
            <w:r w:rsidRPr="0035078F">
              <w:rPr>
                <w:rStyle w:val="Hyperlink"/>
              </w:rPr>
              <w:t>Prototype use case overview</w:t>
            </w:r>
            <w:r>
              <w:rPr>
                <w:webHidden/>
              </w:rPr>
              <w:tab/>
            </w:r>
            <w:r>
              <w:rPr>
                <w:webHidden/>
              </w:rPr>
              <w:fldChar w:fldCharType="begin"/>
            </w:r>
            <w:r>
              <w:rPr>
                <w:webHidden/>
              </w:rPr>
              <w:instrText xml:space="preserve"> PAGEREF _Toc231555257 \h </w:instrText>
            </w:r>
            <w:r>
              <w:rPr>
                <w:webHidden/>
              </w:rPr>
            </w:r>
            <w:r>
              <w:rPr>
                <w:webHidden/>
              </w:rPr>
              <w:fldChar w:fldCharType="separate"/>
            </w:r>
            <w:r>
              <w:rPr>
                <w:webHidden/>
              </w:rPr>
              <w:t>47</w:t>
            </w:r>
            <w:r>
              <w:rPr>
                <w:webHidden/>
              </w:rPr>
              <w:fldChar w:fldCharType="end"/>
            </w:r>
          </w:hyperlink>
        </w:p>
        <w:p w14:paraId="06F52A92" w14:textId="34FBF391" w:rsidR="00AE296F" w:rsidRDefault="00AE296F">
          <w:pPr>
            <w:pStyle w:val="TOC3"/>
            <w:tabs>
              <w:tab w:val="right" w:leader="dot" w:pos="9350"/>
            </w:tabs>
            <w:rPr>
              <w:ins w:id="43" w:author="Francis Moigula" w:date="2026-06-05T12:31:00Z" w16du:dateUtc="2026-06-05T17:31:00Z"/>
              <w:rFonts w:asciiTheme="minorHAnsi" w:hAnsiTheme="minorHAnsi" w:cstheme="minorBidi"/>
              <w:noProof/>
              <w:kern w:val="2"/>
              <w:sz w:val="24"/>
              <w:szCs w:val="24"/>
              <w:lang w:val="en-CA" w:eastAsia="en-CA"/>
              <w14:ligatures w14:val="standardContextual"/>
            </w:rPr>
          </w:pPr>
          <w:hyperlink w:anchor="_Toc231555258" w:history="1">
            <w:r w:rsidRPr="0035078F">
              <w:rPr>
                <w:rStyle w:val="Hyperlink"/>
                <w:b/>
                <w:noProof/>
              </w:rPr>
              <w:t>Use Case 3: Vendor Quote &amp; Contract Document Management Analysis</w:t>
            </w:r>
            <w:r>
              <w:rPr>
                <w:noProof/>
                <w:webHidden/>
              </w:rPr>
              <w:tab/>
            </w:r>
            <w:r>
              <w:rPr>
                <w:noProof/>
                <w:webHidden/>
              </w:rPr>
              <w:fldChar w:fldCharType="begin"/>
            </w:r>
            <w:r>
              <w:rPr>
                <w:noProof/>
                <w:webHidden/>
              </w:rPr>
              <w:instrText xml:space="preserve"> PAGEREF _Toc231555258 \h </w:instrText>
            </w:r>
            <w:r>
              <w:rPr>
                <w:noProof/>
                <w:webHidden/>
              </w:rPr>
            </w:r>
            <w:r>
              <w:rPr>
                <w:noProof/>
                <w:webHidden/>
              </w:rPr>
              <w:fldChar w:fldCharType="separate"/>
            </w:r>
            <w:r>
              <w:rPr>
                <w:noProof/>
                <w:webHidden/>
              </w:rPr>
              <w:t>47</w:t>
            </w:r>
            <w:r>
              <w:rPr>
                <w:noProof/>
                <w:webHidden/>
              </w:rPr>
              <w:fldChar w:fldCharType="end"/>
            </w:r>
          </w:hyperlink>
        </w:p>
        <w:p w14:paraId="066ED9D1" w14:textId="7F2C67CA" w:rsidR="00AE296F" w:rsidRDefault="00AE296F">
          <w:pPr>
            <w:pStyle w:val="TOC3"/>
            <w:tabs>
              <w:tab w:val="right" w:leader="dot" w:pos="9350"/>
            </w:tabs>
            <w:rPr>
              <w:ins w:id="44" w:author="Francis Moigula" w:date="2026-06-05T12:31:00Z" w16du:dateUtc="2026-06-05T17:31:00Z"/>
              <w:rFonts w:asciiTheme="minorHAnsi" w:hAnsiTheme="minorHAnsi" w:cstheme="minorBidi"/>
              <w:noProof/>
              <w:kern w:val="2"/>
              <w:sz w:val="24"/>
              <w:szCs w:val="24"/>
              <w:lang w:val="en-CA" w:eastAsia="en-CA"/>
              <w14:ligatures w14:val="standardContextual"/>
            </w:rPr>
          </w:pPr>
          <w:hyperlink w:anchor="_Toc231555259" w:history="1">
            <w:r w:rsidRPr="0035078F">
              <w:rPr>
                <w:rStyle w:val="Hyperlink"/>
                <w:b/>
                <w:noProof/>
              </w:rPr>
              <w:t>Use Case 4: Supplier Downtime and SLA Credit Automation</w:t>
            </w:r>
            <w:r>
              <w:rPr>
                <w:noProof/>
                <w:webHidden/>
              </w:rPr>
              <w:tab/>
            </w:r>
            <w:r>
              <w:rPr>
                <w:noProof/>
                <w:webHidden/>
              </w:rPr>
              <w:fldChar w:fldCharType="begin"/>
            </w:r>
            <w:r>
              <w:rPr>
                <w:noProof/>
                <w:webHidden/>
              </w:rPr>
              <w:instrText xml:space="preserve"> PAGEREF _Toc231555259 \h </w:instrText>
            </w:r>
            <w:r>
              <w:rPr>
                <w:noProof/>
                <w:webHidden/>
              </w:rPr>
            </w:r>
            <w:r>
              <w:rPr>
                <w:noProof/>
                <w:webHidden/>
              </w:rPr>
              <w:fldChar w:fldCharType="separate"/>
            </w:r>
            <w:r>
              <w:rPr>
                <w:noProof/>
                <w:webHidden/>
              </w:rPr>
              <w:t>48</w:t>
            </w:r>
            <w:r>
              <w:rPr>
                <w:noProof/>
                <w:webHidden/>
              </w:rPr>
              <w:fldChar w:fldCharType="end"/>
            </w:r>
          </w:hyperlink>
        </w:p>
        <w:p w14:paraId="65A6D1EF" w14:textId="604C244F" w:rsidR="00AE296F" w:rsidRDefault="00AE296F">
          <w:pPr>
            <w:pStyle w:val="TOC2"/>
            <w:rPr>
              <w:ins w:id="45" w:author="Francis Moigula" w:date="2026-06-05T12:31:00Z" w16du:dateUtc="2026-06-05T17:31:00Z"/>
              <w:rFonts w:asciiTheme="minorHAnsi" w:hAnsiTheme="minorHAnsi"/>
              <w:kern w:val="2"/>
              <w:sz w:val="24"/>
              <w:szCs w:val="24"/>
              <w:lang w:val="en-CA" w:eastAsia="en-CA"/>
              <w14:ligatures w14:val="standardContextual"/>
            </w:rPr>
          </w:pPr>
          <w:hyperlink w:anchor="_Toc231555260" w:history="1">
            <w:r w:rsidRPr="0035078F">
              <w:rPr>
                <w:rStyle w:val="Hyperlink"/>
              </w:rPr>
              <w:t>6.7</w:t>
            </w:r>
            <w:r>
              <w:rPr>
                <w:rFonts w:asciiTheme="minorHAnsi" w:hAnsiTheme="minorHAnsi"/>
                <w:kern w:val="2"/>
                <w:sz w:val="24"/>
                <w:szCs w:val="24"/>
                <w:lang w:val="en-CA" w:eastAsia="en-CA"/>
                <w14:ligatures w14:val="standardContextual"/>
              </w:rPr>
              <w:tab/>
            </w:r>
            <w:r w:rsidRPr="0035078F">
              <w:rPr>
                <w:rStyle w:val="Hyperlink"/>
              </w:rPr>
              <w:t>Prototype prerequisites</w:t>
            </w:r>
            <w:r>
              <w:rPr>
                <w:webHidden/>
              </w:rPr>
              <w:tab/>
            </w:r>
            <w:r>
              <w:rPr>
                <w:webHidden/>
              </w:rPr>
              <w:fldChar w:fldCharType="begin"/>
            </w:r>
            <w:r>
              <w:rPr>
                <w:webHidden/>
              </w:rPr>
              <w:instrText xml:space="preserve"> PAGEREF _Toc231555260 \h </w:instrText>
            </w:r>
            <w:r>
              <w:rPr>
                <w:webHidden/>
              </w:rPr>
            </w:r>
            <w:r>
              <w:rPr>
                <w:webHidden/>
              </w:rPr>
              <w:fldChar w:fldCharType="separate"/>
            </w:r>
            <w:r>
              <w:rPr>
                <w:webHidden/>
              </w:rPr>
              <w:t>49</w:t>
            </w:r>
            <w:r>
              <w:rPr>
                <w:webHidden/>
              </w:rPr>
              <w:fldChar w:fldCharType="end"/>
            </w:r>
          </w:hyperlink>
        </w:p>
        <w:p w14:paraId="4BD0A1B4" w14:textId="4FEE21C1" w:rsidR="00AE296F" w:rsidRDefault="00AE296F">
          <w:pPr>
            <w:pStyle w:val="TOC3"/>
            <w:tabs>
              <w:tab w:val="right" w:leader="dot" w:pos="9350"/>
            </w:tabs>
            <w:rPr>
              <w:ins w:id="46" w:author="Francis Moigula" w:date="2026-06-05T12:31:00Z" w16du:dateUtc="2026-06-05T17:31:00Z"/>
              <w:rFonts w:asciiTheme="minorHAnsi" w:hAnsiTheme="minorHAnsi" w:cstheme="minorBidi"/>
              <w:noProof/>
              <w:kern w:val="2"/>
              <w:sz w:val="24"/>
              <w:szCs w:val="24"/>
              <w:lang w:val="en-CA" w:eastAsia="en-CA"/>
              <w14:ligatures w14:val="standardContextual"/>
            </w:rPr>
          </w:pPr>
          <w:hyperlink w:anchor="_Toc231555261" w:history="1">
            <w:r w:rsidRPr="0035078F">
              <w:rPr>
                <w:rStyle w:val="Hyperlink"/>
                <w:b/>
                <w:noProof/>
              </w:rPr>
              <w:t>Technical Scope</w:t>
            </w:r>
            <w:r>
              <w:rPr>
                <w:noProof/>
                <w:webHidden/>
              </w:rPr>
              <w:tab/>
            </w:r>
            <w:r>
              <w:rPr>
                <w:noProof/>
                <w:webHidden/>
              </w:rPr>
              <w:fldChar w:fldCharType="begin"/>
            </w:r>
            <w:r>
              <w:rPr>
                <w:noProof/>
                <w:webHidden/>
              </w:rPr>
              <w:instrText xml:space="preserve"> PAGEREF _Toc231555261 \h </w:instrText>
            </w:r>
            <w:r>
              <w:rPr>
                <w:noProof/>
                <w:webHidden/>
              </w:rPr>
            </w:r>
            <w:r>
              <w:rPr>
                <w:noProof/>
                <w:webHidden/>
              </w:rPr>
              <w:fldChar w:fldCharType="separate"/>
            </w:r>
            <w:r>
              <w:rPr>
                <w:noProof/>
                <w:webHidden/>
              </w:rPr>
              <w:t>52</w:t>
            </w:r>
            <w:r>
              <w:rPr>
                <w:noProof/>
                <w:webHidden/>
              </w:rPr>
              <w:fldChar w:fldCharType="end"/>
            </w:r>
          </w:hyperlink>
        </w:p>
        <w:p w14:paraId="1DD8551A" w14:textId="5E5520C4" w:rsidR="00AE296F" w:rsidRDefault="00AE296F">
          <w:pPr>
            <w:pStyle w:val="TOC1"/>
            <w:tabs>
              <w:tab w:val="left" w:pos="440"/>
              <w:tab w:val="right" w:leader="dot" w:pos="9350"/>
            </w:tabs>
            <w:rPr>
              <w:ins w:id="47" w:author="Francis Moigula" w:date="2026-06-05T12:31:00Z" w16du:dateUtc="2026-06-05T17:31:00Z"/>
              <w:rFonts w:asciiTheme="minorHAnsi" w:hAnsiTheme="minorHAnsi"/>
              <w:b w:val="0"/>
              <w:noProof/>
              <w:kern w:val="2"/>
              <w:sz w:val="24"/>
              <w:szCs w:val="24"/>
              <w:lang w:val="en-CA" w:eastAsia="en-CA"/>
              <w14:ligatures w14:val="standardContextual"/>
            </w:rPr>
          </w:pPr>
          <w:hyperlink w:anchor="_Toc231555262" w:history="1">
            <w:r w:rsidRPr="0035078F">
              <w:rPr>
                <w:rStyle w:val="Hyperlink"/>
                <w:noProof/>
              </w:rPr>
              <w:t>7</w:t>
            </w:r>
            <w:r>
              <w:rPr>
                <w:rFonts w:asciiTheme="minorHAnsi" w:hAnsiTheme="minorHAnsi"/>
                <w:b w:val="0"/>
                <w:noProof/>
                <w:kern w:val="2"/>
                <w:sz w:val="24"/>
                <w:szCs w:val="24"/>
                <w:lang w:val="en-CA" w:eastAsia="en-CA"/>
                <w14:ligatures w14:val="standardContextual"/>
              </w:rPr>
              <w:tab/>
            </w:r>
            <w:r w:rsidRPr="0035078F">
              <w:rPr>
                <w:rStyle w:val="Hyperlink"/>
                <w:noProof/>
              </w:rPr>
              <w:t>Exhibits</w:t>
            </w:r>
            <w:r>
              <w:rPr>
                <w:noProof/>
                <w:webHidden/>
              </w:rPr>
              <w:tab/>
            </w:r>
            <w:r>
              <w:rPr>
                <w:noProof/>
                <w:webHidden/>
              </w:rPr>
              <w:fldChar w:fldCharType="begin"/>
            </w:r>
            <w:r>
              <w:rPr>
                <w:noProof/>
                <w:webHidden/>
              </w:rPr>
              <w:instrText xml:space="preserve"> PAGEREF _Toc231555262 \h </w:instrText>
            </w:r>
            <w:r>
              <w:rPr>
                <w:noProof/>
                <w:webHidden/>
              </w:rPr>
            </w:r>
            <w:r>
              <w:rPr>
                <w:noProof/>
                <w:webHidden/>
              </w:rPr>
              <w:fldChar w:fldCharType="separate"/>
            </w:r>
            <w:r>
              <w:rPr>
                <w:noProof/>
                <w:webHidden/>
              </w:rPr>
              <w:t>53</w:t>
            </w:r>
            <w:r>
              <w:rPr>
                <w:noProof/>
                <w:webHidden/>
              </w:rPr>
              <w:fldChar w:fldCharType="end"/>
            </w:r>
          </w:hyperlink>
        </w:p>
        <w:p w14:paraId="0F4590B4" w14:textId="07F2456E" w:rsidR="00AE296F" w:rsidRDefault="00AE296F">
          <w:pPr>
            <w:pStyle w:val="TOC2"/>
            <w:rPr>
              <w:ins w:id="48" w:author="Francis Moigula" w:date="2026-06-05T12:31:00Z" w16du:dateUtc="2026-06-05T17:31:00Z"/>
              <w:rFonts w:asciiTheme="minorHAnsi" w:hAnsiTheme="minorHAnsi"/>
              <w:kern w:val="2"/>
              <w:sz w:val="24"/>
              <w:szCs w:val="24"/>
              <w:lang w:val="en-CA" w:eastAsia="en-CA"/>
              <w14:ligatures w14:val="standardContextual"/>
            </w:rPr>
          </w:pPr>
          <w:hyperlink w:anchor="_Toc231555263" w:history="1">
            <w:r w:rsidRPr="0035078F">
              <w:rPr>
                <w:rStyle w:val="Hyperlink"/>
              </w:rPr>
              <w:t>7.1</w:t>
            </w:r>
            <w:r>
              <w:rPr>
                <w:rFonts w:asciiTheme="minorHAnsi" w:hAnsiTheme="minorHAnsi"/>
                <w:kern w:val="2"/>
                <w:sz w:val="24"/>
                <w:szCs w:val="24"/>
                <w:lang w:val="en-CA" w:eastAsia="en-CA"/>
                <w14:ligatures w14:val="standardContextual"/>
              </w:rPr>
              <w:tab/>
            </w:r>
            <w:r w:rsidRPr="0035078F">
              <w:rPr>
                <w:rStyle w:val="Hyperlink"/>
              </w:rPr>
              <w:t>Organizational readiness</w:t>
            </w:r>
            <w:r>
              <w:rPr>
                <w:webHidden/>
              </w:rPr>
              <w:tab/>
            </w:r>
            <w:r>
              <w:rPr>
                <w:webHidden/>
              </w:rPr>
              <w:fldChar w:fldCharType="begin"/>
            </w:r>
            <w:r>
              <w:rPr>
                <w:webHidden/>
              </w:rPr>
              <w:instrText xml:space="preserve"> PAGEREF _Toc231555263 \h </w:instrText>
            </w:r>
            <w:r>
              <w:rPr>
                <w:webHidden/>
              </w:rPr>
            </w:r>
            <w:r>
              <w:rPr>
                <w:webHidden/>
              </w:rPr>
              <w:fldChar w:fldCharType="separate"/>
            </w:r>
            <w:r>
              <w:rPr>
                <w:webHidden/>
              </w:rPr>
              <w:t>53</w:t>
            </w:r>
            <w:r>
              <w:rPr>
                <w:webHidden/>
              </w:rPr>
              <w:fldChar w:fldCharType="end"/>
            </w:r>
          </w:hyperlink>
        </w:p>
        <w:p w14:paraId="7ACCFD16" w14:textId="5EB2B329" w:rsidR="00AE296F" w:rsidRDefault="00AE296F">
          <w:pPr>
            <w:pStyle w:val="TOC2"/>
            <w:rPr>
              <w:ins w:id="49" w:author="Francis Moigula" w:date="2026-06-05T12:31:00Z" w16du:dateUtc="2026-06-05T17:31:00Z"/>
              <w:rFonts w:asciiTheme="minorHAnsi" w:hAnsiTheme="minorHAnsi"/>
              <w:kern w:val="2"/>
              <w:sz w:val="24"/>
              <w:szCs w:val="24"/>
              <w:lang w:val="en-CA" w:eastAsia="en-CA"/>
              <w14:ligatures w14:val="standardContextual"/>
            </w:rPr>
          </w:pPr>
          <w:hyperlink w:anchor="_Toc231555264" w:history="1">
            <w:r w:rsidRPr="0035078F">
              <w:rPr>
                <w:rStyle w:val="Hyperlink"/>
              </w:rPr>
              <w:t>7.2</w:t>
            </w:r>
            <w:r>
              <w:rPr>
                <w:rFonts w:asciiTheme="minorHAnsi" w:hAnsiTheme="minorHAnsi"/>
                <w:kern w:val="2"/>
                <w:sz w:val="24"/>
                <w:szCs w:val="24"/>
                <w:lang w:val="en-CA" w:eastAsia="en-CA"/>
                <w14:ligatures w14:val="standardContextual"/>
              </w:rPr>
              <w:tab/>
            </w:r>
            <w:r w:rsidRPr="0035078F">
              <w:rPr>
                <w:rStyle w:val="Hyperlink"/>
              </w:rPr>
              <w:t>AI security foundation</w:t>
            </w:r>
            <w:r>
              <w:rPr>
                <w:webHidden/>
              </w:rPr>
              <w:tab/>
            </w:r>
            <w:r>
              <w:rPr>
                <w:webHidden/>
              </w:rPr>
              <w:fldChar w:fldCharType="begin"/>
            </w:r>
            <w:r>
              <w:rPr>
                <w:webHidden/>
              </w:rPr>
              <w:instrText xml:space="preserve"> PAGEREF _Toc231555264 \h </w:instrText>
            </w:r>
            <w:r>
              <w:rPr>
                <w:webHidden/>
              </w:rPr>
            </w:r>
            <w:r>
              <w:rPr>
                <w:webHidden/>
              </w:rPr>
              <w:fldChar w:fldCharType="separate"/>
            </w:r>
            <w:r>
              <w:rPr>
                <w:webHidden/>
              </w:rPr>
              <w:t>54</w:t>
            </w:r>
            <w:r>
              <w:rPr>
                <w:webHidden/>
              </w:rPr>
              <w:fldChar w:fldCharType="end"/>
            </w:r>
          </w:hyperlink>
        </w:p>
        <w:p w14:paraId="251641EF" w14:textId="1D299611" w:rsidR="00AE296F" w:rsidRDefault="00AE296F">
          <w:pPr>
            <w:pStyle w:val="TOC2"/>
            <w:rPr>
              <w:ins w:id="50" w:author="Francis Moigula" w:date="2026-06-05T12:31:00Z" w16du:dateUtc="2026-06-05T17:31:00Z"/>
              <w:rFonts w:asciiTheme="minorHAnsi" w:hAnsiTheme="minorHAnsi"/>
              <w:kern w:val="2"/>
              <w:sz w:val="24"/>
              <w:szCs w:val="24"/>
              <w:lang w:val="en-CA" w:eastAsia="en-CA"/>
              <w14:ligatures w14:val="standardContextual"/>
            </w:rPr>
          </w:pPr>
          <w:hyperlink w:anchor="_Toc231555267" w:history="1">
            <w:r w:rsidRPr="0035078F">
              <w:rPr>
                <w:rStyle w:val="Hyperlink"/>
              </w:rPr>
              <w:t>7.3</w:t>
            </w:r>
            <w:r>
              <w:rPr>
                <w:rFonts w:asciiTheme="minorHAnsi" w:hAnsiTheme="minorHAnsi"/>
                <w:kern w:val="2"/>
                <w:sz w:val="24"/>
                <w:szCs w:val="24"/>
                <w:lang w:val="en-CA" w:eastAsia="en-CA"/>
                <w14:ligatures w14:val="standardContextual"/>
              </w:rPr>
              <w:tab/>
            </w:r>
            <w:r w:rsidRPr="0035078F">
              <w:rPr>
                <w:rStyle w:val="Hyperlink"/>
              </w:rPr>
              <w:t>Agentic SOC</w:t>
            </w:r>
            <w:r>
              <w:rPr>
                <w:webHidden/>
              </w:rPr>
              <w:tab/>
            </w:r>
            <w:r>
              <w:rPr>
                <w:webHidden/>
              </w:rPr>
              <w:fldChar w:fldCharType="begin"/>
            </w:r>
            <w:r>
              <w:rPr>
                <w:webHidden/>
              </w:rPr>
              <w:instrText xml:space="preserve"> PAGEREF _Toc231555267 \h </w:instrText>
            </w:r>
            <w:r>
              <w:rPr>
                <w:webHidden/>
              </w:rPr>
            </w:r>
            <w:r>
              <w:rPr>
                <w:webHidden/>
              </w:rPr>
              <w:fldChar w:fldCharType="separate"/>
            </w:r>
            <w:r>
              <w:rPr>
                <w:webHidden/>
              </w:rPr>
              <w:t>56</w:t>
            </w:r>
            <w:r>
              <w:rPr>
                <w:webHidden/>
              </w:rPr>
              <w:fldChar w:fldCharType="end"/>
            </w:r>
          </w:hyperlink>
        </w:p>
        <w:p w14:paraId="61EC3AEC" w14:textId="3A96117D" w:rsidR="00AE296F" w:rsidRDefault="00AE296F">
          <w:pPr>
            <w:pStyle w:val="TOC2"/>
            <w:rPr>
              <w:ins w:id="51" w:author="Francis Moigula" w:date="2026-06-05T12:31:00Z" w16du:dateUtc="2026-06-05T17:31:00Z"/>
              <w:rFonts w:asciiTheme="minorHAnsi" w:hAnsiTheme="minorHAnsi"/>
              <w:kern w:val="2"/>
              <w:sz w:val="24"/>
              <w:szCs w:val="24"/>
              <w:lang w:val="en-CA" w:eastAsia="en-CA"/>
              <w14:ligatures w14:val="standardContextual"/>
            </w:rPr>
          </w:pPr>
          <w:hyperlink w:anchor="_Toc231555268" w:history="1">
            <w:r w:rsidRPr="0035078F">
              <w:rPr>
                <w:rStyle w:val="Hyperlink"/>
              </w:rPr>
              <w:t>7.4</w:t>
            </w:r>
            <w:r>
              <w:rPr>
                <w:rFonts w:asciiTheme="minorHAnsi" w:hAnsiTheme="minorHAnsi"/>
                <w:kern w:val="2"/>
                <w:sz w:val="24"/>
                <w:szCs w:val="24"/>
                <w:lang w:val="en-CA" w:eastAsia="en-CA"/>
                <w14:ligatures w14:val="standardContextual"/>
              </w:rPr>
              <w:tab/>
            </w:r>
            <w:r w:rsidRPr="0035078F">
              <w:rPr>
                <w:rStyle w:val="Hyperlink"/>
              </w:rPr>
              <w:t>Department Agents</w:t>
            </w:r>
            <w:r>
              <w:rPr>
                <w:webHidden/>
              </w:rPr>
              <w:tab/>
            </w:r>
            <w:r>
              <w:rPr>
                <w:webHidden/>
              </w:rPr>
              <w:fldChar w:fldCharType="begin"/>
            </w:r>
            <w:r>
              <w:rPr>
                <w:webHidden/>
              </w:rPr>
              <w:instrText xml:space="preserve"> PAGEREF _Toc231555268 \h </w:instrText>
            </w:r>
            <w:r>
              <w:rPr>
                <w:webHidden/>
              </w:rPr>
            </w:r>
            <w:r>
              <w:rPr>
                <w:webHidden/>
              </w:rPr>
              <w:fldChar w:fldCharType="separate"/>
            </w:r>
            <w:r>
              <w:rPr>
                <w:webHidden/>
              </w:rPr>
              <w:t>57</w:t>
            </w:r>
            <w:r>
              <w:rPr>
                <w:webHidden/>
              </w:rPr>
              <w:fldChar w:fldCharType="end"/>
            </w:r>
          </w:hyperlink>
        </w:p>
        <w:p w14:paraId="3E9D6C6A" w14:textId="207252E3" w:rsidR="00AE296F" w:rsidRDefault="00AE296F">
          <w:pPr>
            <w:pStyle w:val="TOC2"/>
            <w:rPr>
              <w:ins w:id="52" w:author="Francis Moigula" w:date="2026-06-05T12:31:00Z" w16du:dateUtc="2026-06-05T17:31:00Z"/>
              <w:rFonts w:asciiTheme="minorHAnsi" w:hAnsiTheme="minorHAnsi"/>
              <w:kern w:val="2"/>
              <w:sz w:val="24"/>
              <w:szCs w:val="24"/>
              <w:lang w:val="en-CA" w:eastAsia="en-CA"/>
              <w14:ligatures w14:val="standardContextual"/>
            </w:rPr>
          </w:pPr>
          <w:hyperlink w:anchor="_Toc231555269" w:history="1">
            <w:r w:rsidRPr="0035078F">
              <w:rPr>
                <w:rStyle w:val="Hyperlink"/>
              </w:rPr>
              <w:t>7.5</w:t>
            </w:r>
            <w:r>
              <w:rPr>
                <w:rFonts w:asciiTheme="minorHAnsi" w:hAnsiTheme="minorHAnsi"/>
                <w:kern w:val="2"/>
                <w:sz w:val="24"/>
                <w:szCs w:val="24"/>
                <w:lang w:val="en-CA" w:eastAsia="en-CA"/>
                <w14:ligatures w14:val="standardContextual"/>
              </w:rPr>
              <w:tab/>
            </w:r>
            <w:r w:rsidRPr="0035078F">
              <w:rPr>
                <w:rStyle w:val="Hyperlink"/>
              </w:rPr>
              <w:t>Solution Overview</w:t>
            </w:r>
            <w:r>
              <w:rPr>
                <w:webHidden/>
              </w:rPr>
              <w:tab/>
            </w:r>
            <w:r>
              <w:rPr>
                <w:webHidden/>
              </w:rPr>
              <w:fldChar w:fldCharType="begin"/>
            </w:r>
            <w:r>
              <w:rPr>
                <w:webHidden/>
              </w:rPr>
              <w:instrText xml:space="preserve"> PAGEREF _Toc231555269 \h </w:instrText>
            </w:r>
            <w:r>
              <w:rPr>
                <w:webHidden/>
              </w:rPr>
            </w:r>
            <w:r>
              <w:rPr>
                <w:webHidden/>
              </w:rPr>
              <w:fldChar w:fldCharType="separate"/>
            </w:r>
            <w:r>
              <w:rPr>
                <w:webHidden/>
              </w:rPr>
              <w:t>57</w:t>
            </w:r>
            <w:r>
              <w:rPr>
                <w:webHidden/>
              </w:rPr>
              <w:fldChar w:fldCharType="end"/>
            </w:r>
          </w:hyperlink>
        </w:p>
        <w:p w14:paraId="385501F0" w14:textId="7C76DFFD" w:rsidR="00AE296F" w:rsidRDefault="00AE296F">
          <w:pPr>
            <w:pStyle w:val="TOC2"/>
            <w:rPr>
              <w:ins w:id="53" w:author="Francis Moigula" w:date="2026-06-05T12:31:00Z" w16du:dateUtc="2026-06-05T17:31:00Z"/>
              <w:rFonts w:asciiTheme="minorHAnsi" w:hAnsiTheme="minorHAnsi"/>
              <w:kern w:val="2"/>
              <w:sz w:val="24"/>
              <w:szCs w:val="24"/>
              <w:lang w:val="en-CA" w:eastAsia="en-CA"/>
              <w14:ligatures w14:val="standardContextual"/>
            </w:rPr>
          </w:pPr>
          <w:hyperlink w:anchor="_Toc231555270" w:history="1">
            <w:r w:rsidRPr="0035078F">
              <w:rPr>
                <w:rStyle w:val="Hyperlink"/>
              </w:rPr>
              <w:t>7.6</w:t>
            </w:r>
            <w:r>
              <w:rPr>
                <w:rFonts w:asciiTheme="minorHAnsi" w:hAnsiTheme="minorHAnsi"/>
                <w:kern w:val="2"/>
                <w:sz w:val="24"/>
                <w:szCs w:val="24"/>
                <w:lang w:val="en-CA" w:eastAsia="en-CA"/>
                <w14:ligatures w14:val="standardContextual"/>
              </w:rPr>
              <w:tab/>
            </w:r>
            <w:r w:rsidRPr="0035078F">
              <w:rPr>
                <w:rStyle w:val="Hyperlink"/>
              </w:rPr>
              <w:t>Agent capabilities</w:t>
            </w:r>
            <w:r>
              <w:rPr>
                <w:webHidden/>
              </w:rPr>
              <w:tab/>
            </w:r>
            <w:r>
              <w:rPr>
                <w:webHidden/>
              </w:rPr>
              <w:fldChar w:fldCharType="begin"/>
            </w:r>
            <w:r>
              <w:rPr>
                <w:webHidden/>
              </w:rPr>
              <w:instrText xml:space="preserve"> PAGEREF _Toc231555270 \h </w:instrText>
            </w:r>
            <w:r>
              <w:rPr>
                <w:webHidden/>
              </w:rPr>
            </w:r>
            <w:r>
              <w:rPr>
                <w:webHidden/>
              </w:rPr>
              <w:fldChar w:fldCharType="separate"/>
            </w:r>
            <w:r>
              <w:rPr>
                <w:webHidden/>
              </w:rPr>
              <w:t>58</w:t>
            </w:r>
            <w:r>
              <w:rPr>
                <w:webHidden/>
              </w:rPr>
              <w:fldChar w:fldCharType="end"/>
            </w:r>
          </w:hyperlink>
        </w:p>
        <w:p w14:paraId="5E62EC5D" w14:textId="30382F74" w:rsidR="008D6700" w:rsidDel="00442B67" w:rsidRDefault="008D6700">
          <w:pPr>
            <w:pStyle w:val="TOC1"/>
            <w:tabs>
              <w:tab w:val="right" w:leader="dot" w:pos="9350"/>
            </w:tabs>
            <w:rPr>
              <w:del w:id="54" w:author="Francis Moigula" w:date="2026-06-03T16:02:00Z" w16du:dateUtc="2026-06-03T21:02:00Z"/>
              <w:rFonts w:asciiTheme="minorHAnsi" w:hAnsiTheme="minorHAnsi"/>
              <w:b w:val="0"/>
              <w:noProof/>
              <w:kern w:val="2"/>
              <w:sz w:val="24"/>
              <w:szCs w:val="24"/>
              <w:lang w:val="en-CA" w:eastAsia="en-CA"/>
              <w14:ligatures w14:val="standardContextual"/>
            </w:rPr>
          </w:pPr>
        </w:p>
        <w:p w14:paraId="1412936A" w14:textId="081D5C93" w:rsidR="008D6700" w:rsidDel="00442B67" w:rsidRDefault="008D6700">
          <w:pPr>
            <w:pStyle w:val="TOC2"/>
            <w:rPr>
              <w:del w:id="55" w:author="Francis Moigula" w:date="2026-06-03T16:02:00Z" w16du:dateUtc="2026-06-03T21:02:00Z"/>
              <w:rFonts w:asciiTheme="minorHAnsi" w:hAnsiTheme="minorHAnsi"/>
              <w:kern w:val="2"/>
              <w:sz w:val="24"/>
              <w:szCs w:val="24"/>
              <w:lang w:val="en-CA" w:eastAsia="en-CA"/>
              <w14:ligatures w14:val="standardContextual"/>
            </w:rPr>
          </w:pPr>
        </w:p>
        <w:p w14:paraId="27AE0501" w14:textId="032D9804" w:rsidR="008D6700" w:rsidDel="00442B67" w:rsidRDefault="008D6700">
          <w:pPr>
            <w:pStyle w:val="TOC2"/>
            <w:rPr>
              <w:del w:id="56" w:author="Francis Moigula" w:date="2026-06-03T16:02:00Z" w16du:dateUtc="2026-06-03T21:02:00Z"/>
              <w:rFonts w:asciiTheme="minorHAnsi" w:hAnsiTheme="minorHAnsi"/>
              <w:kern w:val="2"/>
              <w:sz w:val="24"/>
              <w:szCs w:val="24"/>
              <w:lang w:val="en-CA" w:eastAsia="en-CA"/>
              <w14:ligatures w14:val="standardContextual"/>
            </w:rPr>
          </w:pPr>
        </w:p>
        <w:p w14:paraId="5A02B361" w14:textId="02D24838" w:rsidR="008D6700" w:rsidDel="00442B67" w:rsidRDefault="008D6700">
          <w:pPr>
            <w:pStyle w:val="TOC2"/>
            <w:rPr>
              <w:del w:id="57" w:author="Francis Moigula" w:date="2026-06-03T16:02:00Z" w16du:dateUtc="2026-06-03T21:02:00Z"/>
              <w:rFonts w:asciiTheme="minorHAnsi" w:hAnsiTheme="minorHAnsi"/>
              <w:kern w:val="2"/>
              <w:sz w:val="24"/>
              <w:szCs w:val="24"/>
              <w:lang w:val="en-CA" w:eastAsia="en-CA"/>
              <w14:ligatures w14:val="standardContextual"/>
            </w:rPr>
          </w:pPr>
        </w:p>
        <w:p w14:paraId="34A87D09" w14:textId="5C0CD62A" w:rsidR="008D6700" w:rsidDel="00442B67" w:rsidRDefault="008D6700">
          <w:pPr>
            <w:pStyle w:val="TOC2"/>
            <w:rPr>
              <w:del w:id="58" w:author="Francis Moigula" w:date="2026-06-03T16:02:00Z" w16du:dateUtc="2026-06-03T21:02:00Z"/>
              <w:rFonts w:asciiTheme="minorHAnsi" w:hAnsiTheme="minorHAnsi"/>
              <w:kern w:val="2"/>
              <w:sz w:val="24"/>
              <w:szCs w:val="24"/>
              <w:lang w:val="en-CA" w:eastAsia="en-CA"/>
              <w14:ligatures w14:val="standardContextual"/>
            </w:rPr>
          </w:pPr>
        </w:p>
        <w:p w14:paraId="3ED19238" w14:textId="52F5FA29" w:rsidR="008D6700" w:rsidDel="00442B67" w:rsidRDefault="008D6700">
          <w:pPr>
            <w:pStyle w:val="TOC2"/>
            <w:rPr>
              <w:del w:id="59" w:author="Francis Moigula" w:date="2026-06-03T16:02:00Z" w16du:dateUtc="2026-06-03T21:02:00Z"/>
              <w:rFonts w:asciiTheme="minorHAnsi" w:hAnsiTheme="minorHAnsi"/>
              <w:kern w:val="2"/>
              <w:sz w:val="24"/>
              <w:szCs w:val="24"/>
              <w:lang w:val="en-CA" w:eastAsia="en-CA"/>
              <w14:ligatures w14:val="standardContextual"/>
            </w:rPr>
          </w:pPr>
        </w:p>
        <w:p w14:paraId="08E340EB" w14:textId="0A1F855B" w:rsidR="008D6700" w:rsidDel="00442B67" w:rsidRDefault="008D6700">
          <w:pPr>
            <w:pStyle w:val="TOC2"/>
            <w:rPr>
              <w:del w:id="60" w:author="Francis Moigula" w:date="2026-06-03T16:02:00Z" w16du:dateUtc="2026-06-03T21:02:00Z"/>
              <w:rFonts w:asciiTheme="minorHAnsi" w:hAnsiTheme="minorHAnsi"/>
              <w:kern w:val="2"/>
              <w:sz w:val="24"/>
              <w:szCs w:val="24"/>
              <w:lang w:val="en-CA" w:eastAsia="en-CA"/>
              <w14:ligatures w14:val="standardContextual"/>
            </w:rPr>
          </w:pPr>
        </w:p>
        <w:p w14:paraId="113E314B" w14:textId="5E858818" w:rsidR="008D6700" w:rsidDel="00442B67" w:rsidRDefault="008D6700">
          <w:pPr>
            <w:pStyle w:val="TOC1"/>
            <w:tabs>
              <w:tab w:val="left" w:pos="440"/>
              <w:tab w:val="right" w:leader="dot" w:pos="9350"/>
            </w:tabs>
            <w:rPr>
              <w:del w:id="61" w:author="Francis Moigula" w:date="2026-06-03T16:02:00Z" w16du:dateUtc="2026-06-03T21:02:00Z"/>
              <w:rFonts w:asciiTheme="minorHAnsi" w:hAnsiTheme="minorHAnsi"/>
              <w:b w:val="0"/>
              <w:noProof/>
              <w:kern w:val="2"/>
              <w:sz w:val="24"/>
              <w:szCs w:val="24"/>
              <w:lang w:val="en-CA" w:eastAsia="en-CA"/>
              <w14:ligatures w14:val="standardContextual"/>
            </w:rPr>
          </w:pPr>
        </w:p>
        <w:p w14:paraId="19F5CD62" w14:textId="191A0B4B" w:rsidR="008D6700" w:rsidDel="00442B67" w:rsidRDefault="008D6700">
          <w:pPr>
            <w:pStyle w:val="TOC1"/>
            <w:tabs>
              <w:tab w:val="left" w:pos="440"/>
              <w:tab w:val="right" w:leader="dot" w:pos="9350"/>
            </w:tabs>
            <w:rPr>
              <w:del w:id="62" w:author="Francis Moigula" w:date="2026-06-03T16:02:00Z" w16du:dateUtc="2026-06-03T21:02:00Z"/>
              <w:rFonts w:asciiTheme="minorHAnsi" w:hAnsiTheme="minorHAnsi"/>
              <w:b w:val="0"/>
              <w:noProof/>
              <w:kern w:val="2"/>
              <w:sz w:val="24"/>
              <w:szCs w:val="24"/>
              <w:lang w:val="en-CA" w:eastAsia="en-CA"/>
              <w14:ligatures w14:val="standardContextual"/>
            </w:rPr>
          </w:pPr>
        </w:p>
        <w:p w14:paraId="05D4F8DB" w14:textId="2EB642D7" w:rsidR="008D6700" w:rsidDel="00442B67" w:rsidRDefault="008D6700">
          <w:pPr>
            <w:pStyle w:val="TOC2"/>
            <w:rPr>
              <w:del w:id="63" w:author="Francis Moigula" w:date="2026-06-03T16:02:00Z" w16du:dateUtc="2026-06-03T21:02:00Z"/>
              <w:rFonts w:asciiTheme="minorHAnsi" w:hAnsiTheme="minorHAnsi"/>
              <w:kern w:val="2"/>
              <w:sz w:val="24"/>
              <w:szCs w:val="24"/>
              <w:lang w:val="en-CA" w:eastAsia="en-CA"/>
              <w14:ligatures w14:val="standardContextual"/>
            </w:rPr>
          </w:pPr>
        </w:p>
        <w:p w14:paraId="565B8B46" w14:textId="71B701E4" w:rsidR="008D6700" w:rsidDel="00442B67" w:rsidRDefault="008D6700">
          <w:pPr>
            <w:pStyle w:val="TOC2"/>
            <w:rPr>
              <w:del w:id="64" w:author="Francis Moigula" w:date="2026-06-03T16:02:00Z" w16du:dateUtc="2026-06-03T21:02:00Z"/>
              <w:rFonts w:asciiTheme="minorHAnsi" w:hAnsiTheme="minorHAnsi"/>
              <w:kern w:val="2"/>
              <w:sz w:val="24"/>
              <w:szCs w:val="24"/>
              <w:lang w:val="en-CA" w:eastAsia="en-CA"/>
              <w14:ligatures w14:val="standardContextual"/>
            </w:rPr>
          </w:pPr>
        </w:p>
        <w:p w14:paraId="10FAF298" w14:textId="5052E36F" w:rsidR="008D6700" w:rsidDel="00442B67" w:rsidRDefault="008D6700">
          <w:pPr>
            <w:pStyle w:val="TOC3"/>
            <w:tabs>
              <w:tab w:val="left" w:pos="1200"/>
              <w:tab w:val="right" w:leader="dot" w:pos="9350"/>
            </w:tabs>
            <w:rPr>
              <w:del w:id="65" w:author="Francis Moigula" w:date="2026-06-03T16:02:00Z" w16du:dateUtc="2026-06-03T21:02:00Z"/>
              <w:rFonts w:asciiTheme="minorHAnsi" w:hAnsiTheme="minorHAnsi" w:cstheme="minorBidi"/>
              <w:noProof/>
              <w:kern w:val="2"/>
              <w:sz w:val="24"/>
              <w:szCs w:val="24"/>
              <w:lang w:val="en-CA" w:eastAsia="en-CA"/>
              <w14:ligatures w14:val="standardContextual"/>
            </w:rPr>
          </w:pPr>
        </w:p>
        <w:p w14:paraId="063975DB" w14:textId="06ED2707" w:rsidR="008D6700" w:rsidDel="00442B67" w:rsidRDefault="008D6700">
          <w:pPr>
            <w:pStyle w:val="TOC3"/>
            <w:tabs>
              <w:tab w:val="left" w:pos="1200"/>
              <w:tab w:val="right" w:leader="dot" w:pos="9350"/>
            </w:tabs>
            <w:rPr>
              <w:del w:id="66" w:author="Francis Moigula" w:date="2026-06-03T16:02:00Z" w16du:dateUtc="2026-06-03T21:02:00Z"/>
              <w:rFonts w:asciiTheme="minorHAnsi" w:hAnsiTheme="minorHAnsi" w:cstheme="minorBidi"/>
              <w:noProof/>
              <w:kern w:val="2"/>
              <w:sz w:val="24"/>
              <w:szCs w:val="24"/>
              <w:lang w:val="en-CA" w:eastAsia="en-CA"/>
              <w14:ligatures w14:val="standardContextual"/>
            </w:rPr>
          </w:pPr>
        </w:p>
        <w:p w14:paraId="656B14B8" w14:textId="39EE5EE2" w:rsidR="008D6700" w:rsidDel="00442B67" w:rsidRDefault="008D6700">
          <w:pPr>
            <w:pStyle w:val="TOC3"/>
            <w:tabs>
              <w:tab w:val="left" w:pos="1200"/>
              <w:tab w:val="right" w:leader="dot" w:pos="9350"/>
            </w:tabs>
            <w:rPr>
              <w:del w:id="67" w:author="Francis Moigula" w:date="2026-06-03T16:02:00Z" w16du:dateUtc="2026-06-03T21:02:00Z"/>
              <w:rFonts w:asciiTheme="minorHAnsi" w:hAnsiTheme="minorHAnsi" w:cstheme="minorBidi"/>
              <w:noProof/>
              <w:kern w:val="2"/>
              <w:sz w:val="24"/>
              <w:szCs w:val="24"/>
              <w:lang w:val="en-CA" w:eastAsia="en-CA"/>
              <w14:ligatures w14:val="standardContextual"/>
            </w:rPr>
          </w:pPr>
        </w:p>
        <w:p w14:paraId="5806BF98" w14:textId="3925820B" w:rsidR="008D6700" w:rsidDel="00442B67" w:rsidRDefault="008D6700">
          <w:pPr>
            <w:pStyle w:val="TOC3"/>
            <w:tabs>
              <w:tab w:val="left" w:pos="1200"/>
              <w:tab w:val="right" w:leader="dot" w:pos="9350"/>
            </w:tabs>
            <w:rPr>
              <w:del w:id="68" w:author="Francis Moigula" w:date="2026-06-03T16:02:00Z" w16du:dateUtc="2026-06-03T21:02:00Z"/>
              <w:rFonts w:asciiTheme="minorHAnsi" w:hAnsiTheme="minorHAnsi" w:cstheme="minorBidi"/>
              <w:noProof/>
              <w:kern w:val="2"/>
              <w:sz w:val="24"/>
              <w:szCs w:val="24"/>
              <w:lang w:val="en-CA" w:eastAsia="en-CA"/>
              <w14:ligatures w14:val="standardContextual"/>
            </w:rPr>
          </w:pPr>
        </w:p>
        <w:p w14:paraId="15F10183" w14:textId="79D8AF27" w:rsidR="008D6700" w:rsidDel="00442B67" w:rsidRDefault="008D6700">
          <w:pPr>
            <w:pStyle w:val="TOC3"/>
            <w:tabs>
              <w:tab w:val="left" w:pos="1200"/>
              <w:tab w:val="right" w:leader="dot" w:pos="9350"/>
            </w:tabs>
            <w:rPr>
              <w:del w:id="69" w:author="Francis Moigula" w:date="2026-06-03T16:02:00Z" w16du:dateUtc="2026-06-03T21:02:00Z"/>
              <w:rFonts w:asciiTheme="minorHAnsi" w:hAnsiTheme="minorHAnsi" w:cstheme="minorBidi"/>
              <w:noProof/>
              <w:kern w:val="2"/>
              <w:sz w:val="24"/>
              <w:szCs w:val="24"/>
              <w:lang w:val="en-CA" w:eastAsia="en-CA"/>
              <w14:ligatures w14:val="standardContextual"/>
            </w:rPr>
          </w:pPr>
        </w:p>
        <w:p w14:paraId="59D3C984" w14:textId="7E55D4F4" w:rsidR="008D6700" w:rsidDel="00442B67" w:rsidRDefault="008D6700">
          <w:pPr>
            <w:pStyle w:val="TOC2"/>
            <w:rPr>
              <w:del w:id="70" w:author="Francis Moigula" w:date="2026-06-03T16:02:00Z" w16du:dateUtc="2026-06-03T21:02:00Z"/>
              <w:rFonts w:asciiTheme="minorHAnsi" w:hAnsiTheme="minorHAnsi"/>
              <w:kern w:val="2"/>
              <w:sz w:val="24"/>
              <w:szCs w:val="24"/>
              <w:lang w:val="en-CA" w:eastAsia="en-CA"/>
              <w14:ligatures w14:val="standardContextual"/>
            </w:rPr>
          </w:pPr>
        </w:p>
        <w:p w14:paraId="2CE6BF5F" w14:textId="77DDA152" w:rsidR="008D6700" w:rsidDel="00442B67" w:rsidRDefault="008D6700">
          <w:pPr>
            <w:pStyle w:val="TOC2"/>
            <w:rPr>
              <w:del w:id="71" w:author="Francis Moigula" w:date="2026-06-03T16:02:00Z" w16du:dateUtc="2026-06-03T21:02:00Z"/>
              <w:rFonts w:asciiTheme="minorHAnsi" w:hAnsiTheme="minorHAnsi"/>
              <w:kern w:val="2"/>
              <w:sz w:val="24"/>
              <w:szCs w:val="24"/>
              <w:lang w:val="en-CA" w:eastAsia="en-CA"/>
              <w14:ligatures w14:val="standardContextual"/>
            </w:rPr>
          </w:pPr>
        </w:p>
        <w:p w14:paraId="2B486100" w14:textId="5D052883" w:rsidR="008D6700" w:rsidDel="00442B67" w:rsidRDefault="008D6700">
          <w:pPr>
            <w:pStyle w:val="TOC3"/>
            <w:tabs>
              <w:tab w:val="left" w:pos="1200"/>
              <w:tab w:val="right" w:leader="dot" w:pos="9350"/>
            </w:tabs>
            <w:rPr>
              <w:del w:id="72" w:author="Francis Moigula" w:date="2026-06-03T16:02:00Z" w16du:dateUtc="2026-06-03T21:02:00Z"/>
              <w:rFonts w:asciiTheme="minorHAnsi" w:hAnsiTheme="minorHAnsi" w:cstheme="minorBidi"/>
              <w:noProof/>
              <w:kern w:val="2"/>
              <w:sz w:val="24"/>
              <w:szCs w:val="24"/>
              <w:lang w:val="en-CA" w:eastAsia="en-CA"/>
              <w14:ligatures w14:val="standardContextual"/>
            </w:rPr>
          </w:pPr>
        </w:p>
        <w:p w14:paraId="12BE0D67" w14:textId="236D5E32" w:rsidR="008D6700" w:rsidDel="00442B67" w:rsidRDefault="008D6700">
          <w:pPr>
            <w:pStyle w:val="TOC3"/>
            <w:tabs>
              <w:tab w:val="left" w:pos="1200"/>
              <w:tab w:val="right" w:leader="dot" w:pos="9350"/>
            </w:tabs>
            <w:rPr>
              <w:del w:id="73" w:author="Francis Moigula" w:date="2026-06-03T16:02:00Z" w16du:dateUtc="2026-06-03T21:02:00Z"/>
              <w:rFonts w:asciiTheme="minorHAnsi" w:hAnsiTheme="minorHAnsi" w:cstheme="minorBidi"/>
              <w:noProof/>
              <w:kern w:val="2"/>
              <w:sz w:val="24"/>
              <w:szCs w:val="24"/>
              <w:lang w:val="en-CA" w:eastAsia="en-CA"/>
              <w14:ligatures w14:val="standardContextual"/>
            </w:rPr>
          </w:pPr>
        </w:p>
        <w:p w14:paraId="2014D813" w14:textId="21DEB0F0" w:rsidR="008D6700" w:rsidDel="00442B67" w:rsidRDefault="008D6700">
          <w:pPr>
            <w:pStyle w:val="TOC2"/>
            <w:rPr>
              <w:del w:id="74" w:author="Francis Moigula" w:date="2026-06-03T16:02:00Z" w16du:dateUtc="2026-06-03T21:02:00Z"/>
              <w:rFonts w:asciiTheme="minorHAnsi" w:hAnsiTheme="minorHAnsi"/>
              <w:kern w:val="2"/>
              <w:sz w:val="24"/>
              <w:szCs w:val="24"/>
              <w:lang w:val="en-CA" w:eastAsia="en-CA"/>
              <w14:ligatures w14:val="standardContextual"/>
            </w:rPr>
          </w:pPr>
        </w:p>
        <w:p w14:paraId="5AB21875" w14:textId="54ECECD0" w:rsidR="008D6700" w:rsidDel="00442B67" w:rsidRDefault="008D6700">
          <w:pPr>
            <w:pStyle w:val="TOC1"/>
            <w:tabs>
              <w:tab w:val="left" w:pos="440"/>
              <w:tab w:val="right" w:leader="dot" w:pos="9350"/>
            </w:tabs>
            <w:rPr>
              <w:del w:id="75" w:author="Francis Moigula" w:date="2026-06-03T16:02:00Z" w16du:dateUtc="2026-06-03T21:02:00Z"/>
              <w:rFonts w:asciiTheme="minorHAnsi" w:hAnsiTheme="minorHAnsi"/>
              <w:b w:val="0"/>
              <w:noProof/>
              <w:kern w:val="2"/>
              <w:sz w:val="24"/>
              <w:szCs w:val="24"/>
              <w:lang w:val="en-CA" w:eastAsia="en-CA"/>
              <w14:ligatures w14:val="standardContextual"/>
            </w:rPr>
          </w:pPr>
        </w:p>
        <w:p w14:paraId="7D612C3F" w14:textId="5651DCDB" w:rsidR="008D6700" w:rsidDel="00442B67" w:rsidRDefault="008D6700">
          <w:pPr>
            <w:pStyle w:val="TOC2"/>
            <w:rPr>
              <w:del w:id="76" w:author="Francis Moigula" w:date="2026-06-03T16:02:00Z" w16du:dateUtc="2026-06-03T21:02:00Z"/>
              <w:rFonts w:asciiTheme="minorHAnsi" w:hAnsiTheme="minorHAnsi"/>
              <w:kern w:val="2"/>
              <w:sz w:val="24"/>
              <w:szCs w:val="24"/>
              <w:lang w:val="en-CA" w:eastAsia="en-CA"/>
              <w14:ligatures w14:val="standardContextual"/>
            </w:rPr>
          </w:pPr>
        </w:p>
        <w:p w14:paraId="13EB74BC" w14:textId="2BEEFD17" w:rsidR="008D6700" w:rsidDel="00442B67" w:rsidRDefault="008D6700">
          <w:pPr>
            <w:pStyle w:val="TOC3"/>
            <w:tabs>
              <w:tab w:val="left" w:pos="1200"/>
              <w:tab w:val="right" w:leader="dot" w:pos="9350"/>
            </w:tabs>
            <w:rPr>
              <w:del w:id="77" w:author="Francis Moigula" w:date="2026-06-03T16:02:00Z" w16du:dateUtc="2026-06-03T21:02:00Z"/>
              <w:rFonts w:asciiTheme="minorHAnsi" w:hAnsiTheme="minorHAnsi" w:cstheme="minorBidi"/>
              <w:noProof/>
              <w:kern w:val="2"/>
              <w:sz w:val="24"/>
              <w:szCs w:val="24"/>
              <w:lang w:val="en-CA" w:eastAsia="en-CA"/>
              <w14:ligatures w14:val="standardContextual"/>
            </w:rPr>
          </w:pPr>
        </w:p>
        <w:p w14:paraId="4AEA0FE9" w14:textId="483CF0A8" w:rsidR="008D6700" w:rsidDel="00442B67" w:rsidRDefault="008D6700">
          <w:pPr>
            <w:pStyle w:val="TOC3"/>
            <w:tabs>
              <w:tab w:val="left" w:pos="1200"/>
              <w:tab w:val="right" w:leader="dot" w:pos="9350"/>
            </w:tabs>
            <w:rPr>
              <w:del w:id="78" w:author="Francis Moigula" w:date="2026-06-03T16:02:00Z" w16du:dateUtc="2026-06-03T21:02:00Z"/>
              <w:rFonts w:asciiTheme="minorHAnsi" w:hAnsiTheme="minorHAnsi" w:cstheme="minorBidi"/>
              <w:noProof/>
              <w:kern w:val="2"/>
              <w:sz w:val="24"/>
              <w:szCs w:val="24"/>
              <w:lang w:val="en-CA" w:eastAsia="en-CA"/>
              <w14:ligatures w14:val="standardContextual"/>
            </w:rPr>
          </w:pPr>
        </w:p>
        <w:p w14:paraId="10713FA7" w14:textId="5175D6F3" w:rsidR="008D6700" w:rsidDel="00442B67" w:rsidRDefault="008D6700">
          <w:pPr>
            <w:pStyle w:val="TOC2"/>
            <w:rPr>
              <w:del w:id="79" w:author="Francis Moigula" w:date="2026-06-03T16:02:00Z" w16du:dateUtc="2026-06-03T21:02:00Z"/>
              <w:rFonts w:asciiTheme="minorHAnsi" w:hAnsiTheme="minorHAnsi"/>
              <w:kern w:val="2"/>
              <w:sz w:val="24"/>
              <w:szCs w:val="24"/>
              <w:lang w:val="en-CA" w:eastAsia="en-CA"/>
              <w14:ligatures w14:val="standardContextual"/>
            </w:rPr>
          </w:pPr>
        </w:p>
        <w:p w14:paraId="63A3B39F" w14:textId="55B6E4C1" w:rsidR="008D6700" w:rsidDel="00442B67" w:rsidRDefault="008D6700">
          <w:pPr>
            <w:pStyle w:val="TOC2"/>
            <w:rPr>
              <w:del w:id="80" w:author="Francis Moigula" w:date="2026-06-03T16:02:00Z" w16du:dateUtc="2026-06-03T21:02:00Z"/>
              <w:rFonts w:asciiTheme="minorHAnsi" w:hAnsiTheme="minorHAnsi"/>
              <w:kern w:val="2"/>
              <w:sz w:val="24"/>
              <w:szCs w:val="24"/>
              <w:lang w:val="en-CA" w:eastAsia="en-CA"/>
              <w14:ligatures w14:val="standardContextual"/>
            </w:rPr>
          </w:pPr>
        </w:p>
        <w:p w14:paraId="1A2EBF51" w14:textId="62D5335E" w:rsidR="008D6700" w:rsidDel="00442B67" w:rsidRDefault="008D6700">
          <w:pPr>
            <w:pStyle w:val="TOC2"/>
            <w:rPr>
              <w:del w:id="81" w:author="Francis Moigula" w:date="2026-06-03T16:02:00Z" w16du:dateUtc="2026-06-03T21:02:00Z"/>
              <w:rFonts w:asciiTheme="minorHAnsi" w:hAnsiTheme="minorHAnsi"/>
              <w:kern w:val="2"/>
              <w:sz w:val="24"/>
              <w:szCs w:val="24"/>
              <w:lang w:val="en-CA" w:eastAsia="en-CA"/>
              <w14:ligatures w14:val="standardContextual"/>
            </w:rPr>
          </w:pPr>
        </w:p>
        <w:p w14:paraId="0E6E5720" w14:textId="6BB009B1" w:rsidR="008D6700" w:rsidDel="00442B67" w:rsidRDefault="008D6700">
          <w:pPr>
            <w:pStyle w:val="TOC1"/>
            <w:tabs>
              <w:tab w:val="left" w:pos="440"/>
              <w:tab w:val="right" w:leader="dot" w:pos="9350"/>
            </w:tabs>
            <w:rPr>
              <w:del w:id="82" w:author="Francis Moigula" w:date="2026-06-03T16:02:00Z" w16du:dateUtc="2026-06-03T21:02:00Z"/>
              <w:rFonts w:asciiTheme="minorHAnsi" w:hAnsiTheme="minorHAnsi"/>
              <w:b w:val="0"/>
              <w:noProof/>
              <w:kern w:val="2"/>
              <w:sz w:val="24"/>
              <w:szCs w:val="24"/>
              <w:lang w:val="en-CA" w:eastAsia="en-CA"/>
              <w14:ligatures w14:val="standardContextual"/>
            </w:rPr>
          </w:pPr>
        </w:p>
        <w:p w14:paraId="3A113227" w14:textId="37D3DA02" w:rsidR="008D6700" w:rsidDel="00442B67" w:rsidRDefault="008D6700">
          <w:pPr>
            <w:pStyle w:val="TOC2"/>
            <w:rPr>
              <w:del w:id="83" w:author="Francis Moigula" w:date="2026-06-03T16:02:00Z" w16du:dateUtc="2026-06-03T21:02:00Z"/>
              <w:rFonts w:asciiTheme="minorHAnsi" w:hAnsiTheme="minorHAnsi"/>
              <w:kern w:val="2"/>
              <w:sz w:val="24"/>
              <w:szCs w:val="24"/>
              <w:lang w:val="en-CA" w:eastAsia="en-CA"/>
              <w14:ligatures w14:val="standardContextual"/>
            </w:rPr>
          </w:pPr>
        </w:p>
        <w:p w14:paraId="40BDDF9B" w14:textId="42CB0264" w:rsidR="008D6700" w:rsidDel="00442B67" w:rsidRDefault="008D6700">
          <w:pPr>
            <w:pStyle w:val="TOC2"/>
            <w:rPr>
              <w:del w:id="84" w:author="Francis Moigula" w:date="2026-06-03T16:02:00Z" w16du:dateUtc="2026-06-03T21:02:00Z"/>
              <w:rFonts w:asciiTheme="minorHAnsi" w:hAnsiTheme="minorHAnsi"/>
              <w:kern w:val="2"/>
              <w:sz w:val="24"/>
              <w:szCs w:val="24"/>
              <w:lang w:val="en-CA" w:eastAsia="en-CA"/>
              <w14:ligatures w14:val="standardContextual"/>
            </w:rPr>
          </w:pPr>
        </w:p>
        <w:p w14:paraId="4F380431" w14:textId="4D82E95B" w:rsidR="008D6700" w:rsidDel="00442B67" w:rsidRDefault="008D6700">
          <w:pPr>
            <w:pStyle w:val="TOC2"/>
            <w:rPr>
              <w:del w:id="85" w:author="Francis Moigula" w:date="2026-06-03T16:02:00Z" w16du:dateUtc="2026-06-03T21:02:00Z"/>
              <w:rFonts w:asciiTheme="minorHAnsi" w:hAnsiTheme="minorHAnsi"/>
              <w:kern w:val="2"/>
              <w:sz w:val="24"/>
              <w:szCs w:val="24"/>
              <w:lang w:val="en-CA" w:eastAsia="en-CA"/>
              <w14:ligatures w14:val="standardContextual"/>
            </w:rPr>
          </w:pPr>
        </w:p>
        <w:p w14:paraId="33059F32" w14:textId="276C7D53" w:rsidR="008D6700" w:rsidDel="00442B67" w:rsidRDefault="008D6700">
          <w:pPr>
            <w:pStyle w:val="TOC2"/>
            <w:rPr>
              <w:del w:id="86" w:author="Francis Moigula" w:date="2026-06-03T16:02:00Z" w16du:dateUtc="2026-06-03T21:02:00Z"/>
              <w:rFonts w:asciiTheme="minorHAnsi" w:hAnsiTheme="minorHAnsi"/>
              <w:kern w:val="2"/>
              <w:sz w:val="24"/>
              <w:szCs w:val="24"/>
              <w:lang w:val="en-CA" w:eastAsia="en-CA"/>
              <w14:ligatures w14:val="standardContextual"/>
            </w:rPr>
          </w:pPr>
        </w:p>
        <w:p w14:paraId="79B9215E" w14:textId="2621B9CB" w:rsidR="008D6700" w:rsidDel="00442B67" w:rsidRDefault="008D6700">
          <w:pPr>
            <w:pStyle w:val="TOC2"/>
            <w:rPr>
              <w:del w:id="87" w:author="Francis Moigula" w:date="2026-06-03T16:02:00Z" w16du:dateUtc="2026-06-03T21:02:00Z"/>
              <w:rFonts w:asciiTheme="minorHAnsi" w:hAnsiTheme="minorHAnsi"/>
              <w:kern w:val="2"/>
              <w:sz w:val="24"/>
              <w:szCs w:val="24"/>
              <w:lang w:val="en-CA" w:eastAsia="en-CA"/>
              <w14:ligatures w14:val="standardContextual"/>
            </w:rPr>
          </w:pPr>
        </w:p>
        <w:p w14:paraId="4E421C0B" w14:textId="0A822B80" w:rsidR="008D6700" w:rsidDel="00442B67" w:rsidRDefault="008D6700">
          <w:pPr>
            <w:pStyle w:val="TOC1"/>
            <w:tabs>
              <w:tab w:val="left" w:pos="440"/>
              <w:tab w:val="right" w:leader="dot" w:pos="9350"/>
            </w:tabs>
            <w:rPr>
              <w:del w:id="88" w:author="Francis Moigula" w:date="2026-06-03T16:02:00Z" w16du:dateUtc="2026-06-03T21:02:00Z"/>
              <w:rFonts w:asciiTheme="minorHAnsi" w:hAnsiTheme="minorHAnsi"/>
              <w:b w:val="0"/>
              <w:noProof/>
              <w:kern w:val="2"/>
              <w:sz w:val="24"/>
              <w:szCs w:val="24"/>
              <w:lang w:val="en-CA" w:eastAsia="en-CA"/>
              <w14:ligatures w14:val="standardContextual"/>
            </w:rPr>
          </w:pPr>
        </w:p>
        <w:p w14:paraId="593AA670" w14:textId="2454CB27" w:rsidR="008D6700" w:rsidDel="00442B67" w:rsidRDefault="008D6700">
          <w:pPr>
            <w:pStyle w:val="TOC2"/>
            <w:rPr>
              <w:del w:id="89" w:author="Francis Moigula" w:date="2026-06-03T16:02:00Z" w16du:dateUtc="2026-06-03T21:02:00Z"/>
              <w:rFonts w:asciiTheme="minorHAnsi" w:hAnsiTheme="minorHAnsi"/>
              <w:kern w:val="2"/>
              <w:sz w:val="24"/>
              <w:szCs w:val="24"/>
              <w:lang w:val="en-CA" w:eastAsia="en-CA"/>
              <w14:ligatures w14:val="standardContextual"/>
            </w:rPr>
          </w:pPr>
        </w:p>
        <w:p w14:paraId="3A100BBA" w14:textId="7D09E42E" w:rsidR="008D6700" w:rsidDel="00442B67" w:rsidRDefault="008D6700">
          <w:pPr>
            <w:pStyle w:val="TOC2"/>
            <w:rPr>
              <w:del w:id="90" w:author="Francis Moigula" w:date="2026-06-03T16:02:00Z" w16du:dateUtc="2026-06-03T21:02:00Z"/>
              <w:rFonts w:asciiTheme="minorHAnsi" w:hAnsiTheme="minorHAnsi"/>
              <w:kern w:val="2"/>
              <w:sz w:val="24"/>
              <w:szCs w:val="24"/>
              <w:lang w:val="en-CA" w:eastAsia="en-CA"/>
              <w14:ligatures w14:val="standardContextual"/>
            </w:rPr>
          </w:pPr>
        </w:p>
        <w:p w14:paraId="149EADC6" w14:textId="669E593B" w:rsidR="008D6700" w:rsidDel="00442B67" w:rsidRDefault="008D6700">
          <w:pPr>
            <w:pStyle w:val="TOC2"/>
            <w:rPr>
              <w:del w:id="91" w:author="Francis Moigula" w:date="2026-06-03T16:02:00Z" w16du:dateUtc="2026-06-03T21:02:00Z"/>
              <w:rFonts w:asciiTheme="minorHAnsi" w:hAnsiTheme="minorHAnsi"/>
              <w:kern w:val="2"/>
              <w:sz w:val="24"/>
              <w:szCs w:val="24"/>
              <w:lang w:val="en-CA" w:eastAsia="en-CA"/>
              <w14:ligatures w14:val="standardContextual"/>
            </w:rPr>
          </w:pPr>
        </w:p>
        <w:p w14:paraId="267D382F" w14:textId="56720B2E" w:rsidR="008D6700" w:rsidDel="00442B67" w:rsidRDefault="008D6700">
          <w:pPr>
            <w:pStyle w:val="TOC2"/>
            <w:rPr>
              <w:del w:id="92" w:author="Francis Moigula" w:date="2026-06-03T16:02:00Z" w16du:dateUtc="2026-06-03T21:02:00Z"/>
              <w:rFonts w:asciiTheme="minorHAnsi" w:hAnsiTheme="minorHAnsi"/>
              <w:kern w:val="2"/>
              <w:sz w:val="24"/>
              <w:szCs w:val="24"/>
              <w:lang w:val="en-CA" w:eastAsia="en-CA"/>
              <w14:ligatures w14:val="standardContextual"/>
            </w:rPr>
          </w:pPr>
        </w:p>
        <w:p w14:paraId="2CE11FD8" w14:textId="21119E0E" w:rsidR="008D6700" w:rsidDel="00442B67" w:rsidRDefault="008D6700">
          <w:pPr>
            <w:pStyle w:val="TOC2"/>
            <w:rPr>
              <w:del w:id="93" w:author="Francis Moigula" w:date="2026-06-03T16:02:00Z" w16du:dateUtc="2026-06-03T21:02:00Z"/>
              <w:rFonts w:asciiTheme="minorHAnsi" w:hAnsiTheme="minorHAnsi"/>
              <w:kern w:val="2"/>
              <w:sz w:val="24"/>
              <w:szCs w:val="24"/>
              <w:lang w:val="en-CA" w:eastAsia="en-CA"/>
              <w14:ligatures w14:val="standardContextual"/>
            </w:rPr>
          </w:pPr>
        </w:p>
        <w:p w14:paraId="538F60DB" w14:textId="185E6E3F" w:rsidR="008D6700" w:rsidDel="00442B67" w:rsidRDefault="008D6700">
          <w:pPr>
            <w:pStyle w:val="TOC1"/>
            <w:tabs>
              <w:tab w:val="left" w:pos="440"/>
              <w:tab w:val="right" w:leader="dot" w:pos="9350"/>
            </w:tabs>
            <w:rPr>
              <w:del w:id="94" w:author="Francis Moigula" w:date="2026-06-03T16:02:00Z" w16du:dateUtc="2026-06-03T21:02:00Z"/>
              <w:rFonts w:asciiTheme="minorHAnsi" w:hAnsiTheme="minorHAnsi"/>
              <w:b w:val="0"/>
              <w:noProof/>
              <w:kern w:val="2"/>
              <w:sz w:val="24"/>
              <w:szCs w:val="24"/>
              <w:lang w:val="en-CA" w:eastAsia="en-CA"/>
              <w14:ligatures w14:val="standardContextual"/>
            </w:rPr>
          </w:pPr>
        </w:p>
        <w:p w14:paraId="3E83A506" w14:textId="6B9A7A48" w:rsidR="008D6700" w:rsidDel="00442B67" w:rsidRDefault="008D6700">
          <w:pPr>
            <w:pStyle w:val="TOC2"/>
            <w:rPr>
              <w:del w:id="95" w:author="Francis Moigula" w:date="2026-06-03T16:02:00Z" w16du:dateUtc="2026-06-03T21:02:00Z"/>
              <w:rFonts w:asciiTheme="minorHAnsi" w:hAnsiTheme="minorHAnsi"/>
              <w:kern w:val="2"/>
              <w:sz w:val="24"/>
              <w:szCs w:val="24"/>
              <w:lang w:val="en-CA" w:eastAsia="en-CA"/>
              <w14:ligatures w14:val="standardContextual"/>
            </w:rPr>
          </w:pPr>
        </w:p>
        <w:p w14:paraId="5B5EAD7F" w14:textId="4E3CA553" w:rsidR="008D6700" w:rsidDel="00442B67" w:rsidRDefault="008D6700">
          <w:pPr>
            <w:pStyle w:val="TOC2"/>
            <w:rPr>
              <w:del w:id="96" w:author="Francis Moigula" w:date="2026-06-03T16:02:00Z" w16du:dateUtc="2026-06-03T21:02:00Z"/>
              <w:rFonts w:asciiTheme="minorHAnsi" w:hAnsiTheme="minorHAnsi"/>
              <w:kern w:val="2"/>
              <w:sz w:val="24"/>
              <w:szCs w:val="24"/>
              <w:lang w:val="en-CA" w:eastAsia="en-CA"/>
              <w14:ligatures w14:val="standardContextual"/>
            </w:rPr>
          </w:pPr>
        </w:p>
        <w:p w14:paraId="5A32C491" w14:textId="705A2983" w:rsidR="008D6700" w:rsidDel="00442B67" w:rsidRDefault="008D6700">
          <w:pPr>
            <w:pStyle w:val="TOC2"/>
            <w:rPr>
              <w:del w:id="97" w:author="Francis Moigula" w:date="2026-06-03T16:02:00Z" w16du:dateUtc="2026-06-03T21:02:00Z"/>
              <w:rFonts w:asciiTheme="minorHAnsi" w:hAnsiTheme="minorHAnsi"/>
              <w:kern w:val="2"/>
              <w:sz w:val="24"/>
              <w:szCs w:val="24"/>
              <w:lang w:val="en-CA" w:eastAsia="en-CA"/>
              <w14:ligatures w14:val="standardContextual"/>
            </w:rPr>
          </w:pPr>
        </w:p>
        <w:p w14:paraId="68ABC9F0" w14:textId="11DB2E21" w:rsidR="008D6700" w:rsidDel="00442B67" w:rsidRDefault="008D6700">
          <w:pPr>
            <w:pStyle w:val="TOC2"/>
            <w:rPr>
              <w:del w:id="98" w:author="Francis Moigula" w:date="2026-06-03T16:02:00Z" w16du:dateUtc="2026-06-03T21:02:00Z"/>
              <w:rFonts w:asciiTheme="minorHAnsi" w:hAnsiTheme="minorHAnsi"/>
              <w:kern w:val="2"/>
              <w:sz w:val="24"/>
              <w:szCs w:val="24"/>
              <w:lang w:val="en-CA" w:eastAsia="en-CA"/>
              <w14:ligatures w14:val="standardContextual"/>
            </w:rPr>
          </w:pPr>
        </w:p>
        <w:p w14:paraId="216EDF2C" w14:textId="7B446C9F" w:rsidR="008D6700" w:rsidDel="00442B67" w:rsidRDefault="008D6700">
          <w:pPr>
            <w:pStyle w:val="TOC2"/>
            <w:rPr>
              <w:del w:id="99" w:author="Francis Moigula" w:date="2026-06-03T16:02:00Z" w16du:dateUtc="2026-06-03T21:02:00Z"/>
              <w:rFonts w:asciiTheme="minorHAnsi" w:hAnsiTheme="minorHAnsi"/>
              <w:kern w:val="2"/>
              <w:sz w:val="24"/>
              <w:szCs w:val="24"/>
              <w:lang w:val="en-CA" w:eastAsia="en-CA"/>
              <w14:ligatures w14:val="standardContextual"/>
            </w:rPr>
          </w:pPr>
        </w:p>
        <w:p w14:paraId="35744C70" w14:textId="6A136D84" w:rsidR="008D6700" w:rsidDel="00442B67" w:rsidRDefault="008D6700">
          <w:pPr>
            <w:pStyle w:val="TOC2"/>
            <w:rPr>
              <w:del w:id="100" w:author="Francis Moigula" w:date="2026-06-03T16:02:00Z" w16du:dateUtc="2026-06-03T21:02:00Z"/>
              <w:rFonts w:asciiTheme="minorHAnsi" w:hAnsiTheme="minorHAnsi"/>
              <w:kern w:val="2"/>
              <w:sz w:val="24"/>
              <w:szCs w:val="24"/>
              <w:lang w:val="en-CA" w:eastAsia="en-CA"/>
              <w14:ligatures w14:val="standardContextual"/>
            </w:rPr>
          </w:pPr>
        </w:p>
        <w:p w14:paraId="49A53A08" w14:textId="03D555C0" w:rsidR="008D6700" w:rsidDel="00442B67" w:rsidRDefault="008D6700">
          <w:pPr>
            <w:pStyle w:val="TOC2"/>
            <w:rPr>
              <w:del w:id="101" w:author="Francis Moigula" w:date="2026-06-03T16:02:00Z" w16du:dateUtc="2026-06-03T21:02:00Z"/>
              <w:rFonts w:asciiTheme="minorHAnsi" w:hAnsiTheme="minorHAnsi"/>
              <w:kern w:val="2"/>
              <w:sz w:val="24"/>
              <w:szCs w:val="24"/>
              <w:lang w:val="en-CA" w:eastAsia="en-CA"/>
              <w14:ligatures w14:val="standardContextual"/>
            </w:rPr>
          </w:pPr>
        </w:p>
        <w:p w14:paraId="62B01A79" w14:textId="5DEBCE2E" w:rsidR="008D6700" w:rsidDel="00442B67" w:rsidRDefault="008D6700">
          <w:pPr>
            <w:pStyle w:val="TOC2"/>
            <w:rPr>
              <w:del w:id="102" w:author="Francis Moigula" w:date="2026-06-03T16:02:00Z" w16du:dateUtc="2026-06-03T21:02:00Z"/>
              <w:rFonts w:asciiTheme="minorHAnsi" w:hAnsiTheme="minorHAnsi"/>
              <w:kern w:val="2"/>
              <w:sz w:val="24"/>
              <w:szCs w:val="24"/>
              <w:lang w:val="en-CA" w:eastAsia="en-CA"/>
              <w14:ligatures w14:val="standardContextual"/>
            </w:rPr>
          </w:pPr>
        </w:p>
        <w:p w14:paraId="18F47E6F" w14:textId="1E494C65" w:rsidR="008D6700" w:rsidDel="00442B67" w:rsidRDefault="008D6700">
          <w:pPr>
            <w:pStyle w:val="TOC2"/>
            <w:rPr>
              <w:del w:id="103" w:author="Francis Moigula" w:date="2026-06-03T16:02:00Z" w16du:dateUtc="2026-06-03T21:02:00Z"/>
              <w:rFonts w:asciiTheme="minorHAnsi" w:hAnsiTheme="minorHAnsi"/>
              <w:kern w:val="2"/>
              <w:sz w:val="24"/>
              <w:szCs w:val="24"/>
              <w:lang w:val="en-CA" w:eastAsia="en-CA"/>
              <w14:ligatures w14:val="standardContextual"/>
            </w:rPr>
          </w:pPr>
        </w:p>
        <w:p w14:paraId="76A32011" w14:textId="331A42B7" w:rsidR="008D6700" w:rsidDel="00442B67" w:rsidRDefault="008D6700">
          <w:pPr>
            <w:pStyle w:val="TOC2"/>
            <w:rPr>
              <w:del w:id="104" w:author="Francis Moigula" w:date="2026-06-03T16:02:00Z" w16du:dateUtc="2026-06-03T21:02:00Z"/>
              <w:rFonts w:asciiTheme="minorHAnsi" w:hAnsiTheme="minorHAnsi"/>
              <w:kern w:val="2"/>
              <w:sz w:val="24"/>
              <w:szCs w:val="24"/>
              <w:lang w:val="en-CA" w:eastAsia="en-CA"/>
              <w14:ligatures w14:val="standardContextual"/>
            </w:rPr>
          </w:pPr>
        </w:p>
        <w:p w14:paraId="27FDBC32" w14:textId="6B1231C5" w:rsidR="00847581" w:rsidRDefault="00847581">
          <w:r>
            <w:rPr>
              <w:b/>
              <w:bCs/>
              <w:noProof/>
            </w:rPr>
            <w:fldChar w:fldCharType="end"/>
          </w:r>
          <w:commentRangeEnd w:id="0"/>
          <w:r w:rsidR="007100FF">
            <w:rPr>
              <w:rStyle w:val="CommentReference"/>
              <w:b/>
              <w:bCs/>
              <w:noProof/>
              <w:sz w:val="20"/>
              <w:szCs w:val="20"/>
            </w:rPr>
            <w:commentReference w:id="0"/>
          </w:r>
          <w:commentRangeEnd w:id="1"/>
          <w:r>
            <w:rPr>
              <w:rStyle w:val="CommentReference"/>
              <w:b/>
              <w:bCs/>
              <w:noProof/>
              <w:sz w:val="20"/>
              <w:szCs w:val="20"/>
            </w:rPr>
            <w:commentReference w:id="1"/>
          </w:r>
        </w:p>
      </w:sdtContent>
    </w:sdt>
    <w:p w14:paraId="4ECC5DAE" w14:textId="1841F8D8" w:rsidR="00616461" w:rsidRPr="00AB5CF9" w:rsidRDefault="00616461" w:rsidP="00AB5CF9">
      <w:pPr>
        <w:pStyle w:val="TOCHeading"/>
      </w:pPr>
      <w:r w:rsidRPr="00AB5CF9">
        <w:t>Table of tables</w:t>
      </w:r>
    </w:p>
    <w:p w14:paraId="095191FC" w14:textId="7E7B0C71" w:rsidR="00AE296F" w:rsidRDefault="002061D9">
      <w:pPr>
        <w:pStyle w:val="TableofFigures"/>
        <w:tabs>
          <w:tab w:val="right" w:leader="dot" w:pos="9350"/>
        </w:tabs>
        <w:rPr>
          <w:ins w:id="105" w:author="Francis Moigula" w:date="2026-06-05T12:31:00Z" w16du:dateUtc="2026-06-05T17:31:00Z"/>
          <w:rFonts w:asciiTheme="minorHAnsi" w:hAnsiTheme="minorHAnsi"/>
          <w:noProof/>
          <w:kern w:val="2"/>
          <w:sz w:val="24"/>
          <w:szCs w:val="24"/>
          <w:lang w:val="en-CA" w:eastAsia="en-CA"/>
          <w14:ligatures w14:val="standardContextual"/>
        </w:rPr>
      </w:pPr>
      <w:r>
        <w:rPr>
          <w:lang w:val="en-GB"/>
        </w:rPr>
        <w:fldChar w:fldCharType="begin"/>
      </w:r>
      <w:r w:rsidR="00616461" w:rsidRPr="002D2089">
        <w:rPr>
          <w:lang w:val="en-GB"/>
        </w:rPr>
        <w:instrText xml:space="preserve"> TOC \h \z \c "Table" </w:instrText>
      </w:r>
      <w:r>
        <w:rPr>
          <w:lang w:val="en-GB"/>
        </w:rPr>
        <w:fldChar w:fldCharType="separate"/>
      </w:r>
      <w:hyperlink w:anchor="_Toc231555271" w:history="1">
        <w:r w:rsidR="00AE296F" w:rsidRPr="00B766BB">
          <w:rPr>
            <w:rStyle w:val="Hyperlink"/>
            <w:noProof/>
          </w:rPr>
          <w:t>Table 1: Project goals</w:t>
        </w:r>
        <w:r w:rsidR="00AE296F">
          <w:rPr>
            <w:noProof/>
            <w:webHidden/>
          </w:rPr>
          <w:tab/>
        </w:r>
        <w:r w:rsidR="00AE296F">
          <w:rPr>
            <w:noProof/>
            <w:webHidden/>
          </w:rPr>
          <w:fldChar w:fldCharType="begin"/>
        </w:r>
        <w:r w:rsidR="00AE296F">
          <w:rPr>
            <w:noProof/>
            <w:webHidden/>
          </w:rPr>
          <w:instrText xml:space="preserve"> PAGEREF _Toc231555271 \h </w:instrText>
        </w:r>
        <w:r w:rsidR="00AE296F">
          <w:rPr>
            <w:noProof/>
            <w:webHidden/>
          </w:rPr>
        </w:r>
        <w:r w:rsidR="00AE296F">
          <w:rPr>
            <w:noProof/>
            <w:webHidden/>
          </w:rPr>
          <w:fldChar w:fldCharType="separate"/>
        </w:r>
        <w:r w:rsidR="00AE296F">
          <w:rPr>
            <w:noProof/>
            <w:webHidden/>
          </w:rPr>
          <w:t>2</w:t>
        </w:r>
        <w:r w:rsidR="00AE296F">
          <w:rPr>
            <w:noProof/>
            <w:webHidden/>
          </w:rPr>
          <w:fldChar w:fldCharType="end"/>
        </w:r>
      </w:hyperlink>
    </w:p>
    <w:p w14:paraId="195A315D" w14:textId="7E50CC28" w:rsidR="00AE296F" w:rsidRDefault="00AE296F">
      <w:pPr>
        <w:pStyle w:val="TableofFigures"/>
        <w:tabs>
          <w:tab w:val="right" w:leader="dot" w:pos="9350"/>
        </w:tabs>
        <w:rPr>
          <w:ins w:id="106" w:author="Francis Moigula" w:date="2026-06-05T12:31:00Z" w16du:dateUtc="2026-06-05T17:31:00Z"/>
          <w:rFonts w:asciiTheme="minorHAnsi" w:hAnsiTheme="minorHAnsi"/>
          <w:noProof/>
          <w:kern w:val="2"/>
          <w:sz w:val="24"/>
          <w:szCs w:val="24"/>
          <w:lang w:val="en-CA" w:eastAsia="en-CA"/>
          <w14:ligatures w14:val="standardContextual"/>
        </w:rPr>
      </w:pPr>
      <w:hyperlink w:anchor="_Toc231555272" w:history="1">
        <w:r w:rsidRPr="00B766BB">
          <w:rPr>
            <w:rStyle w:val="Hyperlink"/>
            <w:noProof/>
          </w:rPr>
          <w:t>Table 2: Project scope areas</w:t>
        </w:r>
        <w:r>
          <w:rPr>
            <w:noProof/>
            <w:webHidden/>
          </w:rPr>
          <w:tab/>
        </w:r>
        <w:r>
          <w:rPr>
            <w:noProof/>
            <w:webHidden/>
          </w:rPr>
          <w:fldChar w:fldCharType="begin"/>
        </w:r>
        <w:r>
          <w:rPr>
            <w:noProof/>
            <w:webHidden/>
          </w:rPr>
          <w:instrText xml:space="preserve"> PAGEREF _Toc231555272 \h </w:instrText>
        </w:r>
        <w:r>
          <w:rPr>
            <w:noProof/>
            <w:webHidden/>
          </w:rPr>
        </w:r>
        <w:r>
          <w:rPr>
            <w:noProof/>
            <w:webHidden/>
          </w:rPr>
          <w:fldChar w:fldCharType="separate"/>
        </w:r>
        <w:r>
          <w:rPr>
            <w:noProof/>
            <w:webHidden/>
          </w:rPr>
          <w:t>4</w:t>
        </w:r>
        <w:r>
          <w:rPr>
            <w:noProof/>
            <w:webHidden/>
          </w:rPr>
          <w:fldChar w:fldCharType="end"/>
        </w:r>
      </w:hyperlink>
    </w:p>
    <w:p w14:paraId="342474D5" w14:textId="49AD1D2E" w:rsidR="00AE296F" w:rsidRDefault="00AE296F">
      <w:pPr>
        <w:pStyle w:val="TableofFigures"/>
        <w:tabs>
          <w:tab w:val="right" w:leader="dot" w:pos="9350"/>
        </w:tabs>
        <w:rPr>
          <w:ins w:id="107" w:author="Francis Moigula" w:date="2026-06-05T12:31:00Z" w16du:dateUtc="2026-06-05T17:31:00Z"/>
          <w:rFonts w:asciiTheme="minorHAnsi" w:hAnsiTheme="minorHAnsi"/>
          <w:noProof/>
          <w:kern w:val="2"/>
          <w:sz w:val="24"/>
          <w:szCs w:val="24"/>
          <w:lang w:val="en-CA" w:eastAsia="en-CA"/>
          <w14:ligatures w14:val="standardContextual"/>
        </w:rPr>
      </w:pPr>
      <w:hyperlink w:anchor="_Toc231555273" w:history="1">
        <w:r w:rsidRPr="00B766BB">
          <w:rPr>
            <w:rStyle w:val="Hyperlink"/>
            <w:noProof/>
          </w:rPr>
          <w:t>Table 3: Project scope</w:t>
        </w:r>
        <w:r>
          <w:rPr>
            <w:noProof/>
            <w:webHidden/>
          </w:rPr>
          <w:tab/>
        </w:r>
        <w:r>
          <w:rPr>
            <w:noProof/>
            <w:webHidden/>
          </w:rPr>
          <w:fldChar w:fldCharType="begin"/>
        </w:r>
        <w:r>
          <w:rPr>
            <w:noProof/>
            <w:webHidden/>
          </w:rPr>
          <w:instrText xml:space="preserve"> PAGEREF _Toc231555273 \h </w:instrText>
        </w:r>
        <w:r>
          <w:rPr>
            <w:noProof/>
            <w:webHidden/>
          </w:rPr>
        </w:r>
        <w:r>
          <w:rPr>
            <w:noProof/>
            <w:webHidden/>
          </w:rPr>
          <w:fldChar w:fldCharType="separate"/>
        </w:r>
        <w:r>
          <w:rPr>
            <w:noProof/>
            <w:webHidden/>
          </w:rPr>
          <w:t>5</w:t>
        </w:r>
        <w:r>
          <w:rPr>
            <w:noProof/>
            <w:webHidden/>
          </w:rPr>
          <w:fldChar w:fldCharType="end"/>
        </w:r>
      </w:hyperlink>
    </w:p>
    <w:p w14:paraId="75A2E41F" w14:textId="2B01B072" w:rsidR="00AE296F" w:rsidRDefault="00AE296F">
      <w:pPr>
        <w:pStyle w:val="TableofFigures"/>
        <w:tabs>
          <w:tab w:val="right" w:leader="dot" w:pos="9350"/>
        </w:tabs>
        <w:rPr>
          <w:ins w:id="108" w:author="Francis Moigula" w:date="2026-06-05T12:31:00Z" w16du:dateUtc="2026-06-05T17:31:00Z"/>
          <w:rFonts w:asciiTheme="minorHAnsi" w:hAnsiTheme="minorHAnsi"/>
          <w:noProof/>
          <w:kern w:val="2"/>
          <w:sz w:val="24"/>
          <w:szCs w:val="24"/>
          <w:lang w:val="en-CA" w:eastAsia="en-CA"/>
          <w14:ligatures w14:val="standardContextual"/>
        </w:rPr>
      </w:pPr>
      <w:hyperlink w:anchor="_Toc231555274" w:history="1">
        <w:r w:rsidRPr="00B766BB">
          <w:rPr>
            <w:rStyle w:val="Hyperlink"/>
            <w:noProof/>
          </w:rPr>
          <w:t>Table 4: Technology requirements</w:t>
        </w:r>
        <w:r>
          <w:rPr>
            <w:noProof/>
            <w:webHidden/>
          </w:rPr>
          <w:tab/>
        </w:r>
        <w:r>
          <w:rPr>
            <w:noProof/>
            <w:webHidden/>
          </w:rPr>
          <w:fldChar w:fldCharType="begin"/>
        </w:r>
        <w:r>
          <w:rPr>
            <w:noProof/>
            <w:webHidden/>
          </w:rPr>
          <w:instrText xml:space="preserve"> PAGEREF _Toc231555274 \h </w:instrText>
        </w:r>
        <w:r>
          <w:rPr>
            <w:noProof/>
            <w:webHidden/>
          </w:rPr>
        </w:r>
        <w:r>
          <w:rPr>
            <w:noProof/>
            <w:webHidden/>
          </w:rPr>
          <w:fldChar w:fldCharType="separate"/>
        </w:r>
        <w:r>
          <w:rPr>
            <w:noProof/>
            <w:webHidden/>
          </w:rPr>
          <w:t>7</w:t>
        </w:r>
        <w:r>
          <w:rPr>
            <w:noProof/>
            <w:webHidden/>
          </w:rPr>
          <w:fldChar w:fldCharType="end"/>
        </w:r>
      </w:hyperlink>
    </w:p>
    <w:p w14:paraId="051663D0" w14:textId="38A55E71" w:rsidR="00AE296F" w:rsidRDefault="00AE296F">
      <w:pPr>
        <w:pStyle w:val="TableofFigures"/>
        <w:tabs>
          <w:tab w:val="right" w:leader="dot" w:pos="9350"/>
        </w:tabs>
        <w:rPr>
          <w:ins w:id="109" w:author="Francis Moigula" w:date="2026-06-05T12:31:00Z" w16du:dateUtc="2026-06-05T17:31:00Z"/>
          <w:rFonts w:asciiTheme="minorHAnsi" w:hAnsiTheme="minorHAnsi"/>
          <w:noProof/>
          <w:kern w:val="2"/>
          <w:sz w:val="24"/>
          <w:szCs w:val="24"/>
          <w:lang w:val="en-CA" w:eastAsia="en-CA"/>
          <w14:ligatures w14:val="standardContextual"/>
        </w:rPr>
      </w:pPr>
      <w:hyperlink w:anchor="_Toc231555275" w:history="1">
        <w:r w:rsidRPr="00B766BB">
          <w:rPr>
            <w:rStyle w:val="Hyperlink"/>
            <w:noProof/>
          </w:rPr>
          <w:t>Table 5: Environment requirements</w:t>
        </w:r>
        <w:r>
          <w:rPr>
            <w:noProof/>
            <w:webHidden/>
          </w:rPr>
          <w:tab/>
        </w:r>
        <w:r>
          <w:rPr>
            <w:noProof/>
            <w:webHidden/>
          </w:rPr>
          <w:fldChar w:fldCharType="begin"/>
        </w:r>
        <w:r>
          <w:rPr>
            <w:noProof/>
            <w:webHidden/>
          </w:rPr>
          <w:instrText xml:space="preserve"> PAGEREF _Toc231555275 \h </w:instrText>
        </w:r>
        <w:r>
          <w:rPr>
            <w:noProof/>
            <w:webHidden/>
          </w:rPr>
        </w:r>
        <w:r>
          <w:rPr>
            <w:noProof/>
            <w:webHidden/>
          </w:rPr>
          <w:fldChar w:fldCharType="separate"/>
        </w:r>
        <w:r>
          <w:rPr>
            <w:noProof/>
            <w:webHidden/>
          </w:rPr>
          <w:t>9</w:t>
        </w:r>
        <w:r>
          <w:rPr>
            <w:noProof/>
            <w:webHidden/>
          </w:rPr>
          <w:fldChar w:fldCharType="end"/>
        </w:r>
      </w:hyperlink>
    </w:p>
    <w:p w14:paraId="46FFE16D" w14:textId="136BECD0" w:rsidR="00AE296F" w:rsidRDefault="00AE296F">
      <w:pPr>
        <w:pStyle w:val="TableofFigures"/>
        <w:tabs>
          <w:tab w:val="right" w:leader="dot" w:pos="9350"/>
        </w:tabs>
        <w:rPr>
          <w:ins w:id="110" w:author="Francis Moigula" w:date="2026-06-05T12:31:00Z" w16du:dateUtc="2026-06-05T17:31:00Z"/>
          <w:rFonts w:asciiTheme="minorHAnsi" w:hAnsiTheme="minorHAnsi"/>
          <w:noProof/>
          <w:kern w:val="2"/>
          <w:sz w:val="24"/>
          <w:szCs w:val="24"/>
          <w:lang w:val="en-CA" w:eastAsia="en-CA"/>
          <w14:ligatures w14:val="standardContextual"/>
        </w:rPr>
      </w:pPr>
      <w:hyperlink w:anchor="_Toc231555276" w:history="1">
        <w:r w:rsidRPr="00B766BB">
          <w:rPr>
            <w:rStyle w:val="Hyperlink"/>
            <w:noProof/>
          </w:rPr>
          <w:t>Table 6: Exclusions</w:t>
        </w:r>
        <w:r>
          <w:rPr>
            <w:noProof/>
            <w:webHidden/>
          </w:rPr>
          <w:tab/>
        </w:r>
        <w:r>
          <w:rPr>
            <w:noProof/>
            <w:webHidden/>
          </w:rPr>
          <w:fldChar w:fldCharType="begin"/>
        </w:r>
        <w:r>
          <w:rPr>
            <w:noProof/>
            <w:webHidden/>
          </w:rPr>
          <w:instrText xml:space="preserve"> PAGEREF _Toc231555276 \h </w:instrText>
        </w:r>
        <w:r>
          <w:rPr>
            <w:noProof/>
            <w:webHidden/>
          </w:rPr>
        </w:r>
        <w:r>
          <w:rPr>
            <w:noProof/>
            <w:webHidden/>
          </w:rPr>
          <w:fldChar w:fldCharType="separate"/>
        </w:r>
        <w:r>
          <w:rPr>
            <w:noProof/>
            <w:webHidden/>
          </w:rPr>
          <w:t>9</w:t>
        </w:r>
        <w:r>
          <w:rPr>
            <w:noProof/>
            <w:webHidden/>
          </w:rPr>
          <w:fldChar w:fldCharType="end"/>
        </w:r>
      </w:hyperlink>
    </w:p>
    <w:p w14:paraId="6177FBA5" w14:textId="7F91CEF9" w:rsidR="00AE296F" w:rsidRDefault="00AE296F">
      <w:pPr>
        <w:pStyle w:val="TableofFigures"/>
        <w:tabs>
          <w:tab w:val="right" w:leader="dot" w:pos="9350"/>
        </w:tabs>
        <w:rPr>
          <w:ins w:id="111" w:author="Francis Moigula" w:date="2026-06-05T12:31:00Z" w16du:dateUtc="2026-06-05T17:31:00Z"/>
          <w:rFonts w:asciiTheme="minorHAnsi" w:hAnsiTheme="minorHAnsi"/>
          <w:noProof/>
          <w:kern w:val="2"/>
          <w:sz w:val="24"/>
          <w:szCs w:val="24"/>
          <w:lang w:val="en-CA" w:eastAsia="en-CA"/>
          <w14:ligatures w14:val="standardContextual"/>
        </w:rPr>
      </w:pPr>
      <w:hyperlink w:anchor="_Toc231555277" w:history="1">
        <w:r w:rsidRPr="00B766BB">
          <w:rPr>
            <w:rStyle w:val="Hyperlink"/>
            <w:noProof/>
          </w:rPr>
          <w:t>Table 7: Table of abbreviations</w:t>
        </w:r>
        <w:r>
          <w:rPr>
            <w:noProof/>
            <w:webHidden/>
          </w:rPr>
          <w:tab/>
        </w:r>
        <w:r>
          <w:rPr>
            <w:noProof/>
            <w:webHidden/>
          </w:rPr>
          <w:fldChar w:fldCharType="begin"/>
        </w:r>
        <w:r>
          <w:rPr>
            <w:noProof/>
            <w:webHidden/>
          </w:rPr>
          <w:instrText xml:space="preserve"> PAGEREF _Toc231555277 \h </w:instrText>
        </w:r>
        <w:r>
          <w:rPr>
            <w:noProof/>
            <w:webHidden/>
          </w:rPr>
        </w:r>
        <w:r>
          <w:rPr>
            <w:noProof/>
            <w:webHidden/>
          </w:rPr>
          <w:fldChar w:fldCharType="separate"/>
        </w:r>
        <w:r>
          <w:rPr>
            <w:noProof/>
            <w:webHidden/>
          </w:rPr>
          <w:t>12</w:t>
        </w:r>
        <w:r>
          <w:rPr>
            <w:noProof/>
            <w:webHidden/>
          </w:rPr>
          <w:fldChar w:fldCharType="end"/>
        </w:r>
      </w:hyperlink>
    </w:p>
    <w:p w14:paraId="52FDDC1B" w14:textId="72880E0A" w:rsidR="00AE296F" w:rsidRDefault="00AE296F">
      <w:pPr>
        <w:pStyle w:val="TableofFigures"/>
        <w:tabs>
          <w:tab w:val="right" w:leader="dot" w:pos="9350"/>
        </w:tabs>
        <w:rPr>
          <w:ins w:id="112" w:author="Francis Moigula" w:date="2026-06-05T12:31:00Z" w16du:dateUtc="2026-06-05T17:31:00Z"/>
          <w:rFonts w:asciiTheme="minorHAnsi" w:hAnsiTheme="minorHAnsi"/>
          <w:noProof/>
          <w:kern w:val="2"/>
          <w:sz w:val="24"/>
          <w:szCs w:val="24"/>
          <w:lang w:val="en-CA" w:eastAsia="en-CA"/>
          <w14:ligatures w14:val="standardContextual"/>
        </w:rPr>
      </w:pPr>
      <w:hyperlink w:anchor="_Toc231555278" w:history="1">
        <w:r w:rsidRPr="00B766BB">
          <w:rPr>
            <w:rStyle w:val="Hyperlink"/>
            <w:noProof/>
          </w:rPr>
          <w:t>Table 8: Project initiation activities</w:t>
        </w:r>
        <w:r>
          <w:rPr>
            <w:noProof/>
            <w:webHidden/>
          </w:rPr>
          <w:tab/>
        </w:r>
        <w:r>
          <w:rPr>
            <w:noProof/>
            <w:webHidden/>
          </w:rPr>
          <w:fldChar w:fldCharType="begin"/>
        </w:r>
        <w:r>
          <w:rPr>
            <w:noProof/>
            <w:webHidden/>
          </w:rPr>
          <w:instrText xml:space="preserve"> PAGEREF _Toc231555278 \h </w:instrText>
        </w:r>
        <w:r>
          <w:rPr>
            <w:noProof/>
            <w:webHidden/>
          </w:rPr>
        </w:r>
        <w:r>
          <w:rPr>
            <w:noProof/>
            <w:webHidden/>
          </w:rPr>
          <w:fldChar w:fldCharType="separate"/>
        </w:r>
        <w:r>
          <w:rPr>
            <w:noProof/>
            <w:webHidden/>
          </w:rPr>
          <w:t>15</w:t>
        </w:r>
        <w:r>
          <w:rPr>
            <w:noProof/>
            <w:webHidden/>
          </w:rPr>
          <w:fldChar w:fldCharType="end"/>
        </w:r>
      </w:hyperlink>
    </w:p>
    <w:p w14:paraId="6FF1D89D" w14:textId="64A844C4" w:rsidR="00AE296F" w:rsidRDefault="00AE296F">
      <w:pPr>
        <w:pStyle w:val="TableofFigures"/>
        <w:tabs>
          <w:tab w:val="right" w:leader="dot" w:pos="9350"/>
        </w:tabs>
        <w:rPr>
          <w:ins w:id="113" w:author="Francis Moigula" w:date="2026-06-05T12:31:00Z" w16du:dateUtc="2026-06-05T17:31:00Z"/>
          <w:rFonts w:asciiTheme="minorHAnsi" w:hAnsiTheme="minorHAnsi"/>
          <w:noProof/>
          <w:kern w:val="2"/>
          <w:sz w:val="24"/>
          <w:szCs w:val="24"/>
          <w:lang w:val="en-CA" w:eastAsia="en-CA"/>
          <w14:ligatures w14:val="standardContextual"/>
        </w:rPr>
      </w:pPr>
      <w:hyperlink w:anchor="_Toc231555279" w:history="1">
        <w:r w:rsidRPr="00B766BB">
          <w:rPr>
            <w:rStyle w:val="Hyperlink"/>
            <w:noProof/>
          </w:rPr>
          <w:t>Table 9: Product baseline planning activities</w:t>
        </w:r>
        <w:r>
          <w:rPr>
            <w:noProof/>
            <w:webHidden/>
          </w:rPr>
          <w:tab/>
        </w:r>
        <w:r>
          <w:rPr>
            <w:noProof/>
            <w:webHidden/>
          </w:rPr>
          <w:fldChar w:fldCharType="begin"/>
        </w:r>
        <w:r>
          <w:rPr>
            <w:noProof/>
            <w:webHidden/>
          </w:rPr>
          <w:instrText xml:space="preserve"> PAGEREF _Toc231555279 \h </w:instrText>
        </w:r>
        <w:r>
          <w:rPr>
            <w:noProof/>
            <w:webHidden/>
          </w:rPr>
        </w:r>
        <w:r>
          <w:rPr>
            <w:noProof/>
            <w:webHidden/>
          </w:rPr>
          <w:fldChar w:fldCharType="separate"/>
        </w:r>
        <w:r>
          <w:rPr>
            <w:noProof/>
            <w:webHidden/>
          </w:rPr>
          <w:t>17</w:t>
        </w:r>
        <w:r>
          <w:rPr>
            <w:noProof/>
            <w:webHidden/>
          </w:rPr>
          <w:fldChar w:fldCharType="end"/>
        </w:r>
      </w:hyperlink>
    </w:p>
    <w:p w14:paraId="2C0FF2F3" w14:textId="3CBF2A13" w:rsidR="00AE296F" w:rsidRDefault="00AE296F">
      <w:pPr>
        <w:pStyle w:val="TableofFigures"/>
        <w:tabs>
          <w:tab w:val="right" w:leader="dot" w:pos="9350"/>
        </w:tabs>
        <w:rPr>
          <w:ins w:id="114" w:author="Francis Moigula" w:date="2026-06-05T12:31:00Z" w16du:dateUtc="2026-06-05T17:31:00Z"/>
          <w:rFonts w:asciiTheme="minorHAnsi" w:hAnsiTheme="minorHAnsi"/>
          <w:noProof/>
          <w:kern w:val="2"/>
          <w:sz w:val="24"/>
          <w:szCs w:val="24"/>
          <w:lang w:val="en-CA" w:eastAsia="en-CA"/>
          <w14:ligatures w14:val="standardContextual"/>
        </w:rPr>
      </w:pPr>
      <w:hyperlink w:anchor="_Toc231555280" w:history="1">
        <w:r w:rsidRPr="00B766BB">
          <w:rPr>
            <w:rStyle w:val="Hyperlink"/>
            <w:noProof/>
          </w:rPr>
          <w:t>Table 10: Delivery sprints activities</w:t>
        </w:r>
        <w:r>
          <w:rPr>
            <w:noProof/>
            <w:webHidden/>
          </w:rPr>
          <w:tab/>
        </w:r>
        <w:r>
          <w:rPr>
            <w:noProof/>
            <w:webHidden/>
          </w:rPr>
          <w:fldChar w:fldCharType="begin"/>
        </w:r>
        <w:r>
          <w:rPr>
            <w:noProof/>
            <w:webHidden/>
          </w:rPr>
          <w:instrText xml:space="preserve"> PAGEREF _Toc231555280 \h </w:instrText>
        </w:r>
        <w:r>
          <w:rPr>
            <w:noProof/>
            <w:webHidden/>
          </w:rPr>
        </w:r>
        <w:r>
          <w:rPr>
            <w:noProof/>
            <w:webHidden/>
          </w:rPr>
          <w:fldChar w:fldCharType="separate"/>
        </w:r>
        <w:r>
          <w:rPr>
            <w:noProof/>
            <w:webHidden/>
          </w:rPr>
          <w:t>20</w:t>
        </w:r>
        <w:r>
          <w:rPr>
            <w:noProof/>
            <w:webHidden/>
          </w:rPr>
          <w:fldChar w:fldCharType="end"/>
        </w:r>
      </w:hyperlink>
    </w:p>
    <w:p w14:paraId="7AE82E1D" w14:textId="6B916F27" w:rsidR="00AE296F" w:rsidRDefault="00AE296F">
      <w:pPr>
        <w:pStyle w:val="TableofFigures"/>
        <w:tabs>
          <w:tab w:val="right" w:leader="dot" w:pos="9350"/>
        </w:tabs>
        <w:rPr>
          <w:ins w:id="115" w:author="Francis Moigula" w:date="2026-06-05T12:31:00Z" w16du:dateUtc="2026-06-05T17:31:00Z"/>
          <w:rFonts w:asciiTheme="minorHAnsi" w:hAnsiTheme="minorHAnsi"/>
          <w:noProof/>
          <w:kern w:val="2"/>
          <w:sz w:val="24"/>
          <w:szCs w:val="24"/>
          <w:lang w:val="en-CA" w:eastAsia="en-CA"/>
          <w14:ligatures w14:val="standardContextual"/>
        </w:rPr>
      </w:pPr>
      <w:hyperlink w:anchor="_Toc231555281" w:history="1">
        <w:r w:rsidRPr="00B766BB">
          <w:rPr>
            <w:rStyle w:val="Hyperlink"/>
            <w:noProof/>
          </w:rPr>
          <w:t>Table 11: Testing in scope</w:t>
        </w:r>
        <w:r>
          <w:rPr>
            <w:noProof/>
            <w:webHidden/>
          </w:rPr>
          <w:tab/>
        </w:r>
        <w:r>
          <w:rPr>
            <w:noProof/>
            <w:webHidden/>
          </w:rPr>
          <w:fldChar w:fldCharType="begin"/>
        </w:r>
        <w:r>
          <w:rPr>
            <w:noProof/>
            <w:webHidden/>
          </w:rPr>
          <w:instrText xml:space="preserve"> PAGEREF _Toc231555281 \h </w:instrText>
        </w:r>
        <w:r>
          <w:rPr>
            <w:noProof/>
            <w:webHidden/>
          </w:rPr>
        </w:r>
        <w:r>
          <w:rPr>
            <w:noProof/>
            <w:webHidden/>
          </w:rPr>
          <w:fldChar w:fldCharType="separate"/>
        </w:r>
        <w:r>
          <w:rPr>
            <w:noProof/>
            <w:webHidden/>
          </w:rPr>
          <w:t>23</w:t>
        </w:r>
        <w:r>
          <w:rPr>
            <w:noProof/>
            <w:webHidden/>
          </w:rPr>
          <w:fldChar w:fldCharType="end"/>
        </w:r>
      </w:hyperlink>
    </w:p>
    <w:p w14:paraId="383E0692" w14:textId="61DED091" w:rsidR="00AE296F" w:rsidRDefault="00AE296F">
      <w:pPr>
        <w:pStyle w:val="TableofFigures"/>
        <w:tabs>
          <w:tab w:val="right" w:leader="dot" w:pos="9350"/>
        </w:tabs>
        <w:rPr>
          <w:ins w:id="116" w:author="Francis Moigula" w:date="2026-06-05T12:31:00Z" w16du:dateUtc="2026-06-05T17:31:00Z"/>
          <w:rFonts w:asciiTheme="minorHAnsi" w:hAnsiTheme="minorHAnsi"/>
          <w:noProof/>
          <w:kern w:val="2"/>
          <w:sz w:val="24"/>
          <w:szCs w:val="24"/>
          <w:lang w:val="en-CA" w:eastAsia="en-CA"/>
          <w14:ligatures w14:val="standardContextual"/>
        </w:rPr>
      </w:pPr>
      <w:hyperlink w:anchor="_Toc231555282" w:history="1">
        <w:r w:rsidRPr="00B766BB">
          <w:rPr>
            <w:rStyle w:val="Hyperlink"/>
            <w:noProof/>
          </w:rPr>
          <w:t>Table 12: Defects priority definitions</w:t>
        </w:r>
        <w:r>
          <w:rPr>
            <w:noProof/>
            <w:webHidden/>
          </w:rPr>
          <w:tab/>
        </w:r>
        <w:r>
          <w:rPr>
            <w:noProof/>
            <w:webHidden/>
          </w:rPr>
          <w:fldChar w:fldCharType="begin"/>
        </w:r>
        <w:r>
          <w:rPr>
            <w:noProof/>
            <w:webHidden/>
          </w:rPr>
          <w:instrText xml:space="preserve"> PAGEREF _Toc231555282 \h </w:instrText>
        </w:r>
        <w:r>
          <w:rPr>
            <w:noProof/>
            <w:webHidden/>
          </w:rPr>
        </w:r>
        <w:r>
          <w:rPr>
            <w:noProof/>
            <w:webHidden/>
          </w:rPr>
          <w:fldChar w:fldCharType="separate"/>
        </w:r>
        <w:r>
          <w:rPr>
            <w:noProof/>
            <w:webHidden/>
          </w:rPr>
          <w:t>24</w:t>
        </w:r>
        <w:r>
          <w:rPr>
            <w:noProof/>
            <w:webHidden/>
          </w:rPr>
          <w:fldChar w:fldCharType="end"/>
        </w:r>
      </w:hyperlink>
    </w:p>
    <w:p w14:paraId="3E8EE894" w14:textId="20604B2C" w:rsidR="00AE296F" w:rsidRDefault="00AE296F">
      <w:pPr>
        <w:pStyle w:val="TableofFigures"/>
        <w:tabs>
          <w:tab w:val="right" w:leader="dot" w:pos="9350"/>
        </w:tabs>
        <w:rPr>
          <w:ins w:id="117" w:author="Francis Moigula" w:date="2026-06-05T12:31:00Z" w16du:dateUtc="2026-06-05T17:31:00Z"/>
          <w:rFonts w:asciiTheme="minorHAnsi" w:hAnsiTheme="minorHAnsi"/>
          <w:noProof/>
          <w:kern w:val="2"/>
          <w:sz w:val="24"/>
          <w:szCs w:val="24"/>
          <w:lang w:val="en-CA" w:eastAsia="en-CA"/>
          <w14:ligatures w14:val="standardContextual"/>
        </w:rPr>
      </w:pPr>
      <w:hyperlink w:anchor="_Toc231555283" w:history="1">
        <w:r w:rsidRPr="00B766BB">
          <w:rPr>
            <w:rStyle w:val="Hyperlink"/>
            <w:noProof/>
          </w:rPr>
          <w:t>Table 13: Outputs</w:t>
        </w:r>
        <w:r>
          <w:rPr>
            <w:noProof/>
            <w:webHidden/>
          </w:rPr>
          <w:tab/>
        </w:r>
        <w:r>
          <w:rPr>
            <w:noProof/>
            <w:webHidden/>
          </w:rPr>
          <w:fldChar w:fldCharType="begin"/>
        </w:r>
        <w:r>
          <w:rPr>
            <w:noProof/>
            <w:webHidden/>
          </w:rPr>
          <w:instrText xml:space="preserve"> PAGEREF _Toc231555283 \h </w:instrText>
        </w:r>
        <w:r>
          <w:rPr>
            <w:noProof/>
            <w:webHidden/>
          </w:rPr>
        </w:r>
        <w:r>
          <w:rPr>
            <w:noProof/>
            <w:webHidden/>
          </w:rPr>
          <w:fldChar w:fldCharType="separate"/>
        </w:r>
        <w:r>
          <w:rPr>
            <w:noProof/>
            <w:webHidden/>
          </w:rPr>
          <w:t>25</w:t>
        </w:r>
        <w:r>
          <w:rPr>
            <w:noProof/>
            <w:webHidden/>
          </w:rPr>
          <w:fldChar w:fldCharType="end"/>
        </w:r>
      </w:hyperlink>
    </w:p>
    <w:p w14:paraId="0B7D51EE" w14:textId="45EF0608" w:rsidR="00AE296F" w:rsidRDefault="00AE296F">
      <w:pPr>
        <w:pStyle w:val="TableofFigures"/>
        <w:tabs>
          <w:tab w:val="right" w:leader="dot" w:pos="9350"/>
        </w:tabs>
        <w:rPr>
          <w:ins w:id="118" w:author="Francis Moigula" w:date="2026-06-05T12:31:00Z" w16du:dateUtc="2026-06-05T17:31:00Z"/>
          <w:rFonts w:asciiTheme="minorHAnsi" w:hAnsiTheme="minorHAnsi"/>
          <w:noProof/>
          <w:kern w:val="2"/>
          <w:sz w:val="24"/>
          <w:szCs w:val="24"/>
          <w:lang w:val="en-CA" w:eastAsia="en-CA"/>
          <w14:ligatures w14:val="standardContextual"/>
        </w:rPr>
      </w:pPr>
      <w:hyperlink w:anchor="_Toc231555284" w:history="1">
        <w:r w:rsidRPr="00B766BB">
          <w:rPr>
            <w:rStyle w:val="Hyperlink"/>
            <w:noProof/>
          </w:rPr>
          <w:t>Table 14: Customer roles</w:t>
        </w:r>
        <w:r>
          <w:rPr>
            <w:noProof/>
            <w:webHidden/>
          </w:rPr>
          <w:tab/>
        </w:r>
        <w:r>
          <w:rPr>
            <w:noProof/>
            <w:webHidden/>
          </w:rPr>
          <w:fldChar w:fldCharType="begin"/>
        </w:r>
        <w:r>
          <w:rPr>
            <w:noProof/>
            <w:webHidden/>
          </w:rPr>
          <w:instrText xml:space="preserve"> PAGEREF _Toc231555284 \h </w:instrText>
        </w:r>
        <w:r>
          <w:rPr>
            <w:noProof/>
            <w:webHidden/>
          </w:rPr>
        </w:r>
        <w:r>
          <w:rPr>
            <w:noProof/>
            <w:webHidden/>
          </w:rPr>
          <w:fldChar w:fldCharType="separate"/>
        </w:r>
        <w:r>
          <w:rPr>
            <w:noProof/>
            <w:webHidden/>
          </w:rPr>
          <w:t>28</w:t>
        </w:r>
        <w:r>
          <w:rPr>
            <w:noProof/>
            <w:webHidden/>
          </w:rPr>
          <w:fldChar w:fldCharType="end"/>
        </w:r>
      </w:hyperlink>
    </w:p>
    <w:p w14:paraId="61BCDAF8" w14:textId="5E81AA6E" w:rsidR="00AE296F" w:rsidRDefault="00AE296F">
      <w:pPr>
        <w:pStyle w:val="TableofFigures"/>
        <w:tabs>
          <w:tab w:val="right" w:leader="dot" w:pos="9350"/>
        </w:tabs>
        <w:rPr>
          <w:ins w:id="119" w:author="Francis Moigula" w:date="2026-06-05T12:31:00Z" w16du:dateUtc="2026-06-05T17:31:00Z"/>
          <w:rFonts w:asciiTheme="minorHAnsi" w:hAnsiTheme="minorHAnsi"/>
          <w:noProof/>
          <w:kern w:val="2"/>
          <w:sz w:val="24"/>
          <w:szCs w:val="24"/>
          <w:lang w:val="en-CA" w:eastAsia="en-CA"/>
          <w14:ligatures w14:val="standardContextual"/>
        </w:rPr>
      </w:pPr>
      <w:hyperlink w:anchor="_Toc231555285" w:history="1">
        <w:r w:rsidRPr="00B766BB">
          <w:rPr>
            <w:rStyle w:val="Hyperlink"/>
            <w:noProof/>
          </w:rPr>
          <w:t>Table 15: Microsoft roles</w:t>
        </w:r>
        <w:r>
          <w:rPr>
            <w:noProof/>
            <w:webHidden/>
          </w:rPr>
          <w:tab/>
        </w:r>
        <w:r>
          <w:rPr>
            <w:noProof/>
            <w:webHidden/>
          </w:rPr>
          <w:fldChar w:fldCharType="begin"/>
        </w:r>
        <w:r>
          <w:rPr>
            <w:noProof/>
            <w:webHidden/>
          </w:rPr>
          <w:instrText xml:space="preserve"> PAGEREF _Toc231555285 \h </w:instrText>
        </w:r>
        <w:r>
          <w:rPr>
            <w:noProof/>
            <w:webHidden/>
          </w:rPr>
        </w:r>
        <w:r>
          <w:rPr>
            <w:noProof/>
            <w:webHidden/>
          </w:rPr>
          <w:fldChar w:fldCharType="separate"/>
        </w:r>
        <w:r>
          <w:rPr>
            <w:noProof/>
            <w:webHidden/>
          </w:rPr>
          <w:t>31</w:t>
        </w:r>
        <w:r>
          <w:rPr>
            <w:noProof/>
            <w:webHidden/>
          </w:rPr>
          <w:fldChar w:fldCharType="end"/>
        </w:r>
      </w:hyperlink>
    </w:p>
    <w:p w14:paraId="25294F30" w14:textId="14689DA6" w:rsidR="00AE296F" w:rsidRDefault="00AE296F">
      <w:pPr>
        <w:pStyle w:val="TableofFigures"/>
        <w:tabs>
          <w:tab w:val="right" w:leader="dot" w:pos="9350"/>
        </w:tabs>
        <w:rPr>
          <w:ins w:id="120" w:author="Francis Moigula" w:date="2026-06-05T12:31:00Z" w16du:dateUtc="2026-06-05T17:31:00Z"/>
          <w:rFonts w:asciiTheme="minorHAnsi" w:hAnsiTheme="minorHAnsi"/>
          <w:noProof/>
          <w:kern w:val="2"/>
          <w:sz w:val="24"/>
          <w:szCs w:val="24"/>
          <w:lang w:val="en-CA" w:eastAsia="en-CA"/>
          <w14:ligatures w14:val="standardContextual"/>
        </w:rPr>
      </w:pPr>
      <w:hyperlink w:anchor="_Toc231555286" w:history="1">
        <w:r w:rsidRPr="00B766BB">
          <w:rPr>
            <w:rStyle w:val="Hyperlink"/>
            <w:noProof/>
          </w:rPr>
          <w:t>Table 16: Executive steering committee roles and responsibilities</w:t>
        </w:r>
        <w:r>
          <w:rPr>
            <w:noProof/>
            <w:webHidden/>
          </w:rPr>
          <w:tab/>
        </w:r>
        <w:r>
          <w:rPr>
            <w:noProof/>
            <w:webHidden/>
          </w:rPr>
          <w:fldChar w:fldCharType="begin"/>
        </w:r>
        <w:r>
          <w:rPr>
            <w:noProof/>
            <w:webHidden/>
          </w:rPr>
          <w:instrText xml:space="preserve"> PAGEREF _Toc231555286 \h </w:instrText>
        </w:r>
        <w:r>
          <w:rPr>
            <w:noProof/>
            <w:webHidden/>
          </w:rPr>
        </w:r>
        <w:r>
          <w:rPr>
            <w:noProof/>
            <w:webHidden/>
          </w:rPr>
          <w:fldChar w:fldCharType="separate"/>
        </w:r>
        <w:r>
          <w:rPr>
            <w:noProof/>
            <w:webHidden/>
          </w:rPr>
          <w:t>34</w:t>
        </w:r>
        <w:r>
          <w:rPr>
            <w:noProof/>
            <w:webHidden/>
          </w:rPr>
          <w:fldChar w:fldCharType="end"/>
        </w:r>
      </w:hyperlink>
    </w:p>
    <w:p w14:paraId="3CCF97EA" w14:textId="6F4B065D" w:rsidR="00AE296F" w:rsidRDefault="00AE296F">
      <w:pPr>
        <w:pStyle w:val="TableofFigures"/>
        <w:tabs>
          <w:tab w:val="right" w:leader="dot" w:pos="9350"/>
        </w:tabs>
        <w:rPr>
          <w:ins w:id="121" w:author="Francis Moigula" w:date="2026-06-05T12:31:00Z" w16du:dateUtc="2026-06-05T17:31:00Z"/>
          <w:rFonts w:asciiTheme="minorHAnsi" w:hAnsiTheme="minorHAnsi"/>
          <w:noProof/>
          <w:kern w:val="2"/>
          <w:sz w:val="24"/>
          <w:szCs w:val="24"/>
          <w:lang w:val="en-CA" w:eastAsia="en-CA"/>
          <w14:ligatures w14:val="standardContextual"/>
        </w:rPr>
      </w:pPr>
      <w:hyperlink w:anchor="_Toc231555287" w:history="1">
        <w:r w:rsidRPr="00B766BB">
          <w:rPr>
            <w:rStyle w:val="Hyperlink"/>
            <w:noProof/>
          </w:rPr>
          <w:t>Table 17: Product council roles</w:t>
        </w:r>
        <w:r>
          <w:rPr>
            <w:noProof/>
            <w:webHidden/>
          </w:rPr>
          <w:tab/>
        </w:r>
        <w:r>
          <w:rPr>
            <w:noProof/>
            <w:webHidden/>
          </w:rPr>
          <w:fldChar w:fldCharType="begin"/>
        </w:r>
        <w:r>
          <w:rPr>
            <w:noProof/>
            <w:webHidden/>
          </w:rPr>
          <w:instrText xml:space="preserve"> PAGEREF _Toc231555287 \h </w:instrText>
        </w:r>
        <w:r>
          <w:rPr>
            <w:noProof/>
            <w:webHidden/>
          </w:rPr>
        </w:r>
        <w:r>
          <w:rPr>
            <w:noProof/>
            <w:webHidden/>
          </w:rPr>
          <w:fldChar w:fldCharType="separate"/>
        </w:r>
        <w:r>
          <w:rPr>
            <w:noProof/>
            <w:webHidden/>
          </w:rPr>
          <w:t>36</w:t>
        </w:r>
        <w:r>
          <w:rPr>
            <w:noProof/>
            <w:webHidden/>
          </w:rPr>
          <w:fldChar w:fldCharType="end"/>
        </w:r>
      </w:hyperlink>
    </w:p>
    <w:p w14:paraId="0303BDAF" w14:textId="2ED1B271" w:rsidR="00AE296F" w:rsidRDefault="00AE296F">
      <w:pPr>
        <w:pStyle w:val="TableofFigures"/>
        <w:tabs>
          <w:tab w:val="right" w:leader="dot" w:pos="9350"/>
        </w:tabs>
        <w:rPr>
          <w:ins w:id="122" w:author="Francis Moigula" w:date="2026-06-05T12:31:00Z" w16du:dateUtc="2026-06-05T17:31:00Z"/>
          <w:rFonts w:asciiTheme="minorHAnsi" w:hAnsiTheme="minorHAnsi"/>
          <w:noProof/>
          <w:kern w:val="2"/>
          <w:sz w:val="24"/>
          <w:szCs w:val="24"/>
          <w:lang w:val="en-CA" w:eastAsia="en-CA"/>
          <w14:ligatures w14:val="standardContextual"/>
        </w:rPr>
      </w:pPr>
      <w:hyperlink w:anchor="_Toc231555288" w:history="1">
        <w:r w:rsidRPr="00B766BB">
          <w:rPr>
            <w:rStyle w:val="Hyperlink"/>
            <w:noProof/>
          </w:rPr>
          <w:t>Table 18: Feature team roles and responsibilities</w:t>
        </w:r>
        <w:r>
          <w:rPr>
            <w:noProof/>
            <w:webHidden/>
          </w:rPr>
          <w:tab/>
        </w:r>
        <w:r>
          <w:rPr>
            <w:noProof/>
            <w:webHidden/>
          </w:rPr>
          <w:fldChar w:fldCharType="begin"/>
        </w:r>
        <w:r>
          <w:rPr>
            <w:noProof/>
            <w:webHidden/>
          </w:rPr>
          <w:instrText xml:space="preserve"> PAGEREF _Toc231555288 \h </w:instrText>
        </w:r>
        <w:r>
          <w:rPr>
            <w:noProof/>
            <w:webHidden/>
          </w:rPr>
        </w:r>
        <w:r>
          <w:rPr>
            <w:noProof/>
            <w:webHidden/>
          </w:rPr>
          <w:fldChar w:fldCharType="separate"/>
        </w:r>
        <w:r>
          <w:rPr>
            <w:noProof/>
            <w:webHidden/>
          </w:rPr>
          <w:t>36</w:t>
        </w:r>
        <w:r>
          <w:rPr>
            <w:noProof/>
            <w:webHidden/>
          </w:rPr>
          <w:fldChar w:fldCharType="end"/>
        </w:r>
      </w:hyperlink>
    </w:p>
    <w:p w14:paraId="4190959A" w14:textId="3D21FBA7" w:rsidR="00AE296F" w:rsidRDefault="00AE296F">
      <w:pPr>
        <w:pStyle w:val="TableofFigures"/>
        <w:tabs>
          <w:tab w:val="right" w:leader="dot" w:pos="9350"/>
        </w:tabs>
        <w:rPr>
          <w:ins w:id="123" w:author="Francis Moigula" w:date="2026-06-05T12:31:00Z" w16du:dateUtc="2026-06-05T17:31:00Z"/>
          <w:rFonts w:asciiTheme="minorHAnsi" w:hAnsiTheme="minorHAnsi"/>
          <w:noProof/>
          <w:kern w:val="2"/>
          <w:sz w:val="24"/>
          <w:szCs w:val="24"/>
          <w:lang w:val="en-CA" w:eastAsia="en-CA"/>
          <w14:ligatures w14:val="standardContextual"/>
        </w:rPr>
      </w:pPr>
      <w:hyperlink w:anchor="_Toc231555289" w:history="1">
        <w:r w:rsidRPr="00B766BB">
          <w:rPr>
            <w:rStyle w:val="Hyperlink"/>
            <w:noProof/>
          </w:rPr>
          <w:t>Table 19: Project accountabilities</w:t>
        </w:r>
        <w:r>
          <w:rPr>
            <w:noProof/>
            <w:webHidden/>
          </w:rPr>
          <w:tab/>
        </w:r>
        <w:r>
          <w:rPr>
            <w:noProof/>
            <w:webHidden/>
          </w:rPr>
          <w:fldChar w:fldCharType="begin"/>
        </w:r>
        <w:r>
          <w:rPr>
            <w:noProof/>
            <w:webHidden/>
          </w:rPr>
          <w:instrText xml:space="preserve"> PAGEREF _Toc231555289 \h </w:instrText>
        </w:r>
        <w:r>
          <w:rPr>
            <w:noProof/>
            <w:webHidden/>
          </w:rPr>
        </w:r>
        <w:r>
          <w:rPr>
            <w:noProof/>
            <w:webHidden/>
          </w:rPr>
          <w:fldChar w:fldCharType="separate"/>
        </w:r>
        <w:r>
          <w:rPr>
            <w:noProof/>
            <w:webHidden/>
          </w:rPr>
          <w:t>40</w:t>
        </w:r>
        <w:r>
          <w:rPr>
            <w:noProof/>
            <w:webHidden/>
          </w:rPr>
          <w:fldChar w:fldCharType="end"/>
        </w:r>
      </w:hyperlink>
    </w:p>
    <w:p w14:paraId="62C8032C" w14:textId="72EBD6B7" w:rsidR="00AE296F" w:rsidRDefault="00AE296F">
      <w:pPr>
        <w:pStyle w:val="TableofFigures"/>
        <w:tabs>
          <w:tab w:val="right" w:leader="dot" w:pos="9350"/>
        </w:tabs>
        <w:rPr>
          <w:ins w:id="124" w:author="Francis Moigula" w:date="2026-06-05T12:31:00Z" w16du:dateUtc="2026-06-05T17:31:00Z"/>
          <w:rFonts w:asciiTheme="minorHAnsi" w:hAnsiTheme="minorHAnsi"/>
          <w:noProof/>
          <w:kern w:val="2"/>
          <w:sz w:val="24"/>
          <w:szCs w:val="24"/>
          <w:lang w:val="en-CA" w:eastAsia="en-CA"/>
          <w14:ligatures w14:val="standardContextual"/>
        </w:rPr>
      </w:pPr>
      <w:hyperlink w:anchor="_Toc231555290" w:history="1">
        <w:r w:rsidRPr="00B766BB">
          <w:rPr>
            <w:rStyle w:val="Hyperlink"/>
            <w:noProof/>
          </w:rPr>
          <w:t>Table 20: Responsible AI assumptions</w:t>
        </w:r>
        <w:r>
          <w:rPr>
            <w:noProof/>
            <w:webHidden/>
          </w:rPr>
          <w:tab/>
        </w:r>
        <w:r>
          <w:rPr>
            <w:noProof/>
            <w:webHidden/>
          </w:rPr>
          <w:fldChar w:fldCharType="begin"/>
        </w:r>
        <w:r>
          <w:rPr>
            <w:noProof/>
            <w:webHidden/>
          </w:rPr>
          <w:instrText xml:space="preserve"> PAGEREF _Toc231555290 \h </w:instrText>
        </w:r>
        <w:r>
          <w:rPr>
            <w:noProof/>
            <w:webHidden/>
          </w:rPr>
        </w:r>
        <w:r>
          <w:rPr>
            <w:noProof/>
            <w:webHidden/>
          </w:rPr>
          <w:fldChar w:fldCharType="separate"/>
        </w:r>
        <w:r>
          <w:rPr>
            <w:noProof/>
            <w:webHidden/>
          </w:rPr>
          <w:t>46</w:t>
        </w:r>
        <w:r>
          <w:rPr>
            <w:noProof/>
            <w:webHidden/>
          </w:rPr>
          <w:fldChar w:fldCharType="end"/>
        </w:r>
      </w:hyperlink>
    </w:p>
    <w:p w14:paraId="2E2E91BE" w14:textId="775B5788" w:rsidR="00AE296F" w:rsidRDefault="00AE296F">
      <w:pPr>
        <w:pStyle w:val="TableofFigures"/>
        <w:tabs>
          <w:tab w:val="right" w:leader="dot" w:pos="9350"/>
        </w:tabs>
        <w:rPr>
          <w:ins w:id="125" w:author="Francis Moigula" w:date="2026-06-05T12:31:00Z" w16du:dateUtc="2026-06-05T17:31:00Z"/>
          <w:rFonts w:asciiTheme="minorHAnsi" w:hAnsiTheme="minorHAnsi"/>
          <w:noProof/>
          <w:kern w:val="2"/>
          <w:sz w:val="24"/>
          <w:szCs w:val="24"/>
          <w:lang w:val="en-CA" w:eastAsia="en-CA"/>
          <w14:ligatures w14:val="standardContextual"/>
        </w:rPr>
      </w:pPr>
      <w:hyperlink w:anchor="_Toc231555291" w:history="1">
        <w:r w:rsidRPr="00B766BB">
          <w:rPr>
            <w:rStyle w:val="Hyperlink"/>
            <w:noProof/>
          </w:rPr>
          <w:t>Table 21: Organizational readiness outcomes</w:t>
        </w:r>
        <w:r>
          <w:rPr>
            <w:noProof/>
            <w:webHidden/>
          </w:rPr>
          <w:tab/>
        </w:r>
        <w:r>
          <w:rPr>
            <w:noProof/>
            <w:webHidden/>
          </w:rPr>
          <w:fldChar w:fldCharType="begin"/>
        </w:r>
        <w:r>
          <w:rPr>
            <w:noProof/>
            <w:webHidden/>
          </w:rPr>
          <w:instrText xml:space="preserve"> PAGEREF _Toc231555291 \h </w:instrText>
        </w:r>
        <w:r>
          <w:rPr>
            <w:noProof/>
            <w:webHidden/>
          </w:rPr>
        </w:r>
        <w:r>
          <w:rPr>
            <w:noProof/>
            <w:webHidden/>
          </w:rPr>
          <w:fldChar w:fldCharType="separate"/>
        </w:r>
        <w:r>
          <w:rPr>
            <w:noProof/>
            <w:webHidden/>
          </w:rPr>
          <w:t>53</w:t>
        </w:r>
        <w:r>
          <w:rPr>
            <w:noProof/>
            <w:webHidden/>
          </w:rPr>
          <w:fldChar w:fldCharType="end"/>
        </w:r>
      </w:hyperlink>
    </w:p>
    <w:p w14:paraId="4B99E8EF" w14:textId="7A4656DC" w:rsidR="00AE296F" w:rsidRDefault="00AE296F">
      <w:pPr>
        <w:pStyle w:val="TableofFigures"/>
        <w:tabs>
          <w:tab w:val="right" w:leader="dot" w:pos="9350"/>
        </w:tabs>
        <w:rPr>
          <w:ins w:id="126" w:author="Francis Moigula" w:date="2026-06-05T12:31:00Z" w16du:dateUtc="2026-06-05T17:31:00Z"/>
          <w:rFonts w:asciiTheme="minorHAnsi" w:hAnsiTheme="minorHAnsi"/>
          <w:noProof/>
          <w:kern w:val="2"/>
          <w:sz w:val="24"/>
          <w:szCs w:val="24"/>
          <w:lang w:val="en-CA" w:eastAsia="en-CA"/>
          <w14:ligatures w14:val="standardContextual"/>
        </w:rPr>
      </w:pPr>
      <w:hyperlink w:anchor="_Toc231555292" w:history="1">
        <w:r w:rsidRPr="00B766BB">
          <w:rPr>
            <w:rStyle w:val="Hyperlink"/>
            <w:noProof/>
          </w:rPr>
          <w:t>Table 22: AI security foundation outcomes</w:t>
        </w:r>
        <w:r>
          <w:rPr>
            <w:noProof/>
            <w:webHidden/>
          </w:rPr>
          <w:tab/>
        </w:r>
        <w:r>
          <w:rPr>
            <w:noProof/>
            <w:webHidden/>
          </w:rPr>
          <w:fldChar w:fldCharType="begin"/>
        </w:r>
        <w:r>
          <w:rPr>
            <w:noProof/>
            <w:webHidden/>
          </w:rPr>
          <w:instrText xml:space="preserve"> PAGEREF _Toc231555292 \h </w:instrText>
        </w:r>
        <w:r>
          <w:rPr>
            <w:noProof/>
            <w:webHidden/>
          </w:rPr>
        </w:r>
        <w:r>
          <w:rPr>
            <w:noProof/>
            <w:webHidden/>
          </w:rPr>
          <w:fldChar w:fldCharType="separate"/>
        </w:r>
        <w:r>
          <w:rPr>
            <w:noProof/>
            <w:webHidden/>
          </w:rPr>
          <w:t>54</w:t>
        </w:r>
        <w:r>
          <w:rPr>
            <w:noProof/>
            <w:webHidden/>
          </w:rPr>
          <w:fldChar w:fldCharType="end"/>
        </w:r>
      </w:hyperlink>
    </w:p>
    <w:p w14:paraId="36F1C946" w14:textId="6A89FA87" w:rsidR="008D6700" w:rsidDel="00A0348A" w:rsidRDefault="008D6700">
      <w:pPr>
        <w:pStyle w:val="TableofFigures"/>
        <w:tabs>
          <w:tab w:val="right" w:leader="dot" w:pos="9350"/>
        </w:tabs>
        <w:rPr>
          <w:del w:id="127" w:author="Francis Moigula" w:date="2026-06-04T10:10:00Z" w16du:dateUtc="2026-06-04T15:10:00Z"/>
          <w:rFonts w:asciiTheme="minorHAnsi" w:hAnsiTheme="minorHAnsi"/>
          <w:noProof/>
          <w:kern w:val="2"/>
          <w:sz w:val="24"/>
          <w:szCs w:val="24"/>
          <w:lang w:val="en-CA" w:eastAsia="en-CA"/>
          <w14:ligatures w14:val="standardContextual"/>
        </w:rPr>
      </w:pPr>
    </w:p>
    <w:p w14:paraId="74C35DEA" w14:textId="493DF375" w:rsidR="008D6700" w:rsidDel="00A0348A" w:rsidRDefault="008D6700">
      <w:pPr>
        <w:pStyle w:val="TableofFigures"/>
        <w:tabs>
          <w:tab w:val="right" w:leader="dot" w:pos="9350"/>
        </w:tabs>
        <w:rPr>
          <w:del w:id="128" w:author="Francis Moigula" w:date="2026-06-04T10:10:00Z" w16du:dateUtc="2026-06-04T15:10:00Z"/>
          <w:rFonts w:asciiTheme="minorHAnsi" w:hAnsiTheme="minorHAnsi"/>
          <w:noProof/>
          <w:kern w:val="2"/>
          <w:sz w:val="24"/>
          <w:szCs w:val="24"/>
          <w:lang w:val="en-CA" w:eastAsia="en-CA"/>
          <w14:ligatures w14:val="standardContextual"/>
        </w:rPr>
      </w:pPr>
    </w:p>
    <w:p w14:paraId="05F6D1E6" w14:textId="4E92C050" w:rsidR="008D6700" w:rsidDel="00A0348A" w:rsidRDefault="008D6700">
      <w:pPr>
        <w:pStyle w:val="TableofFigures"/>
        <w:tabs>
          <w:tab w:val="right" w:leader="dot" w:pos="9350"/>
        </w:tabs>
        <w:rPr>
          <w:del w:id="129" w:author="Francis Moigula" w:date="2026-06-04T10:10:00Z" w16du:dateUtc="2026-06-04T15:10:00Z"/>
          <w:rFonts w:asciiTheme="minorHAnsi" w:hAnsiTheme="minorHAnsi"/>
          <w:noProof/>
          <w:kern w:val="2"/>
          <w:sz w:val="24"/>
          <w:szCs w:val="24"/>
          <w:lang w:val="en-CA" w:eastAsia="en-CA"/>
          <w14:ligatures w14:val="standardContextual"/>
        </w:rPr>
      </w:pPr>
    </w:p>
    <w:p w14:paraId="68DF09A4" w14:textId="6B648F61" w:rsidR="008D6700" w:rsidDel="00A0348A" w:rsidRDefault="008D6700">
      <w:pPr>
        <w:pStyle w:val="TableofFigures"/>
        <w:tabs>
          <w:tab w:val="right" w:leader="dot" w:pos="9350"/>
        </w:tabs>
        <w:rPr>
          <w:del w:id="130" w:author="Francis Moigula" w:date="2026-06-04T10:10:00Z" w16du:dateUtc="2026-06-04T15:10:00Z"/>
          <w:rFonts w:asciiTheme="minorHAnsi" w:hAnsiTheme="minorHAnsi"/>
          <w:noProof/>
          <w:kern w:val="2"/>
          <w:sz w:val="24"/>
          <w:szCs w:val="24"/>
          <w:lang w:val="en-CA" w:eastAsia="en-CA"/>
          <w14:ligatures w14:val="standardContextual"/>
        </w:rPr>
      </w:pPr>
    </w:p>
    <w:p w14:paraId="4F81D568" w14:textId="7987EF19" w:rsidR="008D6700" w:rsidDel="00A0348A" w:rsidRDefault="008D6700">
      <w:pPr>
        <w:pStyle w:val="TableofFigures"/>
        <w:tabs>
          <w:tab w:val="right" w:leader="dot" w:pos="9350"/>
        </w:tabs>
        <w:rPr>
          <w:del w:id="131" w:author="Francis Moigula" w:date="2026-06-04T10:10:00Z" w16du:dateUtc="2026-06-04T15:10:00Z"/>
          <w:rFonts w:asciiTheme="minorHAnsi" w:hAnsiTheme="minorHAnsi"/>
          <w:noProof/>
          <w:kern w:val="2"/>
          <w:sz w:val="24"/>
          <w:szCs w:val="24"/>
          <w:lang w:val="en-CA" w:eastAsia="en-CA"/>
          <w14:ligatures w14:val="standardContextual"/>
        </w:rPr>
      </w:pPr>
    </w:p>
    <w:p w14:paraId="42E4E826" w14:textId="5EB4D9EE" w:rsidR="008D6700" w:rsidDel="00A0348A" w:rsidRDefault="008D6700">
      <w:pPr>
        <w:pStyle w:val="TableofFigures"/>
        <w:tabs>
          <w:tab w:val="right" w:leader="dot" w:pos="9350"/>
        </w:tabs>
        <w:rPr>
          <w:del w:id="132" w:author="Francis Moigula" w:date="2026-06-04T10:10:00Z" w16du:dateUtc="2026-06-04T15:10:00Z"/>
          <w:rFonts w:asciiTheme="minorHAnsi" w:hAnsiTheme="minorHAnsi"/>
          <w:noProof/>
          <w:kern w:val="2"/>
          <w:sz w:val="24"/>
          <w:szCs w:val="24"/>
          <w:lang w:val="en-CA" w:eastAsia="en-CA"/>
          <w14:ligatures w14:val="standardContextual"/>
        </w:rPr>
      </w:pPr>
    </w:p>
    <w:p w14:paraId="62AACCD3" w14:textId="255678BA" w:rsidR="008D6700" w:rsidDel="00A0348A" w:rsidRDefault="008D6700">
      <w:pPr>
        <w:pStyle w:val="TableofFigures"/>
        <w:tabs>
          <w:tab w:val="right" w:leader="dot" w:pos="9350"/>
        </w:tabs>
        <w:rPr>
          <w:del w:id="133" w:author="Francis Moigula" w:date="2026-06-04T10:10:00Z" w16du:dateUtc="2026-06-04T15:10:00Z"/>
          <w:rFonts w:asciiTheme="minorHAnsi" w:hAnsiTheme="minorHAnsi"/>
          <w:noProof/>
          <w:kern w:val="2"/>
          <w:sz w:val="24"/>
          <w:szCs w:val="24"/>
          <w:lang w:val="en-CA" w:eastAsia="en-CA"/>
          <w14:ligatures w14:val="standardContextual"/>
        </w:rPr>
      </w:pPr>
    </w:p>
    <w:p w14:paraId="4D809E62" w14:textId="6F6264F1" w:rsidR="008D6700" w:rsidDel="00A0348A" w:rsidRDefault="008D6700">
      <w:pPr>
        <w:pStyle w:val="TableofFigures"/>
        <w:tabs>
          <w:tab w:val="right" w:leader="dot" w:pos="9350"/>
        </w:tabs>
        <w:rPr>
          <w:del w:id="134" w:author="Francis Moigula" w:date="2026-06-04T10:10:00Z" w16du:dateUtc="2026-06-04T15:10:00Z"/>
          <w:rFonts w:asciiTheme="minorHAnsi" w:hAnsiTheme="minorHAnsi"/>
          <w:noProof/>
          <w:kern w:val="2"/>
          <w:sz w:val="24"/>
          <w:szCs w:val="24"/>
          <w:lang w:val="en-CA" w:eastAsia="en-CA"/>
          <w14:ligatures w14:val="standardContextual"/>
        </w:rPr>
      </w:pPr>
    </w:p>
    <w:p w14:paraId="5A48E65F" w14:textId="64241A6A" w:rsidR="008D6700" w:rsidDel="00A0348A" w:rsidRDefault="008D6700">
      <w:pPr>
        <w:pStyle w:val="TableofFigures"/>
        <w:tabs>
          <w:tab w:val="right" w:leader="dot" w:pos="9350"/>
        </w:tabs>
        <w:rPr>
          <w:del w:id="135" w:author="Francis Moigula" w:date="2026-06-04T10:10:00Z" w16du:dateUtc="2026-06-04T15:10:00Z"/>
          <w:rFonts w:asciiTheme="minorHAnsi" w:hAnsiTheme="minorHAnsi"/>
          <w:noProof/>
          <w:kern w:val="2"/>
          <w:sz w:val="24"/>
          <w:szCs w:val="24"/>
          <w:lang w:val="en-CA" w:eastAsia="en-CA"/>
          <w14:ligatures w14:val="standardContextual"/>
        </w:rPr>
      </w:pPr>
    </w:p>
    <w:p w14:paraId="39BAC35F" w14:textId="1987510C" w:rsidR="008D6700" w:rsidDel="00A0348A" w:rsidRDefault="008D6700">
      <w:pPr>
        <w:pStyle w:val="TableofFigures"/>
        <w:tabs>
          <w:tab w:val="right" w:leader="dot" w:pos="9350"/>
        </w:tabs>
        <w:rPr>
          <w:del w:id="136" w:author="Francis Moigula" w:date="2026-06-04T10:10:00Z" w16du:dateUtc="2026-06-04T15:10:00Z"/>
          <w:rFonts w:asciiTheme="minorHAnsi" w:hAnsiTheme="minorHAnsi"/>
          <w:noProof/>
          <w:kern w:val="2"/>
          <w:sz w:val="24"/>
          <w:szCs w:val="24"/>
          <w:lang w:val="en-CA" w:eastAsia="en-CA"/>
          <w14:ligatures w14:val="standardContextual"/>
        </w:rPr>
      </w:pPr>
    </w:p>
    <w:p w14:paraId="4CE5ECD3" w14:textId="2B3B6F0B" w:rsidR="008D6700" w:rsidDel="00A0348A" w:rsidRDefault="008D6700">
      <w:pPr>
        <w:pStyle w:val="TableofFigures"/>
        <w:tabs>
          <w:tab w:val="right" w:leader="dot" w:pos="9350"/>
        </w:tabs>
        <w:rPr>
          <w:del w:id="137" w:author="Francis Moigula" w:date="2026-06-04T10:10:00Z" w16du:dateUtc="2026-06-04T15:10:00Z"/>
          <w:rFonts w:asciiTheme="minorHAnsi" w:hAnsiTheme="minorHAnsi"/>
          <w:noProof/>
          <w:kern w:val="2"/>
          <w:sz w:val="24"/>
          <w:szCs w:val="24"/>
          <w:lang w:val="en-CA" w:eastAsia="en-CA"/>
          <w14:ligatures w14:val="standardContextual"/>
        </w:rPr>
      </w:pPr>
    </w:p>
    <w:p w14:paraId="2BBB4846" w14:textId="2420F156" w:rsidR="008D6700" w:rsidDel="00A0348A" w:rsidRDefault="008D6700">
      <w:pPr>
        <w:pStyle w:val="TableofFigures"/>
        <w:tabs>
          <w:tab w:val="right" w:leader="dot" w:pos="9350"/>
        </w:tabs>
        <w:rPr>
          <w:del w:id="138" w:author="Francis Moigula" w:date="2026-06-04T10:10:00Z" w16du:dateUtc="2026-06-04T15:10:00Z"/>
          <w:rFonts w:asciiTheme="minorHAnsi" w:hAnsiTheme="minorHAnsi"/>
          <w:noProof/>
          <w:kern w:val="2"/>
          <w:sz w:val="24"/>
          <w:szCs w:val="24"/>
          <w:lang w:val="en-CA" w:eastAsia="en-CA"/>
          <w14:ligatures w14:val="standardContextual"/>
        </w:rPr>
      </w:pPr>
    </w:p>
    <w:p w14:paraId="4AD0754E" w14:textId="15B62289" w:rsidR="008D6700" w:rsidDel="00A0348A" w:rsidRDefault="008D6700">
      <w:pPr>
        <w:pStyle w:val="TableofFigures"/>
        <w:tabs>
          <w:tab w:val="right" w:leader="dot" w:pos="9350"/>
        </w:tabs>
        <w:rPr>
          <w:del w:id="139" w:author="Francis Moigula" w:date="2026-06-04T10:10:00Z" w16du:dateUtc="2026-06-04T15:10:00Z"/>
          <w:rFonts w:asciiTheme="minorHAnsi" w:hAnsiTheme="minorHAnsi"/>
          <w:noProof/>
          <w:kern w:val="2"/>
          <w:sz w:val="24"/>
          <w:szCs w:val="24"/>
          <w:lang w:val="en-CA" w:eastAsia="en-CA"/>
          <w14:ligatures w14:val="standardContextual"/>
        </w:rPr>
      </w:pPr>
    </w:p>
    <w:p w14:paraId="3A30FCF0" w14:textId="4C9D48E2" w:rsidR="008D6700" w:rsidDel="00A0348A" w:rsidRDefault="008D6700">
      <w:pPr>
        <w:pStyle w:val="TableofFigures"/>
        <w:tabs>
          <w:tab w:val="right" w:leader="dot" w:pos="9350"/>
        </w:tabs>
        <w:rPr>
          <w:del w:id="140" w:author="Francis Moigula" w:date="2026-06-04T10:10:00Z" w16du:dateUtc="2026-06-04T15:10:00Z"/>
          <w:rFonts w:asciiTheme="minorHAnsi" w:hAnsiTheme="minorHAnsi"/>
          <w:noProof/>
          <w:kern w:val="2"/>
          <w:sz w:val="24"/>
          <w:szCs w:val="24"/>
          <w:lang w:val="en-CA" w:eastAsia="en-CA"/>
          <w14:ligatures w14:val="standardContextual"/>
        </w:rPr>
      </w:pPr>
    </w:p>
    <w:p w14:paraId="04646798" w14:textId="7E2204EC" w:rsidR="008D6700" w:rsidDel="00A0348A" w:rsidRDefault="008D6700">
      <w:pPr>
        <w:pStyle w:val="TableofFigures"/>
        <w:tabs>
          <w:tab w:val="right" w:leader="dot" w:pos="9350"/>
        </w:tabs>
        <w:rPr>
          <w:del w:id="141" w:author="Francis Moigula" w:date="2026-06-04T10:10:00Z" w16du:dateUtc="2026-06-04T15:10:00Z"/>
          <w:rFonts w:asciiTheme="minorHAnsi" w:hAnsiTheme="minorHAnsi"/>
          <w:noProof/>
          <w:kern w:val="2"/>
          <w:sz w:val="24"/>
          <w:szCs w:val="24"/>
          <w:lang w:val="en-CA" w:eastAsia="en-CA"/>
          <w14:ligatures w14:val="standardContextual"/>
        </w:rPr>
      </w:pPr>
    </w:p>
    <w:p w14:paraId="1AE6F4FC" w14:textId="5D9BE4DA" w:rsidR="008D6700" w:rsidDel="00A0348A" w:rsidRDefault="008D6700">
      <w:pPr>
        <w:pStyle w:val="TableofFigures"/>
        <w:tabs>
          <w:tab w:val="right" w:leader="dot" w:pos="9350"/>
        </w:tabs>
        <w:rPr>
          <w:del w:id="142" w:author="Francis Moigula" w:date="2026-06-04T10:10:00Z" w16du:dateUtc="2026-06-04T15:10:00Z"/>
          <w:rFonts w:asciiTheme="minorHAnsi" w:hAnsiTheme="minorHAnsi"/>
          <w:noProof/>
          <w:kern w:val="2"/>
          <w:sz w:val="24"/>
          <w:szCs w:val="24"/>
          <w:lang w:val="en-CA" w:eastAsia="en-CA"/>
          <w14:ligatures w14:val="standardContextual"/>
        </w:rPr>
      </w:pPr>
    </w:p>
    <w:p w14:paraId="295114F5" w14:textId="17DAF79D" w:rsidR="008D6700" w:rsidDel="00A0348A" w:rsidRDefault="008D6700">
      <w:pPr>
        <w:pStyle w:val="TableofFigures"/>
        <w:tabs>
          <w:tab w:val="right" w:leader="dot" w:pos="9350"/>
        </w:tabs>
        <w:rPr>
          <w:del w:id="143" w:author="Francis Moigula" w:date="2026-06-04T10:10:00Z" w16du:dateUtc="2026-06-04T15:10:00Z"/>
          <w:rFonts w:asciiTheme="minorHAnsi" w:hAnsiTheme="minorHAnsi"/>
          <w:noProof/>
          <w:kern w:val="2"/>
          <w:sz w:val="24"/>
          <w:szCs w:val="24"/>
          <w:lang w:val="en-CA" w:eastAsia="en-CA"/>
          <w14:ligatures w14:val="standardContextual"/>
        </w:rPr>
      </w:pPr>
    </w:p>
    <w:p w14:paraId="269DB154" w14:textId="0C35438F" w:rsidR="008D6700" w:rsidDel="00A0348A" w:rsidRDefault="008D6700">
      <w:pPr>
        <w:pStyle w:val="TableofFigures"/>
        <w:tabs>
          <w:tab w:val="right" w:leader="dot" w:pos="9350"/>
        </w:tabs>
        <w:rPr>
          <w:del w:id="144" w:author="Francis Moigula" w:date="2026-06-04T10:10:00Z" w16du:dateUtc="2026-06-04T15:10:00Z"/>
          <w:rFonts w:asciiTheme="minorHAnsi" w:hAnsiTheme="minorHAnsi"/>
          <w:noProof/>
          <w:kern w:val="2"/>
          <w:sz w:val="24"/>
          <w:szCs w:val="24"/>
          <w:lang w:val="en-CA" w:eastAsia="en-CA"/>
          <w14:ligatures w14:val="standardContextual"/>
        </w:rPr>
      </w:pPr>
    </w:p>
    <w:p w14:paraId="0AA8B172" w14:textId="3CA18C24" w:rsidR="008D6700" w:rsidDel="00A0348A" w:rsidRDefault="008D6700">
      <w:pPr>
        <w:pStyle w:val="TableofFigures"/>
        <w:tabs>
          <w:tab w:val="right" w:leader="dot" w:pos="9350"/>
        </w:tabs>
        <w:rPr>
          <w:del w:id="145" w:author="Francis Moigula" w:date="2026-06-04T10:10:00Z" w16du:dateUtc="2026-06-04T15:10:00Z"/>
          <w:rFonts w:asciiTheme="minorHAnsi" w:hAnsiTheme="minorHAnsi"/>
          <w:noProof/>
          <w:kern w:val="2"/>
          <w:sz w:val="24"/>
          <w:szCs w:val="24"/>
          <w:lang w:val="en-CA" w:eastAsia="en-CA"/>
          <w14:ligatures w14:val="standardContextual"/>
        </w:rPr>
      </w:pPr>
    </w:p>
    <w:p w14:paraId="04AC124C" w14:textId="1C307964" w:rsidR="008D6700" w:rsidDel="00A0348A" w:rsidRDefault="008D6700">
      <w:pPr>
        <w:pStyle w:val="TableofFigures"/>
        <w:tabs>
          <w:tab w:val="right" w:leader="dot" w:pos="9350"/>
        </w:tabs>
        <w:rPr>
          <w:del w:id="146" w:author="Francis Moigula" w:date="2026-06-04T10:10:00Z" w16du:dateUtc="2026-06-04T15:10:00Z"/>
          <w:rFonts w:asciiTheme="minorHAnsi" w:hAnsiTheme="minorHAnsi"/>
          <w:noProof/>
          <w:kern w:val="2"/>
          <w:sz w:val="24"/>
          <w:szCs w:val="24"/>
          <w:lang w:val="en-CA" w:eastAsia="en-CA"/>
          <w14:ligatures w14:val="standardContextual"/>
        </w:rPr>
      </w:pPr>
    </w:p>
    <w:p w14:paraId="5846A3B5" w14:textId="2C4546B9" w:rsidR="008D6700" w:rsidDel="00A0348A" w:rsidRDefault="008D6700">
      <w:pPr>
        <w:pStyle w:val="TableofFigures"/>
        <w:tabs>
          <w:tab w:val="right" w:leader="dot" w:pos="9350"/>
        </w:tabs>
        <w:rPr>
          <w:del w:id="147" w:author="Francis Moigula" w:date="2026-06-04T10:10:00Z" w16du:dateUtc="2026-06-04T15:10:00Z"/>
          <w:rFonts w:asciiTheme="minorHAnsi" w:hAnsiTheme="minorHAnsi"/>
          <w:noProof/>
          <w:kern w:val="2"/>
          <w:sz w:val="24"/>
          <w:szCs w:val="24"/>
          <w:lang w:val="en-CA" w:eastAsia="en-CA"/>
          <w14:ligatures w14:val="standardContextual"/>
        </w:rPr>
      </w:pPr>
    </w:p>
    <w:p w14:paraId="3708494C" w14:textId="29033624" w:rsidR="002061D9" w:rsidRDefault="002061D9">
      <w:pPr>
        <w:pStyle w:val="TableofFigures"/>
        <w:tabs>
          <w:tab w:val="right" w:leader="dot" w:pos="9350"/>
        </w:tabs>
        <w:rPr>
          <w:rFonts w:asciiTheme="minorHAnsi" w:hAnsiTheme="minorHAnsi"/>
          <w:noProof/>
          <w:kern w:val="2"/>
          <w:sz w:val="24"/>
          <w:szCs w:val="24"/>
          <w14:ligatures w14:val="standardContextual"/>
        </w:rPr>
      </w:pPr>
      <w:r>
        <w:fldChar w:fldCharType="end"/>
      </w:r>
    </w:p>
    <w:p w14:paraId="1AAD86F2" w14:textId="5CE8180F" w:rsidR="00616461" w:rsidRPr="00711A75" w:rsidRDefault="00616461" w:rsidP="00711A75">
      <w:pPr>
        <w:pStyle w:val="TOCHeading"/>
      </w:pPr>
      <w:r w:rsidRPr="00711A75">
        <w:t>Table of figures</w:t>
      </w:r>
    </w:p>
    <w:p w14:paraId="05E159ED" w14:textId="36CBBCC6" w:rsidR="00AE296F" w:rsidRDefault="00446B3E">
      <w:pPr>
        <w:pStyle w:val="TableofFigures"/>
        <w:tabs>
          <w:tab w:val="right" w:leader="dot" w:pos="9350"/>
        </w:tabs>
        <w:rPr>
          <w:ins w:id="148" w:author="Francis Moigula" w:date="2026-06-05T12:32:00Z" w16du:dateUtc="2026-06-05T17:32:00Z"/>
          <w:rFonts w:asciiTheme="minorHAnsi" w:hAnsiTheme="minorHAnsi"/>
          <w:noProof/>
          <w:kern w:val="2"/>
          <w:sz w:val="24"/>
          <w:szCs w:val="24"/>
          <w:lang w:val="en-CA" w:eastAsia="en-CA"/>
          <w14:ligatures w14:val="standardContextual"/>
        </w:rPr>
      </w:pPr>
      <w:r>
        <w:rPr>
          <w:lang w:val="en-GB"/>
        </w:rPr>
        <w:fldChar w:fldCharType="begin"/>
      </w:r>
      <w:r w:rsidR="00616461">
        <w:rPr>
          <w:lang w:val="en-GB"/>
        </w:rPr>
        <w:instrText xml:space="preserve"> TOC \h \z \c "Figure" </w:instrText>
      </w:r>
      <w:r>
        <w:rPr>
          <w:lang w:val="en-GB"/>
        </w:rPr>
        <w:fldChar w:fldCharType="separate"/>
      </w:r>
      <w:hyperlink w:anchor="_Toc231555293" w:history="1">
        <w:r w:rsidR="00AE296F" w:rsidRPr="0094118A">
          <w:rPr>
            <w:rStyle w:val="Hyperlink"/>
            <w:noProof/>
          </w:rPr>
          <w:t>Figure 1: Agentic AI solution vision</w:t>
        </w:r>
        <w:r w:rsidR="00AE296F">
          <w:rPr>
            <w:noProof/>
            <w:webHidden/>
          </w:rPr>
          <w:tab/>
        </w:r>
        <w:r w:rsidR="00AE296F">
          <w:rPr>
            <w:noProof/>
            <w:webHidden/>
          </w:rPr>
          <w:fldChar w:fldCharType="begin"/>
        </w:r>
        <w:r w:rsidR="00AE296F">
          <w:rPr>
            <w:noProof/>
            <w:webHidden/>
          </w:rPr>
          <w:instrText xml:space="preserve"> PAGEREF _Toc231555293 \h </w:instrText>
        </w:r>
        <w:r w:rsidR="00AE296F">
          <w:rPr>
            <w:noProof/>
            <w:webHidden/>
          </w:rPr>
        </w:r>
        <w:r w:rsidR="00AE296F">
          <w:rPr>
            <w:noProof/>
            <w:webHidden/>
          </w:rPr>
          <w:fldChar w:fldCharType="separate"/>
        </w:r>
        <w:r w:rsidR="00AE296F">
          <w:rPr>
            <w:noProof/>
            <w:webHidden/>
          </w:rPr>
          <w:t>2</w:t>
        </w:r>
        <w:r w:rsidR="00AE296F">
          <w:rPr>
            <w:noProof/>
            <w:webHidden/>
          </w:rPr>
          <w:fldChar w:fldCharType="end"/>
        </w:r>
      </w:hyperlink>
    </w:p>
    <w:p w14:paraId="314388E7" w14:textId="7DF7BA68" w:rsidR="00AE296F" w:rsidRDefault="00AE296F">
      <w:pPr>
        <w:pStyle w:val="TableofFigures"/>
        <w:tabs>
          <w:tab w:val="right" w:leader="dot" w:pos="9350"/>
        </w:tabs>
        <w:rPr>
          <w:ins w:id="149" w:author="Francis Moigula" w:date="2026-06-05T12:32:00Z" w16du:dateUtc="2026-06-05T17:32:00Z"/>
          <w:rFonts w:asciiTheme="minorHAnsi" w:hAnsiTheme="minorHAnsi"/>
          <w:noProof/>
          <w:kern w:val="2"/>
          <w:sz w:val="24"/>
          <w:szCs w:val="24"/>
          <w:lang w:val="en-CA" w:eastAsia="en-CA"/>
          <w14:ligatures w14:val="standardContextual"/>
        </w:rPr>
      </w:pPr>
      <w:hyperlink w:anchor="_Toc231555294" w:history="1">
        <w:r w:rsidRPr="0094118A">
          <w:rPr>
            <w:rStyle w:val="Hyperlink"/>
            <w:noProof/>
          </w:rPr>
          <w:t>Figure 2: Enterprise AI scope areas</w:t>
        </w:r>
        <w:r>
          <w:rPr>
            <w:noProof/>
            <w:webHidden/>
          </w:rPr>
          <w:tab/>
        </w:r>
        <w:r>
          <w:rPr>
            <w:noProof/>
            <w:webHidden/>
          </w:rPr>
          <w:fldChar w:fldCharType="begin"/>
        </w:r>
        <w:r>
          <w:rPr>
            <w:noProof/>
            <w:webHidden/>
          </w:rPr>
          <w:instrText xml:space="preserve"> PAGEREF _Toc231555294 \h </w:instrText>
        </w:r>
        <w:r>
          <w:rPr>
            <w:noProof/>
            <w:webHidden/>
          </w:rPr>
        </w:r>
        <w:r>
          <w:rPr>
            <w:noProof/>
            <w:webHidden/>
          </w:rPr>
          <w:fldChar w:fldCharType="separate"/>
        </w:r>
        <w:r>
          <w:rPr>
            <w:noProof/>
            <w:webHidden/>
          </w:rPr>
          <w:t>3</w:t>
        </w:r>
        <w:r>
          <w:rPr>
            <w:noProof/>
            <w:webHidden/>
          </w:rPr>
          <w:fldChar w:fldCharType="end"/>
        </w:r>
      </w:hyperlink>
    </w:p>
    <w:p w14:paraId="06E7DB6A" w14:textId="43830BEF" w:rsidR="00AE296F" w:rsidRDefault="00AE296F">
      <w:pPr>
        <w:pStyle w:val="TableofFigures"/>
        <w:tabs>
          <w:tab w:val="right" w:leader="dot" w:pos="9350"/>
        </w:tabs>
        <w:rPr>
          <w:ins w:id="150" w:author="Francis Moigula" w:date="2026-06-05T12:32:00Z" w16du:dateUtc="2026-06-05T17:32:00Z"/>
          <w:rFonts w:asciiTheme="minorHAnsi" w:hAnsiTheme="minorHAnsi"/>
          <w:noProof/>
          <w:kern w:val="2"/>
          <w:sz w:val="24"/>
          <w:szCs w:val="24"/>
          <w:lang w:val="en-CA" w:eastAsia="en-CA"/>
          <w14:ligatures w14:val="standardContextual"/>
        </w:rPr>
      </w:pPr>
      <w:hyperlink w:anchor="_Toc231555295" w:history="1">
        <w:r w:rsidRPr="0094118A">
          <w:rPr>
            <w:rStyle w:val="Hyperlink"/>
            <w:noProof/>
          </w:rPr>
          <w:t>Figure 3: Iterative delivery approach - Scrum process</w:t>
        </w:r>
        <w:r>
          <w:rPr>
            <w:noProof/>
            <w:webHidden/>
          </w:rPr>
          <w:tab/>
        </w:r>
        <w:r>
          <w:rPr>
            <w:noProof/>
            <w:webHidden/>
          </w:rPr>
          <w:fldChar w:fldCharType="begin"/>
        </w:r>
        <w:r>
          <w:rPr>
            <w:noProof/>
            <w:webHidden/>
          </w:rPr>
          <w:instrText xml:space="preserve"> PAGEREF _Toc231555295 \h </w:instrText>
        </w:r>
        <w:r>
          <w:rPr>
            <w:noProof/>
            <w:webHidden/>
          </w:rPr>
        </w:r>
        <w:r>
          <w:rPr>
            <w:noProof/>
            <w:webHidden/>
          </w:rPr>
          <w:fldChar w:fldCharType="separate"/>
        </w:r>
        <w:r>
          <w:rPr>
            <w:noProof/>
            <w:webHidden/>
          </w:rPr>
          <w:t>15</w:t>
        </w:r>
        <w:r>
          <w:rPr>
            <w:noProof/>
            <w:webHidden/>
          </w:rPr>
          <w:fldChar w:fldCharType="end"/>
        </w:r>
      </w:hyperlink>
    </w:p>
    <w:p w14:paraId="07D92EA7" w14:textId="2A241B2A" w:rsidR="00AE296F" w:rsidRDefault="00AE296F">
      <w:pPr>
        <w:pStyle w:val="TableofFigures"/>
        <w:tabs>
          <w:tab w:val="right" w:leader="dot" w:pos="9350"/>
        </w:tabs>
        <w:rPr>
          <w:ins w:id="151" w:author="Francis Moigula" w:date="2026-06-05T12:32:00Z" w16du:dateUtc="2026-06-05T17:32:00Z"/>
          <w:rFonts w:asciiTheme="minorHAnsi" w:hAnsiTheme="minorHAnsi"/>
          <w:noProof/>
          <w:kern w:val="2"/>
          <w:sz w:val="24"/>
          <w:szCs w:val="24"/>
          <w:lang w:val="en-CA" w:eastAsia="en-CA"/>
          <w14:ligatures w14:val="standardContextual"/>
        </w:rPr>
      </w:pPr>
      <w:hyperlink w:anchor="_Toc231555296" w:history="1">
        <w:r w:rsidRPr="0094118A">
          <w:rPr>
            <w:rStyle w:val="Hyperlink"/>
            <w:noProof/>
          </w:rPr>
          <w:t>Figure 4: High-level timeline</w:t>
        </w:r>
        <w:r>
          <w:rPr>
            <w:noProof/>
            <w:webHidden/>
          </w:rPr>
          <w:tab/>
        </w:r>
        <w:r>
          <w:rPr>
            <w:noProof/>
            <w:webHidden/>
          </w:rPr>
          <w:fldChar w:fldCharType="begin"/>
        </w:r>
        <w:r>
          <w:rPr>
            <w:noProof/>
            <w:webHidden/>
          </w:rPr>
          <w:instrText xml:space="preserve"> PAGEREF _Toc231555296 \h </w:instrText>
        </w:r>
        <w:r>
          <w:rPr>
            <w:noProof/>
            <w:webHidden/>
          </w:rPr>
        </w:r>
        <w:r>
          <w:rPr>
            <w:noProof/>
            <w:webHidden/>
          </w:rPr>
          <w:fldChar w:fldCharType="separate"/>
        </w:r>
        <w:r>
          <w:rPr>
            <w:noProof/>
            <w:webHidden/>
          </w:rPr>
          <w:t>28</w:t>
        </w:r>
        <w:r>
          <w:rPr>
            <w:noProof/>
            <w:webHidden/>
          </w:rPr>
          <w:fldChar w:fldCharType="end"/>
        </w:r>
      </w:hyperlink>
    </w:p>
    <w:p w14:paraId="31DF7889" w14:textId="2B3E5B18" w:rsidR="00AE296F" w:rsidRDefault="00AE296F">
      <w:pPr>
        <w:pStyle w:val="TableofFigures"/>
        <w:tabs>
          <w:tab w:val="right" w:leader="dot" w:pos="9350"/>
        </w:tabs>
        <w:rPr>
          <w:ins w:id="152" w:author="Francis Moigula" w:date="2026-06-05T12:32:00Z" w16du:dateUtc="2026-06-05T17:32:00Z"/>
          <w:rFonts w:asciiTheme="minorHAnsi" w:hAnsiTheme="minorHAnsi"/>
          <w:noProof/>
          <w:kern w:val="2"/>
          <w:sz w:val="24"/>
          <w:szCs w:val="24"/>
          <w:lang w:val="en-CA" w:eastAsia="en-CA"/>
          <w14:ligatures w14:val="standardContextual"/>
        </w:rPr>
      </w:pPr>
      <w:hyperlink w:anchor="_Toc231555297" w:history="1">
        <w:r w:rsidRPr="0094118A">
          <w:rPr>
            <w:rStyle w:val="Hyperlink"/>
            <w:noProof/>
          </w:rPr>
          <w:t>Figure 5: Department or business domain agents</w:t>
        </w:r>
        <w:r>
          <w:rPr>
            <w:noProof/>
            <w:webHidden/>
          </w:rPr>
          <w:tab/>
        </w:r>
        <w:r>
          <w:rPr>
            <w:noProof/>
            <w:webHidden/>
          </w:rPr>
          <w:fldChar w:fldCharType="begin"/>
        </w:r>
        <w:r>
          <w:rPr>
            <w:noProof/>
            <w:webHidden/>
          </w:rPr>
          <w:instrText xml:space="preserve"> PAGEREF _Toc231555297 \h </w:instrText>
        </w:r>
        <w:r>
          <w:rPr>
            <w:noProof/>
            <w:webHidden/>
          </w:rPr>
        </w:r>
        <w:r>
          <w:rPr>
            <w:noProof/>
            <w:webHidden/>
          </w:rPr>
          <w:fldChar w:fldCharType="separate"/>
        </w:r>
        <w:r>
          <w:rPr>
            <w:noProof/>
            <w:webHidden/>
          </w:rPr>
          <w:t>57</w:t>
        </w:r>
        <w:r>
          <w:rPr>
            <w:noProof/>
            <w:webHidden/>
          </w:rPr>
          <w:fldChar w:fldCharType="end"/>
        </w:r>
      </w:hyperlink>
    </w:p>
    <w:p w14:paraId="651FFEA0" w14:textId="3EDF2E27" w:rsidR="00AE296F" w:rsidRDefault="00AE296F">
      <w:pPr>
        <w:pStyle w:val="TableofFigures"/>
        <w:tabs>
          <w:tab w:val="right" w:leader="dot" w:pos="9350"/>
        </w:tabs>
        <w:rPr>
          <w:ins w:id="153" w:author="Francis Moigula" w:date="2026-06-05T12:32:00Z" w16du:dateUtc="2026-06-05T17:32:00Z"/>
          <w:rFonts w:asciiTheme="minorHAnsi" w:hAnsiTheme="minorHAnsi"/>
          <w:noProof/>
          <w:kern w:val="2"/>
          <w:sz w:val="24"/>
          <w:szCs w:val="24"/>
          <w:lang w:val="en-CA" w:eastAsia="en-CA"/>
          <w14:ligatures w14:val="standardContextual"/>
        </w:rPr>
      </w:pPr>
      <w:hyperlink w:anchor="_Toc231555298" w:history="1">
        <w:r w:rsidRPr="0094118A">
          <w:rPr>
            <w:rStyle w:val="Hyperlink"/>
            <w:noProof/>
          </w:rPr>
          <w:t>Figure 6: Solution overview</w:t>
        </w:r>
        <w:r>
          <w:rPr>
            <w:noProof/>
            <w:webHidden/>
          </w:rPr>
          <w:tab/>
        </w:r>
        <w:r>
          <w:rPr>
            <w:noProof/>
            <w:webHidden/>
          </w:rPr>
          <w:fldChar w:fldCharType="begin"/>
        </w:r>
        <w:r>
          <w:rPr>
            <w:noProof/>
            <w:webHidden/>
          </w:rPr>
          <w:instrText xml:space="preserve"> PAGEREF _Toc231555298 \h </w:instrText>
        </w:r>
        <w:r>
          <w:rPr>
            <w:noProof/>
            <w:webHidden/>
          </w:rPr>
        </w:r>
        <w:r>
          <w:rPr>
            <w:noProof/>
            <w:webHidden/>
          </w:rPr>
          <w:fldChar w:fldCharType="separate"/>
        </w:r>
        <w:r>
          <w:rPr>
            <w:noProof/>
            <w:webHidden/>
          </w:rPr>
          <w:t>58</w:t>
        </w:r>
        <w:r>
          <w:rPr>
            <w:noProof/>
            <w:webHidden/>
          </w:rPr>
          <w:fldChar w:fldCharType="end"/>
        </w:r>
      </w:hyperlink>
    </w:p>
    <w:p w14:paraId="17783EAF" w14:textId="2C357DBC" w:rsidR="00AE296F" w:rsidRDefault="00AE296F">
      <w:pPr>
        <w:pStyle w:val="TableofFigures"/>
        <w:tabs>
          <w:tab w:val="right" w:leader="dot" w:pos="9350"/>
        </w:tabs>
        <w:rPr>
          <w:ins w:id="154" w:author="Francis Moigula" w:date="2026-06-05T12:32:00Z" w16du:dateUtc="2026-06-05T17:32:00Z"/>
          <w:rFonts w:asciiTheme="minorHAnsi" w:hAnsiTheme="minorHAnsi"/>
          <w:noProof/>
          <w:kern w:val="2"/>
          <w:sz w:val="24"/>
          <w:szCs w:val="24"/>
          <w:lang w:val="en-CA" w:eastAsia="en-CA"/>
          <w14:ligatures w14:val="standardContextual"/>
        </w:rPr>
      </w:pPr>
      <w:hyperlink w:anchor="_Toc231555299" w:history="1">
        <w:r w:rsidRPr="0094118A">
          <w:rPr>
            <w:rStyle w:val="Hyperlink"/>
            <w:noProof/>
          </w:rPr>
          <w:t>Figure 7: Agent capabilities</w:t>
        </w:r>
        <w:r>
          <w:rPr>
            <w:noProof/>
            <w:webHidden/>
          </w:rPr>
          <w:tab/>
        </w:r>
        <w:r>
          <w:rPr>
            <w:noProof/>
            <w:webHidden/>
          </w:rPr>
          <w:fldChar w:fldCharType="begin"/>
        </w:r>
        <w:r>
          <w:rPr>
            <w:noProof/>
            <w:webHidden/>
          </w:rPr>
          <w:instrText xml:space="preserve"> PAGEREF _Toc231555299 \h </w:instrText>
        </w:r>
        <w:r>
          <w:rPr>
            <w:noProof/>
            <w:webHidden/>
          </w:rPr>
        </w:r>
        <w:r>
          <w:rPr>
            <w:noProof/>
            <w:webHidden/>
          </w:rPr>
          <w:fldChar w:fldCharType="separate"/>
        </w:r>
        <w:r>
          <w:rPr>
            <w:noProof/>
            <w:webHidden/>
          </w:rPr>
          <w:t>59</w:t>
        </w:r>
        <w:r>
          <w:rPr>
            <w:noProof/>
            <w:webHidden/>
          </w:rPr>
          <w:fldChar w:fldCharType="end"/>
        </w:r>
      </w:hyperlink>
    </w:p>
    <w:p w14:paraId="1FFE1EFD" w14:textId="7B096B08" w:rsidR="008D6700" w:rsidDel="00A0348A" w:rsidRDefault="008D6700">
      <w:pPr>
        <w:pStyle w:val="TableofFigures"/>
        <w:tabs>
          <w:tab w:val="right" w:leader="dot" w:pos="9350"/>
        </w:tabs>
        <w:rPr>
          <w:del w:id="155" w:author="Francis Moigula" w:date="2026-06-04T10:10:00Z" w16du:dateUtc="2026-06-04T15:10:00Z"/>
          <w:rFonts w:asciiTheme="minorHAnsi" w:hAnsiTheme="minorHAnsi"/>
          <w:noProof/>
          <w:kern w:val="2"/>
          <w:sz w:val="24"/>
          <w:szCs w:val="24"/>
          <w:lang w:val="en-CA" w:eastAsia="en-CA"/>
          <w14:ligatures w14:val="standardContextual"/>
        </w:rPr>
      </w:pPr>
    </w:p>
    <w:p w14:paraId="72F78EC6" w14:textId="1C1483E3" w:rsidR="008D6700" w:rsidDel="00A0348A" w:rsidRDefault="008D6700">
      <w:pPr>
        <w:pStyle w:val="TableofFigures"/>
        <w:tabs>
          <w:tab w:val="right" w:leader="dot" w:pos="9350"/>
        </w:tabs>
        <w:rPr>
          <w:del w:id="156" w:author="Francis Moigula" w:date="2026-06-04T10:10:00Z" w16du:dateUtc="2026-06-04T15:10:00Z"/>
          <w:rFonts w:asciiTheme="minorHAnsi" w:hAnsiTheme="minorHAnsi"/>
          <w:noProof/>
          <w:kern w:val="2"/>
          <w:sz w:val="24"/>
          <w:szCs w:val="24"/>
          <w:lang w:val="en-CA" w:eastAsia="en-CA"/>
          <w14:ligatures w14:val="standardContextual"/>
        </w:rPr>
      </w:pPr>
    </w:p>
    <w:p w14:paraId="1E2D2AFB" w14:textId="0B87E195" w:rsidR="008D6700" w:rsidDel="00A0348A" w:rsidRDefault="008D6700">
      <w:pPr>
        <w:pStyle w:val="TableofFigures"/>
        <w:tabs>
          <w:tab w:val="right" w:leader="dot" w:pos="9350"/>
        </w:tabs>
        <w:rPr>
          <w:del w:id="157" w:author="Francis Moigula" w:date="2026-06-04T10:10:00Z" w16du:dateUtc="2026-06-04T15:10:00Z"/>
          <w:rFonts w:asciiTheme="minorHAnsi" w:hAnsiTheme="minorHAnsi"/>
          <w:noProof/>
          <w:kern w:val="2"/>
          <w:sz w:val="24"/>
          <w:szCs w:val="24"/>
          <w:lang w:val="en-CA" w:eastAsia="en-CA"/>
          <w14:ligatures w14:val="standardContextual"/>
        </w:rPr>
      </w:pPr>
    </w:p>
    <w:p w14:paraId="45D6AC23" w14:textId="5E67D49F" w:rsidR="008D6700" w:rsidDel="00A0348A" w:rsidRDefault="008D6700">
      <w:pPr>
        <w:pStyle w:val="TableofFigures"/>
        <w:tabs>
          <w:tab w:val="right" w:leader="dot" w:pos="9350"/>
        </w:tabs>
        <w:rPr>
          <w:del w:id="158" w:author="Francis Moigula" w:date="2026-06-04T10:10:00Z" w16du:dateUtc="2026-06-04T15:10:00Z"/>
          <w:rFonts w:asciiTheme="minorHAnsi" w:hAnsiTheme="minorHAnsi"/>
          <w:noProof/>
          <w:kern w:val="2"/>
          <w:sz w:val="24"/>
          <w:szCs w:val="24"/>
          <w:lang w:val="en-CA" w:eastAsia="en-CA"/>
          <w14:ligatures w14:val="standardContextual"/>
        </w:rPr>
      </w:pPr>
    </w:p>
    <w:p w14:paraId="57968318" w14:textId="38B8F06C" w:rsidR="008D6700" w:rsidDel="00A0348A" w:rsidRDefault="008D6700">
      <w:pPr>
        <w:pStyle w:val="TableofFigures"/>
        <w:tabs>
          <w:tab w:val="right" w:leader="dot" w:pos="9350"/>
        </w:tabs>
        <w:rPr>
          <w:del w:id="159" w:author="Francis Moigula" w:date="2026-06-04T10:10:00Z" w16du:dateUtc="2026-06-04T15:10:00Z"/>
          <w:rFonts w:asciiTheme="minorHAnsi" w:hAnsiTheme="minorHAnsi"/>
          <w:noProof/>
          <w:kern w:val="2"/>
          <w:sz w:val="24"/>
          <w:szCs w:val="24"/>
          <w:lang w:val="en-CA" w:eastAsia="en-CA"/>
          <w14:ligatures w14:val="standardContextual"/>
        </w:rPr>
      </w:pPr>
    </w:p>
    <w:p w14:paraId="44301B64" w14:textId="3DFFCC71" w:rsidR="008D6700" w:rsidDel="00A0348A" w:rsidRDefault="008D6700">
      <w:pPr>
        <w:pStyle w:val="TableofFigures"/>
        <w:tabs>
          <w:tab w:val="right" w:leader="dot" w:pos="9350"/>
        </w:tabs>
        <w:rPr>
          <w:del w:id="160" w:author="Francis Moigula" w:date="2026-06-04T10:10:00Z" w16du:dateUtc="2026-06-04T15:10:00Z"/>
          <w:rFonts w:asciiTheme="minorHAnsi" w:hAnsiTheme="minorHAnsi"/>
          <w:noProof/>
          <w:kern w:val="2"/>
          <w:sz w:val="24"/>
          <w:szCs w:val="24"/>
          <w:lang w:val="en-CA" w:eastAsia="en-CA"/>
          <w14:ligatures w14:val="standardContextual"/>
        </w:rPr>
      </w:pPr>
    </w:p>
    <w:p w14:paraId="0497A5D8" w14:textId="1F4A5075" w:rsidR="008D6700" w:rsidDel="00A0348A" w:rsidRDefault="008D6700">
      <w:pPr>
        <w:pStyle w:val="TableofFigures"/>
        <w:tabs>
          <w:tab w:val="right" w:leader="dot" w:pos="9350"/>
        </w:tabs>
        <w:rPr>
          <w:del w:id="161" w:author="Francis Moigula" w:date="2026-06-04T10:10:00Z" w16du:dateUtc="2026-06-04T15:10:00Z"/>
          <w:rFonts w:asciiTheme="minorHAnsi" w:hAnsiTheme="minorHAnsi"/>
          <w:noProof/>
          <w:kern w:val="2"/>
          <w:sz w:val="24"/>
          <w:szCs w:val="24"/>
          <w:lang w:val="en-CA" w:eastAsia="en-CA"/>
          <w14:ligatures w14:val="standardContextual"/>
        </w:rPr>
      </w:pPr>
    </w:p>
    <w:p w14:paraId="48C21321" w14:textId="01AA01D5" w:rsidR="008D6700" w:rsidDel="00A0348A" w:rsidRDefault="008D6700">
      <w:pPr>
        <w:pStyle w:val="TableofFigures"/>
        <w:tabs>
          <w:tab w:val="right" w:leader="dot" w:pos="9350"/>
        </w:tabs>
        <w:rPr>
          <w:del w:id="162" w:author="Francis Moigula" w:date="2026-06-04T10:10:00Z" w16du:dateUtc="2026-06-04T15:10:00Z"/>
          <w:rFonts w:asciiTheme="minorHAnsi" w:hAnsiTheme="minorHAnsi"/>
          <w:noProof/>
          <w:kern w:val="2"/>
          <w:sz w:val="24"/>
          <w:szCs w:val="24"/>
          <w:lang w:val="en-CA" w:eastAsia="en-CA"/>
          <w14:ligatures w14:val="standardContextual"/>
        </w:rPr>
      </w:pPr>
    </w:p>
    <w:p w14:paraId="5864B3A6" w14:textId="4D6B9282" w:rsidR="008D6700" w:rsidDel="00A0348A" w:rsidRDefault="008D6700">
      <w:pPr>
        <w:pStyle w:val="TableofFigures"/>
        <w:tabs>
          <w:tab w:val="right" w:leader="dot" w:pos="9350"/>
        </w:tabs>
        <w:rPr>
          <w:del w:id="163" w:author="Francis Moigula" w:date="2026-06-04T10:10:00Z" w16du:dateUtc="2026-06-04T15:10:00Z"/>
          <w:rFonts w:asciiTheme="minorHAnsi" w:hAnsiTheme="minorHAnsi"/>
          <w:noProof/>
          <w:kern w:val="2"/>
          <w:sz w:val="24"/>
          <w:szCs w:val="24"/>
          <w:lang w:val="en-CA" w:eastAsia="en-CA"/>
          <w14:ligatures w14:val="standardContextual"/>
        </w:rPr>
      </w:pPr>
    </w:p>
    <w:p w14:paraId="2A4CDF44" w14:textId="63324CC2" w:rsidR="008D6700" w:rsidDel="00A0348A" w:rsidRDefault="008D6700">
      <w:pPr>
        <w:pStyle w:val="TableofFigures"/>
        <w:tabs>
          <w:tab w:val="right" w:leader="dot" w:pos="9350"/>
        </w:tabs>
        <w:rPr>
          <w:del w:id="164" w:author="Francis Moigula" w:date="2026-06-04T10:10:00Z" w16du:dateUtc="2026-06-04T15:10:00Z"/>
          <w:rFonts w:asciiTheme="minorHAnsi" w:hAnsiTheme="minorHAnsi"/>
          <w:noProof/>
          <w:kern w:val="2"/>
          <w:sz w:val="24"/>
          <w:szCs w:val="24"/>
          <w:lang w:val="en-CA" w:eastAsia="en-CA"/>
          <w14:ligatures w14:val="standardContextual"/>
        </w:rPr>
      </w:pPr>
    </w:p>
    <w:p w14:paraId="621E061F" w14:textId="78140524" w:rsidR="008D6700" w:rsidDel="00A0348A" w:rsidRDefault="008D6700">
      <w:pPr>
        <w:pStyle w:val="TableofFigures"/>
        <w:tabs>
          <w:tab w:val="right" w:leader="dot" w:pos="9350"/>
        </w:tabs>
        <w:rPr>
          <w:del w:id="165" w:author="Francis Moigula" w:date="2026-06-04T10:10:00Z" w16du:dateUtc="2026-06-04T15:10:00Z"/>
          <w:rFonts w:asciiTheme="minorHAnsi" w:hAnsiTheme="minorHAnsi"/>
          <w:noProof/>
          <w:kern w:val="2"/>
          <w:sz w:val="24"/>
          <w:szCs w:val="24"/>
          <w:lang w:val="en-CA" w:eastAsia="en-CA"/>
          <w14:ligatures w14:val="standardContextual"/>
        </w:rPr>
      </w:pPr>
    </w:p>
    <w:p w14:paraId="34DDCBF9" w14:textId="2FAFCC50" w:rsidR="008D6700" w:rsidDel="00A0348A" w:rsidRDefault="008D6700">
      <w:pPr>
        <w:pStyle w:val="TableofFigures"/>
        <w:tabs>
          <w:tab w:val="right" w:leader="dot" w:pos="9350"/>
        </w:tabs>
        <w:rPr>
          <w:del w:id="166" w:author="Francis Moigula" w:date="2026-06-04T10:10:00Z" w16du:dateUtc="2026-06-04T15:10:00Z"/>
          <w:rFonts w:asciiTheme="minorHAnsi" w:hAnsiTheme="minorHAnsi"/>
          <w:noProof/>
          <w:kern w:val="2"/>
          <w:sz w:val="24"/>
          <w:szCs w:val="24"/>
          <w:lang w:val="en-CA" w:eastAsia="en-CA"/>
          <w14:ligatures w14:val="standardContextual"/>
        </w:rPr>
      </w:pPr>
    </w:p>
    <w:p w14:paraId="3BE6DAD6" w14:textId="4377F78F" w:rsidR="008D6700" w:rsidDel="00A0348A" w:rsidRDefault="008D6700">
      <w:pPr>
        <w:pStyle w:val="TableofFigures"/>
        <w:tabs>
          <w:tab w:val="right" w:leader="dot" w:pos="9350"/>
        </w:tabs>
        <w:rPr>
          <w:del w:id="167" w:author="Francis Moigula" w:date="2026-06-04T10:10:00Z" w16du:dateUtc="2026-06-04T15:10:00Z"/>
          <w:rFonts w:asciiTheme="minorHAnsi" w:hAnsiTheme="minorHAnsi"/>
          <w:noProof/>
          <w:kern w:val="2"/>
          <w:sz w:val="24"/>
          <w:szCs w:val="24"/>
          <w:lang w:val="en-CA" w:eastAsia="en-CA"/>
          <w14:ligatures w14:val="standardContextual"/>
        </w:rPr>
      </w:pPr>
    </w:p>
    <w:p w14:paraId="2266133E" w14:textId="3511B524" w:rsidR="008D6700" w:rsidDel="00A0348A" w:rsidRDefault="008D6700">
      <w:pPr>
        <w:pStyle w:val="TableofFigures"/>
        <w:tabs>
          <w:tab w:val="right" w:leader="dot" w:pos="9350"/>
        </w:tabs>
        <w:rPr>
          <w:del w:id="168" w:author="Francis Moigula" w:date="2026-06-04T10:10:00Z" w16du:dateUtc="2026-06-04T15:10:00Z"/>
          <w:rFonts w:asciiTheme="minorHAnsi" w:hAnsiTheme="minorHAnsi"/>
          <w:noProof/>
          <w:kern w:val="2"/>
          <w:sz w:val="24"/>
          <w:szCs w:val="24"/>
          <w:lang w:val="en-CA" w:eastAsia="en-CA"/>
          <w14:ligatures w14:val="standardContextual"/>
        </w:rPr>
      </w:pPr>
    </w:p>
    <w:p w14:paraId="40FD00A6" w14:textId="5B9E24D0" w:rsidR="008D6700" w:rsidDel="00A0348A" w:rsidRDefault="008D6700">
      <w:pPr>
        <w:pStyle w:val="TableofFigures"/>
        <w:tabs>
          <w:tab w:val="right" w:leader="dot" w:pos="9350"/>
        </w:tabs>
        <w:rPr>
          <w:del w:id="169" w:author="Francis Moigula" w:date="2026-06-04T10:10:00Z" w16du:dateUtc="2026-06-04T15:10:00Z"/>
          <w:rFonts w:asciiTheme="minorHAnsi" w:hAnsiTheme="minorHAnsi"/>
          <w:noProof/>
          <w:kern w:val="2"/>
          <w:sz w:val="24"/>
          <w:szCs w:val="24"/>
          <w:lang w:val="en-CA" w:eastAsia="en-CA"/>
          <w14:ligatures w14:val="standardContextual"/>
        </w:rPr>
      </w:pPr>
    </w:p>
    <w:p w14:paraId="450EB2F3" w14:textId="4075DD8B" w:rsidR="008D6700" w:rsidDel="00A0348A" w:rsidRDefault="008D6700">
      <w:pPr>
        <w:pStyle w:val="TableofFigures"/>
        <w:tabs>
          <w:tab w:val="right" w:leader="dot" w:pos="9350"/>
        </w:tabs>
        <w:rPr>
          <w:del w:id="170" w:author="Francis Moigula" w:date="2026-06-04T10:10:00Z" w16du:dateUtc="2026-06-04T15:10:00Z"/>
          <w:rFonts w:asciiTheme="minorHAnsi" w:hAnsiTheme="minorHAnsi"/>
          <w:noProof/>
          <w:kern w:val="2"/>
          <w:sz w:val="24"/>
          <w:szCs w:val="24"/>
          <w:lang w:val="en-CA" w:eastAsia="en-CA"/>
          <w14:ligatures w14:val="standardContextual"/>
        </w:rPr>
      </w:pPr>
    </w:p>
    <w:p w14:paraId="49C3B09E" w14:textId="5FF3FB87" w:rsidR="00446B3E" w:rsidRDefault="00446B3E">
      <w:pPr>
        <w:pStyle w:val="TableofFigures"/>
        <w:tabs>
          <w:tab w:val="right" w:leader="dot" w:pos="9350"/>
        </w:tabs>
        <w:rPr>
          <w:rFonts w:asciiTheme="minorHAnsi" w:hAnsiTheme="minorHAnsi"/>
          <w:noProof/>
          <w:kern w:val="2"/>
          <w:sz w:val="24"/>
          <w:szCs w:val="24"/>
          <w:lang w:val="en-GB" w:eastAsia="en-GB"/>
          <w14:ligatures w14:val="standardContextual"/>
        </w:rPr>
      </w:pPr>
      <w:r>
        <w:fldChar w:fldCharType="end"/>
      </w:r>
    </w:p>
    <w:p w14:paraId="7666DD75" w14:textId="73A8D3ED" w:rsidR="00195083" w:rsidRDefault="0031764F">
      <w:pPr>
        <w:spacing w:before="0" w:after="160" w:line="259" w:lineRule="auto"/>
        <w:sectPr w:rsidR="00195083" w:rsidSect="005F1FF4">
          <w:headerReference w:type="default" r:id="rId27"/>
          <w:footerReference w:type="default" r:id="rId28"/>
          <w:pgSz w:w="12240" w:h="15840"/>
          <w:pgMar w:top="1440" w:right="1440" w:bottom="1440" w:left="1440" w:header="432" w:footer="0" w:gutter="0"/>
          <w:pgNumType w:start="1"/>
          <w:cols w:space="720"/>
          <w:docGrid w:linePitch="360"/>
        </w:sectPr>
      </w:pPr>
      <w:r w:rsidRPr="0031764F">
        <w:t>This document is strictly a non-binding draft, intended solely for preliminary review and discussion. It has not been finalized, approved, or accepted by Microsoft, and does not create, imply, or represent any commitment, obligation, or agreement of any kind. All content, terms, and details herein are subject to substantial revision, amendment, or complete removal during the formal approval process at Microsoft. No rights, obligations, or representations should be inferred from this version.</w:t>
      </w:r>
    </w:p>
    <w:p w14:paraId="437D176E" w14:textId="4E9A7F46" w:rsidR="009A4012" w:rsidRPr="00E901F8" w:rsidRDefault="009A4012" w:rsidP="009A4012">
      <w:pPr>
        <w:spacing w:before="0" w:after="120" w:line="264" w:lineRule="auto"/>
        <w:rPr>
          <w:rFonts w:ascii="Segoe UI" w:eastAsia="Segoe UI" w:hAnsi="Segoe UI" w:cs="Times New Roman"/>
          <w:b/>
          <w:szCs w:val="18"/>
          <w:lang w:val="en-GB"/>
        </w:rPr>
      </w:pPr>
      <w:bookmarkStart w:id="171" w:name="_Toc183681330"/>
      <w:r>
        <w:t xml:space="preserve">This Statement of Work (SOW) and any exhibits, appendices, schedules, and attachments to it are made pursuant to Work Order (WO) </w:t>
      </w:r>
      <w:r w:rsidRPr="004107AF">
        <w:rPr>
          <w:rStyle w:val="Instructional"/>
        </w:rPr>
        <w:t>[insert WO number]</w:t>
      </w:r>
      <w:r>
        <w:t xml:space="preserve"> and describes the work to be performed (“services”) by Microsoft (“us,” “we”) for </w:t>
      </w:r>
      <w:sdt>
        <w:sdtPr>
          <w:rPr>
            <w:rFonts w:eastAsia="Segoe UI"/>
            <w:b/>
            <w:bCs/>
            <w:lang w:val="en-GB"/>
          </w:rPr>
          <w:alias w:val="Client Name"/>
          <w:tag w:val="Client Name"/>
          <w:id w:val="-1860496370"/>
          <w:dataBinding w:prefixMappings="xmlns:ns0='http://schemas.microsoft.com/office/2006/coverPageProps' " w:xpath="/ns0:CoverPageProperties[1]/ns0:Abstract[1]" w:storeItemID="{55AF091B-3C7A-41E3-B477-F2FDAA23CFDA}"/>
          <w:text/>
        </w:sdtPr>
        <w:sdtContent>
          <w:r w:rsidR="00640573" w:rsidRPr="00D22CF0">
            <w:rPr>
              <w:rFonts w:eastAsia="Segoe UI"/>
              <w:b/>
              <w:bCs/>
              <w:lang w:val="en-GB"/>
            </w:rPr>
            <w:t>Ford Motor Company</w:t>
          </w:r>
        </w:sdtContent>
      </w:sdt>
      <w:r>
        <w:t xml:space="preserve"> (“</w:t>
      </w:r>
      <w:r w:rsidR="009D5C3F">
        <w:rPr>
          <w:b/>
          <w:bCs/>
        </w:rPr>
        <w:t>Ford</w:t>
      </w:r>
      <w:r>
        <w:t xml:space="preserve">”, “Customer”, “you”, “your”) relating to </w:t>
      </w:r>
      <w:sdt>
        <w:sdtPr>
          <w:rPr>
            <w:b/>
            <w:bCs/>
            <w:lang w:val="en-GB"/>
          </w:rPr>
          <w:alias w:val="Project Name"/>
          <w:tag w:val="Project Name"/>
          <w:id w:val="-1637404694"/>
          <w:placeholder>
            <w:docPart w:val="5D79476610F54E568EA565E92086FE6E"/>
          </w:placeholder>
          <w:dataBinding w:prefixMappings="xmlns:ns0='http://purl.org/dc/elements/1.1/' xmlns:ns1='http://schemas.openxmlformats.org/package/2006/metadata/core-properties' " w:xpath="/ns1:coreProperties[1]/ns0:title[1]" w:storeItemID="{6C3C8BC8-F283-45AE-878A-BAB7291924A1}"/>
          <w:text/>
        </w:sdtPr>
        <w:sdtContent>
          <w:r w:rsidR="0090596B" w:rsidRPr="00495719">
            <w:rPr>
              <w:b/>
              <w:bCs/>
              <w:lang w:val="en-GB"/>
            </w:rPr>
            <w:t xml:space="preserve">Ford </w:t>
          </w:r>
          <w:r w:rsidR="00847581" w:rsidRPr="00495719">
            <w:rPr>
              <w:b/>
              <w:bCs/>
              <w:lang w:val="en-GB"/>
            </w:rPr>
            <w:t>- Agentic AI Transformation</w:t>
          </w:r>
        </w:sdtContent>
      </w:sdt>
      <w:r>
        <w:t xml:space="preserve"> (“Project”).</w:t>
      </w:r>
    </w:p>
    <w:p w14:paraId="3895F5D2" w14:textId="466ED3EA" w:rsidR="00612E96" w:rsidRDefault="00612E96" w:rsidP="00612E96">
      <w:r w:rsidRPr="00612E96">
        <w:t>This SOW and the associated WO expire 30 days after their publication date</w:t>
      </w:r>
      <w:r w:rsidR="00376262">
        <w:t xml:space="preserve"> </w:t>
      </w:r>
      <w:r w:rsidR="00376262" w:rsidRPr="00376262">
        <w:t>(date Microsoft submits to the Customer)</w:t>
      </w:r>
      <w:r w:rsidRPr="00612E96">
        <w:t xml:space="preserve"> unless signed by both parties or formally extended in writing by Microsoft.</w:t>
      </w:r>
    </w:p>
    <w:p w14:paraId="157136B5" w14:textId="2D1E39D7" w:rsidR="00DF434C" w:rsidRDefault="00DF434C" w:rsidP="001E2136">
      <w:pPr>
        <w:pStyle w:val="Heading1"/>
      </w:pPr>
      <w:bookmarkStart w:id="172" w:name="_Toc183681331"/>
      <w:bookmarkStart w:id="173" w:name="_Toc231555129"/>
      <w:bookmarkEnd w:id="171"/>
      <w:commentRangeStart w:id="174"/>
      <w:commentRangeStart w:id="175"/>
      <w:commentRangeStart w:id="176"/>
      <w:r w:rsidRPr="00956F3B">
        <w:t>Introduction</w:t>
      </w:r>
      <w:bookmarkEnd w:id="172"/>
      <w:bookmarkEnd w:id="173"/>
      <w:commentRangeEnd w:id="176"/>
      <w:r w:rsidR="004C58E4">
        <w:rPr>
          <w:rStyle w:val="CommentReference"/>
          <w:sz w:val="44"/>
          <w:szCs w:val="32"/>
        </w:rPr>
        <w:commentReference w:id="176"/>
      </w:r>
      <w:commentRangeEnd w:id="174"/>
      <w:r w:rsidR="0082494F">
        <w:rPr>
          <w:rStyle w:val="CommentReference"/>
          <w:sz w:val="44"/>
          <w:szCs w:val="32"/>
        </w:rPr>
        <w:commentReference w:id="174"/>
      </w:r>
      <w:commentRangeEnd w:id="175"/>
      <w:r>
        <w:rPr>
          <w:rStyle w:val="CommentReference"/>
          <w:sz w:val="44"/>
          <w:szCs w:val="32"/>
        </w:rPr>
        <w:commentReference w:id="175"/>
      </w:r>
    </w:p>
    <w:p w14:paraId="49CD0414" w14:textId="3156E326" w:rsidR="00E77A6D" w:rsidRDefault="00F66FBA" w:rsidP="00E77A6D">
      <w:pPr>
        <w:keepNext/>
        <w:rPr>
          <w:lang w:val="en-CA"/>
        </w:rPr>
      </w:pPr>
      <w:r>
        <w:rPr>
          <w:lang w:val="en-CA"/>
        </w:rPr>
        <w:t>Ford</w:t>
      </w:r>
      <w:r w:rsidR="00C45CD9">
        <w:rPr>
          <w:lang w:val="en-CA"/>
        </w:rPr>
        <w:t xml:space="preserve"> Motor Company </w:t>
      </w:r>
      <w:r w:rsidR="00E77A6D" w:rsidRPr="00E77A6D">
        <w:rPr>
          <w:lang w:val="en-CA"/>
        </w:rPr>
        <w:t xml:space="preserve">is on a business transformation </w:t>
      </w:r>
      <w:r w:rsidR="001A1953">
        <w:rPr>
          <w:lang w:val="en-CA"/>
        </w:rPr>
        <w:t xml:space="preserve">journey </w:t>
      </w:r>
      <w:r w:rsidR="00E77A6D" w:rsidRPr="00E77A6D">
        <w:rPr>
          <w:lang w:val="en-CA"/>
        </w:rPr>
        <w:t xml:space="preserve">to modernize operations, improve workforce productivity, and accelerate enterprise innovation through the adoption of Agentic AI and intelligent automation capabilities powered by Microsoft technologies. As organizations continue to face increasing operational complexity, disconnected systems, fragmented information, and rising demands for speed and agility, </w:t>
      </w:r>
      <w:r w:rsidR="00342E49">
        <w:rPr>
          <w:lang w:val="en-CA"/>
        </w:rPr>
        <w:t xml:space="preserve">Ford </w:t>
      </w:r>
      <w:r w:rsidR="00E77A6D" w:rsidRPr="00E77A6D">
        <w:rPr>
          <w:lang w:val="en-CA"/>
        </w:rPr>
        <w:t>recognizes the need to evolve toward a more connected</w:t>
      </w:r>
      <w:r w:rsidR="00C471C1">
        <w:rPr>
          <w:lang w:val="en-CA"/>
        </w:rPr>
        <w:t xml:space="preserve"> </w:t>
      </w:r>
      <w:r w:rsidR="00E77A6D" w:rsidRPr="00E77A6D">
        <w:rPr>
          <w:lang w:val="en-CA"/>
        </w:rPr>
        <w:t xml:space="preserve">and AI-enabled operating model that improves how work is </w:t>
      </w:r>
      <w:r w:rsidR="00F45765">
        <w:rPr>
          <w:lang w:val="en-CA"/>
        </w:rPr>
        <w:t xml:space="preserve">performed </w:t>
      </w:r>
      <w:r w:rsidR="00E77A6D" w:rsidRPr="00E77A6D">
        <w:rPr>
          <w:lang w:val="en-CA"/>
        </w:rPr>
        <w:t>across the enterprise.</w:t>
      </w:r>
    </w:p>
    <w:p w14:paraId="29E04ECD" w14:textId="2EF539E0" w:rsidR="0005377B" w:rsidRDefault="0005377B" w:rsidP="00E77A6D">
      <w:pPr>
        <w:keepNext/>
        <w:rPr>
          <w:lang w:val="en-CA"/>
        </w:rPr>
      </w:pPr>
      <w:commentRangeStart w:id="177"/>
      <w:commentRangeStart w:id="178"/>
      <w:r w:rsidRPr="0005377B">
        <w:t>Microsoft</w:t>
      </w:r>
      <w:commentRangeEnd w:id="177"/>
      <w:r w:rsidR="00A14851" w:rsidRPr="0005377B">
        <w:rPr>
          <w:rStyle w:val="CommentReference"/>
          <w:sz w:val="20"/>
          <w:szCs w:val="20"/>
        </w:rPr>
        <w:commentReference w:id="177"/>
      </w:r>
      <w:commentRangeEnd w:id="178"/>
      <w:r w:rsidRPr="0005377B">
        <w:rPr>
          <w:rStyle w:val="CommentReference"/>
          <w:sz w:val="20"/>
          <w:szCs w:val="20"/>
        </w:rPr>
        <w:commentReference w:id="178"/>
      </w:r>
      <w:r w:rsidRPr="0005377B">
        <w:t xml:space="preserve"> will partner with Ford to establish a secure, enterprise-grade Agentic AI platform using Microsoft Copilot Studio and Azure AI Foundry. </w:t>
      </w:r>
      <w:r w:rsidRPr="00EC0969">
        <w:t>Th</w:t>
      </w:r>
      <w:r w:rsidR="00EA666C">
        <w:t xml:space="preserve">is </w:t>
      </w:r>
      <w:r w:rsidRPr="00EC0969">
        <w:t xml:space="preserve">project focuses on four key areas: strengthening AI security and governance, building a reusable Agentic AI factory with </w:t>
      </w:r>
      <w:r w:rsidR="00EA666C" w:rsidRPr="0005377B">
        <w:t>intelligent agents</w:t>
      </w:r>
      <w:r w:rsidRPr="00EC0969">
        <w:t>, deploying a production-ready enterprise agent with Responsible AI controls and operational readiness, and driving adoption through structured change management and user enablement.</w:t>
      </w:r>
      <w:r w:rsidR="00857173">
        <w:rPr>
          <w:lang w:val="en-CA"/>
        </w:rPr>
        <w:t xml:space="preserve"> </w:t>
      </w:r>
      <w:r w:rsidRPr="0005377B">
        <w:t>By embedding AI-driven automation into key business operations, Ford will improve productivity, reduce manual effort, accelerate decision-making, and deliver more efficient, consistent, and scalable business outcomes.</w:t>
      </w:r>
    </w:p>
    <w:p w14:paraId="422B43B1" w14:textId="51049AAE" w:rsidR="00E77A6D" w:rsidRPr="00E77A6D" w:rsidRDefault="00E77A6D" w:rsidP="00E77A6D">
      <w:pPr>
        <w:keepNext/>
        <w:rPr>
          <w:lang w:val="en-CA"/>
        </w:rPr>
      </w:pPr>
      <w:r w:rsidRPr="00E77A6D">
        <w:rPr>
          <w:lang w:val="en-CA"/>
        </w:rPr>
        <w:t xml:space="preserve">The platform will </w:t>
      </w:r>
      <w:commentRangeStart w:id="179"/>
      <w:commentRangeStart w:id="180"/>
      <w:del w:id="181" w:author="Francis Moigula" w:date="2026-06-04T10:34:00Z" w16du:dateUtc="2026-06-04T15:34:00Z">
        <w:r w:rsidRPr="00E77A6D" w:rsidDel="00F2572A">
          <w:rPr>
            <w:lang w:val="en-CA"/>
          </w:rPr>
          <w:delText>initially</w:delText>
        </w:r>
        <w:commentRangeEnd w:id="179"/>
        <w:r w:rsidR="001B1F22" w:rsidRPr="00E77A6D" w:rsidDel="00F2572A">
          <w:rPr>
            <w:rStyle w:val="CommentReference"/>
            <w:sz w:val="20"/>
            <w:szCs w:val="20"/>
            <w:lang w:val="en-CA"/>
          </w:rPr>
          <w:commentReference w:id="179"/>
        </w:r>
        <w:commentRangeEnd w:id="180"/>
        <w:r w:rsidRPr="00E77A6D">
          <w:rPr>
            <w:rStyle w:val="CommentReference"/>
            <w:sz w:val="20"/>
            <w:szCs w:val="20"/>
            <w:lang w:val="en-CA"/>
          </w:rPr>
          <w:commentReference w:id="180"/>
        </w:r>
        <w:r w:rsidRPr="00E77A6D" w:rsidDel="00F2572A">
          <w:rPr>
            <w:lang w:val="en-CA"/>
          </w:rPr>
          <w:delText xml:space="preserve"> </w:delText>
        </w:r>
      </w:del>
      <w:r w:rsidRPr="00E77A6D">
        <w:rPr>
          <w:lang w:val="en-CA"/>
        </w:rPr>
        <w:t xml:space="preserve">focus on </w:t>
      </w:r>
      <w:ins w:id="183" w:author="Francis Moigula" w:date="2026-06-04T10:35:00Z" w16du:dateUtc="2026-06-04T15:35:00Z">
        <w:r w:rsidR="001B1F22">
          <w:rPr>
            <w:lang w:val="en-CA"/>
          </w:rPr>
          <w:t xml:space="preserve">enabling </w:t>
        </w:r>
      </w:ins>
      <w:r w:rsidRPr="00E77A6D">
        <w:rPr>
          <w:lang w:val="en-CA"/>
        </w:rPr>
        <w:t xml:space="preserve">high-priority business processes and </w:t>
      </w:r>
      <w:r w:rsidR="00B92D1F">
        <w:rPr>
          <w:lang w:val="en-CA"/>
        </w:rPr>
        <w:t xml:space="preserve">operational workflows </w:t>
      </w:r>
      <w:r w:rsidRPr="00E77A6D">
        <w:rPr>
          <w:lang w:val="en-CA"/>
        </w:rPr>
        <w:t xml:space="preserve">where AI-driven automation and intelligent orchestration can deliver the greatest business value. The </w:t>
      </w:r>
      <w:r w:rsidR="0074002F">
        <w:rPr>
          <w:lang w:val="en-CA"/>
        </w:rPr>
        <w:t xml:space="preserve">platform </w:t>
      </w:r>
      <w:r w:rsidRPr="00E77A6D">
        <w:rPr>
          <w:lang w:val="en-CA"/>
        </w:rPr>
        <w:t xml:space="preserve">will support </w:t>
      </w:r>
      <w:r w:rsidRPr="0094474C">
        <w:rPr>
          <w:b/>
          <w:bCs/>
          <w:lang w:val="en-CA"/>
        </w:rPr>
        <w:t>conversational</w:t>
      </w:r>
      <w:r w:rsidRPr="00E77A6D">
        <w:rPr>
          <w:lang w:val="en-CA"/>
        </w:rPr>
        <w:t xml:space="preserve">, </w:t>
      </w:r>
      <w:r w:rsidRPr="0094474C">
        <w:rPr>
          <w:b/>
          <w:bCs/>
          <w:lang w:val="en-CA"/>
        </w:rPr>
        <w:t>retrieval</w:t>
      </w:r>
      <w:r w:rsidRPr="00E77A6D">
        <w:rPr>
          <w:lang w:val="en-CA"/>
        </w:rPr>
        <w:t xml:space="preserve">, </w:t>
      </w:r>
      <w:r w:rsidRPr="0094474C">
        <w:rPr>
          <w:b/>
          <w:bCs/>
          <w:lang w:val="en-CA"/>
        </w:rPr>
        <w:t>task-oriented</w:t>
      </w:r>
      <w:r w:rsidRPr="00E77A6D">
        <w:rPr>
          <w:lang w:val="en-CA"/>
        </w:rPr>
        <w:t xml:space="preserve">, and </w:t>
      </w:r>
      <w:r w:rsidRPr="0094474C">
        <w:rPr>
          <w:b/>
          <w:bCs/>
          <w:lang w:val="en-CA"/>
        </w:rPr>
        <w:t>autonomous</w:t>
      </w:r>
      <w:r w:rsidRPr="00E77A6D">
        <w:rPr>
          <w:lang w:val="en-CA"/>
        </w:rPr>
        <w:t xml:space="preserve"> AI agents that enhance productivity, automate repetitive activities, improve knowledge access, and optimize </w:t>
      </w:r>
      <w:r w:rsidR="00AA09CD" w:rsidRPr="00E77A6D">
        <w:rPr>
          <w:lang w:val="en-CA"/>
        </w:rPr>
        <w:t>enterprise</w:t>
      </w:r>
      <w:r w:rsidR="00AA09CD">
        <w:rPr>
          <w:lang w:val="en-CA"/>
        </w:rPr>
        <w:t xml:space="preserve">-wide </w:t>
      </w:r>
      <w:r w:rsidRPr="00E77A6D">
        <w:rPr>
          <w:lang w:val="en-CA"/>
        </w:rPr>
        <w:t xml:space="preserve">workflow execution. The </w:t>
      </w:r>
      <w:r w:rsidR="00AA09CD">
        <w:rPr>
          <w:lang w:val="en-CA"/>
        </w:rPr>
        <w:t xml:space="preserve">solution </w:t>
      </w:r>
      <w:r w:rsidRPr="00E77A6D">
        <w:rPr>
          <w:lang w:val="en-CA"/>
        </w:rPr>
        <w:t>architecture will be modular, secure, and reusable by design, enabling future expansion across additional business domains, teams, and enterprise initiatives.</w:t>
      </w:r>
    </w:p>
    <w:p w14:paraId="65D06D73" w14:textId="77777777" w:rsidR="00201D25" w:rsidRDefault="00E77A6D" w:rsidP="00E77A6D">
      <w:pPr>
        <w:keepNext/>
        <w:rPr>
          <w:lang w:val="en-CA"/>
        </w:rPr>
      </w:pPr>
      <w:r w:rsidRPr="00E77A6D">
        <w:rPr>
          <w:lang w:val="en-CA"/>
        </w:rPr>
        <w:t xml:space="preserve">Microsoft and </w:t>
      </w:r>
      <w:r w:rsidR="00FF0884">
        <w:rPr>
          <w:lang w:val="en-CA"/>
        </w:rPr>
        <w:t xml:space="preserve">Ford </w:t>
      </w:r>
      <w:r w:rsidRPr="00E77A6D">
        <w:rPr>
          <w:lang w:val="en-CA"/>
        </w:rPr>
        <w:t xml:space="preserve">will work collaboratively to align strategic business objectives, prioritize high-value use cases, establish governance and Responsible AI standards, and deploy scalable </w:t>
      </w:r>
      <w:r w:rsidR="00272970">
        <w:rPr>
          <w:lang w:val="en-CA"/>
        </w:rPr>
        <w:t xml:space="preserve">Agentic </w:t>
      </w:r>
      <w:r w:rsidRPr="00E77A6D">
        <w:rPr>
          <w:lang w:val="en-CA"/>
        </w:rPr>
        <w:t>AI capabilities.</w:t>
      </w:r>
    </w:p>
    <w:p w14:paraId="745EAF6F" w14:textId="2B237F52" w:rsidR="003817C5" w:rsidRDefault="003817C5" w:rsidP="004C50C5">
      <w:pPr>
        <w:keepNext/>
        <w:rPr>
          <w:lang w:val="en-CA"/>
        </w:rPr>
      </w:pPr>
      <w:r w:rsidRPr="003817C5">
        <w:t>Th</w:t>
      </w:r>
      <w:r>
        <w:t xml:space="preserve">is </w:t>
      </w:r>
      <w:r w:rsidR="000D23E4">
        <w:t xml:space="preserve">pilot </w:t>
      </w:r>
      <w:r>
        <w:t xml:space="preserve">project </w:t>
      </w:r>
      <w:r w:rsidRPr="003817C5">
        <w:t xml:space="preserve">will follow a phased, iterative approach designed to accelerate time-to-value while establishing a secure, scalable, and enterprise-ready AI foundation. The initial Pilot phase will focus on deploying </w:t>
      </w:r>
      <w:r w:rsidR="00AA63C2">
        <w:t xml:space="preserve">a combination of production ready agents and prototype agents, </w:t>
      </w:r>
      <w:r w:rsidRPr="003817C5">
        <w:t>validating measurable business value, and refining integration, security, and governance frameworks. This approach is intentionally structured to support seamless expansion into enterprise-wide adoption.</w:t>
      </w:r>
    </w:p>
    <w:p w14:paraId="75A6BC14" w14:textId="2310A4B8" w:rsidR="00BC0D0C" w:rsidRPr="00602DA6" w:rsidRDefault="00602DA6" w:rsidP="00BC0D0C">
      <w:pPr>
        <w:rPr>
          <w:lang w:val="en-CA"/>
        </w:rPr>
      </w:pPr>
      <w:bookmarkStart w:id="184" w:name="_Toc214968348"/>
      <w:bookmarkStart w:id="185" w:name="_Ref207901935"/>
      <w:r w:rsidRPr="00602DA6">
        <w:rPr>
          <w:lang w:val="en-CA"/>
        </w:rPr>
        <w:t xml:space="preserve">Ultimately, this initiative will establish a secure, scalable, and enterprise-ready </w:t>
      </w:r>
      <w:r>
        <w:rPr>
          <w:lang w:val="en-CA"/>
        </w:rPr>
        <w:t xml:space="preserve">Microsoft </w:t>
      </w:r>
      <w:r w:rsidRPr="00602DA6">
        <w:rPr>
          <w:lang w:val="en-CA"/>
        </w:rPr>
        <w:t>Agentic AI platform that enables Ford to deploy intelligent business capabilities at scale, accelerate innovation, improve operational efficiency, enhance decision-making, and deliver measurable business value.</w:t>
      </w:r>
    </w:p>
    <w:p w14:paraId="33B1D33D" w14:textId="77777777" w:rsidR="00602DA6" w:rsidRDefault="00602DA6" w:rsidP="00BC0D0C"/>
    <w:p w14:paraId="5D5EAFBB" w14:textId="77777777" w:rsidR="00042D47" w:rsidRDefault="00042D47" w:rsidP="00042D47">
      <w:pPr>
        <w:pStyle w:val="Heading2NUM"/>
        <w:rPr>
          <w:rStyle w:val="Optional"/>
          <w:b w:val="0"/>
          <w:bCs w:val="0"/>
          <w:color w:val="0070C0"/>
        </w:rPr>
      </w:pPr>
      <w:bookmarkStart w:id="186" w:name="_Toc231555130"/>
      <w:bookmarkEnd w:id="184"/>
      <w:r>
        <w:rPr>
          <w:rStyle w:val="Optional"/>
          <w:b w:val="0"/>
          <w:bCs w:val="0"/>
          <w:color w:val="0070C0"/>
        </w:rPr>
        <w:t>Solution vision</w:t>
      </w:r>
      <w:bookmarkEnd w:id="186"/>
    </w:p>
    <w:p w14:paraId="5F9AA80D" w14:textId="38B7BF9E" w:rsidR="003110C7" w:rsidRPr="003110C7" w:rsidRDefault="003110C7" w:rsidP="003110C7">
      <w:pPr>
        <w:rPr>
          <w:lang w:val="en-CA"/>
        </w:rPr>
      </w:pPr>
      <w:r w:rsidRPr="003110C7">
        <w:rPr>
          <w:lang w:val="en-CA"/>
        </w:rPr>
        <w:t xml:space="preserve">This diagram </w:t>
      </w:r>
      <w:r>
        <w:rPr>
          <w:lang w:val="en-CA"/>
        </w:rPr>
        <w:t xml:space="preserve">below </w:t>
      </w:r>
      <w:r w:rsidRPr="003110C7">
        <w:rPr>
          <w:lang w:val="en-CA"/>
        </w:rPr>
        <w:t>presents a long-term vision for transforming business operations through Agentic AI, where humans and systems interact with AI agents that orchestrate end-to-end processes across business domains</w:t>
      </w:r>
      <w:r w:rsidR="00E26891">
        <w:rPr>
          <w:lang w:val="en-CA"/>
        </w:rPr>
        <w:t xml:space="preserve">. </w:t>
      </w:r>
      <w:commentRangeStart w:id="187"/>
      <w:commentRangeStart w:id="188"/>
      <w:commentRangeStart w:id="189"/>
      <w:commentRangeStart w:id="190"/>
      <w:r w:rsidR="00E26891">
        <w:rPr>
          <w:lang w:val="en-CA"/>
        </w:rPr>
        <w:t>T</w:t>
      </w:r>
      <w:r w:rsidRPr="003110C7">
        <w:rPr>
          <w:lang w:val="en-CA"/>
        </w:rPr>
        <w:t>h</w:t>
      </w:r>
      <w:r w:rsidR="005F301B">
        <w:rPr>
          <w:lang w:val="en-CA"/>
        </w:rPr>
        <w:t xml:space="preserve">is </w:t>
      </w:r>
      <w:r w:rsidR="005A302B">
        <w:rPr>
          <w:lang w:val="en-CA"/>
        </w:rPr>
        <w:t xml:space="preserve">project </w:t>
      </w:r>
      <w:r w:rsidRPr="003110C7">
        <w:rPr>
          <w:lang w:val="en-CA"/>
        </w:rPr>
        <w:t>focuses on building the foundation</w:t>
      </w:r>
      <w:ins w:id="191" w:author="Francis Moigula" w:date="2026-06-04T17:41:00Z" w16du:dateUtc="2026-06-04T22:41:00Z">
        <w:r w:rsidR="00AF5CDC">
          <w:rPr>
            <w:lang w:val="en-CA"/>
          </w:rPr>
          <w:t xml:space="preserve"> </w:t>
        </w:r>
      </w:ins>
      <w:del w:id="192" w:author="Francis Moigula" w:date="2026-06-04T17:42:00Z" w16du:dateUtc="2026-06-04T22:42:00Z">
        <w:r w:rsidRPr="003110C7" w:rsidDel="00AF5CDC">
          <w:rPr>
            <w:lang w:val="en-CA"/>
          </w:rPr>
          <w:delText xml:space="preserve">al </w:delText>
        </w:r>
      </w:del>
      <w:del w:id="193" w:author="Francis Moigula" w:date="2026-06-04T17:00:00Z" w16du:dateUtc="2026-06-04T22:00:00Z">
        <w:r w:rsidRPr="003110C7" w:rsidDel="00356340">
          <w:rPr>
            <w:lang w:val="en-CA"/>
          </w:rPr>
          <w:delText xml:space="preserve">AI </w:delText>
        </w:r>
      </w:del>
      <w:del w:id="194" w:author="Francis Moigula" w:date="2026-06-04T17:42:00Z" w16du:dateUtc="2026-06-04T22:42:00Z">
        <w:r w:rsidRPr="003110C7" w:rsidDel="00AF5CDC">
          <w:rPr>
            <w:lang w:val="en-CA"/>
          </w:rPr>
          <w:delText>platform</w:delText>
        </w:r>
      </w:del>
      <w:ins w:id="195" w:author="Francis Moigula" w:date="2026-06-04T16:00:00Z" w16du:dateUtc="2026-06-04T21:00:00Z">
        <w:r w:rsidR="00847AB9">
          <w:rPr>
            <w:lang w:val="en-CA"/>
          </w:rPr>
          <w:t xml:space="preserve">to </w:t>
        </w:r>
      </w:ins>
      <w:ins w:id="196" w:author="Francis Moigula" w:date="2026-06-04T16:04:00Z" w16du:dateUtc="2026-06-04T21:04:00Z">
        <w:r w:rsidR="006A6935">
          <w:rPr>
            <w:lang w:val="en-CA"/>
          </w:rPr>
          <w:t xml:space="preserve">enable </w:t>
        </w:r>
      </w:ins>
      <w:ins w:id="197" w:author="Francis Moigula" w:date="2026-06-04T16:00:00Z" w16du:dateUtc="2026-06-04T21:00:00Z">
        <w:r w:rsidR="00847AB9">
          <w:rPr>
            <w:lang w:val="en-CA"/>
          </w:rPr>
          <w:t>Department Agents,</w:t>
        </w:r>
        <w:r w:rsidR="002642F9">
          <w:rPr>
            <w:lang w:val="en-CA"/>
          </w:rPr>
          <w:t xml:space="preserve"> </w:t>
        </w:r>
      </w:ins>
      <w:del w:id="198" w:author="Francis Moigula" w:date="2026-06-04T16:00:00Z" w16du:dateUtc="2026-06-04T21:00:00Z">
        <w:r w:rsidRPr="003110C7" w:rsidDel="00847AB9">
          <w:rPr>
            <w:lang w:val="en-CA"/>
          </w:rPr>
          <w:delText xml:space="preserve"> </w:delText>
        </w:r>
      </w:del>
      <w:commentRangeEnd w:id="187"/>
      <w:del w:id="199" w:author="Francis Moigula" w:date="2026-06-04T16:01:00Z" w16du:dateUtc="2026-06-04T21:01:00Z">
        <w:r w:rsidR="00E60747" w:rsidRPr="003110C7" w:rsidDel="003B3CAD">
          <w:rPr>
            <w:rStyle w:val="CommentReference"/>
            <w:sz w:val="20"/>
            <w:szCs w:val="20"/>
            <w:lang w:val="en-CA"/>
          </w:rPr>
          <w:commentReference w:id="187"/>
        </w:r>
        <w:commentRangeEnd w:id="188"/>
        <w:r w:rsidRPr="003110C7">
          <w:rPr>
            <w:rStyle w:val="CommentReference"/>
            <w:sz w:val="20"/>
            <w:szCs w:val="20"/>
            <w:lang w:val="en-CA"/>
          </w:rPr>
          <w:commentReference w:id="188"/>
        </w:r>
        <w:commentRangeEnd w:id="189"/>
        <w:r w:rsidRPr="003110C7">
          <w:rPr>
            <w:rStyle w:val="CommentReference"/>
            <w:sz w:val="20"/>
            <w:szCs w:val="20"/>
            <w:lang w:val="en-CA"/>
          </w:rPr>
          <w:commentReference w:id="189"/>
        </w:r>
        <w:commentRangeEnd w:id="190"/>
        <w:r w:rsidRPr="003110C7">
          <w:rPr>
            <w:rStyle w:val="CommentReference"/>
            <w:sz w:val="20"/>
            <w:szCs w:val="20"/>
            <w:lang w:val="en-CA"/>
          </w:rPr>
          <w:commentReference w:id="190"/>
        </w:r>
      </w:del>
      <w:r w:rsidRPr="003110C7">
        <w:rPr>
          <w:lang w:val="en-CA"/>
        </w:rPr>
        <w:t>and deliver</w:t>
      </w:r>
      <w:ins w:id="201" w:author="Francis Moigula" w:date="2026-06-04T16:02:00Z" w16du:dateUtc="2026-06-04T21:02:00Z">
        <w:r w:rsidR="009C7461">
          <w:rPr>
            <w:lang w:val="en-CA"/>
          </w:rPr>
          <w:t xml:space="preserve"> </w:t>
        </w:r>
      </w:ins>
      <w:del w:id="202" w:author="Francis Moigula" w:date="2026-06-04T16:02:00Z" w16du:dateUtc="2026-06-04T21:02:00Z">
        <w:r w:rsidRPr="003110C7" w:rsidDel="009C7461">
          <w:rPr>
            <w:lang w:val="en-CA"/>
          </w:rPr>
          <w:delText xml:space="preserve">ing </w:delText>
        </w:r>
      </w:del>
      <w:r w:rsidRPr="003110C7">
        <w:rPr>
          <w:lang w:val="en-CA"/>
        </w:rPr>
        <w:t>a set of high-impact</w:t>
      </w:r>
      <w:r w:rsidR="00D47873">
        <w:rPr>
          <w:lang w:val="en-CA"/>
        </w:rPr>
        <w:t xml:space="preserve"> pilot </w:t>
      </w:r>
      <w:r w:rsidRPr="003110C7">
        <w:rPr>
          <w:lang w:val="en-CA"/>
        </w:rPr>
        <w:t>use cases to demonstrate value, establish reusable capabilities,</w:t>
      </w:r>
      <w:ins w:id="203" w:author="Francis Moigula" w:date="2026-06-04T16:59:00Z" w16du:dateUtc="2026-06-04T21:59:00Z">
        <w:r w:rsidR="00356340">
          <w:rPr>
            <w:lang w:val="en-CA"/>
          </w:rPr>
          <w:t xml:space="preserve"> and </w:t>
        </w:r>
      </w:ins>
      <w:del w:id="204" w:author="Francis Moigula" w:date="2026-06-04T16:59:00Z" w16du:dateUtc="2026-06-04T21:59:00Z">
        <w:r w:rsidRPr="003110C7" w:rsidDel="00356340">
          <w:rPr>
            <w:lang w:val="en-CA"/>
          </w:rPr>
          <w:delText xml:space="preserve"> </w:delText>
        </w:r>
      </w:del>
      <w:ins w:id="205" w:author="Francis Moigula" w:date="2026-06-04T16:03:00Z" w16du:dateUtc="2026-06-04T21:03:00Z">
        <w:r w:rsidR="00A340C2">
          <w:rPr>
            <w:lang w:val="en-CA"/>
          </w:rPr>
          <w:t>integrate with key business applications</w:t>
        </w:r>
      </w:ins>
      <w:ins w:id="206" w:author="Francis Moigula" w:date="2026-06-04T16:59:00Z" w16du:dateUtc="2026-06-04T21:59:00Z">
        <w:r w:rsidR="00356340">
          <w:rPr>
            <w:lang w:val="en-CA"/>
          </w:rPr>
          <w:t xml:space="preserve"> that </w:t>
        </w:r>
      </w:ins>
      <w:ins w:id="207" w:author="Francis Moigula" w:date="2026-06-04T16:04:00Z" w16du:dateUtc="2026-06-04T21:04:00Z">
        <w:r w:rsidR="006A6935">
          <w:rPr>
            <w:lang w:val="en-CA"/>
          </w:rPr>
          <w:t xml:space="preserve">will pave the </w:t>
        </w:r>
      </w:ins>
      <w:ins w:id="208" w:author="Francis Moigula" w:date="2026-06-04T16:05:00Z" w16du:dateUtc="2026-06-04T21:05:00Z">
        <w:r w:rsidR="006A6935">
          <w:rPr>
            <w:lang w:val="en-CA"/>
          </w:rPr>
          <w:t>way for</w:t>
        </w:r>
      </w:ins>
      <w:ins w:id="209" w:author="Francis Moigula" w:date="2026-06-04T17:01:00Z" w16du:dateUtc="2026-06-04T22:01:00Z">
        <w:r w:rsidR="009F4F95">
          <w:rPr>
            <w:lang w:val="en-CA"/>
          </w:rPr>
          <w:t xml:space="preserve"> a </w:t>
        </w:r>
      </w:ins>
      <w:ins w:id="210" w:author="Francis Moigula" w:date="2026-06-04T17:42:00Z" w16du:dateUtc="2026-06-04T22:42:00Z">
        <w:r w:rsidR="00AF5CDC">
          <w:rPr>
            <w:lang w:val="en-CA"/>
          </w:rPr>
          <w:t xml:space="preserve">future </w:t>
        </w:r>
      </w:ins>
      <w:del w:id="211" w:author="Francis Moigula" w:date="2026-06-04T16:05:00Z" w16du:dateUtc="2026-06-04T21:05:00Z">
        <w:r w:rsidRPr="003110C7" w:rsidDel="006A6935">
          <w:rPr>
            <w:lang w:val="en-CA"/>
          </w:rPr>
          <w:delText xml:space="preserve">and enable </w:delText>
        </w:r>
      </w:del>
      <w:del w:id="212" w:author="Francis Moigula" w:date="2026-06-04T17:00:00Z" w16du:dateUtc="2026-06-04T22:00:00Z">
        <w:r w:rsidRPr="003110C7" w:rsidDel="00356340">
          <w:rPr>
            <w:lang w:val="en-CA"/>
          </w:rPr>
          <w:delText>scalable</w:delText>
        </w:r>
      </w:del>
      <w:ins w:id="213" w:author="Francis Moigula" w:date="2026-06-04T17:01:00Z" w16du:dateUtc="2026-06-04T22:01:00Z">
        <w:r w:rsidR="009F4F95">
          <w:rPr>
            <w:lang w:val="en-CA"/>
          </w:rPr>
          <w:t xml:space="preserve">scaled </w:t>
        </w:r>
      </w:ins>
      <w:ins w:id="214" w:author="Francis Moigula" w:date="2026-06-04T17:42:00Z" w16du:dateUtc="2026-06-04T22:42:00Z">
        <w:r w:rsidR="00AF5CDC">
          <w:rPr>
            <w:lang w:val="en-CA"/>
          </w:rPr>
          <w:t xml:space="preserve">enterprise </w:t>
        </w:r>
      </w:ins>
      <w:ins w:id="215" w:author="Francis Moigula" w:date="2026-06-04T17:00:00Z" w16du:dateUtc="2026-06-04T22:00:00Z">
        <w:r w:rsidR="00356340">
          <w:rPr>
            <w:lang w:val="en-CA"/>
          </w:rPr>
          <w:t>expansion.</w:t>
        </w:r>
      </w:ins>
      <w:del w:id="216" w:author="Francis Moigula" w:date="2026-06-04T17:00:00Z" w16du:dateUtc="2026-06-04T22:00:00Z">
        <w:r w:rsidRPr="003110C7" w:rsidDel="00356340">
          <w:rPr>
            <w:lang w:val="en-CA"/>
          </w:rPr>
          <w:delText xml:space="preserve"> adoption</w:delText>
        </w:r>
      </w:del>
      <w:del w:id="217" w:author="Francis Moigula" w:date="2026-06-04T16:05:00Z" w16du:dateUtc="2026-06-04T21:05:00Z">
        <w:r w:rsidR="00E26891" w:rsidDel="006A6935">
          <w:rPr>
            <w:lang w:val="en-CA"/>
          </w:rPr>
          <w:delText>.</w:delText>
        </w:r>
      </w:del>
      <w:del w:id="218" w:author="Francis Moigula" w:date="2026-06-04T16:03:00Z" w16du:dateUtc="2026-06-04T21:03:00Z">
        <w:r w:rsidR="00E26891" w:rsidDel="00767C9E">
          <w:rPr>
            <w:lang w:val="en-CA"/>
          </w:rPr>
          <w:delText xml:space="preserve"> </w:delText>
        </w:r>
      </w:del>
      <w:del w:id="219" w:author="Francis Moigula" w:date="2026-06-04T10:39:00Z" w16du:dateUtc="2026-06-04T15:39:00Z">
        <w:r w:rsidR="00E26891" w:rsidDel="00E457C1">
          <w:rPr>
            <w:lang w:val="en-CA"/>
          </w:rPr>
          <w:delText>T</w:delText>
        </w:r>
        <w:r w:rsidRPr="003110C7" w:rsidDel="00E457C1">
          <w:rPr>
            <w:lang w:val="en-CA"/>
          </w:rPr>
          <w:delText xml:space="preserve">he broader enterprise-wide rollout of this vision </w:delText>
        </w:r>
        <w:r w:rsidR="00E26891" w:rsidDel="00E457C1">
          <w:rPr>
            <w:lang w:val="en-CA"/>
          </w:rPr>
          <w:delText xml:space="preserve">will </w:delText>
        </w:r>
        <w:r w:rsidRPr="003110C7" w:rsidDel="00E457C1">
          <w:rPr>
            <w:lang w:val="en-CA"/>
          </w:rPr>
          <w:delText xml:space="preserve">be implemented incrementally </w:delText>
        </w:r>
        <w:commentRangeStart w:id="220"/>
        <w:commentRangeStart w:id="221"/>
        <w:r w:rsidRPr="003110C7" w:rsidDel="00E457C1">
          <w:rPr>
            <w:lang w:val="en-CA"/>
          </w:rPr>
          <w:delText>in future phases.</w:delText>
        </w:r>
        <w:commentRangeEnd w:id="220"/>
        <w:r w:rsidR="009C7461" w:rsidRPr="003110C7" w:rsidDel="00E457C1">
          <w:rPr>
            <w:rStyle w:val="CommentReference"/>
            <w:sz w:val="20"/>
            <w:szCs w:val="20"/>
            <w:lang w:val="en-CA"/>
          </w:rPr>
          <w:commentReference w:id="220"/>
        </w:r>
        <w:commentRangeEnd w:id="221"/>
        <w:r w:rsidRPr="003110C7">
          <w:rPr>
            <w:rStyle w:val="CommentReference"/>
            <w:sz w:val="20"/>
            <w:szCs w:val="20"/>
            <w:lang w:val="en-CA"/>
          </w:rPr>
          <w:commentReference w:id="221"/>
        </w:r>
      </w:del>
    </w:p>
    <w:p w14:paraId="216672A1" w14:textId="1F47E3AB" w:rsidR="00F848C5" w:rsidRPr="00F848C5" w:rsidRDefault="00F848C5">
      <w:pPr>
        <w:pStyle w:val="Caption-Figure-Below"/>
        <w:widowControl w:val="0"/>
        <w:spacing w:after="0"/>
        <w:rPr>
          <w:lang w:val="en-CA"/>
        </w:rPr>
        <w:pPrChange w:id="223" w:author="Francis Moigula" w:date="2026-06-04T17:04:00Z" w16du:dateUtc="2026-06-04T22:04:00Z">
          <w:pPr>
            <w:pStyle w:val="Caption-Figure-Below"/>
            <w:widowControl w:val="0"/>
          </w:pPr>
        </w:pPrChange>
      </w:pPr>
      <w:del w:id="224" w:author="Francis Moigula" w:date="2026-06-04T16:57:00Z" w16du:dateUtc="2026-06-04T21:57:00Z">
        <w:r w:rsidRPr="00F848C5" w:rsidDel="00A17B4B">
          <w:rPr>
            <w:noProof/>
            <w:lang w:val="en-CA"/>
          </w:rPr>
          <w:drawing>
            <wp:inline distT="0" distB="0" distL="0" distR="0" wp14:anchorId="0F934FBB" wp14:editId="7B91C80E">
              <wp:extent cx="5943600" cy="3345180"/>
              <wp:effectExtent l="114300" t="114300" r="114300" b="121920"/>
              <wp:docPr id="14678438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a:effectLst>
                        <a:outerShdw blurRad="63500" sx="102000" sy="102000" algn="ctr" rotWithShape="0">
                          <a:prstClr val="black">
                            <a:alpha val="40000"/>
                          </a:prstClr>
                        </a:outerShdw>
                      </a:effectLst>
                    </pic:spPr>
                  </pic:pic>
                </a:graphicData>
              </a:graphic>
            </wp:inline>
          </w:drawing>
        </w:r>
      </w:del>
      <w:ins w:id="225" w:author="Francis Moigula" w:date="2026-06-04T16:57:00Z" w16du:dateUtc="2026-06-04T21:57:00Z">
        <w:r w:rsidR="00A17B4B" w:rsidRPr="00A17B4B">
          <w:rPr>
            <w:noProof/>
            <w:lang w:val="en-CA"/>
          </w:rPr>
          <w:drawing>
            <wp:inline distT="0" distB="0" distL="0" distR="0" wp14:anchorId="23F5D52A" wp14:editId="7245FE6A">
              <wp:extent cx="5943600" cy="2927350"/>
              <wp:effectExtent l="0" t="0" r="0" b="6350"/>
              <wp:docPr id="51003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37626" name=""/>
                      <pic:cNvPicPr/>
                    </pic:nvPicPr>
                    <pic:blipFill>
                      <a:blip r:embed="rId30"/>
                      <a:stretch>
                        <a:fillRect/>
                      </a:stretch>
                    </pic:blipFill>
                    <pic:spPr>
                      <a:xfrm>
                        <a:off x="0" y="0"/>
                        <a:ext cx="5943600" cy="2927350"/>
                      </a:xfrm>
                      <a:prstGeom prst="rect">
                        <a:avLst/>
                      </a:prstGeom>
                      <a:effectLst/>
                    </pic:spPr>
                  </pic:pic>
                </a:graphicData>
              </a:graphic>
            </wp:inline>
          </w:drawing>
        </w:r>
      </w:ins>
    </w:p>
    <w:p w14:paraId="38AB1145" w14:textId="79AF3996" w:rsidR="00042D47" w:rsidRDefault="00042D47" w:rsidP="000E24F0">
      <w:pPr>
        <w:pStyle w:val="Caption-Figure-Below"/>
        <w:keepNext w:val="0"/>
        <w:widowControl w:val="0"/>
        <w:spacing w:before="120"/>
        <w:rPr>
          <w:ins w:id="226" w:author="Francis Moigula" w:date="2026-06-04T16:49:00Z" w16du:dateUtc="2026-06-04T21:49:00Z"/>
        </w:rPr>
      </w:pPr>
      <w:bookmarkStart w:id="227" w:name="_Toc231555293"/>
      <w:r w:rsidRPr="008640C0">
        <w:t xml:space="preserve">Figure </w:t>
      </w:r>
      <w:r>
        <w:fldChar w:fldCharType="begin"/>
      </w:r>
      <w:r>
        <w:instrText>SEQ Figure \* ARABIC</w:instrText>
      </w:r>
      <w:r>
        <w:fldChar w:fldCharType="separate"/>
      </w:r>
      <w:r w:rsidR="009917D6">
        <w:rPr>
          <w:noProof/>
        </w:rPr>
        <w:t>1</w:t>
      </w:r>
      <w:r>
        <w:fldChar w:fldCharType="end"/>
      </w:r>
      <w:r w:rsidRPr="008640C0">
        <w:t xml:space="preserve">: Agentic AI </w:t>
      </w:r>
      <w:r w:rsidR="00CD0851">
        <w:t>s</w:t>
      </w:r>
      <w:r w:rsidR="005A2ABD">
        <w:t xml:space="preserve">olution </w:t>
      </w:r>
      <w:r w:rsidR="00CD0851">
        <w:t>v</w:t>
      </w:r>
      <w:r w:rsidR="005A2ABD">
        <w:t>ision</w:t>
      </w:r>
      <w:bookmarkEnd w:id="227"/>
    </w:p>
    <w:p w14:paraId="21EA1E5A" w14:textId="582EA778" w:rsidR="00EE7437" w:rsidRPr="000A5C35" w:rsidRDefault="00EE7437" w:rsidP="00EE7437">
      <w:pPr>
        <w:rPr>
          <w:del w:id="228" w:author="Francis Moigula" w:date="2026-06-05T08:51:00Z" w16du:dateUtc="2026-06-05T13:51:00Z"/>
          <w:lang w:val="en-CA"/>
        </w:rPr>
      </w:pPr>
      <w:del w:id="229" w:author="Francis Moigula" w:date="2026-06-05T08:51:00Z" w16du:dateUtc="2026-06-05T13:51:00Z">
        <w:r w:rsidRPr="007110A1">
          <w:rPr>
            <w:lang w:val="en-CA"/>
          </w:rPr>
          <w:delText>Th</w:delText>
        </w:r>
        <w:r>
          <w:rPr>
            <w:lang w:val="en-CA"/>
          </w:rPr>
          <w:delText xml:space="preserve">e </w:delText>
        </w:r>
        <w:r w:rsidRPr="007110A1">
          <w:rPr>
            <w:lang w:val="en-CA"/>
          </w:rPr>
          <w:delText xml:space="preserve">diagram </w:delText>
        </w:r>
        <w:r>
          <w:rPr>
            <w:lang w:val="en-CA"/>
          </w:rPr>
          <w:delText xml:space="preserve">below </w:delText>
        </w:r>
        <w:r w:rsidRPr="007110A1">
          <w:rPr>
            <w:lang w:val="en-CA"/>
          </w:rPr>
          <w:delText xml:space="preserve">illustrates a </w:delText>
        </w:r>
      </w:del>
      <w:del w:id="230" w:author="Francis Moigula" w:date="2026-06-04T17:03:00Z" w16du:dateUtc="2026-06-04T22:03:00Z">
        <w:r w:rsidRPr="007110A1" w:rsidDel="00D9793C">
          <w:rPr>
            <w:b/>
            <w:bCs/>
            <w:lang w:val="en-CA"/>
          </w:rPr>
          <w:delText xml:space="preserve">Business Domain </w:delText>
        </w:r>
      </w:del>
      <w:del w:id="231" w:author="Francis Moigula" w:date="2026-06-05T08:51:00Z" w16du:dateUtc="2026-06-05T13:51:00Z">
        <w:r w:rsidRPr="007110A1">
          <w:rPr>
            <w:b/>
            <w:bCs/>
            <w:lang w:val="en-CA"/>
          </w:rPr>
          <w:delText>Agent model</w:delText>
        </w:r>
        <w:r w:rsidRPr="007110A1">
          <w:rPr>
            <w:lang w:val="en-CA"/>
          </w:rPr>
          <w:delText xml:space="preserve"> where AI agents are organized by </w:delText>
        </w:r>
        <w:r>
          <w:rPr>
            <w:lang w:val="en-CA"/>
          </w:rPr>
          <w:delText>departments</w:delText>
        </w:r>
      </w:del>
      <w:del w:id="232" w:author="Francis Moigula" w:date="2026-06-04T17:04:00Z" w16du:dateUtc="2026-06-04T22:04:00Z">
        <w:r w:rsidDel="00D9793C">
          <w:rPr>
            <w:lang w:val="en-CA"/>
          </w:rPr>
          <w:delText xml:space="preserve"> or domains</w:delText>
        </w:r>
        <w:r w:rsidRPr="007110A1" w:rsidDel="00D9793C">
          <w:rPr>
            <w:lang w:val="en-CA"/>
          </w:rPr>
          <w:delText>.</w:delText>
        </w:r>
        <w:r w:rsidRPr="007110A1" w:rsidDel="00A669E9">
          <w:rPr>
            <w:lang w:val="en-CA"/>
          </w:rPr>
          <w:delText xml:space="preserve"> </w:delText>
        </w:r>
      </w:del>
      <w:del w:id="233" w:author="Francis Moigula" w:date="2026-06-04T17:06:00Z" w16du:dateUtc="2026-06-04T22:06:00Z">
        <w:r w:rsidRPr="007110A1" w:rsidDel="009917D6">
          <w:rPr>
            <w:lang w:val="en-CA"/>
          </w:rPr>
          <w:delText xml:space="preserve">These domain agents are designed to be </w:delText>
        </w:r>
        <w:r w:rsidDel="009917D6">
          <w:rPr>
            <w:lang w:val="en-CA"/>
          </w:rPr>
          <w:delText>grounded a</w:delText>
        </w:r>
      </w:del>
      <w:del w:id="234" w:author="Francis Moigula" w:date="2026-06-05T08:51:00Z" w16du:dateUtc="2026-06-05T13:51:00Z">
        <w:r>
          <w:rPr>
            <w:lang w:val="en-CA"/>
          </w:rPr>
          <w:delText xml:space="preserve">nd </w:delText>
        </w:r>
      </w:del>
      <w:del w:id="235" w:author="Francis Moigula" w:date="2026-06-04T17:06:00Z" w16du:dateUtc="2026-06-04T22:06:00Z">
        <w:r w:rsidRPr="007110A1" w:rsidDel="009917D6">
          <w:rPr>
            <w:lang w:val="en-CA"/>
          </w:rPr>
          <w:delText>context-aware</w:delText>
        </w:r>
        <w:r w:rsidDel="009917D6">
          <w:rPr>
            <w:lang w:val="en-CA"/>
          </w:rPr>
          <w:delText xml:space="preserve">; and </w:delText>
        </w:r>
      </w:del>
      <w:del w:id="236" w:author="Francis Moigula" w:date="2026-06-05T08:51:00Z" w16du:dateUtc="2026-06-05T13:51:00Z">
        <w:r>
          <w:rPr>
            <w:lang w:val="en-CA"/>
          </w:rPr>
          <w:delText>u</w:delText>
        </w:r>
        <w:r w:rsidRPr="007110A1">
          <w:rPr>
            <w:lang w:val="en-CA"/>
          </w:rPr>
          <w:delText>nderstand</w:delText>
        </w:r>
        <w:r>
          <w:rPr>
            <w:lang w:val="en-CA"/>
          </w:rPr>
          <w:delText xml:space="preserve"> </w:delText>
        </w:r>
        <w:r w:rsidRPr="007110A1">
          <w:rPr>
            <w:lang w:val="en-CA"/>
          </w:rPr>
          <w:delText xml:space="preserve">the domain’s </w:delText>
        </w:r>
      </w:del>
      <w:del w:id="237" w:author="Francis Moigula" w:date="2026-06-04T17:06:00Z" w16du:dateUtc="2026-06-04T22:06:00Z">
        <w:r w:rsidDel="002C69B2">
          <w:rPr>
            <w:lang w:val="en-CA"/>
          </w:rPr>
          <w:delText xml:space="preserve">business </w:delText>
        </w:r>
      </w:del>
      <w:del w:id="238" w:author="Francis Moigula" w:date="2026-06-05T08:51:00Z" w16du:dateUtc="2026-06-05T13:51:00Z">
        <w:r w:rsidRPr="007110A1">
          <w:rPr>
            <w:lang w:val="en-CA"/>
          </w:rPr>
          <w:delText xml:space="preserve">processes, </w:delText>
        </w:r>
        <w:r>
          <w:rPr>
            <w:lang w:val="en-CA"/>
          </w:rPr>
          <w:delText xml:space="preserve">policies, </w:delText>
        </w:r>
      </w:del>
      <w:del w:id="239" w:author="Francis Moigula" w:date="2026-06-04T17:07:00Z" w16du:dateUtc="2026-06-04T22:07:00Z">
        <w:r w:rsidDel="002C69B2">
          <w:rPr>
            <w:lang w:val="en-CA"/>
          </w:rPr>
          <w:delText xml:space="preserve">line of </w:delText>
        </w:r>
      </w:del>
      <w:del w:id="240" w:author="Francis Moigula" w:date="2026-06-05T08:51:00Z" w16du:dateUtc="2026-06-05T13:51:00Z">
        <w:r>
          <w:rPr>
            <w:lang w:val="en-CA"/>
          </w:rPr>
          <w:delText xml:space="preserve">business </w:delText>
        </w:r>
        <w:r w:rsidRPr="007110A1">
          <w:rPr>
            <w:lang w:val="en-CA"/>
          </w:rPr>
          <w:delText>systems, data, and personas.</w:delText>
        </w:r>
        <w:bookmarkStart w:id="241" w:name="_Toc231542550"/>
        <w:bookmarkStart w:id="242" w:name="_Toc231543376"/>
        <w:bookmarkStart w:id="243" w:name="_Toc231549263"/>
        <w:bookmarkStart w:id="244" w:name="_Toc231552316"/>
        <w:bookmarkStart w:id="245" w:name="_Toc231555131"/>
        <w:bookmarkEnd w:id="241"/>
        <w:bookmarkEnd w:id="242"/>
        <w:bookmarkEnd w:id="243"/>
        <w:bookmarkEnd w:id="244"/>
        <w:bookmarkEnd w:id="245"/>
      </w:del>
    </w:p>
    <w:p w14:paraId="2585931C" w14:textId="2D63CEDC" w:rsidR="00EE7437" w:rsidRPr="002478C6" w:rsidRDefault="00EE7437">
      <w:pPr>
        <w:pStyle w:val="Caption-Figure-Below"/>
        <w:keepNext w:val="0"/>
        <w:spacing w:before="120" w:after="0"/>
        <w:rPr>
          <w:del w:id="246" w:author="Francis Moigula" w:date="2026-06-05T08:51:00Z" w16du:dateUtc="2026-06-05T13:51:00Z"/>
          <w:lang w:val="en-CA"/>
        </w:rPr>
        <w:pPrChange w:id="247" w:author="Francis Moigula" w:date="2026-06-04T17:07:00Z" w16du:dateUtc="2026-06-04T22:07:00Z">
          <w:pPr>
            <w:pStyle w:val="Caption-Figure-Below"/>
            <w:keepNext w:val="0"/>
          </w:pPr>
        </w:pPrChange>
      </w:pPr>
      <w:del w:id="248" w:author="Francis Moigula" w:date="2026-06-04T16:51:00Z" w16du:dateUtc="2026-06-04T21:51:00Z">
        <w:r w:rsidRPr="002478C6" w:rsidDel="00323741">
          <w:rPr>
            <w:i w:val="0"/>
            <w:noProof/>
            <w:lang w:val="en-CA"/>
          </w:rPr>
          <w:drawing>
            <wp:inline distT="0" distB="0" distL="0" distR="0" wp14:anchorId="362C45C2" wp14:editId="5BAB6EA4">
              <wp:extent cx="4349750" cy="2448129"/>
              <wp:effectExtent l="0" t="0" r="0" b="9525"/>
              <wp:docPr id="522291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51131" cy="2448906"/>
                      </a:xfrm>
                      <a:prstGeom prst="rect">
                        <a:avLst/>
                      </a:prstGeom>
                      <a:noFill/>
                      <a:ln>
                        <a:noFill/>
                      </a:ln>
                      <a:effectLst/>
                    </pic:spPr>
                  </pic:pic>
                </a:graphicData>
              </a:graphic>
            </wp:inline>
          </w:drawing>
        </w:r>
      </w:del>
      <w:bookmarkStart w:id="249" w:name="_Toc231542551"/>
      <w:bookmarkStart w:id="250" w:name="_Toc231543377"/>
      <w:bookmarkStart w:id="251" w:name="_Toc231549264"/>
      <w:bookmarkStart w:id="252" w:name="_Toc231552317"/>
      <w:bookmarkStart w:id="253" w:name="_Toc231555132"/>
      <w:bookmarkEnd w:id="249"/>
      <w:bookmarkEnd w:id="250"/>
      <w:bookmarkEnd w:id="251"/>
      <w:bookmarkEnd w:id="252"/>
      <w:bookmarkEnd w:id="253"/>
    </w:p>
    <w:p w14:paraId="106963F4" w14:textId="26227675" w:rsidR="00EE7437" w:rsidRDefault="00EE7437">
      <w:pPr>
        <w:pStyle w:val="Caption-Figure-Below"/>
        <w:keepNext w:val="0"/>
        <w:widowControl w:val="0"/>
        <w:spacing w:before="0"/>
        <w:rPr>
          <w:del w:id="254" w:author="Francis Moigula" w:date="2026-06-05T08:51:00Z" w16du:dateUtc="2026-06-05T13:51:00Z"/>
        </w:rPr>
        <w:pPrChange w:id="255" w:author="Francis Moigula" w:date="2026-06-04T17:05:00Z" w16du:dateUtc="2026-06-04T22:05:00Z">
          <w:pPr>
            <w:pStyle w:val="Caption-Figure-Below"/>
            <w:keepNext w:val="0"/>
            <w:widowControl w:val="0"/>
          </w:pPr>
        </w:pPrChange>
      </w:pPr>
      <w:del w:id="256" w:author="Francis Moigula" w:date="2026-06-05T08:51:00Z" w16du:dateUtc="2026-06-05T13:51:00Z">
        <w:r w:rsidRPr="008640C0">
          <w:delText xml:space="preserve">Figure </w:delText>
        </w:r>
        <w:r>
          <w:rPr>
            <w:i w:val="0"/>
          </w:rPr>
          <w:fldChar w:fldCharType="begin"/>
        </w:r>
        <w:r>
          <w:delInstrText>SEQ Figure \* ARABIC</w:delInstrText>
        </w:r>
        <w:r>
          <w:rPr>
            <w:i w:val="0"/>
          </w:rPr>
          <w:fldChar w:fldCharType="separate"/>
        </w:r>
      </w:del>
      <w:del w:id="257" w:author="Francis Moigula" w:date="2026-06-04T17:05:00Z" w16du:dateUtc="2026-06-04T22:05:00Z">
        <w:r w:rsidDel="009917D6">
          <w:rPr>
            <w:noProof/>
          </w:rPr>
          <w:delText>5</w:delText>
        </w:r>
      </w:del>
      <w:del w:id="258" w:author="Francis Moigula" w:date="2026-06-05T08:51:00Z" w16du:dateUtc="2026-06-05T13:51:00Z">
        <w:r>
          <w:rPr>
            <w:i w:val="0"/>
          </w:rPr>
          <w:fldChar w:fldCharType="end"/>
        </w:r>
        <w:r w:rsidRPr="008640C0">
          <w:delText xml:space="preserve">: </w:delText>
        </w:r>
        <w:r>
          <w:delText>Department or b</w:delText>
        </w:r>
        <w:r w:rsidRPr="008640C0">
          <w:delText xml:space="preserve">usiness </w:delText>
        </w:r>
        <w:r>
          <w:delText>d</w:delText>
        </w:r>
        <w:r w:rsidRPr="008640C0">
          <w:delText xml:space="preserve">omain </w:delText>
        </w:r>
        <w:r>
          <w:delText>a</w:delText>
        </w:r>
        <w:r w:rsidRPr="008640C0">
          <w:delText>gents</w:delText>
        </w:r>
        <w:bookmarkStart w:id="259" w:name="_Toc231542552"/>
        <w:bookmarkStart w:id="260" w:name="_Toc231543378"/>
        <w:bookmarkStart w:id="261" w:name="_Toc231549265"/>
        <w:bookmarkStart w:id="262" w:name="_Toc231552318"/>
        <w:bookmarkStart w:id="263" w:name="_Toc231555133"/>
        <w:bookmarkEnd w:id="259"/>
        <w:bookmarkEnd w:id="260"/>
        <w:bookmarkEnd w:id="261"/>
        <w:bookmarkEnd w:id="262"/>
        <w:bookmarkEnd w:id="263"/>
      </w:del>
    </w:p>
    <w:p w14:paraId="069B790F" w14:textId="77777777" w:rsidR="00EE7437" w:rsidDel="00A669E9" w:rsidRDefault="00EE7437">
      <w:pPr>
        <w:pStyle w:val="Caption-Table-Above"/>
        <w:rPr>
          <w:del w:id="264" w:author="Francis Moigula" w:date="2026-06-04T17:05:00Z" w16du:dateUtc="2026-06-04T22:05:00Z"/>
        </w:rPr>
        <w:pPrChange w:id="265" w:author="Francis Moigula" w:date="2026-06-04T16:49:00Z" w16du:dateUtc="2026-06-04T21:49:00Z">
          <w:pPr>
            <w:pStyle w:val="Caption-Figure-Below"/>
            <w:keepNext w:val="0"/>
            <w:widowControl w:val="0"/>
          </w:pPr>
        </w:pPrChange>
      </w:pPr>
      <w:bookmarkStart w:id="266" w:name="_Toc231485148"/>
      <w:bookmarkStart w:id="267" w:name="_Toc231542553"/>
      <w:bookmarkStart w:id="268" w:name="_Toc231543379"/>
      <w:bookmarkStart w:id="269" w:name="_Toc231549266"/>
      <w:bookmarkStart w:id="270" w:name="_Toc231552319"/>
      <w:bookmarkStart w:id="271" w:name="_Toc231555134"/>
      <w:bookmarkEnd w:id="266"/>
      <w:bookmarkEnd w:id="267"/>
      <w:bookmarkEnd w:id="268"/>
      <w:bookmarkEnd w:id="269"/>
      <w:bookmarkEnd w:id="270"/>
      <w:bookmarkEnd w:id="271"/>
    </w:p>
    <w:p w14:paraId="3508F1DE" w14:textId="48E95530" w:rsidR="00345D3E" w:rsidRDefault="005F3768" w:rsidP="00461BAE">
      <w:pPr>
        <w:pStyle w:val="Heading2NUM"/>
      </w:pPr>
      <w:bookmarkStart w:id="272" w:name="_Toc231555135"/>
      <w:r>
        <w:t xml:space="preserve">Project </w:t>
      </w:r>
      <w:bookmarkEnd w:id="185"/>
      <w:r w:rsidR="000204A6">
        <w:t>goals</w:t>
      </w:r>
      <w:bookmarkEnd w:id="272"/>
    </w:p>
    <w:p w14:paraId="41A16783" w14:textId="383CE128" w:rsidR="008C73A2" w:rsidRDefault="005F3768" w:rsidP="002B3A71">
      <w:pPr>
        <w:pStyle w:val="Caption-Table-Above"/>
        <w:rPr>
          <w:bCs w:val="0"/>
          <w:i w:val="0"/>
          <w:color w:val="auto"/>
          <w:spacing w:val="0"/>
          <w:sz w:val="20"/>
        </w:rPr>
      </w:pPr>
      <w:r>
        <w:rPr>
          <w:bCs w:val="0"/>
          <w:i w:val="0"/>
          <w:color w:val="auto"/>
          <w:spacing w:val="0"/>
          <w:sz w:val="20"/>
        </w:rPr>
        <w:t xml:space="preserve">The potential </w:t>
      </w:r>
      <w:r w:rsidR="008C73A2" w:rsidRPr="008C73A2">
        <w:rPr>
          <w:bCs w:val="0"/>
          <w:i w:val="0"/>
          <w:color w:val="auto"/>
          <w:spacing w:val="0"/>
          <w:sz w:val="20"/>
        </w:rPr>
        <w:t xml:space="preserve">goals related to this </w:t>
      </w:r>
      <w:r w:rsidR="00E86063">
        <w:rPr>
          <w:bCs w:val="0"/>
          <w:i w:val="0"/>
          <w:color w:val="auto"/>
          <w:spacing w:val="0"/>
          <w:sz w:val="20"/>
        </w:rPr>
        <w:t>project</w:t>
      </w:r>
      <w:r w:rsidR="008C73A2" w:rsidRPr="008C73A2">
        <w:rPr>
          <w:bCs w:val="0"/>
          <w:i w:val="0"/>
          <w:color w:val="auto"/>
          <w:spacing w:val="0"/>
          <w:sz w:val="20"/>
        </w:rPr>
        <w:t xml:space="preserve"> are listed below. They are provided for context and are not statements of accountability or of Services to be performed by Microsoft. The </w:t>
      </w:r>
      <w:r w:rsidR="00E86063">
        <w:rPr>
          <w:bCs w:val="0"/>
          <w:i w:val="0"/>
          <w:color w:val="auto"/>
          <w:spacing w:val="0"/>
          <w:sz w:val="20"/>
        </w:rPr>
        <w:t>project</w:t>
      </w:r>
      <w:r w:rsidR="008C73A2" w:rsidRPr="008C73A2">
        <w:rPr>
          <w:bCs w:val="0"/>
          <w:i w:val="0"/>
          <w:color w:val="auto"/>
          <w:spacing w:val="0"/>
          <w:sz w:val="20"/>
        </w:rPr>
        <w:t xml:space="preserve"> outcomes and Services to be performed are described within this section and within the remainder of this SOW.</w:t>
      </w:r>
    </w:p>
    <w:p w14:paraId="159B5D79" w14:textId="6E40D181" w:rsidR="002B3A71" w:rsidRDefault="002B3A71" w:rsidP="002B3A71">
      <w:pPr>
        <w:pStyle w:val="Caption-Table-Above"/>
      </w:pPr>
      <w:bookmarkStart w:id="273" w:name="_Toc231555271"/>
      <w:r>
        <w:t xml:space="preserve">Table </w:t>
      </w:r>
      <w:r>
        <w:fldChar w:fldCharType="begin"/>
      </w:r>
      <w:r>
        <w:instrText>SEQ Table \* ARABIC</w:instrText>
      </w:r>
      <w:r>
        <w:fldChar w:fldCharType="separate"/>
      </w:r>
      <w:r w:rsidR="009917D6">
        <w:rPr>
          <w:noProof/>
        </w:rPr>
        <w:t>1</w:t>
      </w:r>
      <w:r>
        <w:fldChar w:fldCharType="end"/>
      </w:r>
      <w:r w:rsidRPr="009452E0">
        <w:t>:</w:t>
      </w:r>
      <w:r>
        <w:t xml:space="preserve"> </w:t>
      </w:r>
      <w:r w:rsidR="000B1F31">
        <w:t>Project</w:t>
      </w:r>
      <w:r>
        <w:t xml:space="preserve"> </w:t>
      </w:r>
      <w:r w:rsidR="00BD5A0C">
        <w:t>goals</w:t>
      </w:r>
      <w:bookmarkEnd w:id="273"/>
    </w:p>
    <w:tbl>
      <w:tblPr>
        <w:tblStyle w:val="RFX-SOWTable"/>
        <w:tblW w:w="9265" w:type="dxa"/>
        <w:tblLayout w:type="fixed"/>
        <w:tblLook w:val="0420" w:firstRow="1" w:lastRow="0" w:firstColumn="0" w:lastColumn="0" w:noHBand="0" w:noVBand="1"/>
      </w:tblPr>
      <w:tblGrid>
        <w:gridCol w:w="3685"/>
        <w:gridCol w:w="5580"/>
      </w:tblGrid>
      <w:tr w:rsidR="008E49B5" w:rsidRPr="008E49B5" w14:paraId="5184A3A0" w14:textId="77777777" w:rsidTr="008E49B5">
        <w:trPr>
          <w:cnfStyle w:val="100000000000" w:firstRow="1" w:lastRow="0" w:firstColumn="0" w:lastColumn="0" w:oddVBand="0" w:evenVBand="0" w:oddHBand="0" w:evenHBand="0" w:firstRowFirstColumn="0" w:firstRowLastColumn="0" w:lastRowFirstColumn="0" w:lastRowLastColumn="0"/>
        </w:trPr>
        <w:tc>
          <w:tcPr>
            <w:tcW w:w="3685" w:type="dxa"/>
          </w:tcPr>
          <w:p w14:paraId="24B36EA2" w14:textId="77777777" w:rsidR="008E49B5" w:rsidRPr="008E49B5" w:rsidRDefault="008E49B5" w:rsidP="00CA4FC5">
            <w:pPr>
              <w:pStyle w:val="Table-Header"/>
              <w:rPr>
                <w:b/>
                <w:bCs/>
              </w:rPr>
            </w:pPr>
            <w:r w:rsidRPr="008E49B5">
              <w:rPr>
                <w:b/>
                <w:bCs/>
              </w:rPr>
              <w:t>Goal</w:t>
            </w:r>
          </w:p>
        </w:tc>
        <w:tc>
          <w:tcPr>
            <w:tcW w:w="5580" w:type="dxa"/>
          </w:tcPr>
          <w:p w14:paraId="12A7FC3E" w14:textId="77777777" w:rsidR="008E49B5" w:rsidRPr="008E49B5" w:rsidRDefault="008E49B5" w:rsidP="00CA4FC5">
            <w:pPr>
              <w:pStyle w:val="Table-Header"/>
              <w:rPr>
                <w:b/>
                <w:bCs/>
              </w:rPr>
            </w:pPr>
            <w:r w:rsidRPr="008E49B5">
              <w:rPr>
                <w:b/>
                <w:bCs/>
              </w:rPr>
              <w:t>Description</w:t>
            </w:r>
          </w:p>
        </w:tc>
      </w:tr>
      <w:tr w:rsidR="000F0D86" w:rsidRPr="00FD28FE" w14:paraId="613DC9EA" w14:textId="77777777" w:rsidTr="00CA4FC5">
        <w:trPr>
          <w:cnfStyle w:val="000000100000" w:firstRow="0" w:lastRow="0" w:firstColumn="0" w:lastColumn="0" w:oddVBand="0" w:evenVBand="0" w:oddHBand="1" w:evenHBand="0" w:firstRowFirstColumn="0" w:firstRowLastColumn="0" w:lastRowFirstColumn="0" w:lastRowLastColumn="0"/>
        </w:trPr>
        <w:tc>
          <w:tcPr>
            <w:tcW w:w="3685" w:type="dxa"/>
          </w:tcPr>
          <w:p w14:paraId="024D8192" w14:textId="77777777" w:rsidR="000F0D86" w:rsidRPr="008B3ECE" w:rsidRDefault="000F0D86" w:rsidP="00CA4FC5">
            <w:pPr>
              <w:pStyle w:val="TableText"/>
              <w:rPr>
                <w:b/>
                <w:bCs/>
              </w:rPr>
            </w:pPr>
            <w:r w:rsidRPr="00845CA1">
              <w:rPr>
                <w:b/>
                <w:bCs/>
              </w:rPr>
              <w:t>Establish a Secure, Scalable, and Reusable Agentic AI Platform</w:t>
            </w:r>
          </w:p>
        </w:tc>
        <w:tc>
          <w:tcPr>
            <w:tcW w:w="5580" w:type="dxa"/>
          </w:tcPr>
          <w:p w14:paraId="72708225" w14:textId="5A671CCE" w:rsidR="000F0D86" w:rsidRPr="008B3ECE" w:rsidRDefault="000F0D86" w:rsidP="00CA4FC5">
            <w:pPr>
              <w:pStyle w:val="TableText"/>
            </w:pPr>
            <w:r w:rsidRPr="00794F66">
              <w:t xml:space="preserve">Microsoft and </w:t>
            </w:r>
            <w:r w:rsidR="00751A78">
              <w:t>Ford</w:t>
            </w:r>
            <w:r w:rsidRPr="00794F66">
              <w:t xml:space="preserve"> will establish a secure, governed, and Azure-native Agentic AI platform designed to support scalable and reusable AI capabilities across the enterprise. The platform will accelerate deployment of multi-agent workflows and reduce one-off solution development through standardized architecture and delivery patterns.</w:t>
            </w:r>
          </w:p>
        </w:tc>
      </w:tr>
      <w:tr w:rsidR="008B3ECE" w:rsidRPr="00FD28FE" w14:paraId="2767DA8E" w14:textId="77777777" w:rsidTr="008E49B5">
        <w:trPr>
          <w:cnfStyle w:val="000000010000" w:firstRow="0" w:lastRow="0" w:firstColumn="0" w:lastColumn="0" w:oddVBand="0" w:evenVBand="0" w:oddHBand="0" w:evenHBand="1" w:firstRowFirstColumn="0" w:firstRowLastColumn="0" w:lastRowFirstColumn="0" w:lastRowLastColumn="0"/>
        </w:trPr>
        <w:tc>
          <w:tcPr>
            <w:tcW w:w="3685" w:type="dxa"/>
          </w:tcPr>
          <w:p w14:paraId="29F692AE" w14:textId="0C47DD88" w:rsidR="008B3ECE" w:rsidRPr="00E13766" w:rsidRDefault="008B3ECE" w:rsidP="00CA4FC5">
            <w:pPr>
              <w:pStyle w:val="TableText"/>
              <w:rPr>
                <w:rStyle w:val="Strong"/>
              </w:rPr>
            </w:pPr>
            <w:r w:rsidRPr="008B3ECE">
              <w:rPr>
                <w:b/>
                <w:bCs/>
              </w:rPr>
              <w:t>Enhance Operational Efficiency Through Agentic AI</w:t>
            </w:r>
          </w:p>
        </w:tc>
        <w:tc>
          <w:tcPr>
            <w:tcW w:w="5580" w:type="dxa"/>
          </w:tcPr>
          <w:p w14:paraId="7365E750" w14:textId="6091FEAF" w:rsidR="00E63DF8" w:rsidRPr="00E13766" w:rsidRDefault="00AE55B8" w:rsidP="00E63DF8">
            <w:pPr>
              <w:pStyle w:val="TableText"/>
            </w:pPr>
            <w:r w:rsidRPr="00AE55B8">
              <w:t xml:space="preserve">Microsoft and </w:t>
            </w:r>
            <w:r w:rsidR="00751A78">
              <w:t>Ford</w:t>
            </w:r>
            <w:r w:rsidRPr="00AE55B8">
              <w:t xml:space="preserve"> will establish a business-driven Agentic AI foundation</w:t>
            </w:r>
            <w:r w:rsidR="00E63DF8">
              <w:t xml:space="preserve"> that </w:t>
            </w:r>
            <w:r w:rsidR="00E63DF8" w:rsidRPr="00E63DF8">
              <w:rPr>
                <w:lang w:val="en-CA"/>
              </w:rPr>
              <w:t xml:space="preserve">integrates intelligent automation and AI-powered workflows into </w:t>
            </w:r>
            <w:ins w:id="274" w:author="Francis Moigula" w:date="2026-06-04T16:06:00Z" w16du:dateUtc="2026-06-04T21:06:00Z">
              <w:r w:rsidR="00956FE2">
                <w:rPr>
                  <w:lang w:val="en-CA"/>
                </w:rPr>
                <w:t xml:space="preserve">high </w:t>
              </w:r>
            </w:ins>
            <w:r w:rsidR="00E63DF8" w:rsidRPr="00E63DF8">
              <w:rPr>
                <w:lang w:val="en-CA"/>
              </w:rPr>
              <w:t>priority business processes</w:t>
            </w:r>
            <w:r w:rsidRPr="00AE55B8">
              <w:t xml:space="preserve">. </w:t>
            </w:r>
            <w:r w:rsidR="00E63DF8" w:rsidRPr="00E63DF8">
              <w:rPr>
                <w:lang w:val="en-CA"/>
              </w:rPr>
              <w:t>AI agents will securely retrieve information, support decision-making, automate tasks, and execute approved actions across enterprise systems to improve efficiency, reduce manual effort, enhance consistency, strengthen governance, and deliver measurable business value across productivity, quality, compliance, risk, and financial performance</w:t>
            </w:r>
            <w:ins w:id="275" w:author="Francis Moigula" w:date="2026-06-04T16:06:00Z" w16du:dateUtc="2026-06-04T21:06:00Z">
              <w:r w:rsidR="00E20DA2">
                <w:rPr>
                  <w:lang w:val="en-CA"/>
                </w:rPr>
                <w:t xml:space="preserve"> metrics</w:t>
              </w:r>
            </w:ins>
            <w:r w:rsidR="00E63DF8">
              <w:rPr>
                <w:lang w:val="en-CA"/>
              </w:rPr>
              <w:t>.</w:t>
            </w:r>
          </w:p>
        </w:tc>
      </w:tr>
      <w:tr w:rsidR="008E49B5" w14:paraId="48BB227A" w14:textId="77777777" w:rsidTr="008E49B5">
        <w:trPr>
          <w:cnfStyle w:val="000000100000" w:firstRow="0" w:lastRow="0" w:firstColumn="0" w:lastColumn="0" w:oddVBand="0" w:evenVBand="0" w:oddHBand="1" w:evenHBand="0" w:firstRowFirstColumn="0" w:firstRowLastColumn="0" w:lastRowFirstColumn="0" w:lastRowLastColumn="0"/>
          <w:trHeight w:val="300"/>
        </w:trPr>
        <w:tc>
          <w:tcPr>
            <w:tcW w:w="3685" w:type="dxa"/>
          </w:tcPr>
          <w:p w14:paraId="62C2E0F0" w14:textId="08EEE443" w:rsidR="008E49B5" w:rsidRDefault="00271C6F" w:rsidP="00CA4FC5">
            <w:pPr>
              <w:spacing w:before="60" w:after="60"/>
              <w:rPr>
                <w:rFonts w:ascii="Segoe UI" w:eastAsia="Segoe UI" w:hAnsi="Segoe UI" w:cs="Segoe UI"/>
                <w:b/>
                <w:color w:val="000000" w:themeColor="text1"/>
              </w:rPr>
            </w:pPr>
            <w:commentRangeStart w:id="276"/>
            <w:commentRangeStart w:id="277"/>
            <w:r w:rsidRPr="00271C6F">
              <w:rPr>
                <w:rFonts w:ascii="Segoe UI" w:eastAsia="Segoe UI" w:hAnsi="Segoe UI" w:cs="Segoe UI"/>
                <w:b/>
                <w:bCs/>
                <w:color w:val="000000" w:themeColor="text1"/>
              </w:rPr>
              <w:t>Facilitate Enterprise Adoption of Agentic AI</w:t>
            </w:r>
            <w:commentRangeEnd w:id="276"/>
            <w:r>
              <w:rPr>
                <w:rStyle w:val="CommentReference"/>
                <w:rFonts w:ascii="Segoe UI" w:eastAsia="Segoe UI" w:hAnsi="Segoe UI" w:cs="Segoe UI"/>
                <w:b/>
                <w:color w:val="000000" w:themeColor="text1"/>
                <w:sz w:val="20"/>
                <w:szCs w:val="20"/>
              </w:rPr>
              <w:commentReference w:id="276"/>
            </w:r>
            <w:commentRangeEnd w:id="277"/>
            <w:r>
              <w:rPr>
                <w:rStyle w:val="CommentReference"/>
                <w:rFonts w:ascii="Segoe UI" w:eastAsia="Segoe UI" w:hAnsi="Segoe UI" w:cs="Segoe UI"/>
                <w:b/>
                <w:color w:val="000000" w:themeColor="text1"/>
                <w:sz w:val="20"/>
                <w:szCs w:val="20"/>
              </w:rPr>
              <w:commentReference w:id="277"/>
            </w:r>
          </w:p>
        </w:tc>
        <w:tc>
          <w:tcPr>
            <w:tcW w:w="5580" w:type="dxa"/>
          </w:tcPr>
          <w:p w14:paraId="693C48A0" w14:textId="2EEB87B2" w:rsidR="0045382F" w:rsidRDefault="0045382F" w:rsidP="00872A22">
            <w:pPr>
              <w:spacing w:before="60" w:after="60"/>
            </w:pPr>
            <w:r w:rsidRPr="0045382F">
              <w:rPr>
                <w:rFonts w:eastAsia="Segoe UI" w:cs="Segoe UI"/>
                <w:color w:val="000000" w:themeColor="text1"/>
              </w:rPr>
              <w:t xml:space="preserve">Microsoft and </w:t>
            </w:r>
            <w:r w:rsidR="00BF70C8">
              <w:rPr>
                <w:rFonts w:eastAsia="Segoe UI" w:cs="Segoe UI"/>
                <w:color w:val="000000" w:themeColor="text1"/>
              </w:rPr>
              <w:t>Ford</w:t>
            </w:r>
            <w:r w:rsidRPr="0045382F">
              <w:rPr>
                <w:rFonts w:eastAsia="Segoe UI" w:cs="Segoe UI"/>
                <w:color w:val="000000" w:themeColor="text1"/>
              </w:rPr>
              <w:t xml:space="preserve"> will develop and execute an </w:t>
            </w:r>
            <w:r w:rsidR="006C55CA">
              <w:rPr>
                <w:rFonts w:eastAsia="Segoe UI" w:cs="Segoe UI"/>
                <w:color w:val="000000" w:themeColor="text1"/>
              </w:rPr>
              <w:t xml:space="preserve">Organizational </w:t>
            </w:r>
            <w:r w:rsidR="00087705">
              <w:rPr>
                <w:rFonts w:eastAsia="Segoe UI" w:cs="Segoe UI"/>
                <w:color w:val="000000" w:themeColor="text1"/>
              </w:rPr>
              <w:t>readiness</w:t>
            </w:r>
            <w:r w:rsidRPr="0045382F">
              <w:rPr>
                <w:rFonts w:eastAsia="Segoe UI" w:cs="Segoe UI"/>
                <w:color w:val="000000" w:themeColor="text1"/>
              </w:rPr>
              <w:t xml:space="preserve"> strategy to support the </w:t>
            </w:r>
            <w:del w:id="278" w:author="Selene Orozco" w:date="2026-06-03T17:09:00Z" w16du:dateUtc="2026-06-03T22:09:00Z">
              <w:r w:rsidRPr="0045382F">
                <w:rPr>
                  <w:rFonts w:eastAsia="Segoe UI" w:cs="Segoe UI"/>
                  <w:color w:val="000000" w:themeColor="text1"/>
                </w:rPr>
                <w:delText xml:space="preserve">successful </w:delText>
              </w:r>
            </w:del>
            <w:r w:rsidRPr="0045382F">
              <w:rPr>
                <w:rFonts w:eastAsia="Segoe UI" w:cs="Segoe UI"/>
                <w:color w:val="000000" w:themeColor="text1"/>
              </w:rPr>
              <w:t>adoption of Agentic AI capabilities</w:t>
            </w:r>
            <w:ins w:id="279" w:author="Francis Moigula" w:date="2026-06-04T13:43:00Z" w16du:dateUtc="2026-06-04T18:43:00Z">
              <w:r w:rsidR="00A2687C">
                <w:rPr>
                  <w:rFonts w:eastAsia="Segoe UI" w:cs="Segoe UI"/>
                  <w:color w:val="000000" w:themeColor="text1"/>
                </w:rPr>
                <w:t xml:space="preserve"> enabled by the platform</w:t>
              </w:r>
            </w:ins>
            <w:r w:rsidRPr="0045382F">
              <w:rPr>
                <w:rFonts w:eastAsia="Segoe UI" w:cs="Segoe UI"/>
                <w:color w:val="000000" w:themeColor="text1"/>
              </w:rPr>
              <w:t>. The initiative will focus on improving user readiness, driving behavioral change, and embedding AI-enabled ways of working into day-to-day business processes</w:t>
            </w:r>
            <w:ins w:id="280" w:author="Francis Moigula" w:date="2026-06-04T13:43:00Z" w16du:dateUtc="2026-06-04T18:43:00Z">
              <w:r w:rsidR="00A2687C">
                <w:rPr>
                  <w:rFonts w:eastAsia="Segoe UI" w:cs="Segoe UI"/>
                  <w:color w:val="000000" w:themeColor="text1"/>
                </w:rPr>
                <w:t xml:space="preserve"> that </w:t>
              </w:r>
              <w:r w:rsidR="00587810">
                <w:rPr>
                  <w:rFonts w:eastAsia="Segoe UI" w:cs="Segoe UI"/>
                  <w:color w:val="000000" w:themeColor="text1"/>
                </w:rPr>
                <w:t>will be candidates for AI enablement</w:t>
              </w:r>
            </w:ins>
            <w:r w:rsidRPr="0045382F">
              <w:rPr>
                <w:rFonts w:eastAsia="Segoe UI" w:cs="Segoe UI"/>
                <w:color w:val="000000" w:themeColor="text1"/>
              </w:rPr>
              <w:t>.</w:t>
            </w:r>
          </w:p>
        </w:tc>
      </w:tr>
    </w:tbl>
    <w:p w14:paraId="72BD2091" w14:textId="344488A7" w:rsidR="008B738A" w:rsidRDefault="009164EE" w:rsidP="004D2AE3">
      <w:pPr>
        <w:pStyle w:val="Heading2NUM"/>
        <w:rPr>
          <w:rStyle w:val="Optional"/>
          <w:b w:val="0"/>
          <w:bCs w:val="0"/>
          <w:color w:val="0070C0"/>
        </w:rPr>
      </w:pPr>
      <w:bookmarkStart w:id="281" w:name="_Toc231555136"/>
      <w:r>
        <w:rPr>
          <w:rStyle w:val="Optional"/>
          <w:b w:val="0"/>
          <w:bCs w:val="0"/>
          <w:color w:val="0070C0"/>
        </w:rPr>
        <w:t xml:space="preserve">Project </w:t>
      </w:r>
      <w:r w:rsidR="00C272B8">
        <w:rPr>
          <w:rStyle w:val="Optional"/>
          <w:b w:val="0"/>
          <w:bCs w:val="0"/>
          <w:color w:val="0070C0"/>
        </w:rPr>
        <w:t>scope</w:t>
      </w:r>
      <w:bookmarkEnd w:id="281"/>
    </w:p>
    <w:p w14:paraId="473767AB" w14:textId="56BC3955" w:rsidR="00D40E9F" w:rsidRDefault="00191D75" w:rsidP="00C742B6">
      <w:pPr>
        <w:rPr>
          <w:ins w:id="282" w:author="Francis Moigula" w:date="2026-06-04T16:36:00Z" w16du:dateUtc="2026-06-04T21:36:00Z"/>
          <w:lang w:val="en-CA"/>
        </w:rPr>
      </w:pPr>
      <w:r w:rsidRPr="00044399">
        <w:t xml:space="preserve">This project will focus on the </w:t>
      </w:r>
      <w:del w:id="283" w:author="Selene Orozco" w:date="2026-06-03T17:09:00Z" w16du:dateUtc="2026-06-03T22:09:00Z">
        <w:r w:rsidRPr="00044399">
          <w:rPr>
            <w:b/>
            <w:bCs/>
          </w:rPr>
          <w:delText>project</w:delText>
        </w:r>
      </w:del>
      <w:del w:id="284" w:author="Francis Moigula" w:date="2026-06-04T09:17:00Z" w16du:dateUtc="2026-06-04T14:17:00Z">
        <w:r w:rsidRPr="00044399" w:rsidDel="008453DA">
          <w:rPr>
            <w:b/>
            <w:bCs/>
          </w:rPr>
          <w:delText xml:space="preserve"> </w:delText>
        </w:r>
      </w:del>
      <w:r w:rsidR="00C272B8">
        <w:rPr>
          <w:b/>
          <w:bCs/>
        </w:rPr>
        <w:t>scope</w:t>
      </w:r>
      <w:r w:rsidRPr="00044399">
        <w:t xml:space="preserve"> described below, which will be </w:t>
      </w:r>
      <w:r w:rsidRPr="00044399">
        <w:rPr>
          <w:b/>
          <w:bCs/>
        </w:rPr>
        <w:t xml:space="preserve">prioritized based on </w:t>
      </w:r>
      <w:commentRangeStart w:id="285"/>
      <w:commentRangeStart w:id="286"/>
      <w:r w:rsidRPr="00044399">
        <w:rPr>
          <w:b/>
          <w:bCs/>
        </w:rPr>
        <w:t xml:space="preserve">agreement between Microsoft and </w:t>
      </w:r>
      <w:r w:rsidR="00751A78">
        <w:rPr>
          <w:b/>
          <w:bCs/>
        </w:rPr>
        <w:t>Ford</w:t>
      </w:r>
      <w:r w:rsidRPr="00044399">
        <w:t xml:space="preserve">. </w:t>
      </w:r>
      <w:commentRangeEnd w:id="285"/>
      <w:r w:rsidR="00C742B6">
        <w:rPr>
          <w:rStyle w:val="CommentReference"/>
          <w:sz w:val="20"/>
          <w:szCs w:val="20"/>
        </w:rPr>
        <w:commentReference w:id="285"/>
      </w:r>
      <w:commentRangeEnd w:id="286"/>
      <w:r>
        <w:rPr>
          <w:rStyle w:val="CommentReference"/>
          <w:sz w:val="20"/>
          <w:szCs w:val="20"/>
        </w:rPr>
        <w:commentReference w:id="286"/>
      </w:r>
      <w:ins w:id="288" w:author="Francis Moigula" w:date="2026-06-04T10:42:00Z" w16du:dateUtc="2026-06-04T15:42:00Z">
        <w:r w:rsidR="003124E8">
          <w:t xml:space="preserve">During baseline planning and throughout the project, </w:t>
        </w:r>
      </w:ins>
      <w:r w:rsidRPr="00044399">
        <w:t xml:space="preserve">Microsoft and </w:t>
      </w:r>
      <w:r w:rsidR="00751A78">
        <w:rPr>
          <w:b/>
          <w:bCs/>
        </w:rPr>
        <w:t>Ford</w:t>
      </w:r>
      <w:r w:rsidRPr="00044399">
        <w:t xml:space="preserve"> will </w:t>
      </w:r>
      <w:del w:id="289" w:author="Francis Moigula" w:date="2026-06-04T16:37:00Z" w16du:dateUtc="2026-06-04T21:37:00Z">
        <w:r w:rsidRPr="00044399" w:rsidDel="00F75C0A">
          <w:delText xml:space="preserve">regularly </w:delText>
        </w:r>
      </w:del>
      <w:r w:rsidRPr="00044399">
        <w:t>review</w:t>
      </w:r>
      <w:ins w:id="290" w:author="Francis Moigula" w:date="2026-06-04T16:41:00Z" w16du:dateUtc="2026-06-04T21:41:00Z">
        <w:r w:rsidR="00604102">
          <w:t xml:space="preserve"> the </w:t>
        </w:r>
      </w:ins>
      <w:del w:id="291" w:author="Francis Moigula" w:date="2026-06-04T16:41:00Z" w16du:dateUtc="2026-06-04T21:41:00Z">
        <w:r w:rsidRPr="00044399" w:rsidDel="00604102">
          <w:delText xml:space="preserve"> </w:delText>
        </w:r>
      </w:del>
      <w:del w:id="292" w:author="Francis Moigula" w:date="2026-06-04T16:37:00Z" w16du:dateUtc="2026-06-04T21:37:00Z">
        <w:r w:rsidRPr="00044399" w:rsidDel="00F75C0A">
          <w:delText xml:space="preserve">priorities </w:delText>
        </w:r>
      </w:del>
      <w:ins w:id="293" w:author="Francis Moigula" w:date="2026-06-04T16:37:00Z" w16du:dateUtc="2026-06-04T21:37:00Z">
        <w:r w:rsidR="00F75C0A">
          <w:t xml:space="preserve">scope </w:t>
        </w:r>
      </w:ins>
      <w:r w:rsidRPr="00044399">
        <w:t xml:space="preserve">and work together to deliver </w:t>
      </w:r>
      <w:del w:id="294" w:author="Francis Moigula" w:date="2026-06-04T16:38:00Z" w16du:dateUtc="2026-06-04T21:38:00Z">
        <w:r w:rsidRPr="00044399" w:rsidDel="00F75C0A">
          <w:delText xml:space="preserve">the </w:delText>
        </w:r>
        <w:r w:rsidRPr="00044399" w:rsidDel="00F75C0A">
          <w:rPr>
            <w:b/>
            <w:bCs/>
          </w:rPr>
          <w:delText xml:space="preserve">most </w:delText>
        </w:r>
      </w:del>
      <w:ins w:id="295" w:author="Francis Moigula" w:date="2026-06-04T16:38:00Z" w16du:dateUtc="2026-06-04T21:38:00Z">
        <w:r w:rsidR="00F75C0A">
          <w:rPr>
            <w:b/>
            <w:bCs/>
          </w:rPr>
          <w:t xml:space="preserve">high priority </w:t>
        </w:r>
      </w:ins>
      <w:del w:id="296" w:author="Francis Moigula" w:date="2026-06-04T16:38:00Z" w16du:dateUtc="2026-06-04T21:38:00Z">
        <w:r w:rsidRPr="00044399" w:rsidDel="00F75C0A">
          <w:rPr>
            <w:b/>
            <w:bCs/>
          </w:rPr>
          <w:delText xml:space="preserve">valuable </w:delText>
        </w:r>
      </w:del>
      <w:r w:rsidRPr="00044399">
        <w:rPr>
          <w:b/>
          <w:bCs/>
        </w:rPr>
        <w:t>outcomes</w:t>
      </w:r>
      <w:r w:rsidRPr="00044399">
        <w:t xml:space="preserve"> within the available capacity.</w:t>
      </w:r>
    </w:p>
    <w:p w14:paraId="3BE81CA1" w14:textId="199EE77E" w:rsidR="00004AF8" w:rsidRPr="00004AF8" w:rsidRDefault="005E36E7">
      <w:pPr>
        <w:spacing w:before="120"/>
        <w:jc w:val="center"/>
        <w:rPr>
          <w:ins w:id="297" w:author="Francis Moigula" w:date="2026-06-04T17:21:00Z"/>
          <w:lang w:val="en-CA"/>
        </w:rPr>
        <w:pPrChange w:id="298" w:author="Francis Moigula" w:date="2026-06-05T15:22:00Z" w16du:dateUtc="2026-06-05T22:22:00Z">
          <w:pPr>
            <w:jc w:val="center"/>
          </w:pPr>
        </w:pPrChange>
      </w:pPr>
      <w:ins w:id="299" w:author="Francis Moigula" w:date="2026-06-05T17:22:00Z" w16du:dateUtc="2026-06-05T22:22:00Z">
        <w:r w:rsidRPr="005E36E7">
          <w:rPr>
            <w:noProof/>
            <w:lang w:val="en-CA"/>
          </w:rPr>
          <w:drawing>
            <wp:inline distT="0" distB="0" distL="0" distR="0" wp14:anchorId="2D9503EC" wp14:editId="1B398A98">
              <wp:extent cx="5943600" cy="2659380"/>
              <wp:effectExtent l="0" t="0" r="0" b="7620"/>
              <wp:docPr id="20053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2179" name=""/>
                      <pic:cNvPicPr/>
                    </pic:nvPicPr>
                    <pic:blipFill>
                      <a:blip r:embed="rId32"/>
                      <a:stretch>
                        <a:fillRect/>
                      </a:stretch>
                    </pic:blipFill>
                    <pic:spPr>
                      <a:xfrm>
                        <a:off x="0" y="0"/>
                        <a:ext cx="5943600" cy="2659380"/>
                      </a:xfrm>
                      <a:prstGeom prst="rect">
                        <a:avLst/>
                      </a:prstGeom>
                    </pic:spPr>
                  </pic:pic>
                </a:graphicData>
              </a:graphic>
            </wp:inline>
          </w:drawing>
        </w:r>
      </w:ins>
    </w:p>
    <w:p w14:paraId="6A8DD96E" w14:textId="357E498E" w:rsidR="00F75C0A" w:rsidRDefault="00F75C0A" w:rsidP="005526E6">
      <w:pPr>
        <w:pStyle w:val="Caption-Figure-Below"/>
        <w:keepNext w:val="0"/>
        <w:widowControl w:val="0"/>
        <w:spacing w:before="120"/>
        <w:rPr>
          <w:ins w:id="300" w:author="Francis Moigula" w:date="2026-06-04T16:41:00Z" w16du:dateUtc="2026-06-04T21:41:00Z"/>
        </w:rPr>
      </w:pPr>
      <w:bookmarkStart w:id="301" w:name="_Toc231555294"/>
      <w:ins w:id="302" w:author="Francis Moigula" w:date="2026-06-04T16:38:00Z" w16du:dateUtc="2026-06-04T21:38:00Z">
        <w:r w:rsidRPr="008640C0">
          <w:t xml:space="preserve">Figure </w:t>
        </w:r>
        <w:r>
          <w:fldChar w:fldCharType="begin"/>
        </w:r>
        <w:r>
          <w:instrText>SEQ Figure \* ARABIC</w:instrText>
        </w:r>
        <w:r>
          <w:fldChar w:fldCharType="separate"/>
        </w:r>
      </w:ins>
      <w:ins w:id="303" w:author="Francis Moigula" w:date="2026-06-05T10:54:00Z" w16du:dateUtc="2026-06-05T15:54:00Z">
        <w:r w:rsidR="006A26B3">
          <w:rPr>
            <w:noProof/>
          </w:rPr>
          <w:t>2</w:t>
        </w:r>
      </w:ins>
      <w:ins w:id="304" w:author="Francis Moigula" w:date="2026-06-04T16:38:00Z" w16du:dateUtc="2026-06-04T21:38:00Z">
        <w:r>
          <w:fldChar w:fldCharType="end"/>
        </w:r>
        <w:r w:rsidRPr="008640C0">
          <w:t xml:space="preserve">: </w:t>
        </w:r>
      </w:ins>
      <w:ins w:id="305" w:author="Francis Moigula" w:date="2026-06-04T16:40:00Z" w16du:dateUtc="2026-06-04T21:40:00Z">
        <w:r w:rsidR="006D047C">
          <w:t xml:space="preserve">Enterprise AI </w:t>
        </w:r>
      </w:ins>
      <w:ins w:id="306" w:author="Francis Moigula" w:date="2026-06-05T10:54:00Z" w16du:dateUtc="2026-06-05T15:54:00Z">
        <w:r w:rsidR="006A26B3">
          <w:t>s</w:t>
        </w:r>
      </w:ins>
      <w:ins w:id="307" w:author="Francis Moigula" w:date="2026-06-04T16:40:00Z" w16du:dateUtc="2026-06-04T21:40:00Z">
        <w:r w:rsidR="006D047C">
          <w:t xml:space="preserve">cope </w:t>
        </w:r>
      </w:ins>
      <w:ins w:id="308" w:author="Francis Moigula" w:date="2026-06-05T10:54:00Z" w16du:dateUtc="2026-06-05T15:54:00Z">
        <w:r w:rsidR="006A26B3">
          <w:t>a</w:t>
        </w:r>
      </w:ins>
      <w:ins w:id="309" w:author="Francis Moigula" w:date="2026-06-04T16:40:00Z" w16du:dateUtc="2026-06-04T21:40:00Z">
        <w:r w:rsidR="006D047C">
          <w:t>r</w:t>
        </w:r>
      </w:ins>
      <w:ins w:id="310" w:author="Francis Moigula" w:date="2026-06-04T16:41:00Z" w16du:dateUtc="2026-06-04T21:41:00Z">
        <w:r w:rsidR="006D047C">
          <w:t>eas</w:t>
        </w:r>
        <w:bookmarkEnd w:id="301"/>
      </w:ins>
    </w:p>
    <w:p w14:paraId="622F3DE4" w14:textId="77777777" w:rsidR="00613B0A" w:rsidRDefault="00613B0A" w:rsidP="00613B0A">
      <w:pPr>
        <w:spacing w:before="0"/>
        <w:rPr>
          <w:ins w:id="311" w:author="Francis Moigula" w:date="2026-06-05T17:22:00Z" w16du:dateUtc="2026-06-05T22:22:00Z"/>
        </w:rPr>
      </w:pPr>
      <w:bookmarkStart w:id="312" w:name="_Toc231555272"/>
    </w:p>
    <w:p w14:paraId="6F3A549B" w14:textId="77777777" w:rsidR="00613B0A" w:rsidRDefault="00613B0A">
      <w:pPr>
        <w:spacing w:before="0"/>
        <w:rPr>
          <w:ins w:id="313" w:author="Francis Moigula" w:date="2026-06-05T17:22:00Z" w16du:dateUtc="2026-06-05T22:22:00Z"/>
        </w:rPr>
        <w:pPrChange w:id="314" w:author="Francis Moigula" w:date="2026-06-05T17:22:00Z" w16du:dateUtc="2026-06-05T22:22:00Z">
          <w:pPr>
            <w:pStyle w:val="Caption-Table-Above"/>
            <w:keepNext w:val="0"/>
          </w:pPr>
        </w:pPrChange>
      </w:pPr>
    </w:p>
    <w:p w14:paraId="05DA3880" w14:textId="4CE4DBA3" w:rsidR="008453DA" w:rsidRDefault="008453DA" w:rsidP="008453DA">
      <w:pPr>
        <w:pStyle w:val="Caption-Table-Above"/>
        <w:keepNext w:val="0"/>
        <w:rPr>
          <w:ins w:id="315" w:author="Francis Moigula" w:date="2026-06-04T09:17:00Z" w16du:dateUtc="2026-06-04T14:17:00Z"/>
        </w:rPr>
      </w:pPr>
      <w:ins w:id="316" w:author="Francis Moigula" w:date="2026-06-04T09:17:00Z" w16du:dateUtc="2026-06-04T14:17:00Z">
        <w:r>
          <w:t xml:space="preserve">Table </w:t>
        </w:r>
        <w:r>
          <w:fldChar w:fldCharType="begin"/>
        </w:r>
        <w:r>
          <w:instrText>SEQ Table \* ARABIC</w:instrText>
        </w:r>
        <w:r>
          <w:fldChar w:fldCharType="separate"/>
        </w:r>
      </w:ins>
      <w:ins w:id="317" w:author="Francis Moigula" w:date="2026-06-04T17:05:00Z" w16du:dateUtc="2026-06-04T22:05:00Z">
        <w:r w:rsidR="009917D6">
          <w:rPr>
            <w:noProof/>
          </w:rPr>
          <w:t>2</w:t>
        </w:r>
      </w:ins>
      <w:ins w:id="318" w:author="Francis Moigula" w:date="2026-06-04T09:17:00Z" w16du:dateUtc="2026-06-04T14:17:00Z">
        <w:r>
          <w:fldChar w:fldCharType="end"/>
        </w:r>
        <w:r>
          <w:t>: Project scope</w:t>
        </w:r>
      </w:ins>
      <w:ins w:id="319" w:author="Francis Moigula" w:date="2026-06-04T09:20:00Z" w16du:dateUtc="2026-06-04T14:20:00Z">
        <w:r w:rsidR="001F4B1E">
          <w:t xml:space="preserve"> areas</w:t>
        </w:r>
      </w:ins>
      <w:bookmarkEnd w:id="312"/>
    </w:p>
    <w:tbl>
      <w:tblPr>
        <w:tblStyle w:val="RFX-SOWTable"/>
        <w:tblW w:w="9356" w:type="dxa"/>
        <w:tblLook w:val="04A0" w:firstRow="1" w:lastRow="0" w:firstColumn="1" w:lastColumn="0" w:noHBand="0" w:noVBand="1"/>
        <w:tblPrChange w:id="320" w:author="Francis Moigula" w:date="2026-06-04T10:22:00Z" w16du:dateUtc="2026-06-04T15:22:00Z">
          <w:tblPr>
            <w:tblStyle w:val="RFX-SOWTable"/>
            <w:tblW w:w="8840" w:type="dxa"/>
            <w:tblLook w:val="04A0" w:firstRow="1" w:lastRow="0" w:firstColumn="1" w:lastColumn="0" w:noHBand="0" w:noVBand="1"/>
          </w:tblPr>
        </w:tblPrChange>
      </w:tblPr>
      <w:tblGrid>
        <w:gridCol w:w="303"/>
        <w:gridCol w:w="2958"/>
        <w:gridCol w:w="6095"/>
        <w:tblGridChange w:id="321">
          <w:tblGrid>
            <w:gridCol w:w="303"/>
            <w:gridCol w:w="44"/>
            <w:gridCol w:w="2914"/>
            <w:gridCol w:w="373"/>
            <w:gridCol w:w="29"/>
            <w:gridCol w:w="5177"/>
            <w:gridCol w:w="516"/>
          </w:tblGrid>
        </w:tblGridChange>
      </w:tblGrid>
      <w:tr w:rsidR="004057FE" w:rsidRPr="004057FE" w14:paraId="7447C6F6" w14:textId="77777777" w:rsidTr="00551AF4">
        <w:trPr>
          <w:cnfStyle w:val="100000000000" w:firstRow="1" w:lastRow="0" w:firstColumn="0" w:lastColumn="0" w:oddVBand="0" w:evenVBand="0" w:oddHBand="0" w:evenHBand="0" w:firstRowFirstColumn="0" w:firstRowLastColumn="0" w:lastRowFirstColumn="0" w:lastRowLastColumn="0"/>
          <w:trHeight w:val="83"/>
          <w:ins w:id="322" w:author="Francis Moigula" w:date="2026-06-04T10:22:00Z"/>
          <w:trPrChange w:id="323" w:author="Francis Moigula" w:date="2026-06-04T10:22:00Z" w16du:dateUtc="2026-06-04T15:22:00Z">
            <w:trPr>
              <w:gridAfter w:val="0"/>
              <w:trHeight w:val="940"/>
            </w:trPr>
          </w:trPrChange>
        </w:trPr>
        <w:tc>
          <w:tcPr>
            <w:tcW w:w="303" w:type="dxa"/>
            <w:tcPrChange w:id="324" w:author="Francis Moigula" w:date="2026-06-04T10:22:00Z" w16du:dateUtc="2026-06-04T15:22:00Z">
              <w:tcPr>
                <w:tcW w:w="303" w:type="dxa"/>
              </w:tcPr>
            </w:tcPrChange>
          </w:tcPr>
          <w:p w14:paraId="5A881C98" w14:textId="409B1307" w:rsidR="004057FE" w:rsidRPr="004057FE" w:rsidRDefault="004057FE" w:rsidP="004057FE">
            <w:pPr>
              <w:spacing w:before="0"/>
              <w:jc w:val="right"/>
              <w:cnfStyle w:val="100000000000" w:firstRow="1" w:lastRow="0" w:firstColumn="0" w:lastColumn="0" w:oddVBand="0" w:evenVBand="0" w:oddHBand="0" w:evenHBand="0" w:firstRowFirstColumn="0" w:firstRowLastColumn="0" w:lastRowFirstColumn="0" w:lastRowLastColumn="0"/>
              <w:rPr>
                <w:ins w:id="325" w:author="Francis Moigula" w:date="2026-06-04T10:22:00Z" w16du:dateUtc="2026-06-04T15:22:00Z"/>
                <w:rFonts w:eastAsia="Times New Roman" w:cs="Segoe Sans Text"/>
                <w:b w:val="0"/>
                <w:bCs/>
                <w:sz w:val="22"/>
                <w:szCs w:val="22"/>
                <w:lang w:val="en-CA" w:eastAsia="en-CA"/>
                <w:rPrChange w:id="326" w:author="Francis Moigula" w:date="2026-06-04T10:22:00Z" w16du:dateUtc="2026-06-04T15:22:00Z">
                  <w:rPr>
                    <w:ins w:id="327" w:author="Francis Moigula" w:date="2026-06-04T10:22:00Z" w16du:dateUtc="2026-06-04T15:22:00Z"/>
                    <w:rFonts w:eastAsia="Times New Roman" w:cs="Segoe Sans Text"/>
                    <w:b w:val="0"/>
                    <w:bCs/>
                    <w:color w:val="000000"/>
                    <w:sz w:val="22"/>
                    <w:szCs w:val="22"/>
                    <w:lang w:val="en-CA" w:eastAsia="en-CA"/>
                  </w:rPr>
                </w:rPrChange>
              </w:rPr>
            </w:pPr>
            <w:ins w:id="328" w:author="Francis Moigula" w:date="2026-06-04T10:22:00Z" w16du:dateUtc="2026-06-04T15:22:00Z">
              <w:r w:rsidRPr="004057FE">
                <w:rPr>
                  <w:rFonts w:eastAsia="Times New Roman" w:cs="Segoe Sans Text"/>
                  <w:sz w:val="22"/>
                  <w:szCs w:val="22"/>
                  <w:lang w:val="en-CA" w:eastAsia="en-CA"/>
                </w:rPr>
                <w:t>#</w:t>
              </w:r>
            </w:ins>
          </w:p>
        </w:tc>
        <w:tc>
          <w:tcPr>
            <w:tcW w:w="2958" w:type="dxa"/>
            <w:tcPrChange w:id="329" w:author="Francis Moigula" w:date="2026-06-04T10:22:00Z" w16du:dateUtc="2026-06-04T15:22:00Z">
              <w:tcPr>
                <w:tcW w:w="3331" w:type="dxa"/>
                <w:gridSpan w:val="3"/>
              </w:tcPr>
            </w:tcPrChange>
          </w:tcPr>
          <w:p w14:paraId="32BDE842" w14:textId="1835C8F7" w:rsidR="004057FE" w:rsidRPr="004057FE" w:rsidRDefault="004057FE" w:rsidP="004057FE">
            <w:pPr>
              <w:spacing w:before="0"/>
              <w:cnfStyle w:val="100000000000" w:firstRow="1" w:lastRow="0" w:firstColumn="0" w:lastColumn="0" w:oddVBand="0" w:evenVBand="0" w:oddHBand="0" w:evenHBand="0" w:firstRowFirstColumn="0" w:firstRowLastColumn="0" w:lastRowFirstColumn="0" w:lastRowLastColumn="0"/>
              <w:rPr>
                <w:ins w:id="330" w:author="Francis Moigula" w:date="2026-06-04T10:22:00Z" w16du:dateUtc="2026-06-04T15:22:00Z"/>
                <w:rFonts w:eastAsia="Times New Roman" w:cs="Segoe Sans Text"/>
                <w:b w:val="0"/>
                <w:bCs/>
                <w:sz w:val="22"/>
                <w:szCs w:val="22"/>
                <w:lang w:val="en-CA" w:eastAsia="en-CA"/>
                <w:rPrChange w:id="331" w:author="Francis Moigula" w:date="2026-06-04T10:22:00Z" w16du:dateUtc="2026-06-04T15:22:00Z">
                  <w:rPr>
                    <w:ins w:id="332" w:author="Francis Moigula" w:date="2026-06-04T10:22:00Z" w16du:dateUtc="2026-06-04T15:22:00Z"/>
                    <w:rFonts w:eastAsia="Times New Roman" w:cs="Segoe Sans Text"/>
                    <w:b w:val="0"/>
                    <w:bCs/>
                    <w:color w:val="000000"/>
                    <w:sz w:val="22"/>
                    <w:szCs w:val="22"/>
                    <w:lang w:val="en-CA" w:eastAsia="en-CA"/>
                  </w:rPr>
                </w:rPrChange>
              </w:rPr>
            </w:pPr>
            <w:ins w:id="333" w:author="Francis Moigula" w:date="2026-06-04T10:22:00Z" w16du:dateUtc="2026-06-04T15:22:00Z">
              <w:r w:rsidRPr="004057FE">
                <w:rPr>
                  <w:rFonts w:eastAsia="Times New Roman" w:cs="Segoe Sans Text"/>
                  <w:sz w:val="22"/>
                  <w:szCs w:val="22"/>
                  <w:lang w:val="en-CA" w:eastAsia="en-CA"/>
                </w:rPr>
                <w:t>Area</w:t>
              </w:r>
            </w:ins>
          </w:p>
        </w:tc>
        <w:tc>
          <w:tcPr>
            <w:tcW w:w="6095" w:type="dxa"/>
            <w:tcPrChange w:id="334" w:author="Francis Moigula" w:date="2026-06-04T10:22:00Z" w16du:dateUtc="2026-06-04T15:22:00Z">
              <w:tcPr>
                <w:tcW w:w="5206" w:type="dxa"/>
                <w:gridSpan w:val="2"/>
              </w:tcPr>
            </w:tcPrChange>
          </w:tcPr>
          <w:p w14:paraId="3A83FB2D" w14:textId="626B61E7" w:rsidR="004057FE" w:rsidRPr="004057FE" w:rsidRDefault="004057FE" w:rsidP="004057FE">
            <w:pPr>
              <w:spacing w:before="0"/>
              <w:cnfStyle w:val="100000000000" w:firstRow="1" w:lastRow="0" w:firstColumn="0" w:lastColumn="0" w:oddVBand="0" w:evenVBand="0" w:oddHBand="0" w:evenHBand="0" w:firstRowFirstColumn="0" w:firstRowLastColumn="0" w:lastRowFirstColumn="0" w:lastRowLastColumn="0"/>
              <w:rPr>
                <w:ins w:id="335" w:author="Francis Moigula" w:date="2026-06-04T10:22:00Z" w16du:dateUtc="2026-06-04T15:22:00Z"/>
                <w:rFonts w:eastAsia="Times New Roman" w:cs="Segoe Sans Text"/>
                <w:sz w:val="22"/>
                <w:szCs w:val="22"/>
                <w:lang w:val="en-CA" w:eastAsia="en-CA"/>
                <w:rPrChange w:id="336" w:author="Francis Moigula" w:date="2026-06-04T10:22:00Z" w16du:dateUtc="2026-06-04T15:22:00Z">
                  <w:rPr>
                    <w:ins w:id="337" w:author="Francis Moigula" w:date="2026-06-04T10:22:00Z" w16du:dateUtc="2026-06-04T15:22:00Z"/>
                    <w:rFonts w:eastAsia="Times New Roman" w:cs="Segoe Sans Text"/>
                    <w:color w:val="000000"/>
                    <w:sz w:val="22"/>
                    <w:szCs w:val="22"/>
                    <w:lang w:val="en-CA" w:eastAsia="en-CA"/>
                  </w:rPr>
                </w:rPrChange>
              </w:rPr>
            </w:pPr>
            <w:ins w:id="338" w:author="Francis Moigula" w:date="2026-06-04T10:22:00Z" w16du:dateUtc="2026-06-04T15:22:00Z">
              <w:r w:rsidRPr="004057FE">
                <w:rPr>
                  <w:rFonts w:eastAsia="Times New Roman" w:cs="Segoe Sans Text"/>
                  <w:sz w:val="22"/>
                  <w:szCs w:val="22"/>
                  <w:lang w:val="en-CA" w:eastAsia="en-CA"/>
                </w:rPr>
                <w:t>Description</w:t>
              </w:r>
            </w:ins>
          </w:p>
        </w:tc>
      </w:tr>
      <w:tr w:rsidR="00DF594D" w:rsidRPr="00EB16DC" w14:paraId="140F0ABD" w14:textId="77777777" w:rsidTr="00551AF4">
        <w:trPr>
          <w:cnfStyle w:val="000000100000" w:firstRow="0" w:lastRow="0" w:firstColumn="0" w:lastColumn="0" w:oddVBand="0" w:evenVBand="0" w:oddHBand="1" w:evenHBand="0" w:firstRowFirstColumn="0" w:firstRowLastColumn="0" w:lastRowFirstColumn="0" w:lastRowLastColumn="0"/>
          <w:trHeight w:val="58"/>
          <w:ins w:id="339" w:author="Francis Moigula" w:date="2026-06-05T17:01:00Z"/>
          <w:trPrChange w:id="340" w:author="Francis Moigula" w:date="2026-06-05T17:06:00Z" w16du:dateUtc="2026-06-05T22:06:00Z">
            <w:trPr>
              <w:gridAfter w:val="0"/>
              <w:trHeight w:val="940"/>
            </w:trPr>
          </w:trPrChange>
        </w:trPr>
        <w:tc>
          <w:tcPr>
            <w:tcW w:w="9356" w:type="dxa"/>
            <w:gridSpan w:val="3"/>
            <w:tcPrChange w:id="341" w:author="Francis Moigula" w:date="2026-06-05T17:06:00Z" w16du:dateUtc="2026-06-05T22:06:00Z">
              <w:tcPr>
                <w:tcW w:w="8840" w:type="dxa"/>
                <w:gridSpan w:val="6"/>
              </w:tcPr>
            </w:tcPrChange>
          </w:tcPr>
          <w:p w14:paraId="4B082F65" w14:textId="682CBF24" w:rsidR="00DF594D" w:rsidRPr="00EB16DC" w:rsidRDefault="00EB16DC" w:rsidP="00795DE7">
            <w:pPr>
              <w:spacing w:before="0"/>
              <w:cnfStyle w:val="000000100000" w:firstRow="0" w:lastRow="0" w:firstColumn="0" w:lastColumn="0" w:oddVBand="0" w:evenVBand="0" w:oddHBand="1" w:evenHBand="0" w:firstRowFirstColumn="0" w:firstRowLastColumn="0" w:lastRowFirstColumn="0" w:lastRowLastColumn="0"/>
              <w:rPr>
                <w:ins w:id="342" w:author="Francis Moigula" w:date="2026-06-05T17:01:00Z" w16du:dateUtc="2026-06-05T22:01:00Z"/>
                <w:rFonts w:eastAsia="Times New Roman" w:cs="Segoe Sans Text"/>
                <w:b/>
                <w:bCs/>
                <w:color w:val="000000"/>
                <w:sz w:val="22"/>
                <w:szCs w:val="22"/>
                <w:lang w:val="en-CA" w:eastAsia="en-CA"/>
                <w:rPrChange w:id="343" w:author="Francis Moigula" w:date="2026-06-05T17:06:00Z" w16du:dateUtc="2026-06-05T22:06:00Z">
                  <w:rPr>
                    <w:ins w:id="344" w:author="Francis Moigula" w:date="2026-06-05T17:01:00Z" w16du:dateUtc="2026-06-05T22:01:00Z"/>
                    <w:rFonts w:eastAsia="Times New Roman" w:cs="Segoe Sans Text"/>
                    <w:color w:val="000000"/>
                    <w:sz w:val="22"/>
                    <w:szCs w:val="22"/>
                    <w:lang w:val="en-CA" w:eastAsia="en-CA"/>
                  </w:rPr>
                </w:rPrChange>
              </w:rPr>
            </w:pPr>
            <w:ins w:id="345" w:author="Francis Moigula" w:date="2026-06-05T17:06:00Z">
              <w:r w:rsidRPr="00EB16DC">
                <w:rPr>
                  <w:rFonts w:eastAsia="Times New Roman" w:cs="Segoe Sans Text"/>
                  <w:b/>
                  <w:bCs/>
                  <w:color w:val="000000"/>
                  <w:sz w:val="22"/>
                  <w:szCs w:val="22"/>
                  <w:lang w:eastAsia="en-CA"/>
                  <w:rPrChange w:id="346" w:author="Francis Moigula" w:date="2026-06-05T17:06:00Z" w16du:dateUtc="2026-06-05T22:06:00Z">
                    <w:rPr>
                      <w:rFonts w:eastAsia="Times New Roman" w:cs="Segoe Sans Text"/>
                      <w:color w:val="000000"/>
                      <w:sz w:val="22"/>
                      <w:szCs w:val="22"/>
                      <w:lang w:eastAsia="en-CA"/>
                    </w:rPr>
                  </w:rPrChange>
                </w:rPr>
                <w:t>Foundation &amp; Enablement</w:t>
              </w:r>
            </w:ins>
          </w:p>
        </w:tc>
      </w:tr>
      <w:tr w:rsidR="00795DE7" w:rsidRPr="00795DE7" w14:paraId="5EA57DC6" w14:textId="77777777" w:rsidTr="00551AF4">
        <w:tblPrEx>
          <w:tblPrExChange w:id="347" w:author="Francis Moigula" w:date="2026-06-04T10:11:00Z" w16du:dateUtc="2026-06-04T15:11:00Z">
            <w:tblPrEx>
              <w:tblBorders>
                <w:top w:val="none" w:sz="0" w:space="0" w:color="auto"/>
                <w:bottom w:val="none" w:sz="0" w:space="0" w:color="auto"/>
                <w:insideH w:val="none" w:sz="0" w:space="0" w:color="auto"/>
                <w:insideV w:val="none" w:sz="0" w:space="0" w:color="auto"/>
              </w:tblBorders>
              <w:tblCellMar>
                <w:top w:w="0" w:type="dxa"/>
                <w:left w:w="108" w:type="dxa"/>
                <w:bottom w:w="0" w:type="dxa"/>
                <w:right w:w="108" w:type="dxa"/>
              </w:tblCellMar>
            </w:tblPrEx>
          </w:tblPrExChange>
        </w:tblPrEx>
        <w:trPr>
          <w:cnfStyle w:val="000000010000" w:firstRow="0" w:lastRow="0" w:firstColumn="0" w:lastColumn="0" w:oddVBand="0" w:evenVBand="0" w:oddHBand="0" w:evenHBand="1" w:firstRowFirstColumn="0" w:firstRowLastColumn="0" w:lastRowFirstColumn="0" w:lastRowLastColumn="0"/>
          <w:trHeight w:val="940"/>
          <w:ins w:id="348" w:author="Francis Moigula" w:date="2026-06-03T16:36:00Z"/>
          <w:trPrChange w:id="349" w:author="Francis Moigula" w:date="2026-06-04T10:11:00Z" w16du:dateUtc="2026-06-04T15:11:00Z">
            <w:trPr>
              <w:gridAfter w:val="0"/>
              <w:trHeight w:val="1200"/>
            </w:trPr>
          </w:trPrChange>
        </w:trPr>
        <w:tc>
          <w:tcPr>
            <w:tcW w:w="303" w:type="dxa"/>
            <w:hideMark/>
            <w:tcPrChange w:id="350" w:author="Francis Moigula" w:date="2026-06-04T10:11:00Z" w16du:dateUtc="2026-06-04T15:11:00Z">
              <w:tcPr>
                <w:tcW w:w="220" w:type="dxa"/>
                <w:gridSpan w:val="2"/>
                <w:tcBorders>
                  <w:top w:val="nil"/>
                  <w:left w:val="nil"/>
                  <w:bottom w:val="nil"/>
                  <w:right w:val="nil"/>
                </w:tcBorders>
                <w:vAlign w:val="center"/>
                <w:hideMark/>
              </w:tcPr>
            </w:tcPrChange>
          </w:tcPr>
          <w:p w14:paraId="62397981" w14:textId="77777777" w:rsidR="00795DE7" w:rsidRPr="00795DE7" w:rsidRDefault="00795DE7" w:rsidP="00795DE7">
            <w:pPr>
              <w:spacing w:before="0"/>
              <w:jc w:val="right"/>
              <w:cnfStyle w:val="000000010000" w:firstRow="0" w:lastRow="0" w:firstColumn="0" w:lastColumn="0" w:oddVBand="0" w:evenVBand="0" w:oddHBand="0" w:evenHBand="1" w:firstRowFirstColumn="0" w:firstRowLastColumn="0" w:lastRowFirstColumn="0" w:lastRowLastColumn="0"/>
              <w:rPr>
                <w:ins w:id="351" w:author="Francis Moigula" w:date="2026-06-03T16:36:00Z" w16du:dateUtc="2026-06-03T21:36:00Z"/>
                <w:rFonts w:eastAsia="Times New Roman" w:cs="Segoe Sans Text"/>
                <w:b/>
                <w:bCs/>
                <w:color w:val="000000"/>
                <w:sz w:val="22"/>
                <w:szCs w:val="22"/>
                <w:lang w:val="en-CA" w:eastAsia="en-CA"/>
                <w:rPrChange w:id="352" w:author="Francis Moigula" w:date="2026-06-03T16:37:00Z" w16du:dateUtc="2026-06-03T21:37:00Z">
                  <w:rPr>
                    <w:ins w:id="353" w:author="Francis Moigula" w:date="2026-06-03T16:36:00Z" w16du:dateUtc="2026-06-03T21:36:00Z"/>
                    <w:rFonts w:ascii="Aptos Narrow" w:eastAsia="Times New Roman" w:hAnsi="Aptos Narrow" w:cs="Times New Roman"/>
                    <w:b/>
                    <w:bCs/>
                    <w:color w:val="000000"/>
                    <w:sz w:val="22"/>
                    <w:szCs w:val="22"/>
                    <w:lang w:val="en-CA" w:eastAsia="en-CA"/>
                  </w:rPr>
                </w:rPrChange>
              </w:rPr>
            </w:pPr>
            <w:ins w:id="354" w:author="Francis Moigula" w:date="2026-06-03T16:36:00Z" w16du:dateUtc="2026-06-03T21:36:00Z">
              <w:r w:rsidRPr="00795DE7">
                <w:rPr>
                  <w:rFonts w:eastAsia="Times New Roman" w:cs="Segoe Sans Text"/>
                  <w:b/>
                  <w:bCs/>
                  <w:color w:val="000000"/>
                  <w:sz w:val="22"/>
                  <w:szCs w:val="22"/>
                  <w:lang w:val="en-CA" w:eastAsia="en-CA"/>
                  <w:rPrChange w:id="355" w:author="Francis Moigula" w:date="2026-06-03T16:37:00Z" w16du:dateUtc="2026-06-03T21:37:00Z">
                    <w:rPr>
                      <w:rFonts w:ascii="Aptos Narrow" w:eastAsia="Times New Roman" w:hAnsi="Aptos Narrow" w:cs="Times New Roman"/>
                      <w:b/>
                      <w:bCs/>
                      <w:color w:val="000000"/>
                      <w:sz w:val="22"/>
                      <w:szCs w:val="22"/>
                      <w:lang w:val="en-CA" w:eastAsia="en-CA"/>
                    </w:rPr>
                  </w:rPrChange>
                </w:rPr>
                <w:t>1</w:t>
              </w:r>
            </w:ins>
          </w:p>
        </w:tc>
        <w:tc>
          <w:tcPr>
            <w:tcW w:w="2958" w:type="dxa"/>
            <w:hideMark/>
            <w:tcPrChange w:id="356" w:author="Francis Moigula" w:date="2026-06-04T10:11:00Z" w16du:dateUtc="2026-06-04T15:11:00Z">
              <w:tcPr>
                <w:tcW w:w="3360" w:type="dxa"/>
                <w:gridSpan w:val="3"/>
                <w:tcBorders>
                  <w:top w:val="nil"/>
                  <w:left w:val="nil"/>
                  <w:bottom w:val="nil"/>
                  <w:right w:val="nil"/>
                </w:tcBorders>
                <w:vAlign w:val="center"/>
                <w:hideMark/>
              </w:tcPr>
            </w:tcPrChange>
          </w:tcPr>
          <w:p w14:paraId="51F73BFA" w14:textId="73A794F2" w:rsidR="00795DE7" w:rsidRPr="00795DE7" w:rsidRDefault="00795DE7" w:rsidP="00795DE7">
            <w:pPr>
              <w:spacing w:before="0"/>
              <w:cnfStyle w:val="000000010000" w:firstRow="0" w:lastRow="0" w:firstColumn="0" w:lastColumn="0" w:oddVBand="0" w:evenVBand="0" w:oddHBand="0" w:evenHBand="1" w:firstRowFirstColumn="0" w:firstRowLastColumn="0" w:lastRowFirstColumn="0" w:lastRowLastColumn="0"/>
              <w:rPr>
                <w:ins w:id="357" w:author="Francis Moigula" w:date="2026-06-03T16:36:00Z" w16du:dateUtc="2026-06-03T21:36:00Z"/>
                <w:rFonts w:eastAsia="Times New Roman" w:cs="Segoe Sans Text"/>
                <w:b/>
                <w:bCs/>
                <w:color w:val="000000"/>
                <w:sz w:val="22"/>
                <w:szCs w:val="22"/>
                <w:lang w:val="en-CA" w:eastAsia="en-CA"/>
                <w:rPrChange w:id="358" w:author="Francis Moigula" w:date="2026-06-03T16:37:00Z" w16du:dateUtc="2026-06-03T21:37:00Z">
                  <w:rPr>
                    <w:ins w:id="359" w:author="Francis Moigula" w:date="2026-06-03T16:36:00Z" w16du:dateUtc="2026-06-03T21:36:00Z"/>
                    <w:rFonts w:ascii="Aptos Narrow" w:eastAsia="Times New Roman" w:hAnsi="Aptos Narrow" w:cs="Times New Roman"/>
                    <w:b/>
                    <w:bCs/>
                    <w:color w:val="000000"/>
                    <w:sz w:val="22"/>
                    <w:szCs w:val="22"/>
                    <w:lang w:val="en-CA" w:eastAsia="en-CA"/>
                  </w:rPr>
                </w:rPrChange>
              </w:rPr>
            </w:pPr>
            <w:ins w:id="360" w:author="Francis Moigula" w:date="2026-06-03T16:36:00Z" w16du:dateUtc="2026-06-03T21:36:00Z">
              <w:r w:rsidRPr="00795DE7">
                <w:rPr>
                  <w:rFonts w:eastAsia="Times New Roman" w:cs="Segoe Sans Text"/>
                  <w:b/>
                  <w:bCs/>
                  <w:color w:val="000000"/>
                  <w:sz w:val="22"/>
                  <w:szCs w:val="22"/>
                  <w:lang w:val="en-CA" w:eastAsia="en-CA"/>
                  <w:rPrChange w:id="361" w:author="Francis Moigula" w:date="2026-06-03T16:37:00Z" w16du:dateUtc="2026-06-03T21:37:00Z">
                    <w:rPr>
                      <w:rFonts w:ascii="Aptos Narrow" w:eastAsia="Times New Roman" w:hAnsi="Aptos Narrow" w:cs="Times New Roman"/>
                      <w:b/>
                      <w:bCs/>
                      <w:color w:val="000000"/>
                      <w:sz w:val="22"/>
                      <w:szCs w:val="22"/>
                      <w:lang w:val="en-CA" w:eastAsia="en-CA"/>
                    </w:rPr>
                  </w:rPrChange>
                </w:rPr>
                <w:t xml:space="preserve">Establish </w:t>
              </w:r>
            </w:ins>
            <w:ins w:id="362" w:author="Francis Moigula" w:date="2026-06-04T17:15:00Z" w16du:dateUtc="2026-06-04T22:15:00Z">
              <w:r w:rsidR="001F1970" w:rsidRPr="00606C8A">
                <w:rPr>
                  <w:rFonts w:eastAsia="Times New Roman" w:cs="Segoe Sans Text"/>
                  <w:b/>
                  <w:bCs/>
                  <w:color w:val="000000"/>
                  <w:sz w:val="22"/>
                  <w:szCs w:val="22"/>
                  <w:lang w:val="en-CA" w:eastAsia="en-CA"/>
                </w:rPr>
                <w:t xml:space="preserve">Platform </w:t>
              </w:r>
            </w:ins>
            <w:ins w:id="363" w:author="Francis Moigula" w:date="2026-06-04T17:12:00Z" w16du:dateUtc="2026-06-04T22:12:00Z">
              <w:r w:rsidR="002D7736">
                <w:rPr>
                  <w:rFonts w:eastAsia="Times New Roman" w:cs="Segoe Sans Text"/>
                  <w:b/>
                  <w:bCs/>
                  <w:color w:val="000000"/>
                  <w:sz w:val="22"/>
                  <w:szCs w:val="22"/>
                  <w:lang w:val="en-CA" w:eastAsia="en-CA"/>
                </w:rPr>
                <w:t>Infrastructure (</w:t>
              </w:r>
            </w:ins>
            <w:ins w:id="364" w:author="Francis Moigula" w:date="2026-06-03T16:36:00Z" w16du:dateUtc="2026-06-03T21:36:00Z">
              <w:r w:rsidRPr="00795DE7">
                <w:rPr>
                  <w:rFonts w:eastAsia="Times New Roman" w:cs="Segoe Sans Text"/>
                  <w:b/>
                  <w:bCs/>
                  <w:color w:val="000000"/>
                  <w:sz w:val="22"/>
                  <w:szCs w:val="22"/>
                  <w:lang w:val="en-CA" w:eastAsia="en-CA"/>
                  <w:rPrChange w:id="365" w:author="Francis Moigula" w:date="2026-06-03T16:37:00Z" w16du:dateUtc="2026-06-03T21:37:00Z">
                    <w:rPr>
                      <w:rFonts w:ascii="Aptos Narrow" w:eastAsia="Times New Roman" w:hAnsi="Aptos Narrow" w:cs="Times New Roman"/>
                      <w:b/>
                      <w:bCs/>
                      <w:color w:val="000000"/>
                      <w:sz w:val="22"/>
                      <w:szCs w:val="22"/>
                      <w:lang w:val="en-CA" w:eastAsia="en-CA"/>
                    </w:rPr>
                  </w:rPrChange>
                </w:rPr>
                <w:t>Foundation</w:t>
              </w:r>
            </w:ins>
            <w:ins w:id="366" w:author="Francis Moigula" w:date="2026-06-04T17:12:00Z" w16du:dateUtc="2026-06-04T22:12:00Z">
              <w:r w:rsidR="002D7736">
                <w:rPr>
                  <w:rFonts w:eastAsia="Times New Roman" w:cs="Segoe Sans Text"/>
                  <w:b/>
                  <w:bCs/>
                  <w:color w:val="000000"/>
                  <w:sz w:val="22"/>
                  <w:szCs w:val="22"/>
                  <w:lang w:val="en-CA" w:eastAsia="en-CA"/>
                </w:rPr>
                <w:t>)</w:t>
              </w:r>
            </w:ins>
          </w:p>
        </w:tc>
        <w:tc>
          <w:tcPr>
            <w:tcW w:w="6095" w:type="dxa"/>
            <w:hideMark/>
            <w:tcPrChange w:id="367" w:author="Francis Moigula" w:date="2026-06-04T10:11:00Z" w16du:dateUtc="2026-06-04T15:11:00Z">
              <w:tcPr>
                <w:tcW w:w="5260" w:type="dxa"/>
                <w:tcBorders>
                  <w:top w:val="nil"/>
                  <w:left w:val="nil"/>
                  <w:bottom w:val="nil"/>
                  <w:right w:val="nil"/>
                </w:tcBorders>
                <w:vAlign w:val="center"/>
                <w:hideMark/>
              </w:tcPr>
            </w:tcPrChange>
          </w:tcPr>
          <w:p w14:paraId="14C4D82A" w14:textId="09F97EB0" w:rsidR="00795DE7" w:rsidRPr="00795DE7" w:rsidRDefault="00C503C9" w:rsidP="00795DE7">
            <w:pPr>
              <w:spacing w:before="0"/>
              <w:cnfStyle w:val="000000010000" w:firstRow="0" w:lastRow="0" w:firstColumn="0" w:lastColumn="0" w:oddVBand="0" w:evenVBand="0" w:oddHBand="0" w:evenHBand="1" w:firstRowFirstColumn="0" w:firstRowLastColumn="0" w:lastRowFirstColumn="0" w:lastRowLastColumn="0"/>
              <w:rPr>
                <w:ins w:id="368" w:author="Francis Moigula" w:date="2026-06-03T16:36:00Z" w16du:dateUtc="2026-06-03T21:36:00Z"/>
                <w:rFonts w:eastAsia="Times New Roman" w:cs="Segoe Sans Text"/>
                <w:color w:val="000000"/>
                <w:sz w:val="22"/>
                <w:szCs w:val="22"/>
                <w:lang w:val="en-CA" w:eastAsia="en-CA"/>
                <w:rPrChange w:id="369" w:author="Francis Moigula" w:date="2026-06-03T16:37:00Z" w16du:dateUtc="2026-06-03T21:37:00Z">
                  <w:rPr>
                    <w:ins w:id="370" w:author="Francis Moigula" w:date="2026-06-03T16:36:00Z" w16du:dateUtc="2026-06-03T21:36:00Z"/>
                    <w:rFonts w:ascii="Aptos Narrow" w:eastAsia="Times New Roman" w:hAnsi="Aptos Narrow" w:cs="Times New Roman"/>
                    <w:color w:val="000000"/>
                    <w:sz w:val="22"/>
                    <w:szCs w:val="22"/>
                    <w:lang w:val="en-CA" w:eastAsia="en-CA"/>
                  </w:rPr>
                </w:rPrChange>
              </w:rPr>
            </w:pPr>
            <w:ins w:id="371" w:author="Francis Moigula" w:date="2026-06-04T09:18:00Z" w16du:dateUtc="2026-06-04T14:18:00Z">
              <w:r>
                <w:rPr>
                  <w:rFonts w:eastAsia="Times New Roman" w:cs="Segoe Sans Text"/>
                  <w:color w:val="000000"/>
                  <w:sz w:val="22"/>
                  <w:szCs w:val="22"/>
                  <w:lang w:val="en-CA" w:eastAsia="en-CA"/>
                </w:rPr>
                <w:t>I</w:t>
              </w:r>
            </w:ins>
            <w:commentRangeStart w:id="372"/>
            <w:commentRangeStart w:id="373"/>
            <w:ins w:id="374" w:author="Francis Moigula" w:date="2026-06-03T16:36:00Z" w16du:dateUtc="2026-06-03T21:36:00Z">
              <w:r w:rsidR="00795DE7" w:rsidRPr="00795DE7">
                <w:rPr>
                  <w:rFonts w:eastAsia="Times New Roman" w:cs="Segoe Sans Text"/>
                  <w:color w:val="000000"/>
                  <w:sz w:val="22"/>
                  <w:szCs w:val="22"/>
                  <w:lang w:val="en-CA" w:eastAsia="en-CA"/>
                  <w:rPrChange w:id="375" w:author="Francis Moigula" w:date="2026-06-03T16:37:00Z" w16du:dateUtc="2026-06-03T21:37:00Z">
                    <w:rPr>
                      <w:rFonts w:ascii="Aptos Narrow" w:eastAsia="Times New Roman" w:hAnsi="Aptos Narrow" w:cs="Times New Roman"/>
                      <w:color w:val="000000"/>
                      <w:sz w:val="22"/>
                      <w:szCs w:val="22"/>
                      <w:lang w:val="en-CA" w:eastAsia="en-CA"/>
                    </w:rPr>
                  </w:rPrChange>
                </w:rPr>
                <w:t>mplement the foundation</w:t>
              </w:r>
            </w:ins>
            <w:ins w:id="376" w:author="Francis Moigula" w:date="2026-06-04T17:16:00Z" w16du:dateUtc="2026-06-04T22:16:00Z">
              <w:r w:rsidR="000C155D">
                <w:rPr>
                  <w:rFonts w:eastAsia="Times New Roman" w:cs="Segoe Sans Text"/>
                  <w:color w:val="000000"/>
                  <w:sz w:val="22"/>
                  <w:szCs w:val="22"/>
                  <w:lang w:val="en-CA" w:eastAsia="en-CA"/>
                </w:rPr>
                <w:t xml:space="preserve">al platform </w:t>
              </w:r>
            </w:ins>
            <w:ins w:id="377" w:author="Francis Moigula" w:date="2026-06-03T16:36:00Z" w16du:dateUtc="2026-06-03T21:36:00Z">
              <w:r w:rsidR="00795DE7" w:rsidRPr="00795DE7">
                <w:rPr>
                  <w:rFonts w:eastAsia="Times New Roman" w:cs="Segoe Sans Text"/>
                  <w:color w:val="000000"/>
                  <w:sz w:val="22"/>
                  <w:szCs w:val="22"/>
                  <w:lang w:val="en-CA" w:eastAsia="en-CA"/>
                  <w:rPrChange w:id="378" w:author="Francis Moigula" w:date="2026-06-03T16:37:00Z" w16du:dateUtc="2026-06-03T21:37:00Z">
                    <w:rPr>
                      <w:rFonts w:ascii="Aptos Narrow" w:eastAsia="Times New Roman" w:hAnsi="Aptos Narrow" w:cs="Times New Roman"/>
                      <w:color w:val="000000"/>
                      <w:sz w:val="22"/>
                      <w:szCs w:val="22"/>
                      <w:lang w:val="en-CA" w:eastAsia="en-CA"/>
                    </w:rPr>
                  </w:rPrChange>
                </w:rPr>
                <w:t xml:space="preserve">required to enable </w:t>
              </w:r>
            </w:ins>
            <w:ins w:id="379" w:author="Francis Moigula" w:date="2026-06-04T10:12:00Z" w16du:dateUtc="2026-06-04T15:12:00Z">
              <w:r w:rsidR="00314336">
                <w:rPr>
                  <w:rFonts w:eastAsia="Times New Roman" w:cs="Segoe Sans Text"/>
                  <w:color w:val="000000"/>
                  <w:sz w:val="22"/>
                  <w:szCs w:val="22"/>
                  <w:lang w:val="en-CA" w:eastAsia="en-CA"/>
                </w:rPr>
                <w:t xml:space="preserve">Microsoft Copilot Studio and Azure Foundry </w:t>
              </w:r>
            </w:ins>
            <w:ins w:id="380" w:author="Francis Moigula" w:date="2026-06-05T09:13:00Z" w16du:dateUtc="2026-06-05T14:13:00Z">
              <w:r w:rsidR="005950BE">
                <w:rPr>
                  <w:rFonts w:eastAsia="Times New Roman" w:cs="Segoe Sans Text"/>
                  <w:color w:val="000000"/>
                  <w:sz w:val="22"/>
                  <w:szCs w:val="22"/>
                  <w:lang w:val="en-CA" w:eastAsia="en-CA"/>
                </w:rPr>
                <w:t xml:space="preserve">agentic AI </w:t>
              </w:r>
            </w:ins>
            <w:ins w:id="381" w:author="Francis Moigula" w:date="2026-06-03T16:36:00Z" w16du:dateUtc="2026-06-03T21:36:00Z">
              <w:r w:rsidR="00795DE7" w:rsidRPr="00795DE7">
                <w:rPr>
                  <w:rFonts w:eastAsia="Times New Roman" w:cs="Segoe Sans Text"/>
                  <w:color w:val="000000"/>
                  <w:sz w:val="22"/>
                  <w:szCs w:val="22"/>
                  <w:lang w:val="en-CA" w:eastAsia="en-CA"/>
                  <w:rPrChange w:id="382" w:author="Francis Moigula" w:date="2026-06-03T16:37:00Z" w16du:dateUtc="2026-06-03T21:37:00Z">
                    <w:rPr>
                      <w:rFonts w:ascii="Aptos Narrow" w:eastAsia="Times New Roman" w:hAnsi="Aptos Narrow" w:cs="Times New Roman"/>
                      <w:color w:val="000000"/>
                      <w:sz w:val="22"/>
                      <w:szCs w:val="22"/>
                      <w:lang w:val="en-CA" w:eastAsia="en-CA"/>
                    </w:rPr>
                  </w:rPrChange>
                </w:rPr>
                <w:t>solutions across the enterprise.</w:t>
              </w:r>
            </w:ins>
            <w:commentRangeEnd w:id="372"/>
            <w:r w:rsidR="0047404C" w:rsidRPr="00795DE7">
              <w:rPr>
                <w:rStyle w:val="CommentReference"/>
                <w:rFonts w:eastAsia="Times New Roman" w:cs="Segoe Sans Text"/>
                <w:color w:val="000000"/>
                <w:sz w:val="22"/>
                <w:szCs w:val="22"/>
                <w:lang w:val="en-CA" w:eastAsia="en-CA"/>
                <w:rPrChange w:id="383" w:author="Francis Moigula" w:date="2026-06-03T16:37:00Z" w16du:dateUtc="2026-06-03T21:37:00Z">
                  <w:rPr>
                    <w:rStyle w:val="CommentReference"/>
                    <w:rFonts w:ascii="Aptos Narrow" w:eastAsia="Times New Roman" w:hAnsi="Aptos Narrow" w:cs="Times New Roman"/>
                    <w:color w:val="000000"/>
                    <w:sz w:val="22"/>
                    <w:szCs w:val="22"/>
                    <w:lang w:val="en-CA" w:eastAsia="en-CA"/>
                  </w:rPr>
                </w:rPrChange>
              </w:rPr>
              <w:commentReference w:id="372"/>
            </w:r>
            <w:commentRangeEnd w:id="373"/>
            <w:r w:rsidRPr="00795DE7">
              <w:rPr>
                <w:rStyle w:val="CommentReference"/>
                <w:rFonts w:eastAsia="Times New Roman" w:cs="Segoe Sans Text"/>
                <w:color w:val="000000"/>
                <w:sz w:val="22"/>
                <w:szCs w:val="22"/>
                <w:lang w:val="en-CA" w:eastAsia="en-CA"/>
                <w:rPrChange w:id="385" w:author="Francis Moigula" w:date="2026-06-03T16:37:00Z" w16du:dateUtc="2026-06-03T21:37:00Z">
                  <w:rPr>
                    <w:rStyle w:val="CommentReference"/>
                    <w:rFonts w:ascii="Aptos Narrow" w:eastAsia="Times New Roman" w:hAnsi="Aptos Narrow" w:cs="Times New Roman"/>
                    <w:color w:val="000000"/>
                    <w:sz w:val="22"/>
                    <w:szCs w:val="22"/>
                    <w:lang w:val="en-CA" w:eastAsia="en-CA"/>
                  </w:rPr>
                </w:rPrChange>
              </w:rPr>
              <w:commentReference w:id="373"/>
            </w:r>
          </w:p>
        </w:tc>
      </w:tr>
      <w:tr w:rsidR="00795DE7" w:rsidRPr="00795DE7" w14:paraId="0DC171A8" w14:textId="77777777" w:rsidTr="00551AF4">
        <w:tblPrEx>
          <w:tblPrExChange w:id="386" w:author="Francis Moigula" w:date="2026-06-04T10:11:00Z" w16du:dateUtc="2026-06-04T15:11:00Z">
            <w:tblPrEx>
              <w:tblBorders>
                <w:top w:val="none" w:sz="0" w:space="0" w:color="auto"/>
                <w:bottom w:val="none" w:sz="0" w:space="0" w:color="auto"/>
                <w:insideH w:val="none" w:sz="0" w:space="0" w:color="auto"/>
                <w:insideV w:val="none" w:sz="0" w:space="0" w:color="auto"/>
              </w:tblBorders>
              <w:tblCellMar>
                <w:top w:w="0" w:type="dxa"/>
                <w:left w:w="108" w:type="dxa"/>
                <w:bottom w:w="0" w:type="dxa"/>
                <w:right w:w="108" w:type="dxa"/>
              </w:tblCellMar>
            </w:tblPrEx>
          </w:tblPrExChange>
        </w:tblPrEx>
        <w:trPr>
          <w:cnfStyle w:val="000000100000" w:firstRow="0" w:lastRow="0" w:firstColumn="0" w:lastColumn="0" w:oddVBand="0" w:evenVBand="0" w:oddHBand="1" w:evenHBand="0" w:firstRowFirstColumn="0" w:firstRowLastColumn="0" w:lastRowFirstColumn="0" w:lastRowLastColumn="0"/>
          <w:trHeight w:val="900"/>
          <w:ins w:id="387" w:author="Francis Moigula" w:date="2026-06-03T16:36:00Z"/>
          <w:trPrChange w:id="388" w:author="Francis Moigula" w:date="2026-06-04T10:11:00Z" w16du:dateUtc="2026-06-04T15:11:00Z">
            <w:trPr>
              <w:gridAfter w:val="0"/>
              <w:trHeight w:val="900"/>
            </w:trPr>
          </w:trPrChange>
        </w:trPr>
        <w:tc>
          <w:tcPr>
            <w:tcW w:w="303" w:type="dxa"/>
            <w:hideMark/>
            <w:tcPrChange w:id="389" w:author="Francis Moigula" w:date="2026-06-04T10:11:00Z" w16du:dateUtc="2026-06-04T15:11:00Z">
              <w:tcPr>
                <w:tcW w:w="220" w:type="dxa"/>
                <w:gridSpan w:val="2"/>
                <w:tcBorders>
                  <w:top w:val="nil"/>
                  <w:left w:val="nil"/>
                  <w:bottom w:val="nil"/>
                  <w:right w:val="nil"/>
                </w:tcBorders>
                <w:vAlign w:val="center"/>
                <w:hideMark/>
              </w:tcPr>
            </w:tcPrChange>
          </w:tcPr>
          <w:p w14:paraId="05118243" w14:textId="2A490C6A" w:rsidR="00795DE7" w:rsidRPr="00795DE7" w:rsidRDefault="00865365" w:rsidP="00795DE7">
            <w:pPr>
              <w:spacing w:before="0"/>
              <w:jc w:val="right"/>
              <w:cnfStyle w:val="000000100000" w:firstRow="0" w:lastRow="0" w:firstColumn="0" w:lastColumn="0" w:oddVBand="0" w:evenVBand="0" w:oddHBand="1" w:evenHBand="0" w:firstRowFirstColumn="0" w:firstRowLastColumn="0" w:lastRowFirstColumn="0" w:lastRowLastColumn="0"/>
              <w:rPr>
                <w:ins w:id="390" w:author="Francis Moigula" w:date="2026-06-03T16:36:00Z" w16du:dateUtc="2026-06-03T21:36:00Z"/>
                <w:rFonts w:eastAsia="Times New Roman" w:cs="Segoe Sans Text"/>
                <w:b/>
                <w:bCs/>
                <w:color w:val="000000"/>
                <w:sz w:val="22"/>
                <w:szCs w:val="22"/>
                <w:lang w:val="en-CA" w:eastAsia="en-CA"/>
                <w:rPrChange w:id="391" w:author="Francis Moigula" w:date="2026-06-03T16:37:00Z" w16du:dateUtc="2026-06-03T21:37:00Z">
                  <w:rPr>
                    <w:ins w:id="392" w:author="Francis Moigula" w:date="2026-06-03T16:36:00Z" w16du:dateUtc="2026-06-03T21:36:00Z"/>
                    <w:rFonts w:ascii="Aptos Narrow" w:eastAsia="Times New Roman" w:hAnsi="Aptos Narrow" w:cs="Times New Roman"/>
                    <w:b/>
                    <w:bCs/>
                    <w:color w:val="000000"/>
                    <w:sz w:val="22"/>
                    <w:szCs w:val="22"/>
                    <w:lang w:val="en-CA" w:eastAsia="en-CA"/>
                  </w:rPr>
                </w:rPrChange>
              </w:rPr>
            </w:pPr>
            <w:ins w:id="393" w:author="Francis Moigula" w:date="2026-06-04T16:23:00Z" w16du:dateUtc="2026-06-04T21:23:00Z">
              <w:r>
                <w:rPr>
                  <w:rFonts w:eastAsia="Times New Roman" w:cs="Segoe Sans Text"/>
                  <w:b/>
                  <w:bCs/>
                  <w:color w:val="000000"/>
                  <w:sz w:val="22"/>
                  <w:szCs w:val="22"/>
                  <w:lang w:val="en-CA" w:eastAsia="en-CA"/>
                </w:rPr>
                <w:t>2</w:t>
              </w:r>
            </w:ins>
          </w:p>
        </w:tc>
        <w:tc>
          <w:tcPr>
            <w:tcW w:w="2958" w:type="dxa"/>
            <w:hideMark/>
            <w:tcPrChange w:id="394" w:author="Francis Moigula" w:date="2026-06-04T10:11:00Z" w16du:dateUtc="2026-06-04T15:11:00Z">
              <w:tcPr>
                <w:tcW w:w="3360" w:type="dxa"/>
                <w:gridSpan w:val="3"/>
                <w:tcBorders>
                  <w:top w:val="nil"/>
                  <w:left w:val="nil"/>
                  <w:bottom w:val="nil"/>
                  <w:right w:val="nil"/>
                </w:tcBorders>
                <w:vAlign w:val="center"/>
                <w:hideMark/>
              </w:tcPr>
            </w:tcPrChange>
          </w:tcPr>
          <w:p w14:paraId="0BBEEF21" w14:textId="5F2C857C" w:rsidR="00795DE7" w:rsidRPr="00795DE7" w:rsidRDefault="00795DE7" w:rsidP="00795DE7">
            <w:pPr>
              <w:spacing w:before="0"/>
              <w:cnfStyle w:val="000000100000" w:firstRow="0" w:lastRow="0" w:firstColumn="0" w:lastColumn="0" w:oddVBand="0" w:evenVBand="0" w:oddHBand="1" w:evenHBand="0" w:firstRowFirstColumn="0" w:firstRowLastColumn="0" w:lastRowFirstColumn="0" w:lastRowLastColumn="0"/>
              <w:rPr>
                <w:ins w:id="395" w:author="Francis Moigula" w:date="2026-06-03T16:36:00Z" w16du:dateUtc="2026-06-03T21:36:00Z"/>
                <w:rFonts w:eastAsia="Times New Roman" w:cs="Segoe Sans Text"/>
                <w:b/>
                <w:bCs/>
                <w:color w:val="000000"/>
                <w:sz w:val="22"/>
                <w:szCs w:val="22"/>
                <w:lang w:val="en-CA" w:eastAsia="en-CA"/>
                <w:rPrChange w:id="396" w:author="Francis Moigula" w:date="2026-06-03T16:37:00Z" w16du:dateUtc="2026-06-03T21:37:00Z">
                  <w:rPr>
                    <w:ins w:id="397" w:author="Francis Moigula" w:date="2026-06-03T16:36:00Z" w16du:dateUtc="2026-06-03T21:36:00Z"/>
                    <w:rFonts w:ascii="Aptos Narrow" w:eastAsia="Times New Roman" w:hAnsi="Aptos Narrow" w:cs="Times New Roman"/>
                    <w:b/>
                    <w:bCs/>
                    <w:color w:val="000000"/>
                    <w:sz w:val="22"/>
                    <w:szCs w:val="22"/>
                    <w:lang w:val="en-CA" w:eastAsia="en-CA"/>
                  </w:rPr>
                </w:rPrChange>
              </w:rPr>
            </w:pPr>
            <w:ins w:id="398" w:author="Francis Moigula" w:date="2026-06-03T16:36:00Z" w16du:dateUtc="2026-06-03T21:36:00Z">
              <w:r w:rsidRPr="00795DE7">
                <w:rPr>
                  <w:rFonts w:eastAsia="Times New Roman" w:cs="Segoe Sans Text"/>
                  <w:b/>
                  <w:bCs/>
                  <w:color w:val="000000"/>
                  <w:sz w:val="22"/>
                  <w:szCs w:val="22"/>
                  <w:lang w:val="en-CA" w:eastAsia="en-CA"/>
                  <w:rPrChange w:id="399" w:author="Francis Moigula" w:date="2026-06-03T16:37:00Z" w16du:dateUtc="2026-06-03T21:37:00Z">
                    <w:rPr>
                      <w:rFonts w:ascii="Aptos Narrow" w:eastAsia="Times New Roman" w:hAnsi="Aptos Narrow" w:cs="Times New Roman"/>
                      <w:b/>
                      <w:bCs/>
                      <w:color w:val="000000"/>
                      <w:sz w:val="22"/>
                      <w:szCs w:val="22"/>
                      <w:lang w:val="en-CA" w:eastAsia="en-CA"/>
                    </w:rPr>
                  </w:rPrChange>
                </w:rPr>
                <w:t>Design Solution</w:t>
              </w:r>
            </w:ins>
            <w:ins w:id="400" w:author="Francis Moigula" w:date="2026-06-04T17:12:00Z" w16du:dateUtc="2026-06-04T22:12:00Z">
              <w:r w:rsidR="002D7736">
                <w:rPr>
                  <w:rFonts w:eastAsia="Times New Roman" w:cs="Segoe Sans Text"/>
                  <w:b/>
                  <w:bCs/>
                  <w:color w:val="000000"/>
                  <w:sz w:val="22"/>
                  <w:szCs w:val="22"/>
                  <w:lang w:val="en-CA" w:eastAsia="en-CA"/>
                </w:rPr>
                <w:t xml:space="preserve">, Data, </w:t>
              </w:r>
            </w:ins>
            <w:ins w:id="401" w:author="Francis Moigula" w:date="2026-06-03T16:36:00Z" w16du:dateUtc="2026-06-03T21:36:00Z">
              <w:r w:rsidRPr="00795DE7">
                <w:rPr>
                  <w:rFonts w:eastAsia="Times New Roman" w:cs="Segoe Sans Text"/>
                  <w:b/>
                  <w:bCs/>
                  <w:color w:val="000000"/>
                  <w:sz w:val="22"/>
                  <w:szCs w:val="22"/>
                  <w:lang w:val="en-CA" w:eastAsia="en-CA"/>
                  <w:rPrChange w:id="402" w:author="Francis Moigula" w:date="2026-06-03T16:37:00Z" w16du:dateUtc="2026-06-03T21:37:00Z">
                    <w:rPr>
                      <w:rFonts w:ascii="Aptos Narrow" w:eastAsia="Times New Roman" w:hAnsi="Aptos Narrow" w:cs="Times New Roman"/>
                      <w:b/>
                      <w:bCs/>
                      <w:color w:val="000000"/>
                      <w:sz w:val="22"/>
                      <w:szCs w:val="22"/>
                      <w:lang w:val="en-CA" w:eastAsia="en-CA"/>
                    </w:rPr>
                  </w:rPrChange>
                </w:rPr>
                <w:t>&amp; Integration Architecture</w:t>
              </w:r>
            </w:ins>
          </w:p>
        </w:tc>
        <w:tc>
          <w:tcPr>
            <w:tcW w:w="6095" w:type="dxa"/>
            <w:hideMark/>
            <w:tcPrChange w:id="403" w:author="Francis Moigula" w:date="2026-06-04T10:11:00Z" w16du:dateUtc="2026-06-04T15:11:00Z">
              <w:tcPr>
                <w:tcW w:w="5260" w:type="dxa"/>
                <w:tcBorders>
                  <w:top w:val="nil"/>
                  <w:left w:val="nil"/>
                  <w:bottom w:val="nil"/>
                  <w:right w:val="nil"/>
                </w:tcBorders>
                <w:vAlign w:val="center"/>
                <w:hideMark/>
              </w:tcPr>
            </w:tcPrChange>
          </w:tcPr>
          <w:p w14:paraId="36E86D9A" w14:textId="23C2D965" w:rsidR="00795DE7" w:rsidRPr="00795DE7" w:rsidRDefault="002C269C" w:rsidP="00795DE7">
            <w:pPr>
              <w:spacing w:before="0"/>
              <w:cnfStyle w:val="000000100000" w:firstRow="0" w:lastRow="0" w:firstColumn="0" w:lastColumn="0" w:oddVBand="0" w:evenVBand="0" w:oddHBand="1" w:evenHBand="0" w:firstRowFirstColumn="0" w:firstRowLastColumn="0" w:lastRowFirstColumn="0" w:lastRowLastColumn="0"/>
              <w:rPr>
                <w:ins w:id="404" w:author="Francis Moigula" w:date="2026-06-03T16:36:00Z" w16du:dateUtc="2026-06-03T21:36:00Z"/>
                <w:rFonts w:eastAsia="Times New Roman" w:cs="Segoe Sans Text"/>
                <w:color w:val="000000"/>
                <w:sz w:val="22"/>
                <w:szCs w:val="22"/>
                <w:lang w:val="en-CA" w:eastAsia="en-CA"/>
                <w:rPrChange w:id="405" w:author="Francis Moigula" w:date="2026-06-03T16:37:00Z" w16du:dateUtc="2026-06-03T21:37:00Z">
                  <w:rPr>
                    <w:ins w:id="406" w:author="Francis Moigula" w:date="2026-06-03T16:36:00Z" w16du:dateUtc="2026-06-03T21:36:00Z"/>
                    <w:rFonts w:ascii="Aptos Narrow" w:eastAsia="Times New Roman" w:hAnsi="Aptos Narrow" w:cs="Times New Roman"/>
                    <w:color w:val="000000"/>
                    <w:sz w:val="22"/>
                    <w:szCs w:val="22"/>
                    <w:lang w:val="en-CA" w:eastAsia="en-CA"/>
                  </w:rPr>
                </w:rPrChange>
              </w:rPr>
            </w:pPr>
            <w:ins w:id="407" w:author="Francis Moigula" w:date="2026-06-04T09:19:00Z" w16du:dateUtc="2026-06-04T14:19:00Z">
              <w:r>
                <w:rPr>
                  <w:rFonts w:eastAsia="Times New Roman" w:cs="Segoe Sans Text"/>
                  <w:color w:val="000000" w:themeColor="text1"/>
                  <w:sz w:val="22"/>
                  <w:szCs w:val="22"/>
                  <w:lang w:val="en-CA" w:eastAsia="en-CA"/>
                </w:rPr>
                <w:t xml:space="preserve">Define the solutions </w:t>
              </w:r>
            </w:ins>
            <w:ins w:id="408" w:author="Francis Moigula" w:date="2026-06-05T09:11:00Z" w16du:dateUtc="2026-06-05T14:11:00Z">
              <w:r w:rsidR="00427920">
                <w:rPr>
                  <w:rFonts w:eastAsia="Times New Roman" w:cs="Segoe Sans Text"/>
                  <w:color w:val="000000" w:themeColor="text1"/>
                  <w:sz w:val="22"/>
                  <w:szCs w:val="22"/>
                  <w:lang w:val="en-CA" w:eastAsia="en-CA"/>
                </w:rPr>
                <w:t xml:space="preserve">scope </w:t>
              </w:r>
            </w:ins>
            <w:ins w:id="409" w:author="Francis Moigula" w:date="2026-06-04T09:19:00Z" w16du:dateUtc="2026-06-04T14:19:00Z">
              <w:r>
                <w:rPr>
                  <w:rFonts w:eastAsia="Times New Roman" w:cs="Segoe Sans Text"/>
                  <w:color w:val="000000" w:themeColor="text1"/>
                  <w:sz w:val="22"/>
                  <w:szCs w:val="22"/>
                  <w:lang w:val="en-CA" w:eastAsia="en-CA"/>
                </w:rPr>
                <w:t>and a</w:t>
              </w:r>
            </w:ins>
            <w:commentRangeStart w:id="410"/>
            <w:commentRangeStart w:id="411"/>
            <w:ins w:id="412" w:author="Francis Moigula" w:date="2026-06-03T16:36:00Z" w16du:dateUtc="2026-06-03T21:36:00Z">
              <w:r w:rsidR="00795DE7" w:rsidRPr="2F6AC387">
                <w:rPr>
                  <w:rFonts w:eastAsia="Times New Roman" w:cs="Segoe Sans Text"/>
                  <w:color w:val="000000" w:themeColor="text1"/>
                  <w:sz w:val="22"/>
                  <w:szCs w:val="22"/>
                  <w:lang w:val="en-CA" w:eastAsia="en-CA"/>
                  <w:rPrChange w:id="413" w:author="Francis Moigula" w:date="2026-06-03T16:37:00Z" w16du:dateUtc="2026-06-03T21:37:00Z">
                    <w:rPr>
                      <w:rFonts w:ascii="Aptos Narrow" w:eastAsia="Times New Roman" w:hAnsi="Aptos Narrow" w:cs="Times New Roman"/>
                      <w:color w:val="000000"/>
                      <w:sz w:val="22"/>
                      <w:szCs w:val="22"/>
                      <w:lang w:val="en-CA" w:eastAsia="en-CA"/>
                    </w:rPr>
                  </w:rPrChange>
                </w:rPr>
                <w:t xml:space="preserve">rchitect end-to-end systems, data flows, and integration </w:t>
              </w:r>
            </w:ins>
            <w:ins w:id="414" w:author="Francis Moigula" w:date="2026-06-05T09:11:00Z" w16du:dateUtc="2026-06-05T14:11:00Z">
              <w:r w:rsidR="00427920">
                <w:rPr>
                  <w:rFonts w:eastAsia="Times New Roman" w:cs="Segoe Sans Text"/>
                  <w:color w:val="000000" w:themeColor="text1"/>
                  <w:sz w:val="22"/>
                  <w:szCs w:val="22"/>
                  <w:lang w:val="en-CA" w:eastAsia="en-CA"/>
                </w:rPr>
                <w:t>architecture</w:t>
              </w:r>
            </w:ins>
            <w:ins w:id="415" w:author="Francis Moigula" w:date="2026-06-03T16:36:00Z" w16du:dateUtc="2026-06-03T21:36:00Z">
              <w:r w:rsidR="00795DE7">
                <w:rPr>
                  <w:rFonts w:eastAsia="Times New Roman" w:cs="Segoe Sans Text"/>
                  <w:color w:val="000000" w:themeColor="text1"/>
                  <w:sz w:val="22"/>
                  <w:szCs w:val="22"/>
                  <w:lang w:val="en-CA" w:eastAsia="en-CA"/>
                </w:rPr>
                <w:t xml:space="preserve"> </w:t>
              </w:r>
              <w:r w:rsidR="00795DE7" w:rsidRPr="2F6AC387">
                <w:rPr>
                  <w:rFonts w:eastAsia="Times New Roman" w:cs="Segoe Sans Text"/>
                  <w:color w:val="000000" w:themeColor="text1"/>
                  <w:sz w:val="22"/>
                  <w:szCs w:val="22"/>
                  <w:lang w:val="en-CA" w:eastAsia="en-CA"/>
                  <w:rPrChange w:id="416" w:author="Francis Moigula" w:date="2026-06-03T16:37:00Z" w16du:dateUtc="2026-06-03T21:37:00Z">
                    <w:rPr>
                      <w:rFonts w:ascii="Aptos Narrow" w:eastAsia="Times New Roman" w:hAnsi="Aptos Narrow" w:cs="Times New Roman"/>
                      <w:color w:val="000000"/>
                      <w:sz w:val="22"/>
                      <w:szCs w:val="22"/>
                      <w:lang w:val="en-CA" w:eastAsia="en-CA"/>
                    </w:rPr>
                  </w:rPrChange>
                </w:rPr>
                <w:t>to ensure interoperability across vendor</w:t>
              </w:r>
              <w:r w:rsidR="00795DE7">
                <w:rPr>
                  <w:rFonts w:eastAsia="Times New Roman" w:cs="Segoe Sans Text"/>
                  <w:color w:val="000000" w:themeColor="text1"/>
                  <w:sz w:val="22"/>
                  <w:szCs w:val="22"/>
                  <w:lang w:val="en-CA" w:eastAsia="en-CA"/>
                </w:rPr>
                <w:t xml:space="preserve"> </w:t>
              </w:r>
              <w:r w:rsidR="00795DE7" w:rsidRPr="2F6AC387">
                <w:rPr>
                  <w:rFonts w:eastAsia="Times New Roman" w:cs="Segoe Sans Text"/>
                  <w:color w:val="000000" w:themeColor="text1"/>
                  <w:sz w:val="22"/>
                  <w:szCs w:val="22"/>
                  <w:lang w:val="en-CA" w:eastAsia="en-CA"/>
                  <w:rPrChange w:id="417" w:author="Francis Moigula" w:date="2026-06-03T16:37:00Z" w16du:dateUtc="2026-06-03T21:37:00Z">
                    <w:rPr>
                      <w:rFonts w:ascii="Aptos Narrow" w:eastAsia="Times New Roman" w:hAnsi="Aptos Narrow" w:cs="Times New Roman"/>
                      <w:color w:val="000000"/>
                      <w:sz w:val="22"/>
                      <w:szCs w:val="22"/>
                      <w:lang w:val="en-CA" w:eastAsia="en-CA"/>
                    </w:rPr>
                  </w:rPrChange>
                </w:rPr>
                <w:t>applications</w:t>
              </w:r>
              <w:r w:rsidR="00795DE7">
                <w:rPr>
                  <w:rFonts w:eastAsia="Times New Roman" w:cs="Segoe Sans Text"/>
                  <w:color w:val="000000" w:themeColor="text1"/>
                  <w:sz w:val="22"/>
                  <w:szCs w:val="22"/>
                  <w:lang w:val="en-CA" w:eastAsia="en-CA"/>
                </w:rPr>
                <w:t xml:space="preserve"> </w:t>
              </w:r>
              <w:r w:rsidR="00795DE7" w:rsidRPr="2F6AC387">
                <w:rPr>
                  <w:rFonts w:eastAsia="Times New Roman" w:cs="Segoe Sans Text"/>
                  <w:color w:val="000000" w:themeColor="text1"/>
                  <w:sz w:val="22"/>
                  <w:szCs w:val="22"/>
                  <w:lang w:val="en-CA" w:eastAsia="en-CA"/>
                  <w:rPrChange w:id="418" w:author="Francis Moigula" w:date="2026-06-03T16:37:00Z" w16du:dateUtc="2026-06-03T21:37:00Z">
                    <w:rPr>
                      <w:rFonts w:ascii="Aptos Narrow" w:eastAsia="Times New Roman" w:hAnsi="Aptos Narrow" w:cs="Times New Roman"/>
                      <w:color w:val="000000"/>
                      <w:sz w:val="22"/>
                      <w:szCs w:val="22"/>
                      <w:lang w:val="en-CA" w:eastAsia="en-CA"/>
                    </w:rPr>
                  </w:rPrChange>
                </w:rPr>
                <w:t>and enterprise ecosystems.</w:t>
              </w:r>
            </w:ins>
            <w:commentRangeEnd w:id="410"/>
            <w:r w:rsidR="0047404C" w:rsidRPr="00795DE7">
              <w:rPr>
                <w:rStyle w:val="CommentReference"/>
                <w:rFonts w:eastAsia="Times New Roman" w:cs="Segoe Sans Text"/>
                <w:color w:val="000000"/>
                <w:sz w:val="22"/>
                <w:szCs w:val="22"/>
                <w:lang w:val="en-CA" w:eastAsia="en-CA"/>
                <w:rPrChange w:id="419" w:author="Francis Moigula" w:date="2026-06-03T16:37:00Z" w16du:dateUtc="2026-06-03T21:37:00Z">
                  <w:rPr>
                    <w:rStyle w:val="CommentReference"/>
                    <w:rFonts w:ascii="Aptos Narrow" w:eastAsia="Times New Roman" w:hAnsi="Aptos Narrow" w:cs="Times New Roman"/>
                    <w:color w:val="000000"/>
                    <w:sz w:val="22"/>
                    <w:szCs w:val="22"/>
                    <w:lang w:val="en-CA" w:eastAsia="en-CA"/>
                  </w:rPr>
                </w:rPrChange>
              </w:rPr>
              <w:commentReference w:id="410"/>
            </w:r>
            <w:commentRangeEnd w:id="411"/>
            <w:r w:rsidRPr="00795DE7">
              <w:rPr>
                <w:rStyle w:val="CommentReference"/>
                <w:rFonts w:eastAsia="Times New Roman" w:cs="Segoe Sans Text"/>
                <w:color w:val="000000"/>
                <w:sz w:val="22"/>
                <w:szCs w:val="22"/>
                <w:lang w:val="en-CA" w:eastAsia="en-CA"/>
                <w:rPrChange w:id="421" w:author="Francis Moigula" w:date="2026-06-03T16:37:00Z" w16du:dateUtc="2026-06-03T21:37:00Z">
                  <w:rPr>
                    <w:rStyle w:val="CommentReference"/>
                    <w:rFonts w:ascii="Aptos Narrow" w:eastAsia="Times New Roman" w:hAnsi="Aptos Narrow" w:cs="Times New Roman"/>
                    <w:color w:val="000000"/>
                    <w:sz w:val="22"/>
                    <w:szCs w:val="22"/>
                    <w:lang w:val="en-CA" w:eastAsia="en-CA"/>
                  </w:rPr>
                </w:rPrChange>
              </w:rPr>
              <w:commentReference w:id="411"/>
            </w:r>
          </w:p>
        </w:tc>
      </w:tr>
      <w:tr w:rsidR="00865365" w:rsidRPr="00795DE7" w14:paraId="33512CB9" w14:textId="77777777" w:rsidTr="00551AF4">
        <w:trPr>
          <w:cnfStyle w:val="000000010000" w:firstRow="0" w:lastRow="0" w:firstColumn="0" w:lastColumn="0" w:oddVBand="0" w:evenVBand="0" w:oddHBand="0" w:evenHBand="1" w:firstRowFirstColumn="0" w:firstRowLastColumn="0" w:lastRowFirstColumn="0" w:lastRowLastColumn="0"/>
          <w:trHeight w:val="1200"/>
          <w:ins w:id="422" w:author="Francis Moigula" w:date="2026-06-04T16:23:00Z"/>
          <w:trPrChange w:id="423" w:author="Francis Moigula" w:date="2026-06-05T15:23:00Z" w16du:dateUtc="2026-06-05T22:23:00Z">
            <w:trPr>
              <w:gridAfter w:val="0"/>
              <w:trHeight w:val="1200"/>
            </w:trPr>
          </w:trPrChange>
        </w:trPr>
        <w:tc>
          <w:tcPr>
            <w:tcW w:w="303" w:type="dxa"/>
            <w:hideMark/>
            <w:tcPrChange w:id="424" w:author="Francis Moigula" w:date="2026-06-05T15:23:00Z" w16du:dateUtc="2026-06-05T22:23:00Z">
              <w:tcPr>
                <w:tcW w:w="303" w:type="dxa"/>
                <w:hideMark/>
              </w:tcPr>
            </w:tcPrChange>
          </w:tcPr>
          <w:p w14:paraId="11D71D29" w14:textId="50B9361B" w:rsidR="00865365" w:rsidRPr="00606C8A" w:rsidRDefault="00865365" w:rsidP="00E36049">
            <w:pPr>
              <w:spacing w:before="0"/>
              <w:jc w:val="right"/>
              <w:cnfStyle w:val="000000010000" w:firstRow="0" w:lastRow="0" w:firstColumn="0" w:lastColumn="0" w:oddVBand="0" w:evenVBand="0" w:oddHBand="0" w:evenHBand="1" w:firstRowFirstColumn="0" w:firstRowLastColumn="0" w:lastRowFirstColumn="0" w:lastRowLastColumn="0"/>
              <w:rPr>
                <w:ins w:id="425" w:author="Francis Moigula" w:date="2026-06-04T16:23:00Z" w16du:dateUtc="2026-06-04T21:23:00Z"/>
                <w:rFonts w:eastAsia="Times New Roman" w:cs="Segoe Sans Text"/>
                <w:b/>
                <w:bCs/>
                <w:color w:val="000000"/>
                <w:sz w:val="22"/>
                <w:szCs w:val="22"/>
                <w:lang w:val="en-CA" w:eastAsia="en-CA"/>
              </w:rPr>
            </w:pPr>
            <w:ins w:id="426" w:author="Francis Moigula" w:date="2026-06-04T16:23:00Z" w16du:dateUtc="2026-06-04T21:23:00Z">
              <w:r>
                <w:rPr>
                  <w:rFonts w:eastAsia="Times New Roman" w:cs="Segoe Sans Text"/>
                  <w:b/>
                  <w:bCs/>
                  <w:color w:val="000000"/>
                  <w:sz w:val="22"/>
                  <w:szCs w:val="22"/>
                  <w:lang w:val="en-CA" w:eastAsia="en-CA"/>
                </w:rPr>
                <w:t>3</w:t>
              </w:r>
            </w:ins>
          </w:p>
        </w:tc>
        <w:tc>
          <w:tcPr>
            <w:tcW w:w="2958" w:type="dxa"/>
            <w:hideMark/>
            <w:tcPrChange w:id="427" w:author="Francis Moigula" w:date="2026-06-05T15:23:00Z" w16du:dateUtc="2026-06-05T22:23:00Z">
              <w:tcPr>
                <w:tcW w:w="3331" w:type="dxa"/>
                <w:gridSpan w:val="3"/>
                <w:hideMark/>
              </w:tcPr>
            </w:tcPrChange>
          </w:tcPr>
          <w:p w14:paraId="048670F6" w14:textId="1C92715E" w:rsidR="00865365" w:rsidRPr="00606C8A" w:rsidRDefault="00865365" w:rsidP="00E36049">
            <w:pPr>
              <w:spacing w:before="0"/>
              <w:cnfStyle w:val="000000010000" w:firstRow="0" w:lastRow="0" w:firstColumn="0" w:lastColumn="0" w:oddVBand="0" w:evenVBand="0" w:oddHBand="0" w:evenHBand="1" w:firstRowFirstColumn="0" w:firstRowLastColumn="0" w:lastRowFirstColumn="0" w:lastRowLastColumn="0"/>
              <w:rPr>
                <w:ins w:id="428" w:author="Francis Moigula" w:date="2026-06-04T16:23:00Z" w16du:dateUtc="2026-06-04T21:23:00Z"/>
                <w:rFonts w:eastAsia="Times New Roman" w:cs="Segoe Sans Text"/>
                <w:b/>
                <w:bCs/>
                <w:color w:val="000000"/>
                <w:sz w:val="22"/>
                <w:szCs w:val="22"/>
                <w:lang w:val="en-CA" w:eastAsia="en-CA"/>
              </w:rPr>
            </w:pPr>
            <w:ins w:id="429" w:author="Francis Moigula" w:date="2026-06-04T16:23:00Z" w16du:dateUtc="2026-06-04T21:23:00Z">
              <w:r w:rsidRPr="00606C8A">
                <w:rPr>
                  <w:rFonts w:eastAsia="Times New Roman" w:cs="Segoe Sans Text"/>
                  <w:b/>
                  <w:bCs/>
                  <w:color w:val="000000"/>
                  <w:sz w:val="22"/>
                  <w:szCs w:val="22"/>
                  <w:lang w:val="en-CA" w:eastAsia="en-CA"/>
                </w:rPr>
                <w:t>Secure the Platform</w:t>
              </w:r>
            </w:ins>
          </w:p>
        </w:tc>
        <w:tc>
          <w:tcPr>
            <w:tcW w:w="6095" w:type="dxa"/>
            <w:hideMark/>
            <w:tcPrChange w:id="430" w:author="Francis Moigula" w:date="2026-06-05T15:23:00Z" w16du:dateUtc="2026-06-05T22:23:00Z">
              <w:tcPr>
                <w:tcW w:w="5206" w:type="dxa"/>
                <w:gridSpan w:val="2"/>
                <w:hideMark/>
              </w:tcPr>
            </w:tcPrChange>
          </w:tcPr>
          <w:p w14:paraId="34A83049" w14:textId="72B2D5E8" w:rsidR="00865365" w:rsidRPr="00606C8A" w:rsidRDefault="00427920" w:rsidP="00E36049">
            <w:pPr>
              <w:spacing w:before="0"/>
              <w:cnfStyle w:val="000000010000" w:firstRow="0" w:lastRow="0" w:firstColumn="0" w:lastColumn="0" w:oddVBand="0" w:evenVBand="0" w:oddHBand="0" w:evenHBand="1" w:firstRowFirstColumn="0" w:firstRowLastColumn="0" w:lastRowFirstColumn="0" w:lastRowLastColumn="0"/>
              <w:rPr>
                <w:ins w:id="431" w:author="Francis Moigula" w:date="2026-06-04T16:23:00Z" w16du:dateUtc="2026-06-04T21:23:00Z"/>
                <w:rFonts w:eastAsia="Times New Roman" w:cs="Segoe Sans Text"/>
                <w:color w:val="000000"/>
                <w:sz w:val="22"/>
                <w:szCs w:val="22"/>
                <w:lang w:val="en-CA" w:eastAsia="en-CA"/>
              </w:rPr>
            </w:pPr>
            <w:ins w:id="432" w:author="Francis Moigula" w:date="2026-06-05T09:10:00Z" w16du:dateUtc="2026-06-05T14:10:00Z">
              <w:r w:rsidRPr="00427920">
                <w:rPr>
                  <w:rFonts w:eastAsia="Times New Roman" w:cs="Segoe Sans Text"/>
                  <w:color w:val="000000"/>
                  <w:sz w:val="22"/>
                  <w:szCs w:val="22"/>
                  <w:lang w:val="en-CA" w:eastAsia="en-CA"/>
                </w:rPr>
                <w:t>Implement Agent 365 to establish a secure and governed AI platform that embeds</w:t>
              </w:r>
            </w:ins>
            <w:ins w:id="433" w:author="Francis Moigula" w:date="2026-06-04T16:23:00Z" w16du:dateUtc="2026-06-04T21:23:00Z">
              <w:r w:rsidR="00865365" w:rsidRPr="00606C8A">
                <w:rPr>
                  <w:rFonts w:eastAsia="Times New Roman" w:cs="Segoe Sans Text"/>
                  <w:color w:val="000000"/>
                  <w:sz w:val="22"/>
                  <w:szCs w:val="22"/>
                  <w:lang w:val="en-CA" w:eastAsia="en-CA"/>
                </w:rPr>
                <w:t xml:space="preserve"> security, audit, compliance, privacy, and risk management controls</w:t>
              </w:r>
            </w:ins>
            <w:ins w:id="434" w:author="Francis Moigula" w:date="2026-06-05T09:10:00Z" w16du:dateUtc="2026-06-05T14:10:00Z">
              <w:r w:rsidRPr="00427920">
                <w:rPr>
                  <w:rFonts w:eastAsia="Times New Roman" w:cs="Segoe Sans Text"/>
                  <w:color w:val="000000"/>
                  <w:sz w:val="22"/>
                  <w:szCs w:val="22"/>
                  <w:lang w:val="en-CA" w:eastAsia="en-CA"/>
                </w:rPr>
                <w:t>, safeguarding enterprise</w:t>
              </w:r>
            </w:ins>
            <w:ins w:id="435" w:author="Francis Moigula" w:date="2026-06-04T16:23:00Z" w16du:dateUtc="2026-06-04T21:23:00Z">
              <w:r w:rsidR="00865365" w:rsidRPr="00606C8A">
                <w:rPr>
                  <w:rFonts w:eastAsia="Times New Roman" w:cs="Segoe Sans Text"/>
                  <w:color w:val="000000"/>
                  <w:sz w:val="22"/>
                  <w:szCs w:val="22"/>
                  <w:lang w:val="en-CA" w:eastAsia="en-CA"/>
                </w:rPr>
                <w:t xml:space="preserve"> data, </w:t>
              </w:r>
            </w:ins>
            <w:ins w:id="436" w:author="Francis Moigula" w:date="2026-06-05T09:10:00Z" w16du:dateUtc="2026-06-05T14:10:00Z">
              <w:r w:rsidRPr="00427920">
                <w:rPr>
                  <w:rFonts w:eastAsia="Times New Roman" w:cs="Segoe Sans Text"/>
                  <w:color w:val="000000"/>
                  <w:sz w:val="22"/>
                  <w:szCs w:val="22"/>
                  <w:lang w:val="en-CA" w:eastAsia="en-CA"/>
                </w:rPr>
                <w:t>ensuring</w:t>
              </w:r>
            </w:ins>
            <w:ins w:id="437" w:author="Francis Moigula" w:date="2026-06-04T16:23:00Z" w16du:dateUtc="2026-06-04T21:23:00Z">
              <w:r w:rsidR="00865365" w:rsidRPr="00606C8A">
                <w:rPr>
                  <w:rFonts w:eastAsia="Times New Roman" w:cs="Segoe Sans Text"/>
                  <w:color w:val="000000"/>
                  <w:sz w:val="22"/>
                  <w:szCs w:val="22"/>
                  <w:lang w:val="en-CA" w:eastAsia="en-CA"/>
                </w:rPr>
                <w:t xml:space="preserve"> regulatory </w:t>
              </w:r>
            </w:ins>
            <w:ins w:id="438" w:author="Francis Moigula" w:date="2026-06-05T09:10:00Z" w16du:dateUtc="2026-06-05T14:10:00Z">
              <w:r w:rsidRPr="00427920">
                <w:rPr>
                  <w:rFonts w:eastAsia="Times New Roman" w:cs="Segoe Sans Text"/>
                  <w:color w:val="000000"/>
                  <w:sz w:val="22"/>
                  <w:szCs w:val="22"/>
                  <w:lang w:val="en-CA" w:eastAsia="en-CA"/>
                </w:rPr>
                <w:t>compliance, and enabling</w:t>
              </w:r>
            </w:ins>
            <w:ins w:id="439" w:author="Francis Moigula" w:date="2026-06-04T16:23:00Z" w16du:dateUtc="2026-06-04T21:23:00Z">
              <w:r w:rsidR="00865365" w:rsidRPr="00606C8A">
                <w:rPr>
                  <w:rFonts w:eastAsia="Times New Roman" w:cs="Segoe Sans Text"/>
                  <w:color w:val="000000"/>
                  <w:sz w:val="22"/>
                  <w:szCs w:val="22"/>
                  <w:lang w:val="en-CA" w:eastAsia="en-CA"/>
                </w:rPr>
                <w:t xml:space="preserve"> trusted AI operations</w:t>
              </w:r>
            </w:ins>
            <w:ins w:id="440" w:author="Francis Moigula" w:date="2026-06-05T09:10:00Z" w16du:dateUtc="2026-06-05T14:10:00Z">
              <w:r w:rsidRPr="00427920">
                <w:rPr>
                  <w:rFonts w:eastAsia="Times New Roman" w:cs="Segoe Sans Text"/>
                  <w:color w:val="000000"/>
                  <w:sz w:val="22"/>
                  <w:szCs w:val="22"/>
                  <w:lang w:val="en-CA" w:eastAsia="en-CA"/>
                </w:rPr>
                <w:t xml:space="preserve"> at scale</w:t>
              </w:r>
            </w:ins>
            <w:ins w:id="441" w:author="Francis Moigula" w:date="2026-06-04T16:23:00Z" w16du:dateUtc="2026-06-04T21:23:00Z">
              <w:r w:rsidR="00865365" w:rsidRPr="00606C8A">
                <w:rPr>
                  <w:rFonts w:eastAsia="Times New Roman" w:cs="Segoe Sans Text"/>
                  <w:color w:val="000000"/>
                  <w:sz w:val="22"/>
                  <w:szCs w:val="22"/>
                  <w:lang w:val="en-CA" w:eastAsia="en-CA"/>
                </w:rPr>
                <w:t>.</w:t>
              </w:r>
            </w:ins>
          </w:p>
        </w:tc>
      </w:tr>
      <w:tr w:rsidR="00B3699A" w:rsidRPr="00B3699A" w14:paraId="3C6B0A81" w14:textId="77777777" w:rsidTr="00551AF4">
        <w:trPr>
          <w:cnfStyle w:val="000000100000" w:firstRow="0" w:lastRow="0" w:firstColumn="0" w:lastColumn="0" w:oddVBand="0" w:evenVBand="0" w:oddHBand="1" w:evenHBand="0" w:firstRowFirstColumn="0" w:firstRowLastColumn="0" w:lastRowFirstColumn="0" w:lastRowLastColumn="0"/>
          <w:trHeight w:val="20"/>
          <w:ins w:id="442" w:author="Francis Moigula" w:date="2026-06-05T17:05:00Z"/>
          <w:trPrChange w:id="443" w:author="Francis Moigula" w:date="2026-06-05T17:06:00Z" w16du:dateUtc="2026-06-05T22:06:00Z">
            <w:trPr>
              <w:gridAfter w:val="0"/>
              <w:trHeight w:val="1200"/>
            </w:trPr>
          </w:trPrChange>
        </w:trPr>
        <w:tc>
          <w:tcPr>
            <w:tcW w:w="9356" w:type="dxa"/>
            <w:gridSpan w:val="3"/>
            <w:tcPrChange w:id="444" w:author="Francis Moigula" w:date="2026-06-05T17:06:00Z" w16du:dateUtc="2026-06-05T22:06:00Z">
              <w:tcPr>
                <w:tcW w:w="8840" w:type="dxa"/>
                <w:gridSpan w:val="6"/>
              </w:tcPr>
            </w:tcPrChange>
          </w:tcPr>
          <w:p w14:paraId="177346AD" w14:textId="75D3D5D3" w:rsidR="00B3699A" w:rsidRPr="00B3699A" w:rsidRDefault="00B3699A">
            <w:pPr>
              <w:spacing w:before="0"/>
              <w:cnfStyle w:val="000000100000" w:firstRow="0" w:lastRow="0" w:firstColumn="0" w:lastColumn="0" w:oddVBand="0" w:evenVBand="0" w:oddHBand="1" w:evenHBand="0" w:firstRowFirstColumn="0" w:firstRowLastColumn="0" w:lastRowFirstColumn="0" w:lastRowLastColumn="0"/>
              <w:rPr>
                <w:ins w:id="445" w:author="Francis Moigula" w:date="2026-06-05T17:05:00Z" w16du:dateUtc="2026-06-05T22:05:00Z"/>
                <w:rFonts w:eastAsia="Times New Roman" w:cs="Segoe Sans Text"/>
                <w:b/>
                <w:bCs/>
                <w:color w:val="000000"/>
                <w:sz w:val="22"/>
                <w:szCs w:val="22"/>
                <w:lang w:val="en-CA" w:eastAsia="en-CA"/>
                <w:rPrChange w:id="446" w:author="Francis Moigula" w:date="2026-06-05T17:06:00Z" w16du:dateUtc="2026-06-05T22:06:00Z">
                  <w:rPr>
                    <w:ins w:id="447" w:author="Francis Moigula" w:date="2026-06-05T17:05:00Z" w16du:dateUtc="2026-06-05T22:05:00Z"/>
                    <w:rFonts w:eastAsia="Times New Roman" w:cs="Segoe Sans Text"/>
                    <w:color w:val="000000"/>
                    <w:sz w:val="22"/>
                    <w:szCs w:val="22"/>
                    <w:lang w:val="en-CA" w:eastAsia="en-CA"/>
                  </w:rPr>
                </w:rPrChange>
              </w:rPr>
            </w:pPr>
            <w:ins w:id="448" w:author="Francis Moigula" w:date="2026-06-05T17:06:00Z">
              <w:r w:rsidRPr="00B3699A">
                <w:rPr>
                  <w:rFonts w:eastAsia="Times New Roman" w:cs="Segoe Sans Text"/>
                  <w:b/>
                  <w:bCs/>
                  <w:color w:val="000000"/>
                  <w:sz w:val="22"/>
                  <w:szCs w:val="22"/>
                  <w:lang w:eastAsia="en-CA"/>
                  <w:rPrChange w:id="449" w:author="Francis Moigula" w:date="2026-06-05T17:06:00Z" w16du:dateUtc="2026-06-05T22:06:00Z">
                    <w:rPr>
                      <w:rFonts w:eastAsia="Times New Roman" w:cs="Segoe Sans Text"/>
                      <w:color w:val="000000"/>
                      <w:sz w:val="22"/>
                      <w:szCs w:val="22"/>
                      <w:lang w:eastAsia="en-CA"/>
                    </w:rPr>
                  </w:rPrChange>
                </w:rPr>
                <w:t>Build &amp; Deliver AI Solutions</w:t>
              </w:r>
            </w:ins>
          </w:p>
        </w:tc>
      </w:tr>
      <w:tr w:rsidR="00795DE7" w:rsidRPr="00795DE7" w14:paraId="0100F9BE" w14:textId="77777777" w:rsidTr="00551AF4">
        <w:tblPrEx>
          <w:tblPrExChange w:id="450" w:author="Francis Moigula" w:date="2026-06-04T10:11:00Z" w16du:dateUtc="2026-06-04T15:11:00Z">
            <w:tblPrEx>
              <w:tblBorders>
                <w:top w:val="none" w:sz="0" w:space="0" w:color="auto"/>
                <w:bottom w:val="none" w:sz="0" w:space="0" w:color="auto"/>
                <w:insideH w:val="none" w:sz="0" w:space="0" w:color="auto"/>
                <w:insideV w:val="none" w:sz="0" w:space="0" w:color="auto"/>
              </w:tblBorders>
              <w:tblCellMar>
                <w:top w:w="0" w:type="dxa"/>
                <w:left w:w="108" w:type="dxa"/>
                <w:bottom w:w="0" w:type="dxa"/>
                <w:right w:w="108" w:type="dxa"/>
              </w:tblCellMar>
            </w:tblPrEx>
          </w:tblPrExChange>
        </w:tblPrEx>
        <w:trPr>
          <w:cnfStyle w:val="000000010000" w:firstRow="0" w:lastRow="0" w:firstColumn="0" w:lastColumn="0" w:oddVBand="0" w:evenVBand="0" w:oddHBand="0" w:evenHBand="1" w:firstRowFirstColumn="0" w:firstRowLastColumn="0" w:lastRowFirstColumn="0" w:lastRowLastColumn="0"/>
          <w:trHeight w:val="1215"/>
          <w:ins w:id="451" w:author="Francis Moigula" w:date="2026-06-03T16:36:00Z"/>
          <w:trPrChange w:id="452" w:author="Francis Moigula" w:date="2026-06-04T10:11:00Z" w16du:dateUtc="2026-06-04T15:11:00Z">
            <w:trPr>
              <w:gridAfter w:val="0"/>
              <w:trHeight w:val="1500"/>
            </w:trPr>
          </w:trPrChange>
        </w:trPr>
        <w:tc>
          <w:tcPr>
            <w:tcW w:w="303" w:type="dxa"/>
            <w:hideMark/>
            <w:tcPrChange w:id="453" w:author="Francis Moigula" w:date="2026-06-04T10:11:00Z" w16du:dateUtc="2026-06-04T15:11:00Z">
              <w:tcPr>
                <w:tcW w:w="220" w:type="dxa"/>
                <w:gridSpan w:val="2"/>
                <w:tcBorders>
                  <w:top w:val="nil"/>
                  <w:left w:val="nil"/>
                  <w:bottom w:val="nil"/>
                  <w:right w:val="nil"/>
                </w:tcBorders>
                <w:vAlign w:val="center"/>
                <w:hideMark/>
              </w:tcPr>
            </w:tcPrChange>
          </w:tcPr>
          <w:p w14:paraId="51320329" w14:textId="77777777" w:rsidR="00795DE7" w:rsidRPr="00795DE7" w:rsidRDefault="00795DE7" w:rsidP="00795DE7">
            <w:pPr>
              <w:spacing w:before="0"/>
              <w:jc w:val="right"/>
              <w:cnfStyle w:val="000000010000" w:firstRow="0" w:lastRow="0" w:firstColumn="0" w:lastColumn="0" w:oddVBand="0" w:evenVBand="0" w:oddHBand="0" w:evenHBand="1" w:firstRowFirstColumn="0" w:firstRowLastColumn="0" w:lastRowFirstColumn="0" w:lastRowLastColumn="0"/>
              <w:rPr>
                <w:ins w:id="454" w:author="Francis Moigula" w:date="2026-06-03T16:36:00Z" w16du:dateUtc="2026-06-03T21:36:00Z"/>
                <w:rFonts w:eastAsia="Times New Roman" w:cs="Segoe Sans Text"/>
                <w:b/>
                <w:bCs/>
                <w:color w:val="000000"/>
                <w:sz w:val="22"/>
                <w:szCs w:val="22"/>
                <w:lang w:val="en-CA" w:eastAsia="en-CA"/>
                <w:rPrChange w:id="455" w:author="Francis Moigula" w:date="2026-06-03T16:37:00Z" w16du:dateUtc="2026-06-03T21:37:00Z">
                  <w:rPr>
                    <w:ins w:id="456" w:author="Francis Moigula" w:date="2026-06-03T16:36:00Z" w16du:dateUtc="2026-06-03T21:36:00Z"/>
                    <w:rFonts w:ascii="Aptos Narrow" w:eastAsia="Times New Roman" w:hAnsi="Aptos Narrow" w:cs="Times New Roman"/>
                    <w:b/>
                    <w:bCs/>
                    <w:color w:val="000000"/>
                    <w:sz w:val="22"/>
                    <w:szCs w:val="22"/>
                    <w:lang w:val="en-CA" w:eastAsia="en-CA"/>
                  </w:rPr>
                </w:rPrChange>
              </w:rPr>
            </w:pPr>
            <w:ins w:id="457" w:author="Francis Moigula" w:date="2026-06-03T16:36:00Z" w16du:dateUtc="2026-06-03T21:36:00Z">
              <w:r w:rsidRPr="00795DE7">
                <w:rPr>
                  <w:rFonts w:eastAsia="Times New Roman" w:cs="Segoe Sans Text"/>
                  <w:b/>
                  <w:bCs/>
                  <w:color w:val="000000"/>
                  <w:sz w:val="22"/>
                  <w:szCs w:val="22"/>
                  <w:lang w:val="en-CA" w:eastAsia="en-CA"/>
                  <w:rPrChange w:id="458" w:author="Francis Moigula" w:date="2026-06-03T16:37:00Z" w16du:dateUtc="2026-06-03T21:37:00Z">
                    <w:rPr>
                      <w:rFonts w:ascii="Aptos Narrow" w:eastAsia="Times New Roman" w:hAnsi="Aptos Narrow" w:cs="Times New Roman"/>
                      <w:b/>
                      <w:bCs/>
                      <w:color w:val="000000"/>
                      <w:sz w:val="22"/>
                      <w:szCs w:val="22"/>
                      <w:lang w:val="en-CA" w:eastAsia="en-CA"/>
                    </w:rPr>
                  </w:rPrChange>
                </w:rPr>
                <w:t>4</w:t>
              </w:r>
            </w:ins>
          </w:p>
        </w:tc>
        <w:tc>
          <w:tcPr>
            <w:tcW w:w="2958" w:type="dxa"/>
            <w:hideMark/>
            <w:tcPrChange w:id="459" w:author="Francis Moigula" w:date="2026-06-04T10:11:00Z" w16du:dateUtc="2026-06-04T15:11:00Z">
              <w:tcPr>
                <w:tcW w:w="3360" w:type="dxa"/>
                <w:gridSpan w:val="3"/>
                <w:tcBorders>
                  <w:top w:val="nil"/>
                  <w:left w:val="nil"/>
                  <w:bottom w:val="nil"/>
                  <w:right w:val="nil"/>
                </w:tcBorders>
                <w:vAlign w:val="center"/>
                <w:hideMark/>
              </w:tcPr>
            </w:tcPrChange>
          </w:tcPr>
          <w:p w14:paraId="06B02087" w14:textId="77777777" w:rsidR="00795DE7" w:rsidRPr="00795DE7" w:rsidRDefault="00795DE7" w:rsidP="00795DE7">
            <w:pPr>
              <w:spacing w:before="0"/>
              <w:cnfStyle w:val="000000010000" w:firstRow="0" w:lastRow="0" w:firstColumn="0" w:lastColumn="0" w:oddVBand="0" w:evenVBand="0" w:oddHBand="0" w:evenHBand="1" w:firstRowFirstColumn="0" w:firstRowLastColumn="0" w:lastRowFirstColumn="0" w:lastRowLastColumn="0"/>
              <w:rPr>
                <w:ins w:id="460" w:author="Francis Moigula" w:date="2026-06-03T16:36:00Z" w16du:dateUtc="2026-06-03T21:36:00Z"/>
                <w:rFonts w:eastAsia="Times New Roman" w:cs="Segoe Sans Text"/>
                <w:b/>
                <w:bCs/>
                <w:color w:val="000000"/>
                <w:sz w:val="22"/>
                <w:szCs w:val="22"/>
                <w:lang w:val="en-CA" w:eastAsia="en-CA"/>
                <w:rPrChange w:id="461" w:author="Francis Moigula" w:date="2026-06-03T16:37:00Z" w16du:dateUtc="2026-06-03T21:37:00Z">
                  <w:rPr>
                    <w:ins w:id="462" w:author="Francis Moigula" w:date="2026-06-03T16:36:00Z" w16du:dateUtc="2026-06-03T21:36:00Z"/>
                    <w:rFonts w:ascii="Aptos Narrow" w:eastAsia="Times New Roman" w:hAnsi="Aptos Narrow" w:cs="Times New Roman"/>
                    <w:b/>
                    <w:bCs/>
                    <w:color w:val="000000"/>
                    <w:sz w:val="22"/>
                    <w:szCs w:val="22"/>
                    <w:lang w:val="en-CA" w:eastAsia="en-CA"/>
                  </w:rPr>
                </w:rPrChange>
              </w:rPr>
            </w:pPr>
            <w:ins w:id="463" w:author="Francis Moigula" w:date="2026-06-03T16:36:00Z" w16du:dateUtc="2026-06-03T21:36:00Z">
              <w:r w:rsidRPr="00795DE7">
                <w:rPr>
                  <w:rFonts w:eastAsia="Times New Roman" w:cs="Segoe Sans Text"/>
                  <w:b/>
                  <w:bCs/>
                  <w:color w:val="000000"/>
                  <w:sz w:val="22"/>
                  <w:szCs w:val="22"/>
                  <w:lang w:val="en-CA" w:eastAsia="en-CA"/>
                  <w:rPrChange w:id="464" w:author="Francis Moigula" w:date="2026-06-03T16:37:00Z" w16du:dateUtc="2026-06-03T21:37:00Z">
                    <w:rPr>
                      <w:rFonts w:ascii="Aptos Narrow" w:eastAsia="Times New Roman" w:hAnsi="Aptos Narrow" w:cs="Times New Roman"/>
                      <w:b/>
                      <w:bCs/>
                      <w:color w:val="000000"/>
                      <w:sz w:val="22"/>
                      <w:szCs w:val="22"/>
                      <w:lang w:val="en-CA" w:eastAsia="en-CA"/>
                    </w:rPr>
                  </w:rPrChange>
                </w:rPr>
                <w:t>Create the AI Factory</w:t>
              </w:r>
            </w:ins>
          </w:p>
        </w:tc>
        <w:tc>
          <w:tcPr>
            <w:tcW w:w="6095" w:type="dxa"/>
            <w:hideMark/>
            <w:tcPrChange w:id="465" w:author="Francis Moigula" w:date="2026-06-04T10:11:00Z" w16du:dateUtc="2026-06-04T15:11:00Z">
              <w:tcPr>
                <w:tcW w:w="5260" w:type="dxa"/>
                <w:tcBorders>
                  <w:top w:val="nil"/>
                  <w:left w:val="nil"/>
                  <w:bottom w:val="nil"/>
                  <w:right w:val="nil"/>
                </w:tcBorders>
                <w:vAlign w:val="center"/>
                <w:hideMark/>
              </w:tcPr>
            </w:tcPrChange>
          </w:tcPr>
          <w:p w14:paraId="2DDC8C59" w14:textId="77777777" w:rsidR="00795DE7" w:rsidRPr="00795DE7" w:rsidRDefault="00795DE7" w:rsidP="00795DE7">
            <w:pPr>
              <w:spacing w:before="0"/>
              <w:cnfStyle w:val="000000010000" w:firstRow="0" w:lastRow="0" w:firstColumn="0" w:lastColumn="0" w:oddVBand="0" w:evenVBand="0" w:oddHBand="0" w:evenHBand="1" w:firstRowFirstColumn="0" w:firstRowLastColumn="0" w:lastRowFirstColumn="0" w:lastRowLastColumn="0"/>
              <w:rPr>
                <w:ins w:id="466" w:author="Francis Moigula" w:date="2026-06-03T16:36:00Z" w16du:dateUtc="2026-06-03T21:36:00Z"/>
                <w:rFonts w:eastAsia="Times New Roman" w:cs="Segoe Sans Text"/>
                <w:color w:val="000000"/>
                <w:sz w:val="22"/>
                <w:szCs w:val="22"/>
                <w:lang w:val="en-CA" w:eastAsia="en-CA"/>
                <w:rPrChange w:id="467" w:author="Francis Moigula" w:date="2026-06-03T16:37:00Z" w16du:dateUtc="2026-06-03T21:37:00Z">
                  <w:rPr>
                    <w:ins w:id="468" w:author="Francis Moigula" w:date="2026-06-03T16:36:00Z" w16du:dateUtc="2026-06-03T21:36:00Z"/>
                    <w:rFonts w:ascii="Aptos Narrow" w:eastAsia="Times New Roman" w:hAnsi="Aptos Narrow" w:cs="Times New Roman"/>
                    <w:color w:val="000000"/>
                    <w:sz w:val="22"/>
                    <w:szCs w:val="22"/>
                    <w:lang w:val="en-CA" w:eastAsia="en-CA"/>
                  </w:rPr>
                </w:rPrChange>
              </w:rPr>
            </w:pPr>
            <w:ins w:id="469" w:author="Francis Moigula" w:date="2026-06-03T16:36:00Z" w16du:dateUtc="2026-06-03T21:36:00Z">
              <w:r w:rsidRPr="00795DE7">
                <w:rPr>
                  <w:rFonts w:eastAsia="Times New Roman" w:cs="Segoe Sans Text"/>
                  <w:color w:val="000000"/>
                  <w:sz w:val="22"/>
                  <w:szCs w:val="22"/>
                  <w:lang w:val="en-CA" w:eastAsia="en-CA"/>
                  <w:rPrChange w:id="470" w:author="Francis Moigula" w:date="2026-06-03T16:37:00Z" w16du:dateUtc="2026-06-03T21:37:00Z">
                    <w:rPr>
                      <w:rFonts w:ascii="Aptos Narrow" w:eastAsia="Times New Roman" w:hAnsi="Aptos Narrow" w:cs="Times New Roman"/>
                      <w:color w:val="000000"/>
                      <w:sz w:val="22"/>
                      <w:szCs w:val="22"/>
                      <w:lang w:val="en-CA" w:eastAsia="en-CA"/>
                    </w:rPr>
                  </w:rPrChange>
                </w:rPr>
                <w:t>Establish standardized processes, tools, and reusable assets to industrialize AI development, enabling rapid design, testing, and scaling of models and intelligent solutions.</w:t>
              </w:r>
            </w:ins>
          </w:p>
        </w:tc>
      </w:tr>
      <w:tr w:rsidR="00974C31" w:rsidRPr="00795DE7" w14:paraId="3B597097" w14:textId="77777777" w:rsidTr="00551AF4">
        <w:trPr>
          <w:cnfStyle w:val="000000100000" w:firstRow="0" w:lastRow="0" w:firstColumn="0" w:lastColumn="0" w:oddVBand="0" w:evenVBand="0" w:oddHBand="1" w:evenHBand="0" w:firstRowFirstColumn="0" w:firstRowLastColumn="0" w:lastRowFirstColumn="0" w:lastRowLastColumn="0"/>
          <w:trHeight w:val="952"/>
          <w:ins w:id="471" w:author="Francis Moigula" w:date="2026-06-05T15:32:00Z"/>
          <w:trPrChange w:id="472" w:author="Francis Moigula" w:date="2026-06-05T15:43:00Z" w16du:dateUtc="2026-06-05T20:43:00Z">
            <w:trPr>
              <w:gridAfter w:val="0"/>
              <w:trHeight w:val="1200"/>
            </w:trPr>
          </w:trPrChange>
        </w:trPr>
        <w:tc>
          <w:tcPr>
            <w:tcW w:w="303" w:type="dxa"/>
            <w:tcPrChange w:id="473" w:author="Francis Moigula" w:date="2026-06-05T15:43:00Z" w16du:dateUtc="2026-06-05T20:43:00Z">
              <w:tcPr>
                <w:tcW w:w="303" w:type="dxa"/>
              </w:tcPr>
            </w:tcPrChange>
          </w:tcPr>
          <w:p w14:paraId="6D9DA8C2" w14:textId="399F6C31" w:rsidR="00974C31" w:rsidRPr="00795DE7" w:rsidRDefault="00974C31" w:rsidP="00795DE7">
            <w:pPr>
              <w:spacing w:before="0"/>
              <w:jc w:val="right"/>
              <w:cnfStyle w:val="000000100000" w:firstRow="0" w:lastRow="0" w:firstColumn="0" w:lastColumn="0" w:oddVBand="0" w:evenVBand="0" w:oddHBand="1" w:evenHBand="0" w:firstRowFirstColumn="0" w:firstRowLastColumn="0" w:lastRowFirstColumn="0" w:lastRowLastColumn="0"/>
              <w:rPr>
                <w:ins w:id="474" w:author="Francis Moigula" w:date="2026-06-05T15:32:00Z" w16du:dateUtc="2026-06-05T20:32:00Z"/>
                <w:rFonts w:eastAsia="Times New Roman" w:cs="Segoe Sans Text"/>
                <w:b/>
                <w:color w:val="000000"/>
                <w:sz w:val="22"/>
                <w:szCs w:val="22"/>
                <w:lang w:val="en-CA" w:eastAsia="en-CA"/>
              </w:rPr>
            </w:pPr>
            <w:ins w:id="475" w:author="Francis Moigula" w:date="2026-06-05T15:32:00Z" w16du:dateUtc="2026-06-05T20:32:00Z">
              <w:r>
                <w:rPr>
                  <w:rFonts w:eastAsia="Times New Roman" w:cs="Segoe Sans Text"/>
                  <w:b/>
                  <w:bCs/>
                  <w:color w:val="000000"/>
                  <w:sz w:val="22"/>
                  <w:szCs w:val="22"/>
                  <w:lang w:val="en-CA" w:eastAsia="en-CA"/>
                </w:rPr>
                <w:t>5</w:t>
              </w:r>
            </w:ins>
          </w:p>
        </w:tc>
        <w:tc>
          <w:tcPr>
            <w:tcW w:w="2958" w:type="dxa"/>
            <w:tcPrChange w:id="476" w:author="Francis Moigula" w:date="2026-06-05T15:43:00Z" w16du:dateUtc="2026-06-05T20:43:00Z">
              <w:tcPr>
                <w:tcW w:w="3331" w:type="dxa"/>
                <w:gridSpan w:val="3"/>
              </w:tcPr>
            </w:tcPrChange>
          </w:tcPr>
          <w:p w14:paraId="54601702" w14:textId="7EFA6258" w:rsidR="00974C31" w:rsidRPr="00795DE7" w:rsidRDefault="00941D7D" w:rsidP="00795DE7">
            <w:pPr>
              <w:spacing w:before="0"/>
              <w:cnfStyle w:val="000000100000" w:firstRow="0" w:lastRow="0" w:firstColumn="0" w:lastColumn="0" w:oddVBand="0" w:evenVBand="0" w:oddHBand="1" w:evenHBand="0" w:firstRowFirstColumn="0" w:firstRowLastColumn="0" w:lastRowFirstColumn="0" w:lastRowLastColumn="0"/>
              <w:rPr>
                <w:ins w:id="477" w:author="Francis Moigula" w:date="2026-06-05T15:32:00Z" w16du:dateUtc="2026-06-05T20:32:00Z"/>
                <w:rFonts w:eastAsia="Times New Roman" w:cs="Segoe Sans Text"/>
                <w:b/>
                <w:color w:val="000000"/>
                <w:sz w:val="22"/>
                <w:szCs w:val="22"/>
                <w:lang w:val="en-CA" w:eastAsia="en-CA"/>
              </w:rPr>
            </w:pPr>
            <w:ins w:id="478" w:author="Francis Moigula" w:date="2026-06-05T15:43:00Z" w16du:dateUtc="2026-06-05T20:43:00Z">
              <w:r>
                <w:rPr>
                  <w:rFonts w:eastAsia="Times New Roman" w:cs="Segoe Sans Text"/>
                  <w:b/>
                  <w:bCs/>
                  <w:color w:val="000000"/>
                  <w:sz w:val="22"/>
                  <w:szCs w:val="22"/>
                  <w:lang w:val="en-CA" w:eastAsia="en-CA"/>
                </w:rPr>
                <w:t>D</w:t>
              </w:r>
            </w:ins>
            <w:ins w:id="479" w:author="Francis Moigula" w:date="2026-06-05T15:44:00Z" w16du:dateUtc="2026-06-05T20:44:00Z">
              <w:r>
                <w:rPr>
                  <w:rFonts w:eastAsia="Times New Roman" w:cs="Segoe Sans Text"/>
                  <w:b/>
                  <w:bCs/>
                  <w:color w:val="000000"/>
                  <w:sz w:val="22"/>
                  <w:szCs w:val="22"/>
                  <w:lang w:val="en-CA" w:eastAsia="en-CA"/>
                </w:rPr>
                <w:t xml:space="preserve">efine </w:t>
              </w:r>
            </w:ins>
            <w:ins w:id="480" w:author="Francis Moigula" w:date="2026-06-05T15:33:00Z" w16du:dateUtc="2026-06-05T20:33:00Z">
              <w:r w:rsidR="005845B8">
                <w:rPr>
                  <w:rFonts w:eastAsia="Times New Roman" w:cs="Segoe Sans Text"/>
                  <w:b/>
                  <w:bCs/>
                  <w:color w:val="000000"/>
                  <w:sz w:val="22"/>
                  <w:szCs w:val="22"/>
                  <w:lang w:val="en-CA" w:eastAsia="en-CA"/>
                </w:rPr>
                <w:t>Business Value</w:t>
              </w:r>
            </w:ins>
            <w:ins w:id="481" w:author="Francis Moigula" w:date="2026-06-05T15:42:00Z" w16du:dateUtc="2026-06-05T20:42:00Z">
              <w:r w:rsidR="0091616D">
                <w:rPr>
                  <w:rFonts w:eastAsia="Times New Roman" w:cs="Segoe Sans Text"/>
                  <w:b/>
                  <w:bCs/>
                  <w:color w:val="000000"/>
                  <w:sz w:val="22"/>
                  <w:szCs w:val="22"/>
                  <w:lang w:val="en-CA" w:eastAsia="en-CA"/>
                </w:rPr>
                <w:t xml:space="preserve"> </w:t>
              </w:r>
            </w:ins>
            <w:ins w:id="482" w:author="Francis Moigula" w:date="2026-06-05T15:37:00Z" w16du:dateUtc="2026-06-05T20:37:00Z">
              <w:r w:rsidR="00E66593">
                <w:rPr>
                  <w:rFonts w:eastAsia="Times New Roman" w:cs="Segoe Sans Text"/>
                  <w:b/>
                  <w:bCs/>
                  <w:color w:val="000000"/>
                  <w:sz w:val="22"/>
                  <w:szCs w:val="22"/>
                  <w:lang w:val="en-CA" w:eastAsia="en-CA"/>
                </w:rPr>
                <w:t xml:space="preserve">&amp; </w:t>
              </w:r>
            </w:ins>
            <w:ins w:id="483" w:author="Francis Moigula" w:date="2026-06-05T15:44:00Z" w16du:dateUtc="2026-06-05T20:44:00Z">
              <w:r>
                <w:rPr>
                  <w:rFonts w:eastAsia="Times New Roman" w:cs="Segoe Sans Text"/>
                  <w:b/>
                  <w:bCs/>
                  <w:color w:val="000000"/>
                  <w:sz w:val="22"/>
                  <w:szCs w:val="22"/>
                  <w:lang w:val="en-CA" w:eastAsia="en-CA"/>
                </w:rPr>
                <w:t xml:space="preserve">Optimize </w:t>
              </w:r>
            </w:ins>
            <w:ins w:id="484" w:author="Francis Moigula" w:date="2026-06-05T15:32:00Z" w16du:dateUtc="2026-06-05T20:32:00Z">
              <w:r w:rsidR="00974C31" w:rsidRPr="00974C31">
                <w:rPr>
                  <w:rFonts w:eastAsia="Times New Roman" w:cs="Segoe Sans Text"/>
                  <w:b/>
                  <w:bCs/>
                  <w:color w:val="000000"/>
                  <w:sz w:val="22"/>
                  <w:szCs w:val="22"/>
                  <w:lang w:val="en-CA" w:eastAsia="en-CA"/>
                </w:rPr>
                <w:t>Process</w:t>
              </w:r>
            </w:ins>
            <w:ins w:id="485" w:author="Francis Moigula" w:date="2026-06-05T15:48:00Z" w16du:dateUtc="2026-06-05T20:48:00Z">
              <w:r w:rsidR="006E25B8">
                <w:rPr>
                  <w:rFonts w:eastAsia="Times New Roman" w:cs="Segoe Sans Text"/>
                  <w:b/>
                  <w:bCs/>
                  <w:color w:val="000000"/>
                  <w:sz w:val="22"/>
                  <w:szCs w:val="22"/>
                  <w:lang w:val="en-CA" w:eastAsia="en-CA"/>
                </w:rPr>
                <w:t>es</w:t>
              </w:r>
            </w:ins>
          </w:p>
        </w:tc>
        <w:tc>
          <w:tcPr>
            <w:tcW w:w="6095" w:type="dxa"/>
            <w:tcPrChange w:id="486" w:author="Francis Moigula" w:date="2026-06-05T15:43:00Z" w16du:dateUtc="2026-06-05T20:43:00Z">
              <w:tcPr>
                <w:tcW w:w="5206" w:type="dxa"/>
                <w:gridSpan w:val="2"/>
              </w:tcPr>
            </w:tcPrChange>
          </w:tcPr>
          <w:p w14:paraId="055F7D60" w14:textId="41CD0B00" w:rsidR="00974C31" w:rsidRPr="00795DE7" w:rsidRDefault="0044187C" w:rsidP="00795DE7">
            <w:pPr>
              <w:spacing w:before="0"/>
              <w:cnfStyle w:val="000000100000" w:firstRow="0" w:lastRow="0" w:firstColumn="0" w:lastColumn="0" w:oddVBand="0" w:evenVBand="0" w:oddHBand="1" w:evenHBand="0" w:firstRowFirstColumn="0" w:firstRowLastColumn="0" w:lastRowFirstColumn="0" w:lastRowLastColumn="0"/>
              <w:rPr>
                <w:ins w:id="487" w:author="Francis Moigula" w:date="2026-06-05T15:32:00Z" w16du:dateUtc="2026-06-05T20:32:00Z"/>
                <w:rFonts w:eastAsia="Times New Roman" w:cs="Segoe Sans Text"/>
                <w:color w:val="000000"/>
                <w:sz w:val="22"/>
                <w:szCs w:val="22"/>
                <w:lang w:val="en-CA" w:eastAsia="en-CA"/>
              </w:rPr>
            </w:pPr>
            <w:ins w:id="488" w:author="Francis Moigula" w:date="2026-06-05T15:42:00Z">
              <w:r w:rsidRPr="0044187C">
                <w:rPr>
                  <w:rFonts w:eastAsia="Times New Roman" w:cs="Segoe Sans Text"/>
                  <w:color w:val="000000"/>
                  <w:sz w:val="22"/>
                  <w:szCs w:val="22"/>
                  <w:lang w:val="en-CA" w:eastAsia="en-CA"/>
                </w:rPr>
                <w:t>Identify and prioritize high-value use cases, optimize business processes, and define AI agents to deliver measurable outcomes.</w:t>
              </w:r>
            </w:ins>
          </w:p>
        </w:tc>
      </w:tr>
      <w:tr w:rsidR="00795DE7" w:rsidRPr="00795DE7" w14:paraId="3CBF39F5" w14:textId="77777777" w:rsidTr="00551AF4">
        <w:tblPrEx>
          <w:tblPrExChange w:id="489" w:author="Francis Moigula" w:date="2026-06-04T10:11:00Z" w16du:dateUtc="2026-06-04T15:11:00Z">
            <w:tblPrEx>
              <w:tblBorders>
                <w:top w:val="none" w:sz="0" w:space="0" w:color="auto"/>
                <w:bottom w:val="none" w:sz="0" w:space="0" w:color="auto"/>
                <w:insideH w:val="none" w:sz="0" w:space="0" w:color="auto"/>
                <w:insideV w:val="none" w:sz="0" w:space="0" w:color="auto"/>
              </w:tblBorders>
              <w:tblCellMar>
                <w:top w:w="0" w:type="dxa"/>
                <w:left w:w="108" w:type="dxa"/>
                <w:bottom w:w="0" w:type="dxa"/>
                <w:right w:w="108" w:type="dxa"/>
              </w:tblCellMar>
            </w:tblPrEx>
          </w:tblPrExChange>
        </w:tblPrEx>
        <w:trPr>
          <w:cnfStyle w:val="000000010000" w:firstRow="0" w:lastRow="0" w:firstColumn="0" w:lastColumn="0" w:oddVBand="0" w:evenVBand="0" w:oddHBand="0" w:evenHBand="1" w:firstRowFirstColumn="0" w:firstRowLastColumn="0" w:lastRowFirstColumn="0" w:lastRowLastColumn="0"/>
          <w:trHeight w:val="1200"/>
          <w:ins w:id="490" w:author="Francis Moigula" w:date="2026-06-03T16:36:00Z"/>
          <w:trPrChange w:id="491" w:author="Francis Moigula" w:date="2026-06-04T10:11:00Z" w16du:dateUtc="2026-06-04T15:11:00Z">
            <w:trPr>
              <w:gridAfter w:val="0"/>
              <w:trHeight w:val="1200"/>
            </w:trPr>
          </w:trPrChange>
        </w:trPr>
        <w:tc>
          <w:tcPr>
            <w:tcW w:w="303" w:type="dxa"/>
            <w:hideMark/>
            <w:tcPrChange w:id="492" w:author="Francis Moigula" w:date="2026-06-04T10:11:00Z" w16du:dateUtc="2026-06-04T15:11:00Z">
              <w:tcPr>
                <w:tcW w:w="220" w:type="dxa"/>
                <w:gridSpan w:val="2"/>
                <w:tcBorders>
                  <w:top w:val="nil"/>
                  <w:left w:val="nil"/>
                  <w:bottom w:val="nil"/>
                  <w:right w:val="nil"/>
                </w:tcBorders>
                <w:vAlign w:val="center"/>
                <w:hideMark/>
              </w:tcPr>
            </w:tcPrChange>
          </w:tcPr>
          <w:p w14:paraId="1D79A579" w14:textId="3633BEF8" w:rsidR="00795DE7" w:rsidRPr="00795DE7" w:rsidRDefault="00974C31" w:rsidP="00795DE7">
            <w:pPr>
              <w:spacing w:before="0"/>
              <w:jc w:val="right"/>
              <w:cnfStyle w:val="000000010000" w:firstRow="0" w:lastRow="0" w:firstColumn="0" w:lastColumn="0" w:oddVBand="0" w:evenVBand="0" w:oddHBand="0" w:evenHBand="1" w:firstRowFirstColumn="0" w:firstRowLastColumn="0" w:lastRowFirstColumn="0" w:lastRowLastColumn="0"/>
              <w:rPr>
                <w:ins w:id="493" w:author="Francis Moigula" w:date="2026-06-03T16:36:00Z" w16du:dateUtc="2026-06-03T21:36:00Z"/>
                <w:rFonts w:eastAsia="Times New Roman" w:cs="Segoe Sans Text"/>
                <w:b/>
                <w:bCs/>
                <w:color w:val="000000"/>
                <w:sz w:val="22"/>
                <w:szCs w:val="22"/>
                <w:lang w:val="en-CA" w:eastAsia="en-CA"/>
                <w:rPrChange w:id="494" w:author="Francis Moigula" w:date="2026-06-03T16:37:00Z" w16du:dateUtc="2026-06-03T21:37:00Z">
                  <w:rPr>
                    <w:ins w:id="495" w:author="Francis Moigula" w:date="2026-06-03T16:36:00Z" w16du:dateUtc="2026-06-03T21:36:00Z"/>
                    <w:rFonts w:ascii="Aptos Narrow" w:eastAsia="Times New Roman" w:hAnsi="Aptos Narrow" w:cs="Times New Roman"/>
                    <w:b/>
                    <w:bCs/>
                    <w:color w:val="000000"/>
                    <w:sz w:val="22"/>
                    <w:szCs w:val="22"/>
                    <w:lang w:val="en-CA" w:eastAsia="en-CA"/>
                  </w:rPr>
                </w:rPrChange>
              </w:rPr>
            </w:pPr>
            <w:ins w:id="496" w:author="Francis Moigula" w:date="2026-06-05T15:32:00Z" w16du:dateUtc="2026-06-05T20:32:00Z">
              <w:r>
                <w:rPr>
                  <w:rFonts w:eastAsia="Times New Roman" w:cs="Segoe Sans Text"/>
                  <w:b/>
                  <w:bCs/>
                  <w:color w:val="000000"/>
                  <w:sz w:val="22"/>
                  <w:szCs w:val="22"/>
                  <w:lang w:val="en-CA" w:eastAsia="en-CA"/>
                </w:rPr>
                <w:t>6</w:t>
              </w:r>
            </w:ins>
          </w:p>
        </w:tc>
        <w:tc>
          <w:tcPr>
            <w:tcW w:w="2958" w:type="dxa"/>
            <w:hideMark/>
            <w:tcPrChange w:id="497" w:author="Francis Moigula" w:date="2026-06-04T10:11:00Z" w16du:dateUtc="2026-06-04T15:11:00Z">
              <w:tcPr>
                <w:tcW w:w="3360" w:type="dxa"/>
                <w:gridSpan w:val="3"/>
                <w:tcBorders>
                  <w:top w:val="nil"/>
                  <w:left w:val="nil"/>
                  <w:bottom w:val="nil"/>
                  <w:right w:val="nil"/>
                </w:tcBorders>
                <w:vAlign w:val="center"/>
                <w:hideMark/>
              </w:tcPr>
            </w:tcPrChange>
          </w:tcPr>
          <w:p w14:paraId="5ECDD651" w14:textId="6EC5B59A" w:rsidR="00795DE7" w:rsidRPr="00795DE7" w:rsidRDefault="00795DE7" w:rsidP="00795DE7">
            <w:pPr>
              <w:spacing w:before="0"/>
              <w:cnfStyle w:val="000000010000" w:firstRow="0" w:lastRow="0" w:firstColumn="0" w:lastColumn="0" w:oddVBand="0" w:evenVBand="0" w:oddHBand="0" w:evenHBand="1" w:firstRowFirstColumn="0" w:firstRowLastColumn="0" w:lastRowFirstColumn="0" w:lastRowLastColumn="0"/>
              <w:rPr>
                <w:ins w:id="498" w:author="Francis Moigula" w:date="2026-06-03T16:36:00Z" w16du:dateUtc="2026-06-03T21:36:00Z"/>
                <w:rFonts w:eastAsia="Times New Roman" w:cs="Segoe Sans Text"/>
                <w:b/>
                <w:bCs/>
                <w:color w:val="000000"/>
                <w:sz w:val="22"/>
                <w:szCs w:val="22"/>
                <w:lang w:val="en-CA" w:eastAsia="en-CA"/>
                <w:rPrChange w:id="499" w:author="Francis Moigula" w:date="2026-06-03T16:37:00Z" w16du:dateUtc="2026-06-03T21:37:00Z">
                  <w:rPr>
                    <w:ins w:id="500" w:author="Francis Moigula" w:date="2026-06-03T16:36:00Z" w16du:dateUtc="2026-06-03T21:36:00Z"/>
                    <w:rFonts w:ascii="Aptos Narrow" w:eastAsia="Times New Roman" w:hAnsi="Aptos Narrow" w:cs="Times New Roman"/>
                    <w:b/>
                    <w:bCs/>
                    <w:color w:val="000000"/>
                    <w:sz w:val="22"/>
                    <w:szCs w:val="22"/>
                    <w:lang w:val="en-CA" w:eastAsia="en-CA"/>
                  </w:rPr>
                </w:rPrChange>
              </w:rPr>
            </w:pPr>
            <w:ins w:id="501" w:author="Francis Moigula" w:date="2026-06-03T16:36:00Z" w16du:dateUtc="2026-06-03T21:36:00Z">
              <w:r w:rsidRPr="00795DE7">
                <w:rPr>
                  <w:rFonts w:eastAsia="Times New Roman" w:cs="Segoe Sans Text"/>
                  <w:b/>
                  <w:bCs/>
                  <w:color w:val="000000"/>
                  <w:sz w:val="22"/>
                  <w:szCs w:val="22"/>
                  <w:lang w:val="en-CA" w:eastAsia="en-CA"/>
                  <w:rPrChange w:id="502" w:author="Francis Moigula" w:date="2026-06-03T16:37:00Z" w16du:dateUtc="2026-06-03T21:37:00Z">
                    <w:rPr>
                      <w:rFonts w:ascii="Aptos Narrow" w:eastAsia="Times New Roman" w:hAnsi="Aptos Narrow" w:cs="Times New Roman"/>
                      <w:b/>
                      <w:bCs/>
                      <w:color w:val="000000"/>
                      <w:sz w:val="22"/>
                      <w:szCs w:val="22"/>
                      <w:lang w:val="en-CA" w:eastAsia="en-CA"/>
                    </w:rPr>
                  </w:rPrChange>
                </w:rPr>
                <w:t>Build &amp; Deploy Agents</w:t>
              </w:r>
            </w:ins>
          </w:p>
        </w:tc>
        <w:tc>
          <w:tcPr>
            <w:tcW w:w="6095" w:type="dxa"/>
            <w:hideMark/>
            <w:tcPrChange w:id="503" w:author="Francis Moigula" w:date="2026-06-04T10:11:00Z" w16du:dateUtc="2026-06-04T15:11:00Z">
              <w:tcPr>
                <w:tcW w:w="5260" w:type="dxa"/>
                <w:tcBorders>
                  <w:top w:val="nil"/>
                  <w:left w:val="nil"/>
                  <w:bottom w:val="nil"/>
                  <w:right w:val="nil"/>
                </w:tcBorders>
                <w:vAlign w:val="center"/>
                <w:hideMark/>
              </w:tcPr>
            </w:tcPrChange>
          </w:tcPr>
          <w:p w14:paraId="19A3D215" w14:textId="77777777" w:rsidR="00795DE7" w:rsidRPr="00795DE7" w:rsidRDefault="00795DE7" w:rsidP="00795DE7">
            <w:pPr>
              <w:spacing w:before="0"/>
              <w:cnfStyle w:val="000000010000" w:firstRow="0" w:lastRow="0" w:firstColumn="0" w:lastColumn="0" w:oddVBand="0" w:evenVBand="0" w:oddHBand="0" w:evenHBand="1" w:firstRowFirstColumn="0" w:firstRowLastColumn="0" w:lastRowFirstColumn="0" w:lastRowLastColumn="0"/>
              <w:rPr>
                <w:ins w:id="504" w:author="Francis Moigula" w:date="2026-06-03T16:36:00Z" w16du:dateUtc="2026-06-03T21:36:00Z"/>
                <w:rFonts w:eastAsia="Times New Roman" w:cs="Segoe Sans Text"/>
                <w:color w:val="000000"/>
                <w:sz w:val="22"/>
                <w:szCs w:val="22"/>
                <w:lang w:val="en-CA" w:eastAsia="en-CA"/>
                <w:rPrChange w:id="505" w:author="Francis Moigula" w:date="2026-06-03T16:37:00Z" w16du:dateUtc="2026-06-03T21:37:00Z">
                  <w:rPr>
                    <w:ins w:id="506" w:author="Francis Moigula" w:date="2026-06-03T16:36:00Z" w16du:dateUtc="2026-06-03T21:36:00Z"/>
                    <w:rFonts w:ascii="Aptos Narrow" w:eastAsia="Times New Roman" w:hAnsi="Aptos Narrow" w:cs="Times New Roman"/>
                    <w:color w:val="000000"/>
                    <w:sz w:val="22"/>
                    <w:szCs w:val="22"/>
                    <w:lang w:val="en-CA" w:eastAsia="en-CA"/>
                  </w:rPr>
                </w:rPrChange>
              </w:rPr>
            </w:pPr>
            <w:ins w:id="507" w:author="Francis Moigula" w:date="2026-06-03T16:36:00Z" w16du:dateUtc="2026-06-03T21:36:00Z">
              <w:r w:rsidRPr="00795DE7">
                <w:rPr>
                  <w:rFonts w:eastAsia="Times New Roman" w:cs="Segoe Sans Text"/>
                  <w:color w:val="000000"/>
                  <w:sz w:val="22"/>
                  <w:szCs w:val="22"/>
                  <w:lang w:val="en-CA" w:eastAsia="en-CA"/>
                  <w:rPrChange w:id="508" w:author="Francis Moigula" w:date="2026-06-03T16:37:00Z" w16du:dateUtc="2026-06-03T21:37:00Z">
                    <w:rPr>
                      <w:rFonts w:ascii="Aptos Narrow" w:eastAsia="Times New Roman" w:hAnsi="Aptos Narrow" w:cs="Times New Roman"/>
                      <w:color w:val="000000"/>
                      <w:sz w:val="22"/>
                      <w:szCs w:val="22"/>
                      <w:lang w:val="en-CA" w:eastAsia="en-CA"/>
                    </w:rPr>
                  </w:rPrChange>
                </w:rPr>
                <w:t>Develop, test, and deploy business-aligned AI agents that automate workflows, augment decision-making, and drive measurable outcomes across functional domains.</w:t>
              </w:r>
            </w:ins>
          </w:p>
        </w:tc>
      </w:tr>
      <w:tr w:rsidR="0019650E" w:rsidRPr="0019650E" w14:paraId="11B223C8" w14:textId="77777777" w:rsidTr="00551AF4">
        <w:trPr>
          <w:cnfStyle w:val="000000100000" w:firstRow="0" w:lastRow="0" w:firstColumn="0" w:lastColumn="0" w:oddVBand="0" w:evenVBand="0" w:oddHBand="1" w:evenHBand="0" w:firstRowFirstColumn="0" w:firstRowLastColumn="0" w:lastRowFirstColumn="0" w:lastRowLastColumn="0"/>
          <w:trHeight w:val="87"/>
          <w:ins w:id="509" w:author="Francis Moigula" w:date="2026-06-05T17:05:00Z"/>
          <w:trPrChange w:id="510" w:author="Francis Moigula" w:date="2026-06-05T17:05:00Z" w16du:dateUtc="2026-06-05T22:05:00Z">
            <w:trPr>
              <w:gridAfter w:val="0"/>
              <w:trHeight w:val="1200"/>
            </w:trPr>
          </w:trPrChange>
        </w:trPr>
        <w:tc>
          <w:tcPr>
            <w:tcW w:w="9356" w:type="dxa"/>
            <w:gridSpan w:val="3"/>
            <w:tcPrChange w:id="511" w:author="Francis Moigula" w:date="2026-06-05T17:05:00Z" w16du:dateUtc="2026-06-05T22:05:00Z">
              <w:tcPr>
                <w:tcW w:w="8840" w:type="dxa"/>
                <w:gridSpan w:val="6"/>
              </w:tcPr>
            </w:tcPrChange>
          </w:tcPr>
          <w:p w14:paraId="03593E28" w14:textId="1487C67B" w:rsidR="0019650E" w:rsidRPr="0019650E" w:rsidRDefault="0019650E" w:rsidP="00795DE7">
            <w:pPr>
              <w:spacing w:before="0"/>
              <w:cnfStyle w:val="000000100000" w:firstRow="0" w:lastRow="0" w:firstColumn="0" w:lastColumn="0" w:oddVBand="0" w:evenVBand="0" w:oddHBand="1" w:evenHBand="0" w:firstRowFirstColumn="0" w:firstRowLastColumn="0" w:lastRowFirstColumn="0" w:lastRowLastColumn="0"/>
              <w:rPr>
                <w:ins w:id="512" w:author="Francis Moigula" w:date="2026-06-05T17:05:00Z" w16du:dateUtc="2026-06-05T22:05:00Z"/>
                <w:rFonts w:eastAsia="Times New Roman" w:cs="Segoe Sans Text"/>
                <w:b/>
                <w:bCs/>
                <w:color w:val="000000"/>
                <w:sz w:val="22"/>
                <w:szCs w:val="22"/>
                <w:lang w:val="en-CA" w:eastAsia="en-CA"/>
                <w:rPrChange w:id="513" w:author="Francis Moigula" w:date="2026-06-05T17:05:00Z" w16du:dateUtc="2026-06-05T22:05:00Z">
                  <w:rPr>
                    <w:ins w:id="514" w:author="Francis Moigula" w:date="2026-06-05T17:05:00Z" w16du:dateUtc="2026-06-05T22:05:00Z"/>
                    <w:rFonts w:eastAsia="Times New Roman" w:cs="Segoe Sans Text"/>
                    <w:color w:val="000000"/>
                    <w:sz w:val="22"/>
                    <w:szCs w:val="22"/>
                    <w:lang w:val="en-CA" w:eastAsia="en-CA"/>
                  </w:rPr>
                </w:rPrChange>
              </w:rPr>
            </w:pPr>
            <w:ins w:id="515" w:author="Francis Moigula" w:date="2026-06-05T17:05:00Z">
              <w:r w:rsidRPr="0019650E">
                <w:rPr>
                  <w:rFonts w:eastAsia="Times New Roman" w:cs="Segoe Sans Text"/>
                  <w:b/>
                  <w:bCs/>
                  <w:color w:val="000000"/>
                  <w:sz w:val="22"/>
                  <w:szCs w:val="22"/>
                  <w:lang w:eastAsia="en-CA"/>
                  <w:rPrChange w:id="516" w:author="Francis Moigula" w:date="2026-06-05T17:05:00Z" w16du:dateUtc="2026-06-05T22:05:00Z">
                    <w:rPr>
                      <w:rFonts w:eastAsia="Times New Roman" w:cs="Segoe Sans Text"/>
                      <w:color w:val="000000"/>
                      <w:sz w:val="22"/>
                      <w:szCs w:val="22"/>
                      <w:lang w:eastAsia="en-CA"/>
                    </w:rPr>
                  </w:rPrChange>
                </w:rPr>
                <w:t>Operate &amp; Realize Value</w:t>
              </w:r>
            </w:ins>
          </w:p>
        </w:tc>
      </w:tr>
      <w:tr w:rsidR="00795DE7" w:rsidRPr="00795DE7" w14:paraId="7E006C48" w14:textId="77777777" w:rsidTr="00551AF4">
        <w:tblPrEx>
          <w:tblPrExChange w:id="517" w:author="Francis Moigula" w:date="2026-06-04T10:11:00Z" w16du:dateUtc="2026-06-04T15:11:00Z">
            <w:tblPrEx>
              <w:tblBorders>
                <w:top w:val="none" w:sz="0" w:space="0" w:color="auto"/>
                <w:bottom w:val="none" w:sz="0" w:space="0" w:color="auto"/>
                <w:insideH w:val="none" w:sz="0" w:space="0" w:color="auto"/>
                <w:insideV w:val="none" w:sz="0" w:space="0" w:color="auto"/>
              </w:tblBorders>
              <w:tblCellMar>
                <w:top w:w="0" w:type="dxa"/>
                <w:left w:w="108" w:type="dxa"/>
                <w:bottom w:w="0" w:type="dxa"/>
                <w:right w:w="108" w:type="dxa"/>
              </w:tblCellMar>
            </w:tblPrEx>
          </w:tblPrExChange>
        </w:tblPrEx>
        <w:trPr>
          <w:cnfStyle w:val="000000010000" w:firstRow="0" w:lastRow="0" w:firstColumn="0" w:lastColumn="0" w:oddVBand="0" w:evenVBand="0" w:oddHBand="0" w:evenHBand="1" w:firstRowFirstColumn="0" w:firstRowLastColumn="0" w:lastRowFirstColumn="0" w:lastRowLastColumn="0"/>
          <w:trHeight w:val="1200"/>
          <w:ins w:id="518" w:author="Francis Moigula" w:date="2026-06-03T16:36:00Z"/>
          <w:trPrChange w:id="519" w:author="Francis Moigula" w:date="2026-06-04T10:11:00Z" w16du:dateUtc="2026-06-04T15:11:00Z">
            <w:trPr>
              <w:gridAfter w:val="0"/>
              <w:trHeight w:val="1200"/>
            </w:trPr>
          </w:trPrChange>
        </w:trPr>
        <w:tc>
          <w:tcPr>
            <w:tcW w:w="303" w:type="dxa"/>
            <w:hideMark/>
            <w:tcPrChange w:id="520" w:author="Francis Moigula" w:date="2026-06-04T10:11:00Z" w16du:dateUtc="2026-06-04T15:11:00Z">
              <w:tcPr>
                <w:tcW w:w="220" w:type="dxa"/>
                <w:gridSpan w:val="2"/>
                <w:tcBorders>
                  <w:top w:val="nil"/>
                  <w:left w:val="nil"/>
                  <w:bottom w:val="nil"/>
                  <w:right w:val="nil"/>
                </w:tcBorders>
                <w:vAlign w:val="center"/>
                <w:hideMark/>
              </w:tcPr>
            </w:tcPrChange>
          </w:tcPr>
          <w:p w14:paraId="0F1F4D0A" w14:textId="7ECB3FB7" w:rsidR="00795DE7" w:rsidRPr="00795DE7" w:rsidRDefault="00974C31" w:rsidP="00795DE7">
            <w:pPr>
              <w:spacing w:before="0"/>
              <w:jc w:val="right"/>
              <w:cnfStyle w:val="000000010000" w:firstRow="0" w:lastRow="0" w:firstColumn="0" w:lastColumn="0" w:oddVBand="0" w:evenVBand="0" w:oddHBand="0" w:evenHBand="1" w:firstRowFirstColumn="0" w:firstRowLastColumn="0" w:lastRowFirstColumn="0" w:lastRowLastColumn="0"/>
              <w:rPr>
                <w:ins w:id="521" w:author="Francis Moigula" w:date="2026-06-03T16:36:00Z" w16du:dateUtc="2026-06-03T21:36:00Z"/>
                <w:rFonts w:eastAsia="Times New Roman" w:cs="Segoe Sans Text"/>
                <w:b/>
                <w:bCs/>
                <w:color w:val="000000"/>
                <w:sz w:val="22"/>
                <w:szCs w:val="22"/>
                <w:lang w:val="en-CA" w:eastAsia="en-CA"/>
                <w:rPrChange w:id="522" w:author="Francis Moigula" w:date="2026-06-03T16:37:00Z" w16du:dateUtc="2026-06-03T21:37:00Z">
                  <w:rPr>
                    <w:ins w:id="523" w:author="Francis Moigula" w:date="2026-06-03T16:36:00Z" w16du:dateUtc="2026-06-03T21:36:00Z"/>
                    <w:rFonts w:ascii="Aptos Narrow" w:eastAsia="Times New Roman" w:hAnsi="Aptos Narrow" w:cs="Times New Roman"/>
                    <w:b/>
                    <w:bCs/>
                    <w:color w:val="000000"/>
                    <w:sz w:val="22"/>
                    <w:szCs w:val="22"/>
                    <w:lang w:val="en-CA" w:eastAsia="en-CA"/>
                  </w:rPr>
                </w:rPrChange>
              </w:rPr>
            </w:pPr>
            <w:ins w:id="524" w:author="Francis Moigula" w:date="2026-06-05T15:32:00Z" w16du:dateUtc="2026-06-05T20:32:00Z">
              <w:r>
                <w:rPr>
                  <w:rFonts w:eastAsia="Times New Roman" w:cs="Segoe Sans Text"/>
                  <w:b/>
                  <w:bCs/>
                  <w:color w:val="000000"/>
                  <w:sz w:val="22"/>
                  <w:szCs w:val="22"/>
                  <w:lang w:val="en-CA" w:eastAsia="en-CA"/>
                </w:rPr>
                <w:t>7</w:t>
              </w:r>
            </w:ins>
          </w:p>
        </w:tc>
        <w:tc>
          <w:tcPr>
            <w:tcW w:w="2958" w:type="dxa"/>
            <w:hideMark/>
            <w:tcPrChange w:id="525" w:author="Francis Moigula" w:date="2026-06-04T10:11:00Z" w16du:dateUtc="2026-06-04T15:11:00Z">
              <w:tcPr>
                <w:tcW w:w="3360" w:type="dxa"/>
                <w:gridSpan w:val="3"/>
                <w:tcBorders>
                  <w:top w:val="nil"/>
                  <w:left w:val="nil"/>
                  <w:bottom w:val="nil"/>
                  <w:right w:val="nil"/>
                </w:tcBorders>
                <w:vAlign w:val="center"/>
                <w:hideMark/>
              </w:tcPr>
            </w:tcPrChange>
          </w:tcPr>
          <w:p w14:paraId="3EDB34BA" w14:textId="4D2F7540" w:rsidR="00795DE7" w:rsidRPr="00795DE7" w:rsidRDefault="00795DE7" w:rsidP="00795DE7">
            <w:pPr>
              <w:spacing w:before="0"/>
              <w:cnfStyle w:val="000000010000" w:firstRow="0" w:lastRow="0" w:firstColumn="0" w:lastColumn="0" w:oddVBand="0" w:evenVBand="0" w:oddHBand="0" w:evenHBand="1" w:firstRowFirstColumn="0" w:firstRowLastColumn="0" w:lastRowFirstColumn="0" w:lastRowLastColumn="0"/>
              <w:rPr>
                <w:ins w:id="526" w:author="Francis Moigula" w:date="2026-06-03T16:36:00Z" w16du:dateUtc="2026-06-03T21:36:00Z"/>
                <w:rFonts w:eastAsia="Times New Roman" w:cs="Segoe Sans Text"/>
                <w:b/>
                <w:bCs/>
                <w:color w:val="000000"/>
                <w:sz w:val="22"/>
                <w:szCs w:val="22"/>
                <w:lang w:val="en-CA" w:eastAsia="en-CA"/>
                <w:rPrChange w:id="527" w:author="Francis Moigula" w:date="2026-06-03T16:37:00Z" w16du:dateUtc="2026-06-03T21:37:00Z">
                  <w:rPr>
                    <w:ins w:id="528" w:author="Francis Moigula" w:date="2026-06-03T16:36:00Z" w16du:dateUtc="2026-06-03T21:36:00Z"/>
                    <w:rFonts w:ascii="Aptos Narrow" w:eastAsia="Times New Roman" w:hAnsi="Aptos Narrow" w:cs="Times New Roman"/>
                    <w:b/>
                    <w:bCs/>
                    <w:color w:val="000000"/>
                    <w:sz w:val="22"/>
                    <w:szCs w:val="22"/>
                    <w:lang w:val="en-CA" w:eastAsia="en-CA"/>
                  </w:rPr>
                </w:rPrChange>
              </w:rPr>
            </w:pPr>
            <w:ins w:id="529" w:author="Francis Moigula" w:date="2026-06-03T16:36:00Z" w16du:dateUtc="2026-06-03T21:36:00Z">
              <w:r w:rsidRPr="00795DE7">
                <w:rPr>
                  <w:rFonts w:eastAsia="Times New Roman" w:cs="Segoe Sans Text"/>
                  <w:b/>
                  <w:bCs/>
                  <w:color w:val="000000"/>
                  <w:sz w:val="22"/>
                  <w:szCs w:val="22"/>
                  <w:lang w:val="en-CA" w:eastAsia="en-CA"/>
                  <w:rPrChange w:id="530" w:author="Francis Moigula" w:date="2026-06-03T16:37:00Z" w16du:dateUtc="2026-06-03T21:37:00Z">
                    <w:rPr>
                      <w:rFonts w:ascii="Aptos Narrow" w:eastAsia="Times New Roman" w:hAnsi="Aptos Narrow" w:cs="Times New Roman"/>
                      <w:b/>
                      <w:bCs/>
                      <w:color w:val="000000"/>
                      <w:sz w:val="22"/>
                      <w:szCs w:val="22"/>
                      <w:lang w:val="en-CA" w:eastAsia="en-CA"/>
                    </w:rPr>
                  </w:rPrChange>
                </w:rPr>
                <w:t>Manage</w:t>
              </w:r>
            </w:ins>
            <w:ins w:id="531" w:author="Francis Moigula" w:date="2026-06-04T17:13:00Z" w16du:dateUtc="2026-06-04T22:13:00Z">
              <w:r w:rsidR="00193BC6">
                <w:rPr>
                  <w:rFonts w:eastAsia="Times New Roman" w:cs="Segoe Sans Text"/>
                  <w:b/>
                  <w:bCs/>
                  <w:color w:val="000000"/>
                  <w:sz w:val="22"/>
                  <w:szCs w:val="22"/>
                  <w:lang w:val="en-CA" w:eastAsia="en-CA"/>
                </w:rPr>
                <w:t xml:space="preserve"> &amp; Monitor</w:t>
              </w:r>
            </w:ins>
            <w:ins w:id="532" w:author="Francis Moigula" w:date="2026-06-04T17:14:00Z" w16du:dateUtc="2026-06-04T22:14:00Z">
              <w:r w:rsidR="00193BC6">
                <w:rPr>
                  <w:rFonts w:eastAsia="Times New Roman" w:cs="Segoe Sans Text"/>
                  <w:b/>
                  <w:bCs/>
                  <w:color w:val="000000"/>
                  <w:sz w:val="22"/>
                  <w:szCs w:val="22"/>
                  <w:lang w:val="en-CA" w:eastAsia="en-CA"/>
                </w:rPr>
                <w:t xml:space="preserve"> </w:t>
              </w:r>
            </w:ins>
            <w:ins w:id="533" w:author="Francis Moigula" w:date="2026-06-04T17:20:00Z" w16du:dateUtc="2026-06-04T22:20:00Z">
              <w:r w:rsidR="009B2FE6">
                <w:rPr>
                  <w:rFonts w:eastAsia="Times New Roman" w:cs="Segoe Sans Text"/>
                  <w:b/>
                  <w:bCs/>
                  <w:color w:val="000000"/>
                  <w:sz w:val="22"/>
                  <w:szCs w:val="22"/>
                  <w:lang w:val="en-CA" w:eastAsia="en-CA"/>
                </w:rPr>
                <w:t xml:space="preserve">the </w:t>
              </w:r>
            </w:ins>
            <w:ins w:id="534" w:author="Francis Moigula" w:date="2026-06-03T16:36:00Z" w16du:dateUtc="2026-06-03T21:36:00Z">
              <w:r w:rsidRPr="00795DE7">
                <w:rPr>
                  <w:rFonts w:eastAsia="Times New Roman" w:cs="Segoe Sans Text"/>
                  <w:b/>
                  <w:bCs/>
                  <w:color w:val="000000"/>
                  <w:sz w:val="22"/>
                  <w:szCs w:val="22"/>
                  <w:lang w:val="en-CA" w:eastAsia="en-CA"/>
                  <w:rPrChange w:id="535" w:author="Francis Moigula" w:date="2026-06-03T16:37:00Z" w16du:dateUtc="2026-06-03T21:37:00Z">
                    <w:rPr>
                      <w:rFonts w:ascii="Aptos Narrow" w:eastAsia="Times New Roman" w:hAnsi="Aptos Narrow" w:cs="Times New Roman"/>
                      <w:b/>
                      <w:bCs/>
                      <w:color w:val="000000"/>
                      <w:sz w:val="22"/>
                      <w:szCs w:val="22"/>
                      <w:lang w:val="en-CA" w:eastAsia="en-CA"/>
                    </w:rPr>
                  </w:rPrChange>
                </w:rPr>
                <w:t>Platform</w:t>
              </w:r>
            </w:ins>
          </w:p>
        </w:tc>
        <w:tc>
          <w:tcPr>
            <w:tcW w:w="6095" w:type="dxa"/>
            <w:hideMark/>
            <w:tcPrChange w:id="536" w:author="Francis Moigula" w:date="2026-06-04T10:11:00Z" w16du:dateUtc="2026-06-04T15:11:00Z">
              <w:tcPr>
                <w:tcW w:w="5260" w:type="dxa"/>
                <w:tcBorders>
                  <w:top w:val="nil"/>
                  <w:left w:val="nil"/>
                  <w:bottom w:val="nil"/>
                  <w:right w:val="nil"/>
                </w:tcBorders>
                <w:vAlign w:val="center"/>
                <w:hideMark/>
              </w:tcPr>
            </w:tcPrChange>
          </w:tcPr>
          <w:p w14:paraId="7A8290F8" w14:textId="3EEC5CDE" w:rsidR="00795DE7" w:rsidRPr="00795DE7" w:rsidRDefault="00B227D0" w:rsidP="00795DE7">
            <w:pPr>
              <w:spacing w:before="0"/>
              <w:cnfStyle w:val="000000010000" w:firstRow="0" w:lastRow="0" w:firstColumn="0" w:lastColumn="0" w:oddVBand="0" w:evenVBand="0" w:oddHBand="0" w:evenHBand="1" w:firstRowFirstColumn="0" w:firstRowLastColumn="0" w:lastRowFirstColumn="0" w:lastRowLastColumn="0"/>
              <w:rPr>
                <w:ins w:id="537" w:author="Francis Moigula" w:date="2026-06-03T16:36:00Z" w16du:dateUtc="2026-06-03T21:36:00Z"/>
                <w:rFonts w:eastAsia="Times New Roman" w:cs="Segoe Sans Text"/>
                <w:color w:val="000000"/>
                <w:sz w:val="22"/>
                <w:szCs w:val="22"/>
                <w:lang w:val="en-CA" w:eastAsia="en-CA"/>
                <w:rPrChange w:id="538" w:author="Francis Moigula" w:date="2026-06-03T16:37:00Z" w16du:dateUtc="2026-06-03T21:37:00Z">
                  <w:rPr>
                    <w:ins w:id="539" w:author="Francis Moigula" w:date="2026-06-03T16:36:00Z" w16du:dateUtc="2026-06-03T21:36:00Z"/>
                    <w:rFonts w:ascii="Aptos Narrow" w:eastAsia="Times New Roman" w:hAnsi="Aptos Narrow" w:cs="Times New Roman"/>
                    <w:color w:val="000000"/>
                    <w:sz w:val="22"/>
                    <w:szCs w:val="22"/>
                    <w:lang w:val="en-CA" w:eastAsia="en-CA"/>
                  </w:rPr>
                </w:rPrChange>
              </w:rPr>
            </w:pPr>
            <w:ins w:id="540" w:author="Francis Moigula" w:date="2026-06-03T16:41:00Z" w16du:dateUtc="2026-06-03T21:41:00Z">
              <w:r w:rsidRPr="00B227D0">
                <w:rPr>
                  <w:rFonts w:eastAsia="Times New Roman" w:cs="Segoe Sans Text"/>
                  <w:color w:val="000000"/>
                  <w:sz w:val="22"/>
                  <w:szCs w:val="22"/>
                  <w:lang w:val="en-CA" w:eastAsia="en-CA"/>
                </w:rPr>
                <w:t xml:space="preserve">Design and implement the capabilities and practices required to operate, monitor, and optimize the platform through lifecycle management, observability, </w:t>
              </w:r>
            </w:ins>
            <w:ins w:id="541" w:author="Francis Moigula" w:date="2026-06-05T16:49:00Z" w16du:dateUtc="2026-06-05T21:49:00Z">
              <w:r w:rsidR="00CB5EDF" w:rsidRPr="00B227D0">
                <w:rPr>
                  <w:rFonts w:eastAsia="Times New Roman" w:cs="Segoe Sans Text"/>
                  <w:color w:val="000000"/>
                  <w:sz w:val="22"/>
                  <w:szCs w:val="22"/>
                  <w:lang w:val="en-CA" w:eastAsia="en-CA"/>
                </w:rPr>
                <w:t xml:space="preserve">cost governance </w:t>
              </w:r>
              <w:r w:rsidR="00CB5EDF">
                <w:rPr>
                  <w:rFonts w:eastAsia="Times New Roman" w:cs="Segoe Sans Text"/>
                  <w:color w:val="000000"/>
                  <w:sz w:val="22"/>
                  <w:szCs w:val="22"/>
                  <w:lang w:val="en-CA" w:eastAsia="en-CA"/>
                </w:rPr>
                <w:t xml:space="preserve">, and </w:t>
              </w:r>
            </w:ins>
            <w:ins w:id="542" w:author="Francis Moigula" w:date="2026-06-03T16:41:00Z" w16du:dateUtc="2026-06-03T21:41:00Z">
              <w:r w:rsidRPr="00B227D0">
                <w:rPr>
                  <w:rFonts w:eastAsia="Times New Roman" w:cs="Segoe Sans Text"/>
                  <w:color w:val="000000"/>
                  <w:sz w:val="22"/>
                  <w:szCs w:val="22"/>
                  <w:lang w:val="en-CA" w:eastAsia="en-CA"/>
                </w:rPr>
                <w:t>performance monitoring.</w:t>
              </w:r>
            </w:ins>
          </w:p>
        </w:tc>
      </w:tr>
      <w:tr w:rsidR="00795DE7" w:rsidRPr="00795DE7" w14:paraId="5638B281" w14:textId="77777777" w:rsidTr="00551AF4">
        <w:tblPrEx>
          <w:tblPrExChange w:id="543" w:author="Francis Moigula" w:date="2026-06-04T10:11:00Z" w16du:dateUtc="2026-06-04T15:11:00Z">
            <w:tblPrEx>
              <w:tblBorders>
                <w:top w:val="none" w:sz="0" w:space="0" w:color="auto"/>
                <w:bottom w:val="none" w:sz="0" w:space="0" w:color="auto"/>
                <w:insideH w:val="none" w:sz="0" w:space="0" w:color="auto"/>
                <w:insideV w:val="none" w:sz="0" w:space="0" w:color="auto"/>
              </w:tblBorders>
              <w:tblCellMar>
                <w:top w:w="0" w:type="dxa"/>
                <w:left w:w="108" w:type="dxa"/>
                <w:bottom w:w="0" w:type="dxa"/>
                <w:right w:w="108" w:type="dxa"/>
              </w:tblCellMar>
            </w:tblPrEx>
          </w:tblPrExChange>
        </w:tblPrEx>
        <w:trPr>
          <w:cnfStyle w:val="000000100000" w:firstRow="0" w:lastRow="0" w:firstColumn="0" w:lastColumn="0" w:oddVBand="0" w:evenVBand="0" w:oddHBand="1" w:evenHBand="0" w:firstRowFirstColumn="0" w:firstRowLastColumn="0" w:lastRowFirstColumn="0" w:lastRowLastColumn="0"/>
          <w:trHeight w:val="648"/>
          <w:ins w:id="544" w:author="Francis Moigula" w:date="2026-06-03T16:36:00Z"/>
          <w:trPrChange w:id="545" w:author="Francis Moigula" w:date="2026-06-04T10:11:00Z" w16du:dateUtc="2026-06-04T15:11:00Z">
            <w:trPr>
              <w:gridAfter w:val="0"/>
              <w:trHeight w:val="900"/>
            </w:trPr>
          </w:trPrChange>
        </w:trPr>
        <w:tc>
          <w:tcPr>
            <w:tcW w:w="303" w:type="dxa"/>
            <w:hideMark/>
            <w:tcPrChange w:id="546" w:author="Francis Moigula" w:date="2026-06-04T10:11:00Z" w16du:dateUtc="2026-06-04T15:11:00Z">
              <w:tcPr>
                <w:tcW w:w="220" w:type="dxa"/>
                <w:gridSpan w:val="2"/>
                <w:tcBorders>
                  <w:top w:val="nil"/>
                  <w:left w:val="nil"/>
                  <w:bottom w:val="nil"/>
                  <w:right w:val="nil"/>
                </w:tcBorders>
                <w:vAlign w:val="center"/>
                <w:hideMark/>
              </w:tcPr>
            </w:tcPrChange>
          </w:tcPr>
          <w:p w14:paraId="7146FF76" w14:textId="3764DF95" w:rsidR="00795DE7" w:rsidRPr="00795DE7" w:rsidRDefault="00974C31" w:rsidP="00795DE7">
            <w:pPr>
              <w:spacing w:before="0"/>
              <w:jc w:val="right"/>
              <w:cnfStyle w:val="000000100000" w:firstRow="0" w:lastRow="0" w:firstColumn="0" w:lastColumn="0" w:oddVBand="0" w:evenVBand="0" w:oddHBand="1" w:evenHBand="0" w:firstRowFirstColumn="0" w:firstRowLastColumn="0" w:lastRowFirstColumn="0" w:lastRowLastColumn="0"/>
              <w:rPr>
                <w:ins w:id="547" w:author="Francis Moigula" w:date="2026-06-03T16:36:00Z" w16du:dateUtc="2026-06-03T21:36:00Z"/>
                <w:rFonts w:eastAsia="Times New Roman" w:cs="Segoe Sans Text"/>
                <w:b/>
                <w:bCs/>
                <w:color w:val="000000"/>
                <w:sz w:val="22"/>
                <w:szCs w:val="22"/>
                <w:lang w:val="en-CA" w:eastAsia="en-CA"/>
                <w:rPrChange w:id="548" w:author="Francis Moigula" w:date="2026-06-03T16:37:00Z" w16du:dateUtc="2026-06-03T21:37:00Z">
                  <w:rPr>
                    <w:ins w:id="549" w:author="Francis Moigula" w:date="2026-06-03T16:36:00Z" w16du:dateUtc="2026-06-03T21:36:00Z"/>
                    <w:rFonts w:ascii="Aptos Narrow" w:eastAsia="Times New Roman" w:hAnsi="Aptos Narrow" w:cs="Times New Roman"/>
                    <w:b/>
                    <w:bCs/>
                    <w:color w:val="000000"/>
                    <w:sz w:val="22"/>
                    <w:szCs w:val="22"/>
                    <w:lang w:val="en-CA" w:eastAsia="en-CA"/>
                  </w:rPr>
                </w:rPrChange>
              </w:rPr>
            </w:pPr>
            <w:ins w:id="550" w:author="Francis Moigula" w:date="2026-06-05T15:32:00Z" w16du:dateUtc="2026-06-05T20:32:00Z">
              <w:r>
                <w:rPr>
                  <w:rFonts w:eastAsia="Times New Roman" w:cs="Segoe Sans Text"/>
                  <w:b/>
                  <w:bCs/>
                  <w:color w:val="000000"/>
                  <w:sz w:val="22"/>
                  <w:szCs w:val="22"/>
                  <w:lang w:val="en-CA" w:eastAsia="en-CA"/>
                </w:rPr>
                <w:t>8</w:t>
              </w:r>
            </w:ins>
          </w:p>
        </w:tc>
        <w:tc>
          <w:tcPr>
            <w:tcW w:w="2958" w:type="dxa"/>
            <w:hideMark/>
            <w:tcPrChange w:id="551" w:author="Francis Moigula" w:date="2026-06-04T10:11:00Z" w16du:dateUtc="2026-06-04T15:11:00Z">
              <w:tcPr>
                <w:tcW w:w="3360" w:type="dxa"/>
                <w:gridSpan w:val="3"/>
                <w:tcBorders>
                  <w:top w:val="nil"/>
                  <w:left w:val="nil"/>
                  <w:bottom w:val="nil"/>
                  <w:right w:val="nil"/>
                </w:tcBorders>
                <w:vAlign w:val="center"/>
                <w:hideMark/>
              </w:tcPr>
            </w:tcPrChange>
          </w:tcPr>
          <w:p w14:paraId="4BC35511" w14:textId="1DFE0F3B" w:rsidR="00795DE7" w:rsidRPr="00795DE7" w:rsidRDefault="00323BBD" w:rsidP="00795DE7">
            <w:pPr>
              <w:spacing w:before="0"/>
              <w:cnfStyle w:val="000000100000" w:firstRow="0" w:lastRow="0" w:firstColumn="0" w:lastColumn="0" w:oddVBand="0" w:evenVBand="0" w:oddHBand="1" w:evenHBand="0" w:firstRowFirstColumn="0" w:firstRowLastColumn="0" w:lastRowFirstColumn="0" w:lastRowLastColumn="0"/>
              <w:rPr>
                <w:ins w:id="552" w:author="Francis Moigula" w:date="2026-06-03T16:36:00Z" w16du:dateUtc="2026-06-03T21:36:00Z"/>
                <w:rFonts w:eastAsia="Times New Roman" w:cs="Segoe Sans Text"/>
                <w:b/>
                <w:bCs/>
                <w:color w:val="000000"/>
                <w:sz w:val="22"/>
                <w:szCs w:val="22"/>
                <w:lang w:val="en-CA" w:eastAsia="en-CA"/>
                <w:rPrChange w:id="553" w:author="Francis Moigula" w:date="2026-06-03T16:37:00Z" w16du:dateUtc="2026-06-03T21:37:00Z">
                  <w:rPr>
                    <w:ins w:id="554" w:author="Francis Moigula" w:date="2026-06-03T16:36:00Z" w16du:dateUtc="2026-06-03T21:36:00Z"/>
                    <w:rFonts w:ascii="Aptos Narrow" w:eastAsia="Times New Roman" w:hAnsi="Aptos Narrow" w:cs="Times New Roman"/>
                    <w:b/>
                    <w:bCs/>
                    <w:color w:val="000000"/>
                    <w:sz w:val="22"/>
                    <w:szCs w:val="22"/>
                    <w:lang w:val="en-CA" w:eastAsia="en-CA"/>
                  </w:rPr>
                </w:rPrChange>
              </w:rPr>
            </w:pPr>
            <w:ins w:id="555" w:author="Francis Moigula" w:date="2026-06-05T16:45:00Z" w16du:dateUtc="2026-06-05T21:45:00Z">
              <w:r w:rsidRPr="00323BBD">
                <w:rPr>
                  <w:rFonts w:eastAsia="Times New Roman" w:cs="Segoe Sans Text"/>
                  <w:b/>
                  <w:bCs/>
                  <w:color w:val="000000"/>
                  <w:sz w:val="22"/>
                  <w:szCs w:val="22"/>
                  <w:lang w:val="en-CA" w:eastAsia="en-CA"/>
                </w:rPr>
                <w:t>Drive Adoption &amp; Value Realization</w:t>
              </w:r>
            </w:ins>
          </w:p>
        </w:tc>
        <w:tc>
          <w:tcPr>
            <w:tcW w:w="6095" w:type="dxa"/>
            <w:hideMark/>
            <w:tcPrChange w:id="556" w:author="Francis Moigula" w:date="2026-06-04T10:11:00Z" w16du:dateUtc="2026-06-04T15:11:00Z">
              <w:tcPr>
                <w:tcW w:w="5260" w:type="dxa"/>
                <w:tcBorders>
                  <w:top w:val="nil"/>
                  <w:left w:val="nil"/>
                  <w:bottom w:val="nil"/>
                  <w:right w:val="nil"/>
                </w:tcBorders>
                <w:vAlign w:val="center"/>
                <w:hideMark/>
              </w:tcPr>
            </w:tcPrChange>
          </w:tcPr>
          <w:p w14:paraId="1FA3491D" w14:textId="77777777" w:rsidR="00795DE7" w:rsidRPr="00795DE7" w:rsidRDefault="00795DE7" w:rsidP="00795DE7">
            <w:pPr>
              <w:spacing w:before="0"/>
              <w:cnfStyle w:val="000000100000" w:firstRow="0" w:lastRow="0" w:firstColumn="0" w:lastColumn="0" w:oddVBand="0" w:evenVBand="0" w:oddHBand="1" w:evenHBand="0" w:firstRowFirstColumn="0" w:firstRowLastColumn="0" w:lastRowFirstColumn="0" w:lastRowLastColumn="0"/>
              <w:rPr>
                <w:ins w:id="557" w:author="Francis Moigula" w:date="2026-06-03T16:36:00Z" w16du:dateUtc="2026-06-03T21:36:00Z"/>
                <w:rFonts w:eastAsia="Times New Roman" w:cs="Segoe Sans Text"/>
                <w:color w:val="000000"/>
                <w:sz w:val="22"/>
                <w:szCs w:val="22"/>
                <w:lang w:val="en-CA" w:eastAsia="en-CA"/>
                <w:rPrChange w:id="558" w:author="Francis Moigula" w:date="2026-06-03T16:37:00Z" w16du:dateUtc="2026-06-03T21:37:00Z">
                  <w:rPr>
                    <w:ins w:id="559" w:author="Francis Moigula" w:date="2026-06-03T16:36:00Z" w16du:dateUtc="2026-06-03T21:36:00Z"/>
                    <w:rFonts w:ascii="Aptos Narrow" w:eastAsia="Times New Roman" w:hAnsi="Aptos Narrow" w:cs="Times New Roman"/>
                    <w:color w:val="000000"/>
                    <w:sz w:val="22"/>
                    <w:szCs w:val="22"/>
                    <w:lang w:val="en-CA" w:eastAsia="en-CA"/>
                  </w:rPr>
                </w:rPrChange>
              </w:rPr>
            </w:pPr>
            <w:ins w:id="560" w:author="Francis Moigula" w:date="2026-06-03T16:36:00Z" w16du:dateUtc="2026-06-03T21:36:00Z">
              <w:r w:rsidRPr="00795DE7">
                <w:rPr>
                  <w:rFonts w:eastAsia="Times New Roman" w:cs="Segoe Sans Text"/>
                  <w:color w:val="000000"/>
                  <w:sz w:val="22"/>
                  <w:szCs w:val="22"/>
                  <w:lang w:val="en-CA" w:eastAsia="en-CA"/>
                  <w:rPrChange w:id="561" w:author="Francis Moigula" w:date="2026-06-03T16:37:00Z" w16du:dateUtc="2026-06-03T21:37:00Z">
                    <w:rPr>
                      <w:rFonts w:ascii="Aptos Narrow" w:eastAsia="Times New Roman" w:hAnsi="Aptos Narrow" w:cs="Times New Roman"/>
                      <w:color w:val="000000"/>
                      <w:sz w:val="22"/>
                      <w:szCs w:val="22"/>
                      <w:lang w:val="en-CA" w:eastAsia="en-CA"/>
                    </w:rPr>
                  </w:rPrChange>
                </w:rPr>
                <w:t>Drive organizational adoption through change management, skilling and training, stakeholder engagement, and value realization to ensure sustained business impact.</w:t>
              </w:r>
            </w:ins>
          </w:p>
        </w:tc>
      </w:tr>
    </w:tbl>
    <w:p w14:paraId="2F9637DC" w14:textId="77777777" w:rsidR="009A3949" w:rsidRDefault="009A3949" w:rsidP="00BB7D04">
      <w:pPr>
        <w:rPr>
          <w:ins w:id="562" w:author="Francis Moigula" w:date="2026-06-05T09:15:00Z" w16du:dateUtc="2026-06-05T14:15:00Z"/>
          <w:lang w:val="en-CA"/>
        </w:rPr>
      </w:pPr>
    </w:p>
    <w:p w14:paraId="6A6DD066" w14:textId="0BDC275F" w:rsidR="00193AFB" w:rsidRDefault="002503CF" w:rsidP="00BB7D04">
      <w:pPr>
        <w:rPr>
          <w:ins w:id="563" w:author="Francis Moigula" w:date="2026-06-04T16:42:00Z" w16du:dateUtc="2026-06-04T21:42:00Z"/>
          <w:lang w:val="en-CA"/>
        </w:rPr>
      </w:pPr>
      <w:ins w:id="564" w:author="Francis Moigula" w:date="2026-06-04T16:43:00Z">
        <w:r w:rsidRPr="00041490">
          <w:rPr>
            <w:lang w:val="en-CA"/>
          </w:rPr>
          <w:t>This table</w:t>
        </w:r>
      </w:ins>
      <w:ins w:id="565" w:author="Francis Moigula" w:date="2026-06-04T16:43:00Z" w16du:dateUtc="2026-06-04T21:43:00Z">
        <w:r w:rsidRPr="00041490">
          <w:rPr>
            <w:lang w:val="en-CA"/>
          </w:rPr>
          <w:t xml:space="preserve"> below </w:t>
        </w:r>
      </w:ins>
      <w:ins w:id="566" w:author="Francis Moigula" w:date="2026-06-04T16:43:00Z">
        <w:r w:rsidRPr="00041490">
          <w:rPr>
            <w:lang w:val="en-CA"/>
          </w:rPr>
          <w:t>define</w:t>
        </w:r>
      </w:ins>
      <w:ins w:id="567" w:author="Francis Moigula" w:date="2026-06-04T17:08:00Z" w16du:dateUtc="2026-06-04T22:08:00Z">
        <w:r w:rsidR="00041490">
          <w:rPr>
            <w:lang w:val="en-CA"/>
          </w:rPr>
          <w:t xml:space="preserve">s </w:t>
        </w:r>
      </w:ins>
      <w:ins w:id="568" w:author="Francis Moigula" w:date="2026-06-04T16:43:00Z">
        <w:r w:rsidRPr="00041490">
          <w:rPr>
            <w:lang w:val="en-CA"/>
          </w:rPr>
          <w:t xml:space="preserve">the </w:t>
        </w:r>
      </w:ins>
      <w:ins w:id="569" w:author="Francis Moigula" w:date="2026-06-04T16:44:00Z" w16du:dateUtc="2026-06-04T21:44:00Z">
        <w:r w:rsidRPr="00041490">
          <w:rPr>
            <w:lang w:val="en-CA"/>
          </w:rPr>
          <w:t xml:space="preserve">project </w:t>
        </w:r>
      </w:ins>
      <w:ins w:id="570" w:author="Francis Moigula" w:date="2026-06-04T16:43:00Z">
        <w:r w:rsidRPr="00041490">
          <w:rPr>
            <w:lang w:val="en-CA"/>
            <w:rPrChange w:id="571" w:author="Francis Moigula" w:date="2026-06-04T17:08:00Z" w16du:dateUtc="2026-06-04T22:08:00Z">
              <w:rPr>
                <w:b/>
                <w:bCs/>
                <w:lang w:val="en-CA"/>
              </w:rPr>
            </w:rPrChange>
          </w:rPr>
          <w:t>scope</w:t>
        </w:r>
      </w:ins>
      <w:ins w:id="572" w:author="Francis Moigula" w:date="2026-06-04T16:43:00Z" w16du:dateUtc="2026-06-04T21:43:00Z">
        <w:r w:rsidRPr="00041490">
          <w:rPr>
            <w:lang w:val="en-CA"/>
            <w:rPrChange w:id="573" w:author="Francis Moigula" w:date="2026-06-04T17:08:00Z" w16du:dateUtc="2026-06-04T22:08:00Z">
              <w:rPr>
                <w:b/>
                <w:bCs/>
                <w:lang w:val="en-CA"/>
              </w:rPr>
            </w:rPrChange>
          </w:rPr>
          <w:t xml:space="preserve"> </w:t>
        </w:r>
      </w:ins>
      <w:ins w:id="574" w:author="Francis Moigula" w:date="2026-06-04T16:43:00Z">
        <w:r w:rsidRPr="00041490">
          <w:rPr>
            <w:lang w:val="en-CA"/>
            <w:rPrChange w:id="575" w:author="Francis Moigula" w:date="2026-06-04T17:08:00Z" w16du:dateUtc="2026-06-04T22:08:00Z">
              <w:rPr>
                <w:b/>
                <w:bCs/>
                <w:lang w:val="en-CA"/>
              </w:rPr>
            </w:rPrChange>
          </w:rPr>
          <w:t xml:space="preserve">and assumptions for developing and deploying </w:t>
        </w:r>
      </w:ins>
      <w:ins w:id="576" w:author="Francis Moigula" w:date="2026-06-04T17:08:00Z" w16du:dateUtc="2026-06-04T22:08:00Z">
        <w:r w:rsidR="00041490">
          <w:rPr>
            <w:lang w:val="en-CA"/>
          </w:rPr>
          <w:t>the platform</w:t>
        </w:r>
      </w:ins>
      <w:ins w:id="577" w:author="Francis Moigula" w:date="2026-06-04T16:43:00Z">
        <w:r w:rsidRPr="00041490">
          <w:rPr>
            <w:lang w:val="en-CA"/>
          </w:rPr>
          <w:t>.</w:t>
        </w:r>
      </w:ins>
      <w:ins w:id="578" w:author="Francis Moigula" w:date="2026-06-04T16:44:00Z" w16du:dateUtc="2026-06-04T21:44:00Z">
        <w:r w:rsidRPr="00041490">
          <w:rPr>
            <w:lang w:val="en-CA"/>
          </w:rPr>
          <w:t xml:space="preserve"> </w:t>
        </w:r>
      </w:ins>
      <w:ins w:id="579" w:author="Francis Moigula" w:date="2026-06-04T16:43:00Z">
        <w:r w:rsidRPr="00041490">
          <w:rPr>
            <w:lang w:val="en-CA"/>
          </w:rPr>
          <w:t xml:space="preserve">It outlines how </w:t>
        </w:r>
        <w:r w:rsidRPr="00041490">
          <w:rPr>
            <w:b/>
            <w:bCs/>
            <w:lang w:val="en-CA"/>
            <w:rPrChange w:id="580" w:author="Francis Moigula" w:date="2026-06-04T17:08:00Z" w16du:dateUtc="2026-06-04T22:08:00Z">
              <w:rPr>
                <w:lang w:val="en-CA"/>
              </w:rPr>
            </w:rPrChange>
          </w:rPr>
          <w:t>Microsoft</w:t>
        </w:r>
        <w:r w:rsidRPr="00041490">
          <w:rPr>
            <w:lang w:val="en-CA"/>
          </w:rPr>
          <w:t xml:space="preserve"> and </w:t>
        </w:r>
        <w:r w:rsidRPr="00041490">
          <w:rPr>
            <w:b/>
            <w:bCs/>
            <w:lang w:val="en-CA"/>
            <w:rPrChange w:id="581" w:author="Francis Moigula" w:date="2026-06-04T17:08:00Z" w16du:dateUtc="2026-06-04T22:08:00Z">
              <w:rPr>
                <w:lang w:val="en-CA"/>
              </w:rPr>
            </w:rPrChange>
          </w:rPr>
          <w:t>Ford</w:t>
        </w:r>
        <w:r w:rsidRPr="00041490">
          <w:rPr>
            <w:lang w:val="en-CA"/>
          </w:rPr>
          <w:t xml:space="preserve"> will deliver a combination of </w:t>
        </w:r>
      </w:ins>
      <w:ins w:id="582" w:author="Francis Moigula" w:date="2026-06-04T17:43:00Z" w16du:dateUtc="2026-06-04T22:43:00Z">
        <w:r w:rsidR="00E5128B" w:rsidRPr="00E5128B">
          <w:rPr>
            <w:b/>
            <w:bCs/>
            <w:lang w:val="en-CA"/>
            <w:rPrChange w:id="583" w:author="Francis Moigula" w:date="2026-06-04T17:43:00Z" w16du:dateUtc="2026-06-04T22:43:00Z">
              <w:rPr>
                <w:lang w:val="en-CA"/>
              </w:rPr>
            </w:rPrChange>
          </w:rPr>
          <w:t>(2</w:t>
        </w:r>
        <w:r w:rsidR="00E5128B" w:rsidRPr="00595C0D">
          <w:rPr>
            <w:b/>
            <w:lang w:val="en-CA"/>
          </w:rPr>
          <w:t>)</w:t>
        </w:r>
        <w:r w:rsidR="00E5128B">
          <w:rPr>
            <w:b/>
            <w:bCs/>
            <w:lang w:val="en-CA"/>
          </w:rPr>
          <w:t xml:space="preserve"> </w:t>
        </w:r>
      </w:ins>
      <w:ins w:id="584" w:author="Francis Moigula" w:date="2026-06-04T16:43:00Z">
        <w:r w:rsidRPr="00041490">
          <w:rPr>
            <w:b/>
            <w:lang w:val="en-CA"/>
          </w:rPr>
          <w:t>Department Agents</w:t>
        </w:r>
        <w:r w:rsidRPr="00041490">
          <w:rPr>
            <w:lang w:val="en-CA"/>
            <w:rPrChange w:id="585" w:author="Francis Moigula" w:date="2026-06-04T17:08:00Z" w16du:dateUtc="2026-06-04T22:08:00Z">
              <w:rPr>
                <w:b/>
                <w:bCs/>
                <w:lang w:val="en-CA"/>
              </w:rPr>
            </w:rPrChange>
          </w:rPr>
          <w:t xml:space="preserve"> and </w:t>
        </w:r>
      </w:ins>
      <w:ins w:id="586" w:author="Francis Moigula" w:date="2026-06-04T17:43:00Z" w16du:dateUtc="2026-06-04T22:43:00Z">
        <w:r w:rsidR="00E5128B" w:rsidRPr="00E5128B">
          <w:rPr>
            <w:b/>
            <w:bCs/>
            <w:lang w:val="en-CA"/>
            <w:rPrChange w:id="587" w:author="Francis Moigula" w:date="2026-06-04T17:44:00Z" w16du:dateUtc="2026-06-04T22:44:00Z">
              <w:rPr>
                <w:lang w:val="en-CA"/>
              </w:rPr>
            </w:rPrChange>
          </w:rPr>
          <w:t xml:space="preserve">(2) </w:t>
        </w:r>
      </w:ins>
      <w:ins w:id="588" w:author="Francis Moigula" w:date="2026-06-04T16:43:00Z">
        <w:r w:rsidRPr="004A0A72">
          <w:rPr>
            <w:b/>
            <w:lang w:val="en-CA"/>
          </w:rPr>
          <w:t>Prototype</w:t>
        </w:r>
        <w:r w:rsidRPr="00041490">
          <w:rPr>
            <w:b/>
            <w:lang w:val="en-CA"/>
          </w:rPr>
          <w:t xml:space="preserve"> Agents</w:t>
        </w:r>
      </w:ins>
      <w:ins w:id="589" w:author="Francis Moigula" w:date="2026-06-04T17:49:00Z" w16du:dateUtc="2026-06-04T22:49:00Z">
        <w:r w:rsidR="004A0A72">
          <w:rPr>
            <w:b/>
            <w:lang w:val="en-CA"/>
          </w:rPr>
          <w:t xml:space="preserve">, </w:t>
        </w:r>
      </w:ins>
      <w:ins w:id="590" w:author="Francis Moigula" w:date="2026-06-04T17:48:00Z" w16du:dateUtc="2026-06-04T22:48:00Z">
        <w:r w:rsidR="004A0A72">
          <w:rPr>
            <w:lang w:val="en-CA"/>
          </w:rPr>
          <w:t xml:space="preserve">based on four </w:t>
        </w:r>
        <w:r w:rsidR="004A0A72" w:rsidRPr="004A0A72">
          <w:rPr>
            <w:b/>
            <w:bCs/>
            <w:lang w:val="en-CA"/>
            <w:rPrChange w:id="591" w:author="Francis Moigula" w:date="2026-06-04T17:48:00Z" w16du:dateUtc="2026-06-04T22:48:00Z">
              <w:rPr>
                <w:lang w:val="en-CA"/>
              </w:rPr>
            </w:rPrChange>
          </w:rPr>
          <w:t xml:space="preserve">(4) </w:t>
        </w:r>
      </w:ins>
      <w:ins w:id="592" w:author="Francis Moigula" w:date="2026-06-04T16:44:00Z" w16du:dateUtc="2026-06-04T21:44:00Z">
        <w:r w:rsidRPr="004A0A72">
          <w:rPr>
            <w:b/>
            <w:bCs/>
            <w:lang w:val="en-CA"/>
            <w:rPrChange w:id="593" w:author="Francis Moigula" w:date="2026-06-04T17:48:00Z" w16du:dateUtc="2026-06-04T22:48:00Z">
              <w:rPr>
                <w:lang w:val="en-CA"/>
              </w:rPr>
            </w:rPrChange>
          </w:rPr>
          <w:t xml:space="preserve">identified </w:t>
        </w:r>
      </w:ins>
      <w:ins w:id="594" w:author="Francis Moigula" w:date="2026-06-04T16:43:00Z">
        <w:r w:rsidRPr="004A0A72">
          <w:rPr>
            <w:b/>
            <w:bCs/>
            <w:lang w:val="en-CA"/>
            <w:rPrChange w:id="595" w:author="Francis Moigula" w:date="2026-06-04T17:48:00Z" w16du:dateUtc="2026-06-04T22:48:00Z">
              <w:rPr>
                <w:lang w:val="en-CA"/>
              </w:rPr>
            </w:rPrChange>
          </w:rPr>
          <w:t>use cases</w:t>
        </w:r>
        <w:r w:rsidRPr="00041490">
          <w:rPr>
            <w:lang w:val="en-CA"/>
          </w:rPr>
          <w:t xml:space="preserve"> t</w:t>
        </w:r>
      </w:ins>
      <w:ins w:id="596" w:author="Francis Moigula" w:date="2026-06-04T17:49:00Z" w16du:dateUtc="2026-06-04T22:49:00Z">
        <w:r w:rsidR="004A0A72">
          <w:rPr>
            <w:lang w:val="en-CA"/>
          </w:rPr>
          <w:t>hat will be used t</w:t>
        </w:r>
      </w:ins>
      <w:ins w:id="597" w:author="Francis Moigula" w:date="2026-06-04T16:43:00Z">
        <w:r w:rsidRPr="00041490">
          <w:rPr>
            <w:lang w:val="en-CA"/>
          </w:rPr>
          <w:t xml:space="preserve">o validate feasibility and value, </w:t>
        </w:r>
      </w:ins>
      <w:ins w:id="598" w:author="Francis Moigula" w:date="2026-06-04T17:08:00Z" w16du:dateUtc="2026-06-04T22:08:00Z">
        <w:r w:rsidR="00041490">
          <w:rPr>
            <w:lang w:val="en-CA"/>
          </w:rPr>
          <w:t xml:space="preserve">followed by </w:t>
        </w:r>
      </w:ins>
      <w:ins w:id="599" w:author="Francis Moigula" w:date="2026-06-04T16:44:00Z" w16du:dateUtc="2026-06-04T21:44:00Z">
        <w:r w:rsidRPr="00041490">
          <w:rPr>
            <w:lang w:val="en-CA"/>
          </w:rPr>
          <w:t xml:space="preserve">a </w:t>
        </w:r>
      </w:ins>
      <w:ins w:id="600" w:author="Francis Moigula" w:date="2026-06-04T16:43:00Z">
        <w:r w:rsidRPr="00041490">
          <w:rPr>
            <w:lang w:val="en-CA"/>
          </w:rPr>
          <w:t>limited production deployment</w:t>
        </w:r>
      </w:ins>
      <w:ins w:id="601" w:author="Francis Moigula" w:date="2026-06-04T16:44:00Z" w16du:dateUtc="2026-06-04T21:44:00Z">
        <w:r w:rsidRPr="00041490">
          <w:rPr>
            <w:lang w:val="en-CA"/>
          </w:rPr>
          <w:t xml:space="preserve"> </w:t>
        </w:r>
      </w:ins>
      <w:ins w:id="602" w:author="Francis Moigula" w:date="2026-06-04T17:09:00Z" w16du:dateUtc="2026-06-04T22:09:00Z">
        <w:r w:rsidR="00041490">
          <w:rPr>
            <w:lang w:val="en-CA"/>
          </w:rPr>
          <w:t xml:space="preserve">to </w:t>
        </w:r>
      </w:ins>
      <w:ins w:id="603" w:author="Francis Moigula" w:date="2026-06-04T16:44:00Z" w16du:dateUtc="2026-06-04T21:44:00Z">
        <w:r w:rsidRPr="00041490">
          <w:rPr>
            <w:lang w:val="en-CA"/>
          </w:rPr>
          <w:t xml:space="preserve">a set of </w:t>
        </w:r>
        <w:r w:rsidRPr="004A0A72">
          <w:rPr>
            <w:b/>
            <w:bCs/>
            <w:lang w:val="en-CA"/>
            <w:rPrChange w:id="604" w:author="Francis Moigula" w:date="2026-06-04T17:49:00Z" w16du:dateUtc="2026-06-04T22:49:00Z">
              <w:rPr>
                <w:lang w:val="en-CA"/>
              </w:rPr>
            </w:rPrChange>
          </w:rPr>
          <w:t>Pilot</w:t>
        </w:r>
        <w:r w:rsidRPr="00041490">
          <w:rPr>
            <w:lang w:val="en-CA"/>
          </w:rPr>
          <w:t xml:space="preserve"> users.</w:t>
        </w:r>
      </w:ins>
    </w:p>
    <w:p w14:paraId="0BC1EDAF" w14:textId="75BA7404" w:rsidR="00641A33" w:rsidRPr="00641A33" w:rsidRDefault="00E74402" w:rsidP="00641A33">
      <w:pPr>
        <w:rPr>
          <w:ins w:id="605" w:author="Francis Moigula" w:date="2026-06-05T12:52:00Z"/>
          <w:lang w:val="en-CA"/>
        </w:rPr>
      </w:pPr>
      <w:ins w:id="606" w:author="Francis Moigula" w:date="2026-06-05T17:53:00Z" w16du:dateUtc="2026-06-05T22:53:00Z">
        <w:r w:rsidRPr="00E74402">
          <w:rPr>
            <w:noProof/>
            <w:lang w:val="en-CA"/>
          </w:rPr>
          <w:drawing>
            <wp:inline distT="0" distB="0" distL="0" distR="0" wp14:anchorId="0D01BB90" wp14:editId="04C37EBB">
              <wp:extent cx="5943600" cy="3037840"/>
              <wp:effectExtent l="0" t="0" r="0" b="0"/>
              <wp:docPr id="72516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60046" name=""/>
                      <pic:cNvPicPr/>
                    </pic:nvPicPr>
                    <pic:blipFill>
                      <a:blip r:embed="rId33"/>
                      <a:stretch>
                        <a:fillRect/>
                      </a:stretch>
                    </pic:blipFill>
                    <pic:spPr>
                      <a:xfrm>
                        <a:off x="0" y="0"/>
                        <a:ext cx="5943600" cy="3037840"/>
                      </a:xfrm>
                      <a:prstGeom prst="rect">
                        <a:avLst/>
                      </a:prstGeom>
                    </pic:spPr>
                  </pic:pic>
                </a:graphicData>
              </a:graphic>
            </wp:inline>
          </w:drawing>
        </w:r>
      </w:ins>
    </w:p>
    <w:p w14:paraId="1B6B0C6C" w14:textId="201CFC4A" w:rsidR="00E72632" w:rsidRPr="00EB146F" w:rsidRDefault="00E72632">
      <w:pPr>
        <w:pStyle w:val="Caption-Figure-Below"/>
        <w:keepNext w:val="0"/>
        <w:widowControl w:val="0"/>
        <w:spacing w:before="120"/>
        <w:rPr>
          <w:ins w:id="607" w:author="Francis Moigula" w:date="2026-06-04T16:42:00Z" w16du:dateUtc="2026-06-04T21:42:00Z"/>
          <w:lang w:val="en-CA"/>
          <w:rPrChange w:id="608" w:author="Francis Moigula" w:date="2026-06-04T17:49:00Z" w16du:dateUtc="2026-06-04T22:49:00Z">
            <w:rPr>
              <w:ins w:id="609" w:author="Francis Moigula" w:date="2026-06-04T16:42:00Z" w16du:dateUtc="2026-06-04T21:42:00Z"/>
            </w:rPr>
          </w:rPrChange>
        </w:rPr>
        <w:pPrChange w:id="610" w:author="Francis Moigula" w:date="2026-06-05T12:40:00Z" w16du:dateUtc="2026-06-05T17:40:00Z">
          <w:pPr/>
        </w:pPrChange>
      </w:pPr>
      <w:ins w:id="611" w:author="Francis Moigula" w:date="2026-06-05T12:40:00Z" w16du:dateUtc="2026-06-05T17:40:00Z">
        <w:r w:rsidRPr="008640C0">
          <w:t xml:space="preserve">Figure </w:t>
        </w:r>
        <w:r>
          <w:fldChar w:fldCharType="begin"/>
        </w:r>
        <w:r>
          <w:instrText>SEQ Figure \* ARABIC</w:instrText>
        </w:r>
        <w:r>
          <w:fldChar w:fldCharType="separate"/>
        </w:r>
        <w:r>
          <w:rPr>
            <w:noProof/>
          </w:rPr>
          <w:t>2</w:t>
        </w:r>
        <w:r>
          <w:fldChar w:fldCharType="end"/>
        </w:r>
        <w:r w:rsidRPr="008640C0">
          <w:t xml:space="preserve">: </w:t>
        </w:r>
        <w:r>
          <w:t>Project scope</w:t>
        </w:r>
      </w:ins>
    </w:p>
    <w:p w14:paraId="2B88EE72" w14:textId="249911E8" w:rsidR="00191D75" w:rsidDel="001F4B1E" w:rsidRDefault="00191D75" w:rsidP="00BB7D04">
      <w:pPr>
        <w:rPr>
          <w:del w:id="612" w:author="Francis Moigula" w:date="2026-06-04T09:20:00Z" w16du:dateUtc="2026-06-04T14:20:00Z"/>
        </w:rPr>
      </w:pPr>
      <w:del w:id="613" w:author="Francis Moigula" w:date="2026-06-03T16:25:00Z" w16du:dateUtc="2026-06-03T21:25:00Z">
        <w:r w:rsidRPr="00044399" w:rsidDel="007525BB">
          <w:delText xml:space="preserve"> </w:delText>
        </w:r>
      </w:del>
      <w:del w:id="614" w:author="Francis Moigula" w:date="2026-06-04T09:20:00Z" w16du:dateUtc="2026-06-04T14:20:00Z">
        <w:r w:rsidR="006F46EA" w:rsidRPr="006F46EA" w:rsidDel="001F4B1E">
          <w:delText>Th</w:delText>
        </w:r>
        <w:r w:rsidR="00C64748" w:rsidDel="001F4B1E">
          <w:delText xml:space="preserve">e following </w:delText>
        </w:r>
        <w:r w:rsidR="00C64748" w:rsidRPr="006F46EA" w:rsidDel="001F4B1E">
          <w:delText>image</w:delText>
        </w:r>
        <w:r w:rsidR="006F46EA" w:rsidDel="001F4B1E">
          <w:delText xml:space="preserve"> </w:delText>
        </w:r>
        <w:r w:rsidR="006F46EA" w:rsidRPr="006F46EA" w:rsidDel="001F4B1E">
          <w:delText>illustrates four</w:delText>
        </w:r>
        <w:r w:rsidR="006C0D64" w:rsidDel="001F4B1E">
          <w:delText xml:space="preserve"> (</w:delText>
        </w:r>
        <w:r w:rsidR="006C0D64" w:rsidRPr="006C0D64" w:rsidDel="001F4B1E">
          <w:rPr>
            <w:b/>
            <w:bCs/>
          </w:rPr>
          <w:delText>4</w:delText>
        </w:r>
        <w:r w:rsidR="006C0D64" w:rsidDel="001F4B1E">
          <w:delText xml:space="preserve">) </w:delText>
        </w:r>
        <w:r w:rsidR="00C64748" w:rsidDel="001F4B1E">
          <w:delText xml:space="preserve">scope </w:delText>
        </w:r>
        <w:r w:rsidR="006F46EA" w:rsidRPr="006F46EA" w:rsidDel="001F4B1E">
          <w:delText>areas</w:delText>
        </w:r>
        <w:r w:rsidR="00C64748" w:rsidDel="001F4B1E">
          <w:delText xml:space="preserve">, </w:delText>
        </w:r>
        <w:r w:rsidR="006F46EA" w:rsidRPr="00A75DDD" w:rsidDel="001F4B1E">
          <w:delText>focused on</w:delText>
        </w:r>
        <w:r w:rsidR="00C9248C" w:rsidRPr="00A75DDD" w:rsidDel="001F4B1E">
          <w:delText xml:space="preserve"> </w:delText>
        </w:r>
        <w:r w:rsidR="006F46EA" w:rsidRPr="00A75DDD" w:rsidDel="001F4B1E">
          <w:delText xml:space="preserve">securing the AI foundation, developing reusable AI agents, integrating AI into </w:delText>
        </w:r>
        <w:r w:rsidR="00040E33" w:rsidRPr="00A75DDD" w:rsidDel="001F4B1E">
          <w:delText>production,</w:delText>
        </w:r>
        <w:r w:rsidR="00A73A26" w:rsidRPr="00A75DDD" w:rsidDel="001F4B1E">
          <w:delText xml:space="preserve"> </w:delText>
        </w:r>
        <w:r w:rsidR="006F46EA" w:rsidRPr="00A75DDD" w:rsidDel="001F4B1E">
          <w:delText>enabling enterprise-wide adoption and change management.</w:delText>
        </w:r>
      </w:del>
    </w:p>
    <w:p w14:paraId="3DAD0991" w14:textId="3E5120BB" w:rsidR="0033064F" w:rsidDel="0033064F" w:rsidRDefault="00742498">
      <w:pPr>
        <w:jc w:val="center"/>
        <w:rPr>
          <w:del w:id="615" w:author="Francis Moigula" w:date="2026-06-03T16:24:00Z" w16du:dateUtc="2026-06-03T21:24:00Z"/>
        </w:rPr>
      </w:pPr>
      <w:del w:id="616" w:author="Francis Moigula" w:date="2026-06-04T09:20:00Z" w16du:dateUtc="2026-06-04T14:20:00Z">
        <w:r w:rsidRPr="00742498" w:rsidDel="001F4B1E">
          <w:rPr>
            <w:noProof/>
          </w:rPr>
          <w:drawing>
            <wp:inline distT="0" distB="0" distL="0" distR="0" wp14:anchorId="79BBE959" wp14:editId="32B72E56">
              <wp:extent cx="5293057" cy="2500065"/>
              <wp:effectExtent l="0" t="0" r="3175" b="0"/>
              <wp:docPr id="7" name="Picture 6">
                <a:extLst xmlns:a="http://schemas.openxmlformats.org/drawingml/2006/main">
                  <a:ext uri="{FF2B5EF4-FFF2-40B4-BE49-F238E27FC236}">
                    <a16:creationId xmlns:a16="http://schemas.microsoft.com/office/drawing/2014/main" id="{62189221-D9C4-10EB-30F8-D4D9F2B894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2189221-D9C4-10EB-30F8-D4D9F2B89458}"/>
                          </a:ext>
                        </a:extLst>
                      </pic:cNvPr>
                      <pic:cNvPicPr>
                        <a:picLocks noChangeAspect="1"/>
                      </pic:cNvPicPr>
                    </pic:nvPicPr>
                    <pic:blipFill>
                      <a:blip r:embed="rId34"/>
                      <a:stretch>
                        <a:fillRect/>
                      </a:stretch>
                    </pic:blipFill>
                    <pic:spPr>
                      <a:xfrm>
                        <a:off x="0" y="0"/>
                        <a:ext cx="5312232" cy="2509122"/>
                      </a:xfrm>
                      <a:prstGeom prst="rect">
                        <a:avLst/>
                      </a:prstGeom>
                      <a:ln>
                        <a:noFill/>
                      </a:ln>
                      <a:effectLst/>
                    </pic:spPr>
                  </pic:pic>
                </a:graphicData>
              </a:graphic>
            </wp:inline>
          </w:drawing>
        </w:r>
      </w:del>
    </w:p>
    <w:p w14:paraId="3AC13CE0" w14:textId="21B97029" w:rsidR="009005A5" w:rsidDel="001F4B1E" w:rsidRDefault="009005A5">
      <w:pPr>
        <w:rPr>
          <w:del w:id="617" w:author="Francis Moigula" w:date="2026-06-04T09:20:00Z" w16du:dateUtc="2026-06-04T14:20:00Z"/>
        </w:rPr>
        <w:pPrChange w:id="618" w:author="Francis Moigula" w:date="2026-06-04T09:20:00Z" w16du:dateUtc="2026-06-04T14:20:00Z">
          <w:pPr>
            <w:pStyle w:val="Caption-Figure-Below"/>
            <w:keepNext w:val="0"/>
            <w:widowControl w:val="0"/>
          </w:pPr>
        </w:pPrChange>
      </w:pPr>
      <w:del w:id="619" w:author="Francis Moigula" w:date="2026-06-04T09:20:00Z" w16du:dateUtc="2026-06-04T14:20:00Z">
        <w:r w:rsidRPr="008640C0" w:rsidDel="001F4B1E">
          <w:delText xml:space="preserve">Figure </w:delText>
        </w:r>
        <w:r w:rsidDel="001F4B1E">
          <w:fldChar w:fldCharType="begin"/>
        </w:r>
        <w:r w:rsidDel="001F4B1E">
          <w:delInstrText>SEQ Figure \* ARABIC</w:delInstrText>
        </w:r>
        <w:r w:rsidDel="001F4B1E">
          <w:fldChar w:fldCharType="separate"/>
        </w:r>
        <w:r w:rsidR="008D6700" w:rsidDel="001F4B1E">
          <w:rPr>
            <w:noProof/>
          </w:rPr>
          <w:delText>2</w:delText>
        </w:r>
        <w:r w:rsidDel="001F4B1E">
          <w:fldChar w:fldCharType="end"/>
        </w:r>
        <w:r w:rsidRPr="008640C0" w:rsidDel="001F4B1E">
          <w:delText xml:space="preserve">: </w:delText>
        </w:r>
        <w:r w:rsidR="00256CE9" w:rsidDel="001F4B1E">
          <w:delText xml:space="preserve">Project </w:delText>
        </w:r>
        <w:r w:rsidR="0065484D" w:rsidDel="001F4B1E">
          <w:delText>s</w:delText>
        </w:r>
        <w:r w:rsidR="00256CE9" w:rsidDel="001F4B1E">
          <w:delText>cope</w:delText>
        </w:r>
      </w:del>
    </w:p>
    <w:p w14:paraId="34F1602F" w14:textId="77777777" w:rsidR="00E90D81" w:rsidDel="001F4B1E" w:rsidRDefault="00E90D81" w:rsidP="00E90D81">
      <w:pPr>
        <w:pStyle w:val="Caption-Table-Above"/>
        <w:keepNext w:val="0"/>
        <w:rPr>
          <w:del w:id="620" w:author="Francis Moigula" w:date="2026-06-04T09:20:00Z" w16du:dateUtc="2026-06-04T14:20:00Z"/>
        </w:rPr>
      </w:pPr>
    </w:p>
    <w:p w14:paraId="6DBEC892" w14:textId="49F4E65A" w:rsidR="00B93943" w:rsidRDefault="00B93943" w:rsidP="00E90D81">
      <w:pPr>
        <w:pStyle w:val="Caption-Table-Above"/>
        <w:keepNext w:val="0"/>
        <w:rPr>
          <w:ins w:id="621" w:author="Francis Moigula" w:date="2026-06-04T09:45:00Z" w16du:dateUtc="2026-06-04T14:45:00Z"/>
        </w:rPr>
      </w:pPr>
      <w:bookmarkStart w:id="622" w:name="_Toc231555273"/>
      <w:r>
        <w:t xml:space="preserve">Table </w:t>
      </w:r>
      <w:r>
        <w:fldChar w:fldCharType="begin"/>
      </w:r>
      <w:r>
        <w:instrText>SEQ Table \* ARABIC</w:instrText>
      </w:r>
      <w:r>
        <w:fldChar w:fldCharType="separate"/>
      </w:r>
      <w:ins w:id="623" w:author="Francis Moigula" w:date="2026-06-04T17:05:00Z" w16du:dateUtc="2026-06-04T22:05:00Z">
        <w:r w:rsidR="009917D6">
          <w:rPr>
            <w:noProof/>
          </w:rPr>
          <w:t>3</w:t>
        </w:r>
      </w:ins>
      <w:del w:id="624" w:author="Francis Moigula" w:date="2026-06-04T10:09:00Z" w16du:dateUtc="2026-06-04T15:09:00Z">
        <w:r w:rsidR="008D6700" w:rsidDel="001651C9">
          <w:rPr>
            <w:noProof/>
          </w:rPr>
          <w:delText>2</w:delText>
        </w:r>
      </w:del>
      <w:r>
        <w:fldChar w:fldCharType="end"/>
      </w:r>
      <w:r>
        <w:t xml:space="preserve">: Project </w:t>
      </w:r>
      <w:r w:rsidR="006F2294">
        <w:t>scope</w:t>
      </w:r>
      <w:bookmarkEnd w:id="622"/>
    </w:p>
    <w:tbl>
      <w:tblPr>
        <w:tblStyle w:val="RFX-SOWTable"/>
        <w:tblW w:w="4770" w:type="pct"/>
        <w:tblLayout w:type="fixed"/>
        <w:tblLook w:val="04A0" w:firstRow="1" w:lastRow="0" w:firstColumn="1" w:lastColumn="0" w:noHBand="0" w:noVBand="1"/>
        <w:tblPrChange w:id="625" w:author="Francis Moigula" w:date="2026-06-04T16:08:00Z" w16du:dateUtc="2026-06-04T21:08:00Z">
          <w:tblPr>
            <w:tblStyle w:val="RFX-SOWTable"/>
            <w:tblW w:w="4678" w:type="pct"/>
            <w:tblLayout w:type="fixed"/>
            <w:tblLook w:val="04A0" w:firstRow="1" w:lastRow="0" w:firstColumn="1" w:lastColumn="0" w:noHBand="0" w:noVBand="1"/>
          </w:tblPr>
        </w:tblPrChange>
      </w:tblPr>
      <w:tblGrid>
        <w:gridCol w:w="1702"/>
        <w:gridCol w:w="3968"/>
        <w:gridCol w:w="3259"/>
        <w:tblGridChange w:id="626">
          <w:tblGrid>
            <w:gridCol w:w="1702"/>
            <w:gridCol w:w="3796"/>
            <w:gridCol w:w="172"/>
            <w:gridCol w:w="3087"/>
            <w:gridCol w:w="172"/>
          </w:tblGrid>
        </w:tblGridChange>
      </w:tblGrid>
      <w:tr w:rsidR="00CA6A79" w:rsidRPr="003B5780" w14:paraId="407C6DD2" w14:textId="77777777" w:rsidTr="00CA6A79">
        <w:trPr>
          <w:cnfStyle w:val="100000000000" w:firstRow="1" w:lastRow="0" w:firstColumn="0" w:lastColumn="0" w:oddVBand="0" w:evenVBand="0" w:oddHBand="0" w:evenHBand="0" w:firstRowFirstColumn="0" w:firstRowLastColumn="0" w:lastRowFirstColumn="0" w:lastRowLastColumn="0"/>
          <w:trHeight w:val="315"/>
          <w:ins w:id="627" w:author="Francis Moigula" w:date="2026-06-04T09:54:00Z"/>
          <w:trPrChange w:id="628" w:author="Francis Moigula" w:date="2026-06-04T16:08:00Z" w16du:dateUtc="2026-06-04T21:08:00Z">
            <w:trPr>
              <w:gridAfter w:val="0"/>
              <w:trHeight w:val="315"/>
            </w:trPr>
          </w:trPrChange>
        </w:trPr>
        <w:tc>
          <w:tcPr>
            <w:tcW w:w="953" w:type="pct"/>
            <w:noWrap/>
            <w:hideMark/>
            <w:tcPrChange w:id="629" w:author="Francis Moigula" w:date="2026-06-04T16:08:00Z" w16du:dateUtc="2026-06-04T21:08:00Z">
              <w:tcPr>
                <w:tcW w:w="971" w:type="pct"/>
                <w:noWrap/>
                <w:hideMark/>
              </w:tcPr>
            </w:tcPrChange>
          </w:tcPr>
          <w:p w14:paraId="78F0861F" w14:textId="17023D8E" w:rsidR="00CA6A79" w:rsidRPr="003B5780" w:rsidRDefault="00CA6A79" w:rsidP="00B91622">
            <w:pPr>
              <w:spacing w:before="0"/>
              <w:jc w:val="center"/>
              <w:cnfStyle w:val="100000000000" w:firstRow="1" w:lastRow="0" w:firstColumn="0" w:lastColumn="0" w:oddVBand="0" w:evenVBand="0" w:oddHBand="0" w:evenHBand="0" w:firstRowFirstColumn="0" w:firstRowLastColumn="0" w:lastRowFirstColumn="0" w:lastRowLastColumn="0"/>
              <w:rPr>
                <w:ins w:id="630" w:author="Francis Moigula" w:date="2026-06-04T09:54:00Z" w16du:dateUtc="2026-06-04T14:54:00Z"/>
                <w:rFonts w:eastAsia="Times New Roman" w:cs="Segoe Sans Text"/>
                <w:bCs/>
                <w:color w:val="FFFFFF"/>
                <w:sz w:val="22"/>
                <w:szCs w:val="22"/>
                <w:lang w:val="en-CA" w:eastAsia="en-CA"/>
                <w:rPrChange w:id="631" w:author="Francis Moigula" w:date="2026-06-04T11:43:00Z" w16du:dateUtc="2026-06-04T16:43:00Z">
                  <w:rPr>
                    <w:ins w:id="632" w:author="Francis Moigula" w:date="2026-06-04T09:54:00Z" w16du:dateUtc="2026-06-04T14:54:00Z"/>
                    <w:rFonts w:eastAsia="Times New Roman" w:cs="Segoe Sans Text"/>
                    <w:bCs/>
                    <w:color w:val="FFFFFF"/>
                    <w:lang w:val="en-CA" w:eastAsia="en-CA"/>
                  </w:rPr>
                </w:rPrChange>
              </w:rPr>
            </w:pPr>
            <w:ins w:id="633" w:author="Francis Moigula" w:date="2026-06-04T09:57:00Z" w16du:dateUtc="2026-06-04T14:57:00Z">
              <w:r w:rsidRPr="003B5780">
                <w:rPr>
                  <w:rFonts w:eastAsia="Times New Roman" w:cs="Segoe Sans Text"/>
                  <w:bCs/>
                  <w:color w:val="FFFFFF"/>
                  <w:sz w:val="22"/>
                  <w:szCs w:val="22"/>
                  <w:lang w:val="en-CA" w:eastAsia="en-CA"/>
                  <w:rPrChange w:id="634" w:author="Francis Moigula" w:date="2026-06-04T11:43:00Z" w16du:dateUtc="2026-06-04T16:43:00Z">
                    <w:rPr>
                      <w:rFonts w:eastAsia="Times New Roman" w:cs="Segoe Sans Text"/>
                      <w:bCs/>
                      <w:color w:val="FFFFFF"/>
                      <w:lang w:val="en-CA" w:eastAsia="en-CA"/>
                    </w:rPr>
                  </w:rPrChange>
                </w:rPr>
                <w:t>Item</w:t>
              </w:r>
            </w:ins>
          </w:p>
        </w:tc>
        <w:tc>
          <w:tcPr>
            <w:tcW w:w="2222" w:type="pct"/>
            <w:hideMark/>
            <w:tcPrChange w:id="635" w:author="Francis Moigula" w:date="2026-06-04T16:08:00Z" w16du:dateUtc="2026-06-04T21:08:00Z">
              <w:tcPr>
                <w:tcW w:w="2167" w:type="pct"/>
                <w:hideMark/>
              </w:tcPr>
            </w:tcPrChange>
          </w:tcPr>
          <w:p w14:paraId="11A18469" w14:textId="77777777" w:rsidR="00CA6A79" w:rsidRPr="003B5780" w:rsidRDefault="00CA6A79" w:rsidP="00B91622">
            <w:pPr>
              <w:spacing w:before="0"/>
              <w:jc w:val="center"/>
              <w:cnfStyle w:val="100000000000" w:firstRow="1" w:lastRow="0" w:firstColumn="0" w:lastColumn="0" w:oddVBand="0" w:evenVBand="0" w:oddHBand="0" w:evenHBand="0" w:firstRowFirstColumn="0" w:firstRowLastColumn="0" w:lastRowFirstColumn="0" w:lastRowLastColumn="0"/>
              <w:rPr>
                <w:ins w:id="636" w:author="Francis Moigula" w:date="2026-06-04T09:54:00Z" w16du:dateUtc="2026-06-04T14:54:00Z"/>
                <w:rFonts w:eastAsia="Times New Roman" w:cs="Segoe Sans Text"/>
                <w:bCs/>
                <w:color w:val="FFFFFF"/>
                <w:sz w:val="22"/>
                <w:szCs w:val="22"/>
                <w:lang w:val="en-CA" w:eastAsia="en-CA"/>
                <w:rPrChange w:id="637" w:author="Francis Moigula" w:date="2026-06-04T11:43:00Z" w16du:dateUtc="2026-06-04T16:43:00Z">
                  <w:rPr>
                    <w:ins w:id="638" w:author="Francis Moigula" w:date="2026-06-04T09:54:00Z" w16du:dateUtc="2026-06-04T14:54:00Z"/>
                    <w:rFonts w:eastAsia="Times New Roman" w:cs="Segoe Sans Text"/>
                    <w:bCs/>
                    <w:color w:val="FFFFFF"/>
                    <w:lang w:val="en-CA" w:eastAsia="en-CA"/>
                  </w:rPr>
                </w:rPrChange>
              </w:rPr>
            </w:pPr>
            <w:ins w:id="639" w:author="Francis Moigula" w:date="2026-06-04T09:54:00Z" w16du:dateUtc="2026-06-04T14:54:00Z">
              <w:r w:rsidRPr="003B5780">
                <w:rPr>
                  <w:rFonts w:eastAsia="Times New Roman" w:cs="Segoe Sans Text"/>
                  <w:bCs/>
                  <w:color w:val="FFFFFF"/>
                  <w:sz w:val="22"/>
                  <w:szCs w:val="22"/>
                  <w:lang w:eastAsia="en-CA"/>
                  <w:rPrChange w:id="640" w:author="Francis Moigula" w:date="2026-06-04T11:43:00Z" w16du:dateUtc="2026-06-04T16:43:00Z">
                    <w:rPr>
                      <w:rFonts w:eastAsia="Times New Roman" w:cs="Segoe Sans Text"/>
                      <w:bCs/>
                      <w:color w:val="FFFFFF"/>
                      <w:lang w:eastAsia="en-CA"/>
                    </w:rPr>
                  </w:rPrChange>
                </w:rPr>
                <w:t>Scope</w:t>
              </w:r>
            </w:ins>
          </w:p>
        </w:tc>
        <w:tc>
          <w:tcPr>
            <w:tcW w:w="1825" w:type="pct"/>
            <w:hideMark/>
            <w:tcPrChange w:id="641" w:author="Francis Moigula" w:date="2026-06-04T16:08:00Z" w16du:dateUtc="2026-06-04T21:08:00Z">
              <w:tcPr>
                <w:tcW w:w="1861" w:type="pct"/>
                <w:gridSpan w:val="2"/>
                <w:hideMark/>
              </w:tcPr>
            </w:tcPrChange>
          </w:tcPr>
          <w:p w14:paraId="7C616C15" w14:textId="77777777" w:rsidR="00CA6A79" w:rsidRPr="003B5780" w:rsidRDefault="00CA6A79" w:rsidP="00B91622">
            <w:pPr>
              <w:spacing w:before="0"/>
              <w:jc w:val="center"/>
              <w:cnfStyle w:val="100000000000" w:firstRow="1" w:lastRow="0" w:firstColumn="0" w:lastColumn="0" w:oddVBand="0" w:evenVBand="0" w:oddHBand="0" w:evenHBand="0" w:firstRowFirstColumn="0" w:firstRowLastColumn="0" w:lastRowFirstColumn="0" w:lastRowLastColumn="0"/>
              <w:rPr>
                <w:ins w:id="642" w:author="Francis Moigula" w:date="2026-06-04T09:54:00Z" w16du:dateUtc="2026-06-04T14:54:00Z"/>
                <w:rFonts w:eastAsia="Times New Roman" w:cs="Segoe Sans Text"/>
                <w:bCs/>
                <w:color w:val="FFFFFF"/>
                <w:sz w:val="22"/>
                <w:szCs w:val="22"/>
                <w:lang w:val="en-CA" w:eastAsia="en-CA"/>
                <w:rPrChange w:id="643" w:author="Francis Moigula" w:date="2026-06-04T11:43:00Z" w16du:dateUtc="2026-06-04T16:43:00Z">
                  <w:rPr>
                    <w:ins w:id="644" w:author="Francis Moigula" w:date="2026-06-04T09:54:00Z" w16du:dateUtc="2026-06-04T14:54:00Z"/>
                    <w:rFonts w:eastAsia="Times New Roman" w:cs="Segoe Sans Text"/>
                    <w:bCs/>
                    <w:color w:val="FFFFFF"/>
                    <w:lang w:val="en-CA" w:eastAsia="en-CA"/>
                  </w:rPr>
                </w:rPrChange>
              </w:rPr>
            </w:pPr>
            <w:ins w:id="645" w:author="Francis Moigula" w:date="2026-06-04T09:54:00Z" w16du:dateUtc="2026-06-04T14:54:00Z">
              <w:r w:rsidRPr="003B5780">
                <w:rPr>
                  <w:rFonts w:eastAsia="Times New Roman" w:cs="Segoe Sans Text"/>
                  <w:bCs/>
                  <w:color w:val="FFFFFF"/>
                  <w:sz w:val="22"/>
                  <w:szCs w:val="22"/>
                  <w:lang w:eastAsia="en-CA"/>
                  <w:rPrChange w:id="646" w:author="Francis Moigula" w:date="2026-06-04T11:43:00Z" w16du:dateUtc="2026-06-04T16:43:00Z">
                    <w:rPr>
                      <w:rFonts w:eastAsia="Times New Roman" w:cs="Segoe Sans Text"/>
                      <w:bCs/>
                      <w:color w:val="FFFFFF"/>
                      <w:lang w:eastAsia="en-CA"/>
                    </w:rPr>
                  </w:rPrChange>
                </w:rPr>
                <w:t>Assumptions</w:t>
              </w:r>
            </w:ins>
          </w:p>
        </w:tc>
      </w:tr>
      <w:tr w:rsidR="003748F3" w:rsidRPr="003B5780" w14:paraId="773E6DB8" w14:textId="77777777" w:rsidTr="002732DF">
        <w:trPr>
          <w:cnfStyle w:val="000000100000" w:firstRow="0" w:lastRow="0" w:firstColumn="0" w:lastColumn="0" w:oddVBand="0" w:evenVBand="0" w:oddHBand="1" w:evenHBand="0" w:firstRowFirstColumn="0" w:firstRowLastColumn="0" w:lastRowFirstColumn="0" w:lastRowLastColumn="0"/>
          <w:trHeight w:val="478"/>
          <w:ins w:id="647" w:author="Francis Moigula" w:date="2026-06-05T17:25:00Z"/>
        </w:trPr>
        <w:tc>
          <w:tcPr>
            <w:tcW w:w="953" w:type="pct"/>
            <w:noWrap/>
            <w:hideMark/>
          </w:tcPr>
          <w:p w14:paraId="35443BF1" w14:textId="77777777" w:rsidR="003748F3" w:rsidRPr="00606C8A" w:rsidRDefault="003748F3" w:rsidP="002732DF">
            <w:pPr>
              <w:spacing w:before="0"/>
              <w:jc w:val="both"/>
              <w:rPr>
                <w:ins w:id="648" w:author="Francis Moigula" w:date="2026-06-05T17:25:00Z" w16du:dateUtc="2026-06-05T22:25:00Z"/>
                <w:rFonts w:eastAsia="Times New Roman" w:cs="Segoe Sans Text"/>
                <w:b/>
                <w:bCs/>
                <w:color w:val="000000"/>
                <w:sz w:val="22"/>
                <w:szCs w:val="22"/>
                <w:lang w:val="en-CA" w:eastAsia="en-CA"/>
              </w:rPr>
            </w:pPr>
            <w:ins w:id="649" w:author="Francis Moigula" w:date="2026-06-05T17:25:00Z" w16du:dateUtc="2026-06-05T22:25:00Z">
              <w:r w:rsidRPr="00606C8A">
                <w:rPr>
                  <w:rFonts w:eastAsia="Times New Roman" w:cs="Segoe Sans Text"/>
                  <w:b/>
                  <w:bCs/>
                  <w:color w:val="000000"/>
                  <w:sz w:val="22"/>
                  <w:szCs w:val="22"/>
                  <w:lang w:eastAsia="en-CA"/>
                </w:rPr>
                <w:t>Prototype Agents</w:t>
              </w:r>
            </w:ins>
          </w:p>
        </w:tc>
        <w:tc>
          <w:tcPr>
            <w:tcW w:w="2222" w:type="pct"/>
            <w:hideMark/>
          </w:tcPr>
          <w:p w14:paraId="15BC4CB1" w14:textId="77777777" w:rsidR="003748F3" w:rsidRPr="00606C8A" w:rsidRDefault="003748F3" w:rsidP="002732DF">
            <w:pPr>
              <w:spacing w:before="0"/>
              <w:rPr>
                <w:ins w:id="650" w:author="Francis Moigula" w:date="2026-06-05T17:25:00Z" w16du:dateUtc="2026-06-05T22:25:00Z"/>
                <w:rFonts w:eastAsia="Times New Roman" w:cs="Segoe Sans Text"/>
                <w:color w:val="000000"/>
                <w:sz w:val="22"/>
                <w:szCs w:val="22"/>
                <w:lang w:val="en-CA" w:eastAsia="en-CA"/>
              </w:rPr>
            </w:pPr>
            <w:commentRangeStart w:id="651"/>
            <w:commentRangeStart w:id="652"/>
            <w:ins w:id="653" w:author="Francis Moigula" w:date="2026-06-05T17:25:00Z" w16du:dateUtc="2026-06-05T22:25:00Z">
              <w:r w:rsidRPr="00606C8A">
                <w:rPr>
                  <w:rFonts w:eastAsia="Times New Roman" w:cs="Segoe Sans Text"/>
                  <w:color w:val="000000"/>
                  <w:sz w:val="22"/>
                  <w:szCs w:val="22"/>
                  <w:lang w:val="en-CA" w:eastAsia="en-CA"/>
                </w:rPr>
                <w:t>Develop up to two (</w:t>
              </w:r>
              <w:r w:rsidRPr="00606C8A">
                <w:rPr>
                  <w:rFonts w:eastAsia="Times New Roman" w:cs="Segoe Sans Text"/>
                  <w:b/>
                  <w:bCs/>
                  <w:color w:val="000000"/>
                  <w:sz w:val="22"/>
                  <w:szCs w:val="22"/>
                  <w:lang w:val="en-CA" w:eastAsia="en-CA"/>
                </w:rPr>
                <w:t>2</w:t>
              </w:r>
              <w:r w:rsidRPr="00606C8A">
                <w:rPr>
                  <w:rFonts w:eastAsia="Times New Roman" w:cs="Segoe Sans Text"/>
                  <w:color w:val="000000"/>
                  <w:sz w:val="22"/>
                  <w:szCs w:val="22"/>
                  <w:lang w:val="en-CA" w:eastAsia="en-CA"/>
                </w:rPr>
                <w:t>) Prototype Agents</w:t>
              </w:r>
              <w:commentRangeEnd w:id="651"/>
              <w:r w:rsidRPr="00606C8A">
                <w:rPr>
                  <w:rStyle w:val="CommentReference"/>
                  <w:rFonts w:eastAsia="Times New Roman" w:cs="Segoe Sans Text"/>
                  <w:color w:val="000000"/>
                  <w:sz w:val="22"/>
                  <w:szCs w:val="22"/>
                  <w:lang w:val="en-CA" w:eastAsia="en-CA"/>
                </w:rPr>
                <w:commentReference w:id="651"/>
              </w:r>
              <w:commentRangeEnd w:id="652"/>
              <w:r w:rsidRPr="00606C8A">
                <w:rPr>
                  <w:rStyle w:val="CommentReference"/>
                  <w:rFonts w:eastAsia="Times New Roman" w:cs="Segoe Sans Text"/>
                  <w:color w:val="000000"/>
                  <w:sz w:val="22"/>
                  <w:szCs w:val="22"/>
                  <w:lang w:val="en-CA" w:eastAsia="en-CA"/>
                </w:rPr>
                <w:commentReference w:id="652"/>
              </w:r>
            </w:ins>
          </w:p>
          <w:p w14:paraId="73D6E85B" w14:textId="77777777" w:rsidR="003748F3" w:rsidRPr="00606C8A" w:rsidRDefault="003748F3" w:rsidP="002732DF">
            <w:pPr>
              <w:pStyle w:val="ListParagraph"/>
              <w:numPr>
                <w:ilvl w:val="0"/>
                <w:numId w:val="33"/>
              </w:numPr>
              <w:spacing w:before="0"/>
              <w:rPr>
                <w:ins w:id="654" w:author="Francis Moigula" w:date="2026-06-05T17:25:00Z" w16du:dateUtc="2026-06-05T22:25:00Z"/>
                <w:rFonts w:eastAsia="Times New Roman" w:cs="Segoe Sans Text"/>
                <w:color w:val="000000"/>
                <w:sz w:val="22"/>
                <w:szCs w:val="22"/>
                <w:lang w:val="en-CA" w:eastAsia="en-CA"/>
              </w:rPr>
            </w:pPr>
            <w:ins w:id="655" w:author="Francis Moigula" w:date="2026-06-05T17:25:00Z" w16du:dateUtc="2026-06-05T22:25:00Z">
              <w:r w:rsidRPr="00606C8A">
                <w:rPr>
                  <w:rFonts w:eastAsia="Times New Roman" w:cs="Segoe Sans Text"/>
                  <w:color w:val="000000"/>
                  <w:sz w:val="22"/>
                  <w:szCs w:val="22"/>
                  <w:lang w:val="en-CA" w:eastAsia="en-CA"/>
                </w:rPr>
                <w:t>The Prototypes will be used to confirm if the proposed use cases will deliver measurable benefits</w:t>
              </w:r>
              <w:r>
                <w:rPr>
                  <w:rFonts w:eastAsia="Times New Roman" w:cs="Segoe Sans Text"/>
                  <w:color w:val="000000"/>
                  <w:sz w:val="22"/>
                  <w:szCs w:val="22"/>
                  <w:lang w:val="en-CA" w:eastAsia="en-CA"/>
                </w:rPr>
                <w:t xml:space="preserve"> </w:t>
              </w:r>
              <w:r w:rsidRPr="00606C8A">
                <w:rPr>
                  <w:rFonts w:eastAsia="Times New Roman" w:cs="Segoe Sans Text"/>
                  <w:color w:val="000000"/>
                  <w:sz w:val="22"/>
                  <w:szCs w:val="22"/>
                  <w:lang w:val="en-CA" w:eastAsia="en-CA"/>
                </w:rPr>
                <w:t>and demonstrate that the technology, integrations, and data sources can support the solution.</w:t>
              </w:r>
            </w:ins>
          </w:p>
        </w:tc>
        <w:tc>
          <w:tcPr>
            <w:tcW w:w="1825" w:type="pct"/>
            <w:hideMark/>
          </w:tcPr>
          <w:p w14:paraId="169CE4E5" w14:textId="77777777" w:rsidR="003748F3" w:rsidRPr="00606C8A" w:rsidRDefault="003748F3" w:rsidP="002732DF">
            <w:pPr>
              <w:pStyle w:val="ListParagraph"/>
              <w:numPr>
                <w:ilvl w:val="0"/>
                <w:numId w:val="33"/>
              </w:numPr>
              <w:spacing w:before="0"/>
              <w:rPr>
                <w:ins w:id="656" w:author="Francis Moigula" w:date="2026-06-05T17:25:00Z" w16du:dateUtc="2026-06-05T22:25:00Z"/>
                <w:rFonts w:eastAsia="Times New Roman" w:cs="Segoe Sans Text"/>
                <w:color w:val="000000"/>
                <w:sz w:val="22"/>
                <w:szCs w:val="22"/>
                <w:lang w:val="en-CA" w:eastAsia="en-CA"/>
              </w:rPr>
            </w:pPr>
            <w:ins w:id="657" w:author="Francis Moigula" w:date="2026-06-05T17:25:00Z" w16du:dateUtc="2026-06-05T22:25:00Z">
              <w:r w:rsidRPr="00606C8A">
                <w:rPr>
                  <w:rFonts w:eastAsia="Times New Roman" w:cs="Segoe Sans Text"/>
                  <w:color w:val="000000"/>
                  <w:sz w:val="22"/>
                  <w:szCs w:val="22"/>
                  <w:lang w:val="en-CA" w:eastAsia="en-CA"/>
                </w:rPr>
                <w:t>The following two (</w:t>
              </w:r>
              <w:r w:rsidRPr="00606C8A">
                <w:rPr>
                  <w:rFonts w:eastAsia="Times New Roman" w:cs="Segoe Sans Text"/>
                  <w:b/>
                  <w:bCs/>
                  <w:color w:val="000000"/>
                  <w:sz w:val="22"/>
                  <w:szCs w:val="22"/>
                  <w:lang w:val="en-CA" w:eastAsia="en-CA"/>
                </w:rPr>
                <w:t>2</w:t>
              </w:r>
              <w:r w:rsidRPr="00606C8A">
                <w:rPr>
                  <w:rFonts w:eastAsia="Times New Roman" w:cs="Segoe Sans Text"/>
                  <w:color w:val="000000"/>
                  <w:sz w:val="22"/>
                  <w:szCs w:val="22"/>
                  <w:lang w:val="en-CA" w:eastAsia="en-CA"/>
                </w:rPr>
                <w:t xml:space="preserve">) use cases will be developed by a </w:t>
              </w:r>
              <w:r>
                <w:rPr>
                  <w:rFonts w:eastAsia="Times New Roman" w:cs="Segoe Sans Text"/>
                  <w:color w:val="000000"/>
                  <w:sz w:val="22"/>
                  <w:szCs w:val="22"/>
                  <w:lang w:val="en-CA" w:eastAsia="en-CA"/>
                </w:rPr>
                <w:t xml:space="preserve">Microsoft </w:t>
              </w:r>
              <w:r w:rsidRPr="00606C8A">
                <w:rPr>
                  <w:rFonts w:eastAsia="Times New Roman" w:cs="Segoe Sans Text"/>
                  <w:color w:val="000000"/>
                  <w:sz w:val="22"/>
                  <w:szCs w:val="22"/>
                  <w:lang w:val="en-CA" w:eastAsia="en-CA"/>
                </w:rPr>
                <w:t>Partner as non-production prototypes:</w:t>
              </w:r>
            </w:ins>
          </w:p>
          <w:p w14:paraId="1C05E628" w14:textId="6A229E1B" w:rsidR="003748F3" w:rsidRPr="00606C8A" w:rsidRDefault="003748F3" w:rsidP="002732DF">
            <w:pPr>
              <w:pStyle w:val="ListParagraph"/>
              <w:numPr>
                <w:ilvl w:val="0"/>
                <w:numId w:val="33"/>
              </w:numPr>
              <w:spacing w:before="0"/>
              <w:ind w:left="478" w:hanging="425"/>
              <w:rPr>
                <w:ins w:id="658" w:author="Francis Moigula" w:date="2026-06-05T17:25:00Z" w16du:dateUtc="2026-06-05T22:25:00Z"/>
                <w:rFonts w:eastAsia="Times New Roman" w:cs="Segoe Sans Text"/>
                <w:b/>
                <w:bCs/>
                <w:color w:val="000000"/>
                <w:sz w:val="22"/>
                <w:szCs w:val="22"/>
                <w:lang w:val="en-CA" w:eastAsia="en-CA"/>
              </w:rPr>
            </w:pPr>
            <w:ins w:id="659" w:author="Francis Moigula" w:date="2026-06-05T17:25:00Z" w16du:dateUtc="2026-06-05T22:25:00Z">
              <w:r w:rsidRPr="00606C8A">
                <w:rPr>
                  <w:rFonts w:eastAsia="Times New Roman" w:cs="Segoe Sans Text"/>
                  <w:b/>
                  <w:bCs/>
                  <w:color w:val="000000"/>
                  <w:sz w:val="22"/>
                  <w:szCs w:val="22"/>
                  <w:lang w:val="en-CA" w:eastAsia="en-CA"/>
                </w:rPr>
                <w:t xml:space="preserve">Use Case </w:t>
              </w:r>
              <w:r>
                <w:rPr>
                  <w:rFonts w:eastAsia="Times New Roman" w:cs="Segoe Sans Text"/>
                  <w:b/>
                  <w:bCs/>
                  <w:color w:val="000000"/>
                  <w:sz w:val="22"/>
                  <w:szCs w:val="22"/>
                  <w:lang w:val="en-CA" w:eastAsia="en-CA"/>
                </w:rPr>
                <w:t>1</w:t>
              </w:r>
              <w:r w:rsidRPr="00606C8A">
                <w:rPr>
                  <w:rFonts w:eastAsia="Times New Roman" w:cs="Segoe Sans Text"/>
                  <w:color w:val="000000"/>
                  <w:sz w:val="22"/>
                  <w:szCs w:val="22"/>
                  <w:lang w:val="en-CA" w:eastAsia="en-CA"/>
                </w:rPr>
                <w:t xml:space="preserve">: </w:t>
              </w:r>
              <w:r w:rsidRPr="00606C8A">
                <w:rPr>
                  <w:rFonts w:eastAsia="Times New Roman" w:cs="Segoe Sans Text"/>
                  <w:b/>
                  <w:bCs/>
                  <w:color w:val="000000"/>
                  <w:sz w:val="22"/>
                  <w:szCs w:val="22"/>
                  <w:lang w:val="en-CA" w:eastAsia="en-CA"/>
                </w:rPr>
                <w:t>Supplier Downtime and SLA Credit Automation</w:t>
              </w:r>
            </w:ins>
          </w:p>
          <w:p w14:paraId="295B5284" w14:textId="77777777" w:rsidR="003748F3" w:rsidRPr="00606C8A" w:rsidRDefault="003748F3" w:rsidP="002732DF">
            <w:pPr>
              <w:pStyle w:val="ListParagraph"/>
              <w:numPr>
                <w:ilvl w:val="1"/>
                <w:numId w:val="33"/>
              </w:numPr>
              <w:spacing w:before="0"/>
              <w:ind w:left="623" w:hanging="284"/>
              <w:rPr>
                <w:ins w:id="660" w:author="Francis Moigula" w:date="2026-06-05T17:25:00Z" w16du:dateUtc="2026-06-05T22:25:00Z"/>
                <w:rFonts w:eastAsia="Times New Roman" w:cs="Segoe Sans Text"/>
                <w:color w:val="000000"/>
                <w:sz w:val="22"/>
                <w:szCs w:val="22"/>
                <w:lang w:val="en-CA" w:eastAsia="en-CA"/>
              </w:rPr>
            </w:pPr>
            <w:ins w:id="661" w:author="Francis Moigula" w:date="2026-06-05T17:25:00Z" w16du:dateUtc="2026-06-05T22:25:00Z">
              <w:r w:rsidRPr="00606C8A">
                <w:rPr>
                  <w:rFonts w:eastAsia="Times New Roman" w:cs="Segoe Sans Text"/>
                  <w:color w:val="000000"/>
                  <w:sz w:val="22"/>
                  <w:szCs w:val="22"/>
                  <w:lang w:val="en-CA" w:eastAsia="en-CA"/>
                </w:rPr>
                <w:t>Monitors supplier outage/downtime events, cross-references SLA contract terms, detects breaches, calculates owed credits, and generates dispute communications for human review and approval.</w:t>
              </w:r>
            </w:ins>
          </w:p>
          <w:p w14:paraId="2F795E75" w14:textId="08275399" w:rsidR="003748F3" w:rsidRPr="00606C8A" w:rsidRDefault="003748F3" w:rsidP="002732DF">
            <w:pPr>
              <w:pStyle w:val="ListParagraph"/>
              <w:numPr>
                <w:ilvl w:val="0"/>
                <w:numId w:val="33"/>
              </w:numPr>
              <w:spacing w:before="0"/>
              <w:ind w:left="478" w:hanging="425"/>
              <w:rPr>
                <w:ins w:id="662" w:author="Francis Moigula" w:date="2026-06-05T17:25:00Z" w16du:dateUtc="2026-06-05T22:25:00Z"/>
                <w:rFonts w:eastAsia="Times New Roman" w:cs="Segoe Sans Text"/>
                <w:color w:val="000000"/>
                <w:sz w:val="22"/>
                <w:szCs w:val="22"/>
                <w:lang w:val="en-CA" w:eastAsia="en-CA"/>
              </w:rPr>
            </w:pPr>
            <w:ins w:id="663" w:author="Francis Moigula" w:date="2026-06-05T17:25:00Z" w16du:dateUtc="2026-06-05T22:25:00Z">
              <w:r w:rsidRPr="00606C8A">
                <w:rPr>
                  <w:rFonts w:eastAsia="Times New Roman" w:cs="Segoe Sans Text"/>
                  <w:b/>
                  <w:bCs/>
                  <w:color w:val="000000"/>
                  <w:sz w:val="22"/>
                  <w:szCs w:val="22"/>
                  <w:lang w:val="en-CA" w:eastAsia="en-CA"/>
                </w:rPr>
                <w:t xml:space="preserve">Use Case </w:t>
              </w:r>
              <w:r>
                <w:rPr>
                  <w:rFonts w:eastAsia="Times New Roman" w:cs="Segoe Sans Text"/>
                  <w:b/>
                  <w:bCs/>
                  <w:color w:val="000000"/>
                  <w:sz w:val="22"/>
                  <w:szCs w:val="22"/>
                  <w:lang w:val="en-CA" w:eastAsia="en-CA"/>
                </w:rPr>
                <w:t>2</w:t>
              </w:r>
              <w:r w:rsidRPr="00606C8A">
                <w:rPr>
                  <w:rFonts w:eastAsia="Times New Roman" w:cs="Segoe Sans Text"/>
                  <w:b/>
                  <w:bCs/>
                  <w:color w:val="000000"/>
                  <w:sz w:val="22"/>
                  <w:szCs w:val="22"/>
                  <w:lang w:val="en-CA" w:eastAsia="en-CA"/>
                </w:rPr>
                <w:t>: Vendor Quote &amp; Contract Document Management Analysis</w:t>
              </w:r>
            </w:ins>
          </w:p>
          <w:p w14:paraId="5E297370" w14:textId="77777777" w:rsidR="003748F3" w:rsidRPr="00606C8A" w:rsidRDefault="003748F3" w:rsidP="002732DF">
            <w:pPr>
              <w:pStyle w:val="ListParagraph"/>
              <w:numPr>
                <w:ilvl w:val="1"/>
                <w:numId w:val="33"/>
              </w:numPr>
              <w:spacing w:before="0"/>
              <w:ind w:left="623" w:hanging="284"/>
              <w:rPr>
                <w:ins w:id="664" w:author="Francis Moigula" w:date="2026-06-05T17:25:00Z" w16du:dateUtc="2026-06-05T22:25:00Z"/>
                <w:rFonts w:eastAsia="Times New Roman" w:cs="Segoe Sans Text"/>
                <w:color w:val="000000"/>
                <w:sz w:val="22"/>
                <w:szCs w:val="22"/>
                <w:lang w:val="en-CA" w:eastAsia="en-CA"/>
              </w:rPr>
            </w:pPr>
            <w:ins w:id="665" w:author="Francis Moigula" w:date="2026-06-05T17:25:00Z" w16du:dateUtc="2026-06-05T22:25:00Z">
              <w:r w:rsidRPr="00606C8A">
                <w:rPr>
                  <w:rFonts w:eastAsia="Times New Roman" w:cs="Segoe Sans Text"/>
                  <w:color w:val="000000"/>
                  <w:sz w:val="22"/>
                  <w:szCs w:val="22"/>
                  <w:lang w:val="en-CA" w:eastAsia="en-CA"/>
                </w:rPr>
                <w:t>Extracts information from vendor quotes and contracts, applying business rules, and presenting the results for user review, validation, and approval.</w:t>
              </w:r>
            </w:ins>
          </w:p>
        </w:tc>
      </w:tr>
      <w:tr w:rsidR="00CA6A79" w:rsidRPr="003B5780" w14:paraId="446367CF" w14:textId="77777777" w:rsidTr="00CA6A79">
        <w:trPr>
          <w:cnfStyle w:val="000000010000" w:firstRow="0" w:lastRow="0" w:firstColumn="0" w:lastColumn="0" w:oddVBand="0" w:evenVBand="0" w:oddHBand="0" w:evenHBand="1" w:firstRowFirstColumn="0" w:firstRowLastColumn="0" w:lastRowFirstColumn="0" w:lastRowLastColumn="0"/>
          <w:trHeight w:val="1626"/>
          <w:ins w:id="666" w:author="Francis Moigula" w:date="2026-06-04T09:54:00Z"/>
          <w:trPrChange w:id="667" w:author="Francis Moigula" w:date="2026-06-04T16:08:00Z" w16du:dateUtc="2026-06-04T21:08:00Z">
            <w:trPr>
              <w:gridAfter w:val="0"/>
              <w:trHeight w:val="1626"/>
            </w:trPr>
          </w:trPrChange>
        </w:trPr>
        <w:tc>
          <w:tcPr>
            <w:tcW w:w="953" w:type="pct"/>
            <w:noWrap/>
            <w:hideMark/>
            <w:tcPrChange w:id="668" w:author="Francis Moigula" w:date="2026-06-04T16:08:00Z" w16du:dateUtc="2026-06-04T21:08:00Z">
              <w:tcPr>
                <w:tcW w:w="971" w:type="pct"/>
                <w:noWrap/>
                <w:hideMark/>
              </w:tcPr>
            </w:tcPrChange>
          </w:tcPr>
          <w:p w14:paraId="008DE570" w14:textId="1EE2F6D5" w:rsidR="00CA6A79" w:rsidRPr="003B5780" w:rsidRDefault="00CA6A79" w:rsidP="00B91622">
            <w:pPr>
              <w:spacing w:before="0"/>
              <w:jc w:val="both"/>
              <w:cnfStyle w:val="000000010000" w:firstRow="0" w:lastRow="0" w:firstColumn="0" w:lastColumn="0" w:oddVBand="0" w:evenVBand="0" w:oddHBand="0" w:evenHBand="1" w:firstRowFirstColumn="0" w:firstRowLastColumn="0" w:lastRowFirstColumn="0" w:lastRowLastColumn="0"/>
              <w:rPr>
                <w:ins w:id="669" w:author="Francis Moigula" w:date="2026-06-04T09:54:00Z" w16du:dateUtc="2026-06-04T14:54:00Z"/>
                <w:rFonts w:eastAsia="Times New Roman" w:cs="Segoe Sans Text"/>
                <w:b/>
                <w:bCs/>
                <w:color w:val="000000"/>
                <w:sz w:val="22"/>
                <w:szCs w:val="22"/>
                <w:lang w:val="en-CA" w:eastAsia="en-CA"/>
                <w:rPrChange w:id="670" w:author="Francis Moigula" w:date="2026-06-04T11:43:00Z" w16du:dateUtc="2026-06-04T16:43:00Z">
                  <w:rPr>
                    <w:ins w:id="671" w:author="Francis Moigula" w:date="2026-06-04T09:54:00Z" w16du:dateUtc="2026-06-04T14:54:00Z"/>
                    <w:rFonts w:eastAsia="Times New Roman" w:cs="Segoe Sans Text"/>
                    <w:b/>
                    <w:bCs/>
                    <w:color w:val="000000"/>
                    <w:lang w:val="en-CA" w:eastAsia="en-CA"/>
                  </w:rPr>
                </w:rPrChange>
              </w:rPr>
            </w:pPr>
            <w:ins w:id="672" w:author="Francis Moigula" w:date="2026-06-04T09:54:00Z" w16du:dateUtc="2026-06-04T14:54:00Z">
              <w:r w:rsidRPr="003B5780">
                <w:rPr>
                  <w:rFonts w:eastAsia="Times New Roman" w:cs="Segoe Sans Text"/>
                  <w:b/>
                  <w:bCs/>
                  <w:color w:val="000000"/>
                  <w:sz w:val="22"/>
                  <w:szCs w:val="22"/>
                  <w:lang w:eastAsia="en-CA"/>
                  <w:rPrChange w:id="673" w:author="Francis Moigula" w:date="2026-06-04T11:43:00Z" w16du:dateUtc="2026-06-04T16:43:00Z">
                    <w:rPr>
                      <w:rFonts w:eastAsia="Times New Roman" w:cs="Segoe Sans Text"/>
                      <w:b/>
                      <w:bCs/>
                      <w:color w:val="000000"/>
                      <w:lang w:eastAsia="en-CA"/>
                    </w:rPr>
                  </w:rPrChange>
                </w:rPr>
                <w:t>Department agents</w:t>
              </w:r>
            </w:ins>
          </w:p>
        </w:tc>
        <w:tc>
          <w:tcPr>
            <w:tcW w:w="2222" w:type="pct"/>
            <w:hideMark/>
            <w:tcPrChange w:id="674" w:author="Francis Moigula" w:date="2026-06-04T16:08:00Z" w16du:dateUtc="2026-06-04T21:08:00Z">
              <w:tcPr>
                <w:tcW w:w="2167" w:type="pct"/>
                <w:hideMark/>
              </w:tcPr>
            </w:tcPrChange>
          </w:tcPr>
          <w:p w14:paraId="22537CEA" w14:textId="4DC88927" w:rsidR="00CA6A79" w:rsidRPr="00D40106" w:rsidRDefault="00CA6A79">
            <w:pPr>
              <w:spacing w:before="0"/>
              <w:cnfStyle w:val="000000010000" w:firstRow="0" w:lastRow="0" w:firstColumn="0" w:lastColumn="0" w:oddVBand="0" w:evenVBand="0" w:oddHBand="0" w:evenHBand="1" w:firstRowFirstColumn="0" w:firstRowLastColumn="0" w:lastRowFirstColumn="0" w:lastRowLastColumn="0"/>
              <w:rPr>
                <w:ins w:id="675" w:author="Francis Moigula" w:date="2026-06-04T09:56:00Z" w16du:dateUtc="2026-06-04T14:56:00Z"/>
                <w:rFonts w:eastAsia="Times New Roman" w:cs="Segoe Sans Text"/>
                <w:color w:val="000000"/>
                <w:sz w:val="22"/>
                <w:szCs w:val="22"/>
                <w:lang w:val="en-CA" w:eastAsia="en-CA"/>
                <w:rPrChange w:id="676" w:author="Francis Moigula" w:date="2026-06-04T16:17:00Z" w16du:dateUtc="2026-06-04T21:17:00Z">
                  <w:rPr>
                    <w:ins w:id="677" w:author="Francis Moigula" w:date="2026-06-04T09:56:00Z" w16du:dateUtc="2026-06-04T14:56:00Z"/>
                    <w:rFonts w:ascii="Aptos" w:eastAsia="Times New Roman" w:hAnsi="Aptos" w:cs="Times New Roman"/>
                    <w:color w:val="000000"/>
                    <w:lang w:val="en-CA" w:eastAsia="en-CA"/>
                  </w:rPr>
                </w:rPrChange>
              </w:rPr>
              <w:pPrChange w:id="678" w:author="Francis Moigula" w:date="2026-06-04T16:17:00Z" w16du:dateUtc="2026-06-04T21:17:00Z">
                <w:pPr>
                  <w:pStyle w:val="ListParagraph"/>
                  <w:numPr>
                    <w:numId w:val="33"/>
                  </w:numPr>
                  <w:spacing w:before="0"/>
                  <w:ind w:left="360" w:hanging="360"/>
                  <w:cnfStyle w:val="000000010000" w:firstRow="0" w:lastRow="0" w:firstColumn="0" w:lastColumn="0" w:oddVBand="0" w:evenVBand="0" w:oddHBand="0" w:evenHBand="1" w:firstRowFirstColumn="0" w:firstRowLastColumn="0" w:lastRowFirstColumn="0" w:lastRowLastColumn="0"/>
                </w:pPr>
              </w:pPrChange>
            </w:pPr>
            <w:ins w:id="679" w:author="Francis Moigula" w:date="2026-06-04T09:54:00Z" w16du:dateUtc="2026-06-04T14:54:00Z">
              <w:r w:rsidRPr="00D40106">
                <w:rPr>
                  <w:rFonts w:eastAsia="Times New Roman" w:cs="Segoe Sans Text"/>
                  <w:color w:val="000000"/>
                  <w:sz w:val="22"/>
                  <w:szCs w:val="22"/>
                  <w:lang w:val="en-CA" w:eastAsia="en-CA"/>
                  <w:rPrChange w:id="680" w:author="Francis Moigula" w:date="2026-06-04T16:17:00Z" w16du:dateUtc="2026-06-04T21:17:00Z">
                    <w:rPr>
                      <w:lang w:val="en-CA" w:eastAsia="en-CA"/>
                    </w:rPr>
                  </w:rPrChange>
                </w:rPr>
                <w:t xml:space="preserve">Develop up to </w:t>
              </w:r>
            </w:ins>
            <w:ins w:id="681" w:author="Francis Moigula" w:date="2026-06-04T09:57:00Z" w16du:dateUtc="2026-06-04T14:57:00Z">
              <w:r w:rsidRPr="00D40106">
                <w:rPr>
                  <w:rFonts w:eastAsia="Times New Roman" w:cs="Segoe Sans Text"/>
                  <w:color w:val="000000"/>
                  <w:sz w:val="22"/>
                  <w:szCs w:val="22"/>
                  <w:lang w:val="en-CA" w:eastAsia="en-CA"/>
                  <w:rPrChange w:id="682" w:author="Francis Moigula" w:date="2026-06-04T16:17:00Z" w16du:dateUtc="2026-06-04T21:17:00Z">
                    <w:rPr>
                      <w:rFonts w:ascii="Aptos" w:eastAsia="Times New Roman" w:hAnsi="Aptos" w:cs="Times New Roman"/>
                      <w:color w:val="000000"/>
                      <w:lang w:val="en-CA" w:eastAsia="en-CA"/>
                    </w:rPr>
                  </w:rPrChange>
                </w:rPr>
                <w:t>t</w:t>
              </w:r>
            </w:ins>
            <w:ins w:id="683" w:author="Francis Moigula" w:date="2026-06-04T09:54:00Z" w16du:dateUtc="2026-06-04T14:54:00Z">
              <w:r w:rsidRPr="00D40106">
                <w:rPr>
                  <w:rFonts w:eastAsia="Times New Roman" w:cs="Segoe Sans Text"/>
                  <w:color w:val="000000"/>
                  <w:sz w:val="22"/>
                  <w:szCs w:val="22"/>
                  <w:lang w:val="en-CA" w:eastAsia="en-CA"/>
                  <w:rPrChange w:id="684" w:author="Francis Moigula" w:date="2026-06-04T16:17:00Z" w16du:dateUtc="2026-06-04T21:17:00Z">
                    <w:rPr>
                      <w:lang w:val="en-CA" w:eastAsia="en-CA"/>
                    </w:rPr>
                  </w:rPrChange>
                </w:rPr>
                <w:t>wo (</w:t>
              </w:r>
              <w:r w:rsidRPr="00D40106">
                <w:rPr>
                  <w:rFonts w:eastAsia="Times New Roman" w:cs="Segoe Sans Text"/>
                  <w:b/>
                  <w:bCs/>
                  <w:color w:val="000000"/>
                  <w:sz w:val="22"/>
                  <w:szCs w:val="22"/>
                  <w:lang w:val="en-CA" w:eastAsia="en-CA"/>
                  <w:rPrChange w:id="685" w:author="Francis Moigula" w:date="2026-06-04T16:17:00Z" w16du:dateUtc="2026-06-04T21:17:00Z">
                    <w:rPr>
                      <w:lang w:val="en-CA" w:eastAsia="en-CA"/>
                    </w:rPr>
                  </w:rPrChange>
                </w:rPr>
                <w:t>2</w:t>
              </w:r>
              <w:r w:rsidRPr="00D40106">
                <w:rPr>
                  <w:rFonts w:eastAsia="Times New Roman" w:cs="Segoe Sans Text"/>
                  <w:color w:val="000000"/>
                  <w:sz w:val="22"/>
                  <w:szCs w:val="22"/>
                  <w:lang w:val="en-CA" w:eastAsia="en-CA"/>
                  <w:rPrChange w:id="686" w:author="Francis Moigula" w:date="2026-06-04T16:17:00Z" w16du:dateUtc="2026-06-04T21:17:00Z">
                    <w:rPr>
                      <w:lang w:val="en-CA" w:eastAsia="en-CA"/>
                    </w:rPr>
                  </w:rPrChange>
                </w:rPr>
                <w:t>) Department Agents</w:t>
              </w:r>
            </w:ins>
          </w:p>
          <w:p w14:paraId="5860D457" w14:textId="606D6E6D" w:rsidR="00CA6A79" w:rsidRPr="003B5780" w:rsidRDefault="00CA6A79">
            <w:pPr>
              <w:pStyle w:val="ListParagraph"/>
              <w:numPr>
                <w:ilvl w:val="0"/>
                <w:numId w:val="33"/>
              </w:numPr>
              <w:ind w:left="357" w:hanging="357"/>
              <w:contextualSpacing w:val="0"/>
              <w:cnfStyle w:val="000000010000" w:firstRow="0" w:lastRow="0" w:firstColumn="0" w:lastColumn="0" w:oddVBand="0" w:evenVBand="0" w:oddHBand="0" w:evenHBand="1" w:firstRowFirstColumn="0" w:firstRowLastColumn="0" w:lastRowFirstColumn="0" w:lastRowLastColumn="0"/>
              <w:rPr>
                <w:ins w:id="687" w:author="Francis Moigula" w:date="2026-06-04T09:56:00Z" w16du:dateUtc="2026-06-04T14:56:00Z"/>
                <w:rFonts w:eastAsia="Times New Roman" w:cs="Segoe Sans Text"/>
                <w:color w:val="000000"/>
                <w:sz w:val="22"/>
                <w:szCs w:val="22"/>
                <w:lang w:val="en-CA" w:eastAsia="en-CA"/>
                <w:rPrChange w:id="688" w:author="Francis Moigula" w:date="2026-06-04T11:43:00Z" w16du:dateUtc="2026-06-04T16:43:00Z">
                  <w:rPr>
                    <w:ins w:id="689" w:author="Francis Moigula" w:date="2026-06-04T09:56:00Z" w16du:dateUtc="2026-06-04T14:56:00Z"/>
                    <w:rFonts w:ascii="Aptos" w:eastAsia="Times New Roman" w:hAnsi="Aptos" w:cs="Times New Roman"/>
                    <w:b/>
                    <w:bCs/>
                    <w:color w:val="000000"/>
                    <w:lang w:val="en-CA" w:eastAsia="en-CA"/>
                  </w:rPr>
                </w:rPrChange>
              </w:rPr>
              <w:pPrChange w:id="690" w:author="Francis Moigula" w:date="2026-06-04T16:45:00Z" w16du:dateUtc="2026-06-04T21:45:00Z">
                <w:pPr>
                  <w:pStyle w:val="ListParagraph"/>
                  <w:numPr>
                    <w:numId w:val="33"/>
                  </w:numPr>
                  <w:spacing w:before="0"/>
                  <w:ind w:left="360" w:hanging="360"/>
                  <w:cnfStyle w:val="000000010000" w:firstRow="0" w:lastRow="0" w:firstColumn="0" w:lastColumn="0" w:oddVBand="0" w:evenVBand="0" w:oddHBand="0" w:evenHBand="1" w:firstRowFirstColumn="0" w:firstRowLastColumn="0" w:lastRowFirstColumn="0" w:lastRowLastColumn="0"/>
                </w:pPr>
              </w:pPrChange>
            </w:pPr>
            <w:ins w:id="691" w:author="Francis Moigula" w:date="2026-06-04T09:54:00Z" w16du:dateUtc="2026-06-04T14:54:00Z">
              <w:r w:rsidRPr="003B5780">
                <w:rPr>
                  <w:rFonts w:eastAsia="Times New Roman" w:cs="Segoe Sans Text"/>
                  <w:b/>
                  <w:bCs/>
                  <w:color w:val="000000"/>
                  <w:sz w:val="22"/>
                  <w:szCs w:val="22"/>
                  <w:lang w:val="en-CA" w:eastAsia="en-CA"/>
                  <w:rPrChange w:id="692" w:author="Francis Moigula" w:date="2026-06-04T11:43:00Z" w16du:dateUtc="2026-06-04T16:43:00Z">
                    <w:rPr>
                      <w:lang w:val="en-CA" w:eastAsia="en-CA"/>
                    </w:rPr>
                  </w:rPrChange>
                </w:rPr>
                <w:t>First Pilot Department Agen</w:t>
              </w:r>
            </w:ins>
            <w:ins w:id="693" w:author="Francis Moigula" w:date="2026-06-04T09:56:00Z" w16du:dateUtc="2026-06-04T14:56:00Z">
              <w:r w:rsidRPr="003B5780">
                <w:rPr>
                  <w:rFonts w:eastAsia="Times New Roman" w:cs="Segoe Sans Text"/>
                  <w:b/>
                  <w:bCs/>
                  <w:color w:val="000000"/>
                  <w:sz w:val="22"/>
                  <w:szCs w:val="22"/>
                  <w:lang w:val="en-CA" w:eastAsia="en-CA"/>
                  <w:rPrChange w:id="694" w:author="Francis Moigula" w:date="2026-06-04T11:43:00Z" w16du:dateUtc="2026-06-04T16:43:00Z">
                    <w:rPr>
                      <w:rFonts w:ascii="Aptos" w:eastAsia="Times New Roman" w:hAnsi="Aptos" w:cs="Times New Roman"/>
                      <w:b/>
                      <w:bCs/>
                      <w:color w:val="000000"/>
                      <w:lang w:val="en-CA" w:eastAsia="en-CA"/>
                    </w:rPr>
                  </w:rPrChange>
                </w:rPr>
                <w:t>t</w:t>
              </w:r>
            </w:ins>
          </w:p>
          <w:p w14:paraId="4D2BD9EC" w14:textId="2BF48C88" w:rsidR="00CA6A79" w:rsidRPr="003B5780" w:rsidRDefault="00CA6A79">
            <w:pPr>
              <w:pStyle w:val="ListParagraph"/>
              <w:numPr>
                <w:ilvl w:val="1"/>
                <w:numId w:val="33"/>
              </w:numPr>
              <w:spacing w:before="0"/>
              <w:ind w:left="787" w:hanging="283"/>
              <w:cnfStyle w:val="000000010000" w:firstRow="0" w:lastRow="0" w:firstColumn="0" w:lastColumn="0" w:oddVBand="0" w:evenVBand="0" w:oddHBand="0" w:evenHBand="1" w:firstRowFirstColumn="0" w:firstRowLastColumn="0" w:lastRowFirstColumn="0" w:lastRowLastColumn="0"/>
              <w:rPr>
                <w:ins w:id="695" w:author="Francis Moigula" w:date="2026-06-04T09:57:00Z" w16du:dateUtc="2026-06-04T14:57:00Z"/>
                <w:rFonts w:eastAsia="Times New Roman" w:cs="Segoe Sans Text"/>
                <w:color w:val="000000"/>
                <w:sz w:val="22"/>
                <w:szCs w:val="22"/>
                <w:lang w:val="en-CA" w:eastAsia="en-CA"/>
                <w:rPrChange w:id="696" w:author="Francis Moigula" w:date="2026-06-04T11:43:00Z" w16du:dateUtc="2026-06-04T16:43:00Z">
                  <w:rPr>
                    <w:ins w:id="697" w:author="Francis Moigula" w:date="2026-06-04T09:57:00Z" w16du:dateUtc="2026-06-04T14:57:00Z"/>
                    <w:lang w:val="en-CA" w:eastAsia="en-CA"/>
                  </w:rPr>
                </w:rPrChange>
              </w:rPr>
              <w:pPrChange w:id="698" w:author="Francis Moigula" w:date="2026-06-04T10:00:00Z" w16du:dateUtc="2026-06-04T15:00:00Z">
                <w:pPr>
                  <w:pStyle w:val="ListParagraph"/>
                  <w:numPr>
                    <w:numId w:val="33"/>
                  </w:numPr>
                  <w:spacing w:before="0"/>
                  <w:ind w:left="360" w:hanging="360"/>
                  <w:cnfStyle w:val="000000010000" w:firstRow="0" w:lastRow="0" w:firstColumn="0" w:lastColumn="0" w:oddVBand="0" w:evenVBand="0" w:oddHBand="0" w:evenHBand="1" w:firstRowFirstColumn="0" w:firstRowLastColumn="0" w:lastRowFirstColumn="0" w:lastRowLastColumn="0"/>
                </w:pPr>
              </w:pPrChange>
            </w:pPr>
            <w:ins w:id="699" w:author="Francis Moigula" w:date="2026-06-04T09:54:00Z" w16du:dateUtc="2026-06-04T14:54:00Z">
              <w:r w:rsidRPr="003B5780">
                <w:rPr>
                  <w:rFonts w:eastAsia="Times New Roman" w:cs="Segoe Sans Text"/>
                  <w:b/>
                  <w:bCs/>
                  <w:color w:val="000000"/>
                  <w:sz w:val="22"/>
                  <w:szCs w:val="22"/>
                  <w:lang w:val="en-CA" w:eastAsia="en-CA"/>
                  <w:rPrChange w:id="700" w:author="Francis Moigula" w:date="2026-06-04T11:43:00Z" w16du:dateUtc="2026-06-04T16:43:00Z">
                    <w:rPr>
                      <w:lang w:val="en-CA" w:eastAsia="en-CA"/>
                    </w:rPr>
                  </w:rPrChange>
                </w:rPr>
                <w:t>Engineering &amp; Product Development</w:t>
              </w:r>
              <w:r w:rsidRPr="003B5780">
                <w:rPr>
                  <w:rFonts w:eastAsia="Times New Roman" w:cs="Segoe Sans Text"/>
                  <w:color w:val="000000"/>
                  <w:sz w:val="22"/>
                  <w:szCs w:val="22"/>
                  <w:lang w:val="en-CA" w:eastAsia="en-CA"/>
                  <w:rPrChange w:id="701" w:author="Francis Moigula" w:date="2026-06-04T11:43:00Z" w16du:dateUtc="2026-06-04T16:43:00Z">
                    <w:rPr>
                      <w:lang w:val="en-CA" w:eastAsia="en-CA"/>
                    </w:rPr>
                  </w:rPrChange>
                </w:rPr>
                <w:t xml:space="preserve"> will be the first candidate for the pilot.</w:t>
              </w:r>
            </w:ins>
          </w:p>
          <w:p w14:paraId="5BE9BAEF" w14:textId="1D2986F6" w:rsidR="00CA6A79" w:rsidRPr="00806CB2" w:rsidRDefault="00CA6A79">
            <w:pPr>
              <w:pStyle w:val="ListParagraph"/>
              <w:numPr>
                <w:ilvl w:val="0"/>
                <w:numId w:val="33"/>
              </w:numPr>
              <w:ind w:left="357" w:hanging="357"/>
              <w:contextualSpacing w:val="0"/>
              <w:cnfStyle w:val="000000010000" w:firstRow="0" w:lastRow="0" w:firstColumn="0" w:lastColumn="0" w:oddVBand="0" w:evenVBand="0" w:oddHBand="0" w:evenHBand="1" w:firstRowFirstColumn="0" w:firstRowLastColumn="0" w:lastRowFirstColumn="0" w:lastRowLastColumn="0"/>
              <w:rPr>
                <w:ins w:id="702" w:author="Francis Moigula" w:date="2026-06-04T09:58:00Z" w16du:dateUtc="2026-06-04T14:58:00Z"/>
                <w:rFonts w:eastAsia="Times New Roman" w:cs="Segoe Sans Text"/>
                <w:b/>
                <w:bCs/>
                <w:color w:val="000000"/>
                <w:sz w:val="22"/>
                <w:szCs w:val="22"/>
                <w:lang w:val="en-CA" w:eastAsia="en-CA"/>
                <w:rPrChange w:id="703" w:author="Francis Moigula" w:date="2026-06-04T16:45:00Z" w16du:dateUtc="2026-06-04T21:45:00Z">
                  <w:rPr>
                    <w:ins w:id="704" w:author="Francis Moigula" w:date="2026-06-04T09:58:00Z" w16du:dateUtc="2026-06-04T14:58:00Z"/>
                    <w:rFonts w:ascii="Aptos" w:eastAsia="Times New Roman" w:hAnsi="Aptos" w:cs="Times New Roman"/>
                    <w:color w:val="000000"/>
                    <w:lang w:val="en-CA" w:eastAsia="en-CA"/>
                  </w:rPr>
                </w:rPrChange>
              </w:rPr>
              <w:pPrChange w:id="705" w:author="Francis Moigula" w:date="2026-06-04T16:45:00Z" w16du:dateUtc="2026-06-04T21:45:00Z">
                <w:pPr>
                  <w:spacing w:before="0"/>
                  <w:ind w:left="504"/>
                  <w:cnfStyle w:val="000000010000" w:firstRow="0" w:lastRow="0" w:firstColumn="0" w:lastColumn="0" w:oddVBand="0" w:evenVBand="0" w:oddHBand="0" w:evenHBand="1" w:firstRowFirstColumn="0" w:firstRowLastColumn="0" w:lastRowFirstColumn="0" w:lastRowLastColumn="0"/>
                </w:pPr>
              </w:pPrChange>
            </w:pPr>
            <w:ins w:id="706" w:author="Francis Moigula" w:date="2026-06-04T09:54:00Z" w16du:dateUtc="2026-06-04T14:54:00Z">
              <w:r w:rsidRPr="00806CB2">
                <w:rPr>
                  <w:rFonts w:eastAsia="Times New Roman" w:cs="Segoe Sans Text"/>
                  <w:b/>
                  <w:bCs/>
                  <w:color w:val="000000"/>
                  <w:sz w:val="22"/>
                  <w:szCs w:val="22"/>
                  <w:lang w:val="en-CA" w:eastAsia="en-CA"/>
                  <w:rPrChange w:id="707" w:author="Francis Moigula" w:date="2026-06-04T16:45:00Z" w16du:dateUtc="2026-06-04T21:45:00Z">
                    <w:rPr>
                      <w:lang w:val="en-CA" w:eastAsia="en-CA"/>
                    </w:rPr>
                  </w:rPrChange>
                </w:rPr>
                <w:t>Second Pilot Department Agent</w:t>
              </w:r>
            </w:ins>
          </w:p>
          <w:p w14:paraId="24AC8D8D" w14:textId="7CCFBB7F" w:rsidR="00CA6A79" w:rsidRPr="003B5780" w:rsidRDefault="00CA6A79" w:rsidP="008E3A2F">
            <w:pPr>
              <w:pStyle w:val="ListParagraph"/>
              <w:numPr>
                <w:ilvl w:val="1"/>
                <w:numId w:val="33"/>
              </w:numPr>
              <w:spacing w:before="0"/>
              <w:ind w:left="787" w:hanging="283"/>
              <w:cnfStyle w:val="000000010000" w:firstRow="0" w:lastRow="0" w:firstColumn="0" w:lastColumn="0" w:oddVBand="0" w:evenVBand="0" w:oddHBand="0" w:evenHBand="1" w:firstRowFirstColumn="0" w:firstRowLastColumn="0" w:lastRowFirstColumn="0" w:lastRowLastColumn="0"/>
              <w:rPr>
                <w:ins w:id="708" w:author="Francis Moigula" w:date="2026-06-04T09:59:00Z" w16du:dateUtc="2026-06-04T14:59:00Z"/>
                <w:rFonts w:eastAsia="Times New Roman" w:cs="Segoe Sans Text"/>
                <w:color w:val="000000"/>
                <w:sz w:val="22"/>
                <w:szCs w:val="22"/>
                <w:lang w:val="en-CA" w:eastAsia="en-CA"/>
                <w:rPrChange w:id="709" w:author="Francis Moigula" w:date="2026-06-04T11:43:00Z" w16du:dateUtc="2026-06-04T16:43:00Z">
                  <w:rPr>
                    <w:ins w:id="710" w:author="Francis Moigula" w:date="2026-06-04T09:59:00Z" w16du:dateUtc="2026-06-04T14:59:00Z"/>
                    <w:rFonts w:ascii="Aptos" w:eastAsia="Times New Roman" w:hAnsi="Aptos" w:cs="Times New Roman"/>
                    <w:color w:val="000000"/>
                    <w:lang w:val="en-CA" w:eastAsia="en-CA"/>
                  </w:rPr>
                </w:rPrChange>
              </w:rPr>
            </w:pPr>
            <w:ins w:id="711" w:author="Francis Moigula" w:date="2026-06-04T09:54:00Z" w16du:dateUtc="2026-06-04T14:54:00Z">
              <w:r w:rsidRPr="003B5780">
                <w:rPr>
                  <w:rFonts w:eastAsia="Times New Roman" w:cs="Segoe Sans Text"/>
                  <w:color w:val="000000"/>
                  <w:sz w:val="22"/>
                  <w:szCs w:val="22"/>
                  <w:lang w:val="en-CA" w:eastAsia="en-CA"/>
                  <w:rPrChange w:id="712" w:author="Francis Moigula" w:date="2026-06-04T11:43:00Z" w16du:dateUtc="2026-06-04T16:43:00Z">
                    <w:rPr>
                      <w:lang w:val="en-CA" w:eastAsia="en-CA"/>
                    </w:rPr>
                  </w:rPrChange>
                </w:rPr>
                <w:t>Will be selected based on the outcome of one of the Prototype Agents</w:t>
              </w:r>
            </w:ins>
            <w:ins w:id="713" w:author="Francis Moigula" w:date="2026-06-04T16:45:00Z" w16du:dateUtc="2026-06-04T21:45:00Z">
              <w:r w:rsidR="00F96871">
                <w:rPr>
                  <w:rFonts w:eastAsia="Times New Roman" w:cs="Segoe Sans Text"/>
                  <w:color w:val="000000"/>
                  <w:sz w:val="22"/>
                  <w:szCs w:val="22"/>
                  <w:lang w:val="en-CA" w:eastAsia="en-CA"/>
                </w:rPr>
                <w:t xml:space="preserve"> below</w:t>
              </w:r>
            </w:ins>
            <w:ins w:id="714" w:author="Francis Moigula" w:date="2026-06-04T09:54:00Z" w16du:dateUtc="2026-06-04T14:54:00Z">
              <w:r w:rsidRPr="003B5780">
                <w:rPr>
                  <w:rFonts w:eastAsia="Times New Roman" w:cs="Segoe Sans Text"/>
                  <w:color w:val="000000"/>
                  <w:sz w:val="22"/>
                  <w:szCs w:val="22"/>
                  <w:lang w:val="en-CA" w:eastAsia="en-CA"/>
                  <w:rPrChange w:id="715" w:author="Francis Moigula" w:date="2026-06-04T11:43:00Z" w16du:dateUtc="2026-06-04T16:43:00Z">
                    <w:rPr>
                      <w:lang w:val="en-CA" w:eastAsia="en-CA"/>
                    </w:rPr>
                  </w:rPrChange>
                </w:rPr>
                <w:t>.</w:t>
              </w:r>
            </w:ins>
          </w:p>
          <w:p w14:paraId="61911718" w14:textId="552665DF" w:rsidR="00CA6A79" w:rsidRPr="003B5780" w:rsidRDefault="00CA6A79">
            <w:pPr>
              <w:pStyle w:val="ListParagraph"/>
              <w:numPr>
                <w:ilvl w:val="1"/>
                <w:numId w:val="33"/>
              </w:numPr>
              <w:spacing w:before="120"/>
              <w:ind w:left="789" w:hanging="284"/>
              <w:contextualSpacing w:val="0"/>
              <w:cnfStyle w:val="000000010000" w:firstRow="0" w:lastRow="0" w:firstColumn="0" w:lastColumn="0" w:oddVBand="0" w:evenVBand="0" w:oddHBand="0" w:evenHBand="1" w:firstRowFirstColumn="0" w:firstRowLastColumn="0" w:lastRowFirstColumn="0" w:lastRowLastColumn="0"/>
              <w:rPr>
                <w:ins w:id="716" w:author="Francis Moigula" w:date="2026-06-04T09:54:00Z" w16du:dateUtc="2026-06-04T14:54:00Z"/>
                <w:rFonts w:eastAsia="Times New Roman" w:cs="Segoe Sans Text"/>
                <w:color w:val="000000"/>
                <w:sz w:val="22"/>
                <w:szCs w:val="22"/>
                <w:lang w:val="en-CA" w:eastAsia="en-CA"/>
                <w:rPrChange w:id="717" w:author="Francis Moigula" w:date="2026-06-04T11:43:00Z" w16du:dateUtc="2026-06-04T16:43:00Z">
                  <w:rPr>
                    <w:ins w:id="718" w:author="Francis Moigula" w:date="2026-06-04T09:54:00Z" w16du:dateUtc="2026-06-04T14:54:00Z"/>
                    <w:lang w:val="en-CA" w:eastAsia="en-CA"/>
                  </w:rPr>
                </w:rPrChange>
              </w:rPr>
              <w:pPrChange w:id="719" w:author="Francis Moigula" w:date="2026-06-04T16:46:00Z" w16du:dateUtc="2026-06-04T21:46:00Z">
                <w:pPr>
                  <w:spacing w:before="0"/>
                  <w:cnfStyle w:val="000000010000" w:firstRow="0" w:lastRow="0" w:firstColumn="0" w:lastColumn="0" w:oddVBand="0" w:evenVBand="0" w:oddHBand="0" w:evenHBand="1" w:firstRowFirstColumn="0" w:firstRowLastColumn="0" w:lastRowFirstColumn="0" w:lastRowLastColumn="0"/>
                </w:pPr>
              </w:pPrChange>
            </w:pPr>
            <w:ins w:id="720" w:author="Francis Moigula" w:date="2026-06-04T09:54:00Z" w16du:dateUtc="2026-06-04T14:54:00Z">
              <w:r w:rsidRPr="003B5780">
                <w:rPr>
                  <w:rFonts w:eastAsia="Times New Roman" w:cs="Segoe Sans Text"/>
                  <w:color w:val="000000"/>
                  <w:sz w:val="22"/>
                  <w:szCs w:val="22"/>
                  <w:lang w:val="en-CA" w:eastAsia="en-CA"/>
                  <w:rPrChange w:id="721" w:author="Francis Moigula" w:date="2026-06-04T11:43:00Z" w16du:dateUtc="2026-06-04T16:43:00Z">
                    <w:rPr>
                      <w:lang w:val="en-CA" w:eastAsia="en-CA"/>
                    </w:rPr>
                  </w:rPrChange>
                </w:rPr>
                <w:t xml:space="preserve">Alternatively, </w:t>
              </w:r>
            </w:ins>
            <w:ins w:id="722" w:author="Francis Moigula" w:date="2026-06-04T16:46:00Z" w16du:dateUtc="2026-06-04T21:46:00Z">
              <w:r w:rsidR="00F96871">
                <w:rPr>
                  <w:rFonts w:eastAsia="Times New Roman" w:cs="Segoe Sans Text"/>
                  <w:color w:val="000000"/>
                  <w:sz w:val="22"/>
                  <w:szCs w:val="22"/>
                  <w:lang w:val="en-CA" w:eastAsia="en-CA"/>
                </w:rPr>
                <w:t xml:space="preserve">another </w:t>
              </w:r>
            </w:ins>
            <w:ins w:id="723" w:author="Francis Moigula" w:date="2026-06-04T09:54:00Z" w16du:dateUtc="2026-06-04T14:54:00Z">
              <w:r w:rsidRPr="003B5780">
                <w:rPr>
                  <w:rFonts w:eastAsia="Times New Roman" w:cs="Segoe Sans Text"/>
                  <w:color w:val="000000"/>
                  <w:sz w:val="22"/>
                  <w:szCs w:val="22"/>
                  <w:lang w:val="en-CA" w:eastAsia="en-CA"/>
                  <w:rPrChange w:id="724" w:author="Francis Moigula" w:date="2026-06-04T11:43:00Z" w16du:dateUtc="2026-06-04T16:43:00Z">
                    <w:rPr>
                      <w:lang w:val="en-CA" w:eastAsia="en-CA"/>
                    </w:rPr>
                  </w:rPrChange>
                </w:rPr>
                <w:t xml:space="preserve">department will be selected, if neither Prototype Agents are ready </w:t>
              </w:r>
            </w:ins>
            <w:ins w:id="725" w:author="Francis Moigula" w:date="2026-06-04T10:14:00Z" w16du:dateUtc="2026-06-04T15:14:00Z">
              <w:r w:rsidRPr="003B5780">
                <w:rPr>
                  <w:rFonts w:eastAsia="Times New Roman" w:cs="Segoe Sans Text"/>
                  <w:color w:val="000000"/>
                  <w:sz w:val="22"/>
                  <w:szCs w:val="22"/>
                  <w:lang w:val="en-CA" w:eastAsia="en-CA"/>
                  <w:rPrChange w:id="726" w:author="Francis Moigula" w:date="2026-06-04T11:43:00Z" w16du:dateUtc="2026-06-04T16:43:00Z">
                    <w:rPr>
                      <w:rFonts w:ascii="Aptos" w:eastAsia="Times New Roman" w:hAnsi="Aptos" w:cs="Times New Roman"/>
                      <w:color w:val="000000"/>
                      <w:lang w:val="en-CA" w:eastAsia="en-CA"/>
                    </w:rPr>
                  </w:rPrChange>
                </w:rPr>
                <w:t>nor</w:t>
              </w:r>
            </w:ins>
            <w:ins w:id="727" w:author="Francis Moigula" w:date="2026-06-04T09:54:00Z" w16du:dateUtc="2026-06-04T14:54:00Z">
              <w:r w:rsidRPr="003B5780">
                <w:rPr>
                  <w:rFonts w:eastAsia="Times New Roman" w:cs="Segoe Sans Text"/>
                  <w:color w:val="000000"/>
                  <w:sz w:val="22"/>
                  <w:szCs w:val="22"/>
                  <w:lang w:val="en-CA" w:eastAsia="en-CA"/>
                  <w:rPrChange w:id="728" w:author="Francis Moigula" w:date="2026-06-04T11:43:00Z" w16du:dateUtc="2026-06-04T16:43:00Z">
                    <w:rPr>
                      <w:lang w:val="en-CA" w:eastAsia="en-CA"/>
                    </w:rPr>
                  </w:rPrChange>
                </w:rPr>
                <w:t xml:space="preserve"> viable </w:t>
              </w:r>
            </w:ins>
            <w:ins w:id="729" w:author="Francis Moigula" w:date="2026-06-04T16:46:00Z" w16du:dateUtc="2026-06-04T21:46:00Z">
              <w:r w:rsidR="00F96871">
                <w:rPr>
                  <w:rFonts w:eastAsia="Times New Roman" w:cs="Segoe Sans Text"/>
                  <w:color w:val="000000"/>
                  <w:sz w:val="22"/>
                  <w:szCs w:val="22"/>
                  <w:lang w:val="en-CA" w:eastAsia="en-CA"/>
                </w:rPr>
                <w:t xml:space="preserve">to be included as part of </w:t>
              </w:r>
            </w:ins>
            <w:ins w:id="730" w:author="Francis Moigula" w:date="2026-06-04T09:54:00Z" w16du:dateUtc="2026-06-04T14:54:00Z">
              <w:r w:rsidRPr="003B5780">
                <w:rPr>
                  <w:rFonts w:eastAsia="Times New Roman" w:cs="Segoe Sans Text"/>
                  <w:color w:val="000000"/>
                  <w:sz w:val="22"/>
                  <w:szCs w:val="22"/>
                  <w:lang w:val="en-CA" w:eastAsia="en-CA"/>
                  <w:rPrChange w:id="731" w:author="Francis Moigula" w:date="2026-06-04T11:43:00Z" w16du:dateUtc="2026-06-04T16:43:00Z">
                    <w:rPr>
                      <w:lang w:val="en-CA" w:eastAsia="en-CA"/>
                    </w:rPr>
                  </w:rPrChange>
                </w:rPr>
                <w:t>a Department Agent.</w:t>
              </w:r>
            </w:ins>
          </w:p>
        </w:tc>
        <w:tc>
          <w:tcPr>
            <w:tcW w:w="1825" w:type="pct"/>
            <w:hideMark/>
            <w:tcPrChange w:id="732" w:author="Francis Moigula" w:date="2026-06-04T16:08:00Z" w16du:dateUtc="2026-06-04T21:08:00Z">
              <w:tcPr>
                <w:tcW w:w="1861" w:type="pct"/>
                <w:gridSpan w:val="2"/>
                <w:hideMark/>
              </w:tcPr>
            </w:tcPrChange>
          </w:tcPr>
          <w:p w14:paraId="5CBF0C87" w14:textId="1FEFA21B" w:rsidR="00CA6A79" w:rsidRPr="003B5780" w:rsidRDefault="00CA6A79" w:rsidP="001949EA">
            <w:pPr>
              <w:pStyle w:val="ListParagraph"/>
              <w:numPr>
                <w:ilvl w:val="0"/>
                <w:numId w:val="33"/>
              </w:numPr>
              <w:spacing w:before="0"/>
              <w:cnfStyle w:val="000000010000" w:firstRow="0" w:lastRow="0" w:firstColumn="0" w:lastColumn="0" w:oddVBand="0" w:evenVBand="0" w:oddHBand="0" w:evenHBand="1" w:firstRowFirstColumn="0" w:firstRowLastColumn="0" w:lastRowFirstColumn="0" w:lastRowLastColumn="0"/>
              <w:rPr>
                <w:ins w:id="733" w:author="Francis Moigula" w:date="2026-06-04T09:59:00Z" w16du:dateUtc="2026-06-04T14:59:00Z"/>
                <w:rFonts w:eastAsia="Times New Roman" w:cs="Segoe Sans Text"/>
                <w:color w:val="000000"/>
                <w:sz w:val="22"/>
                <w:szCs w:val="22"/>
                <w:lang w:val="en-CA" w:eastAsia="en-CA"/>
                <w:rPrChange w:id="734" w:author="Francis Moigula" w:date="2026-06-04T11:43:00Z" w16du:dateUtc="2026-06-04T16:43:00Z">
                  <w:rPr>
                    <w:ins w:id="735" w:author="Francis Moigula" w:date="2026-06-04T09:59:00Z" w16du:dateUtc="2026-06-04T14:59:00Z"/>
                    <w:rFonts w:ascii="Aptos" w:eastAsia="Times New Roman" w:hAnsi="Aptos" w:cs="Times New Roman"/>
                    <w:color w:val="000000"/>
                    <w:lang w:val="en-CA" w:eastAsia="en-CA"/>
                  </w:rPr>
                </w:rPrChange>
              </w:rPr>
            </w:pPr>
            <w:ins w:id="736" w:author="Francis Moigula" w:date="2026-06-04T09:54:00Z" w16du:dateUtc="2026-06-04T14:54:00Z">
              <w:r w:rsidRPr="003B5780">
                <w:rPr>
                  <w:rFonts w:eastAsia="Times New Roman" w:cs="Segoe Sans Text"/>
                  <w:color w:val="000000"/>
                  <w:sz w:val="22"/>
                  <w:szCs w:val="22"/>
                  <w:lang w:val="en-CA" w:eastAsia="en-CA"/>
                  <w:rPrChange w:id="737" w:author="Francis Moigula" w:date="2026-06-04T11:43:00Z" w16du:dateUtc="2026-06-04T16:43:00Z">
                    <w:rPr>
                      <w:lang w:val="en-CA" w:eastAsia="en-CA"/>
                    </w:rPr>
                  </w:rPrChange>
                </w:rPr>
                <w:t>The initial solution will be deployed to a limited group of up to twenty (</w:t>
              </w:r>
              <w:r w:rsidRPr="003B5780">
                <w:rPr>
                  <w:rFonts w:eastAsia="Times New Roman" w:cs="Segoe Sans Text"/>
                  <w:b/>
                  <w:bCs/>
                  <w:color w:val="000000"/>
                  <w:sz w:val="22"/>
                  <w:szCs w:val="22"/>
                  <w:lang w:val="en-CA" w:eastAsia="en-CA"/>
                  <w:rPrChange w:id="738" w:author="Francis Moigula" w:date="2026-06-04T11:43:00Z" w16du:dateUtc="2026-06-04T16:43:00Z">
                    <w:rPr>
                      <w:lang w:val="en-CA" w:eastAsia="en-CA"/>
                    </w:rPr>
                  </w:rPrChange>
                </w:rPr>
                <w:t>&lt;20</w:t>
              </w:r>
              <w:r w:rsidRPr="003B5780">
                <w:rPr>
                  <w:rFonts w:eastAsia="Times New Roman" w:cs="Segoe Sans Text"/>
                  <w:color w:val="000000"/>
                  <w:sz w:val="22"/>
                  <w:szCs w:val="22"/>
                  <w:lang w:val="en-CA" w:eastAsia="en-CA"/>
                  <w:rPrChange w:id="739" w:author="Francis Moigula" w:date="2026-06-04T11:43:00Z" w16du:dateUtc="2026-06-04T16:43:00Z">
                    <w:rPr>
                      <w:lang w:val="en-CA" w:eastAsia="en-CA"/>
                    </w:rPr>
                  </w:rPrChange>
                </w:rPr>
                <w:t>) Nort</w:t>
              </w:r>
            </w:ins>
            <w:ins w:id="740" w:author="Francis Moigula" w:date="2026-06-04T09:59:00Z" w16du:dateUtc="2026-06-04T14:59:00Z">
              <w:r w:rsidRPr="003B5780">
                <w:rPr>
                  <w:rFonts w:eastAsia="Times New Roman" w:cs="Segoe Sans Text"/>
                  <w:color w:val="000000"/>
                  <w:sz w:val="22"/>
                  <w:szCs w:val="22"/>
                  <w:lang w:val="en-CA" w:eastAsia="en-CA"/>
                  <w:rPrChange w:id="741" w:author="Francis Moigula" w:date="2026-06-04T11:43:00Z" w16du:dateUtc="2026-06-04T16:43:00Z">
                    <w:rPr>
                      <w:rFonts w:ascii="Aptos" w:eastAsia="Times New Roman" w:hAnsi="Aptos" w:cs="Times New Roman"/>
                      <w:color w:val="000000"/>
                      <w:lang w:val="en-CA" w:eastAsia="en-CA"/>
                    </w:rPr>
                  </w:rPrChange>
                </w:rPr>
                <w:t xml:space="preserve">h </w:t>
              </w:r>
            </w:ins>
            <w:ins w:id="742" w:author="Francis Moigula" w:date="2026-06-04T09:54:00Z" w16du:dateUtc="2026-06-04T14:54:00Z">
              <w:r w:rsidRPr="003B5780">
                <w:rPr>
                  <w:rFonts w:eastAsia="Times New Roman" w:cs="Segoe Sans Text"/>
                  <w:color w:val="000000"/>
                  <w:sz w:val="22"/>
                  <w:szCs w:val="22"/>
                  <w:lang w:val="en-CA" w:eastAsia="en-CA"/>
                  <w:rPrChange w:id="743" w:author="Francis Moigula" w:date="2026-06-04T11:43:00Z" w16du:dateUtc="2026-06-04T16:43:00Z">
                    <w:rPr>
                      <w:lang w:val="en-CA" w:eastAsia="en-CA"/>
                    </w:rPr>
                  </w:rPrChange>
                </w:rPr>
                <w:t xml:space="preserve">American pilot users for </w:t>
              </w:r>
            </w:ins>
            <w:ins w:id="744" w:author="Francis Moigula" w:date="2026-06-04T10:15:00Z" w16du:dateUtc="2026-06-04T15:15:00Z">
              <w:r w:rsidRPr="003B5780">
                <w:rPr>
                  <w:rFonts w:eastAsia="Times New Roman" w:cs="Segoe Sans Text"/>
                  <w:color w:val="000000"/>
                  <w:sz w:val="22"/>
                  <w:szCs w:val="22"/>
                  <w:lang w:val="en-CA" w:eastAsia="en-CA"/>
                  <w:rPrChange w:id="745" w:author="Francis Moigula" w:date="2026-06-04T11:43:00Z" w16du:dateUtc="2026-06-04T16:43:00Z">
                    <w:rPr>
                      <w:rFonts w:ascii="Aptos" w:eastAsia="Times New Roman" w:hAnsi="Aptos" w:cs="Times New Roman"/>
                      <w:color w:val="000000"/>
                      <w:lang w:val="en-CA" w:eastAsia="en-CA"/>
                    </w:rPr>
                  </w:rPrChange>
                </w:rPr>
                <w:t>a</w:t>
              </w:r>
            </w:ins>
            <w:ins w:id="746" w:author="Francis Moigula" w:date="2026-06-04T09:54:00Z" w16du:dateUtc="2026-06-04T14:54:00Z">
              <w:r w:rsidRPr="003B5780">
                <w:rPr>
                  <w:rFonts w:eastAsia="Times New Roman" w:cs="Segoe Sans Text"/>
                  <w:color w:val="000000"/>
                  <w:sz w:val="22"/>
                  <w:szCs w:val="22"/>
                  <w:lang w:val="en-CA" w:eastAsia="en-CA"/>
                  <w:rPrChange w:id="747" w:author="Francis Moigula" w:date="2026-06-04T11:43:00Z" w16du:dateUtc="2026-06-04T16:43:00Z">
                    <w:rPr>
                      <w:lang w:val="en-CA" w:eastAsia="en-CA"/>
                    </w:rPr>
                  </w:rPrChange>
                </w:rPr>
                <w:t xml:space="preserve"> selected department. </w:t>
              </w:r>
            </w:ins>
          </w:p>
          <w:p w14:paraId="1F0DB499" w14:textId="77777777" w:rsidR="00CA6A79" w:rsidRPr="003B5780" w:rsidRDefault="00CA6A79">
            <w:pPr>
              <w:pStyle w:val="ListParagraph"/>
              <w:numPr>
                <w:ilvl w:val="0"/>
                <w:numId w:val="33"/>
              </w:numPr>
              <w:spacing w:before="120"/>
              <w:ind w:left="357" w:hanging="357"/>
              <w:contextualSpacing w:val="0"/>
              <w:cnfStyle w:val="000000010000" w:firstRow="0" w:lastRow="0" w:firstColumn="0" w:lastColumn="0" w:oddVBand="0" w:evenVBand="0" w:oddHBand="0" w:evenHBand="1" w:firstRowFirstColumn="0" w:firstRowLastColumn="0" w:lastRowFirstColumn="0" w:lastRowLastColumn="0"/>
              <w:rPr>
                <w:ins w:id="748" w:author="Francis Moigula" w:date="2026-06-04T10:00:00Z" w16du:dateUtc="2026-06-04T15:00:00Z"/>
                <w:rFonts w:eastAsia="Times New Roman" w:cs="Segoe Sans Text"/>
                <w:color w:val="000000"/>
                <w:sz w:val="22"/>
                <w:szCs w:val="22"/>
                <w:lang w:val="en-CA" w:eastAsia="en-CA"/>
                <w:rPrChange w:id="749" w:author="Francis Moigula" w:date="2026-06-04T11:43:00Z" w16du:dateUtc="2026-06-04T16:43:00Z">
                  <w:rPr>
                    <w:ins w:id="750" w:author="Francis Moigula" w:date="2026-06-04T10:00:00Z" w16du:dateUtc="2026-06-04T15:00:00Z"/>
                    <w:rFonts w:ascii="Aptos" w:eastAsia="Times New Roman" w:hAnsi="Aptos" w:cs="Times New Roman"/>
                    <w:color w:val="000000"/>
                    <w:lang w:val="en-CA" w:eastAsia="en-CA"/>
                  </w:rPr>
                </w:rPrChange>
              </w:rPr>
              <w:pPrChange w:id="751" w:author="Francis Moigula" w:date="2026-06-04T16:47:00Z" w16du:dateUtc="2026-06-04T21:47:00Z">
                <w:pPr>
                  <w:pStyle w:val="ListParagraph"/>
                  <w:numPr>
                    <w:numId w:val="33"/>
                  </w:numPr>
                  <w:spacing w:before="0"/>
                  <w:ind w:left="360" w:hanging="360"/>
                  <w:cnfStyle w:val="000000010000" w:firstRow="0" w:lastRow="0" w:firstColumn="0" w:lastColumn="0" w:oddVBand="0" w:evenVBand="0" w:oddHBand="0" w:evenHBand="1" w:firstRowFirstColumn="0" w:firstRowLastColumn="0" w:lastRowFirstColumn="0" w:lastRowLastColumn="0"/>
                </w:pPr>
              </w:pPrChange>
            </w:pPr>
            <w:ins w:id="752" w:author="Francis Moigula" w:date="2026-06-04T09:54:00Z" w16du:dateUtc="2026-06-04T14:54:00Z">
              <w:r w:rsidRPr="003B5780">
                <w:rPr>
                  <w:rFonts w:eastAsia="Times New Roman" w:cs="Segoe Sans Text"/>
                  <w:color w:val="000000"/>
                  <w:sz w:val="22"/>
                  <w:szCs w:val="22"/>
                  <w:lang w:val="en-CA" w:eastAsia="en-CA"/>
                  <w:rPrChange w:id="753" w:author="Francis Moigula" w:date="2026-06-04T11:43:00Z" w16du:dateUtc="2026-06-04T16:43:00Z">
                    <w:rPr>
                      <w:lang w:val="en-CA" w:eastAsia="en-CA"/>
                    </w:rPr>
                  </w:rPrChange>
                </w:rPr>
                <w:t>Up to two (</w:t>
              </w:r>
              <w:r w:rsidRPr="003B5780">
                <w:rPr>
                  <w:rFonts w:eastAsia="Times New Roman" w:cs="Segoe Sans Text"/>
                  <w:b/>
                  <w:bCs/>
                  <w:color w:val="000000"/>
                  <w:sz w:val="22"/>
                  <w:szCs w:val="22"/>
                  <w:lang w:val="en-CA" w:eastAsia="en-CA"/>
                  <w:rPrChange w:id="754" w:author="Francis Moigula" w:date="2026-06-04T11:43:00Z" w16du:dateUtc="2026-06-04T16:43:00Z">
                    <w:rPr>
                      <w:lang w:val="en-CA" w:eastAsia="en-CA"/>
                    </w:rPr>
                  </w:rPrChange>
                </w:rPr>
                <w:t>2</w:t>
              </w:r>
              <w:r w:rsidRPr="003B5780">
                <w:rPr>
                  <w:rFonts w:eastAsia="Times New Roman" w:cs="Segoe Sans Text"/>
                  <w:color w:val="000000"/>
                  <w:sz w:val="22"/>
                  <w:szCs w:val="22"/>
                  <w:lang w:val="en-CA" w:eastAsia="en-CA"/>
                  <w:rPrChange w:id="755" w:author="Francis Moigula" w:date="2026-06-04T11:43:00Z" w16du:dateUtc="2026-06-04T16:43:00Z">
                    <w:rPr>
                      <w:lang w:val="en-CA" w:eastAsia="en-CA"/>
                    </w:rPr>
                  </w:rPrChange>
                </w:rPr>
                <w:t>) use cases will be developed as part of the Department Agents:</w:t>
              </w:r>
            </w:ins>
          </w:p>
          <w:p w14:paraId="4E5DE543" w14:textId="7F986011" w:rsidR="00CA6A79" w:rsidRPr="0057730E" w:rsidRDefault="00CA6A79">
            <w:pPr>
              <w:pStyle w:val="ListParagraph"/>
              <w:numPr>
                <w:ilvl w:val="1"/>
                <w:numId w:val="33"/>
              </w:numPr>
              <w:spacing w:before="120"/>
              <w:ind w:left="789" w:hanging="284"/>
              <w:contextualSpacing w:val="0"/>
              <w:cnfStyle w:val="000000010000" w:firstRow="0" w:lastRow="0" w:firstColumn="0" w:lastColumn="0" w:oddVBand="0" w:evenVBand="0" w:oddHBand="0" w:evenHBand="1" w:firstRowFirstColumn="0" w:firstRowLastColumn="0" w:lastRowFirstColumn="0" w:lastRowLastColumn="0"/>
              <w:rPr>
                <w:ins w:id="756" w:author="Francis Moigula" w:date="2026-06-04T16:15:00Z" w16du:dateUtc="2026-06-04T21:15:00Z"/>
                <w:rFonts w:eastAsia="Times New Roman" w:cs="Segoe Sans Text"/>
                <w:color w:val="000000"/>
                <w:sz w:val="22"/>
                <w:szCs w:val="22"/>
                <w:lang w:val="en-CA" w:eastAsia="en-CA"/>
              </w:rPr>
              <w:pPrChange w:id="757" w:author="Francis Moigula" w:date="2026-06-04T16:47:00Z" w16du:dateUtc="2026-06-04T21:47:00Z">
                <w:pPr>
                  <w:pStyle w:val="ListParagraph"/>
                  <w:numPr>
                    <w:ilvl w:val="1"/>
                    <w:numId w:val="33"/>
                  </w:numPr>
                  <w:spacing w:before="0"/>
                  <w:ind w:left="787" w:hanging="283"/>
                  <w:cnfStyle w:val="000000010000" w:firstRow="0" w:lastRow="0" w:firstColumn="0" w:lastColumn="0" w:oddVBand="0" w:evenVBand="0" w:oddHBand="0" w:evenHBand="1" w:firstRowFirstColumn="0" w:firstRowLastColumn="0" w:lastRowFirstColumn="0" w:lastRowLastColumn="0"/>
                </w:pPr>
              </w:pPrChange>
            </w:pPr>
            <w:ins w:id="758" w:author="Francis Moigula" w:date="2026-06-04T09:54:00Z" w16du:dateUtc="2026-06-04T14:54:00Z">
              <w:r w:rsidRPr="00F7108D">
                <w:rPr>
                  <w:rFonts w:eastAsia="Times New Roman" w:cs="Segoe Sans Text"/>
                  <w:b/>
                  <w:bCs/>
                  <w:color w:val="000000"/>
                  <w:sz w:val="22"/>
                  <w:szCs w:val="22"/>
                  <w:lang w:val="en-CA" w:eastAsia="en-CA"/>
                  <w:rPrChange w:id="759" w:author="Francis Moigula" w:date="2026-06-04T16:31:00Z" w16du:dateUtc="2026-06-04T21:31:00Z">
                    <w:rPr>
                      <w:lang w:val="en-CA" w:eastAsia="en-CA"/>
                    </w:rPr>
                  </w:rPrChange>
                </w:rPr>
                <w:t xml:space="preserve">Use Case </w:t>
              </w:r>
            </w:ins>
            <w:ins w:id="760" w:author="Francis Moigula" w:date="2026-06-05T17:39:00Z" w16du:dateUtc="2026-06-05T22:39:00Z">
              <w:r w:rsidR="0085203D">
                <w:rPr>
                  <w:rFonts w:eastAsia="Times New Roman" w:cs="Segoe Sans Text"/>
                  <w:b/>
                  <w:bCs/>
                  <w:color w:val="000000"/>
                  <w:sz w:val="22"/>
                  <w:szCs w:val="22"/>
                  <w:lang w:val="en-CA" w:eastAsia="en-CA"/>
                </w:rPr>
                <w:t>3</w:t>
              </w:r>
            </w:ins>
            <w:ins w:id="761" w:author="Francis Moigula" w:date="2026-06-04T09:54:00Z" w16du:dateUtc="2026-06-04T14:54:00Z">
              <w:r w:rsidRPr="00F7108D">
                <w:rPr>
                  <w:rFonts w:eastAsia="Times New Roman" w:cs="Segoe Sans Text"/>
                  <w:color w:val="000000"/>
                  <w:sz w:val="22"/>
                  <w:szCs w:val="22"/>
                  <w:lang w:val="en-CA" w:eastAsia="en-CA"/>
                  <w:rPrChange w:id="762" w:author="Francis Moigula" w:date="2026-06-04T16:31:00Z" w16du:dateUtc="2026-06-04T21:31:00Z">
                    <w:rPr>
                      <w:lang w:val="en-CA" w:eastAsia="en-CA"/>
                    </w:rPr>
                  </w:rPrChange>
                </w:rPr>
                <w:t>: Virtual Program Manager (Product Development Coordination</w:t>
              </w:r>
            </w:ins>
            <w:ins w:id="763" w:author="Francis Moigula" w:date="2026-06-04T16:30:00Z" w16du:dateUtc="2026-06-04T21:30:00Z">
              <w:r w:rsidR="00F7108D" w:rsidRPr="0057730E">
                <w:rPr>
                  <w:rFonts w:eastAsia="Times New Roman" w:cs="Segoe Sans Text"/>
                  <w:color w:val="000000"/>
                  <w:sz w:val="22"/>
                  <w:szCs w:val="22"/>
                  <w:lang w:val="en-CA" w:eastAsia="en-CA"/>
                </w:rPr>
                <w:t>)</w:t>
              </w:r>
            </w:ins>
            <w:ins w:id="764" w:author="Francis Moigula" w:date="2026-06-04T16:31:00Z" w16du:dateUtc="2026-06-04T21:31:00Z">
              <w:r w:rsidR="0057730E">
                <w:rPr>
                  <w:rFonts w:eastAsia="Times New Roman" w:cs="Segoe Sans Text"/>
                  <w:color w:val="000000"/>
                  <w:sz w:val="22"/>
                  <w:szCs w:val="22"/>
                  <w:lang w:val="en-CA" w:eastAsia="en-CA"/>
                </w:rPr>
                <w:t xml:space="preserve">. </w:t>
              </w:r>
            </w:ins>
            <w:ins w:id="765" w:author="Francis Moigula" w:date="2026-06-04T16:30:00Z" w16du:dateUtc="2026-06-04T21:30:00Z">
              <w:r w:rsidR="00F7108D" w:rsidRPr="0057730E">
                <w:rPr>
                  <w:rFonts w:eastAsia="Times New Roman" w:cs="Segoe Sans Text"/>
                  <w:color w:val="000000"/>
                  <w:sz w:val="22"/>
                  <w:szCs w:val="22"/>
                  <w:lang w:val="en-CA" w:eastAsia="en-CA"/>
                </w:rPr>
                <w:t xml:space="preserve">Initial </w:t>
              </w:r>
            </w:ins>
            <w:ins w:id="766" w:author="Francis Moigula" w:date="2026-06-04T16:31:00Z" w16du:dateUtc="2026-06-04T21:31:00Z">
              <w:r w:rsidR="0057730E">
                <w:rPr>
                  <w:rFonts w:eastAsia="Times New Roman" w:cs="Segoe Sans Text"/>
                  <w:color w:val="000000"/>
                  <w:sz w:val="22"/>
                  <w:szCs w:val="22"/>
                  <w:lang w:val="en-CA" w:eastAsia="en-CA"/>
                </w:rPr>
                <w:t>p</w:t>
              </w:r>
            </w:ins>
            <w:ins w:id="767" w:author="Francis Moigula" w:date="2026-06-04T16:30:00Z" w16du:dateUtc="2026-06-04T21:30:00Z">
              <w:r w:rsidR="00F7108D" w:rsidRPr="0057730E">
                <w:rPr>
                  <w:rFonts w:eastAsia="Times New Roman" w:cs="Segoe Sans Text"/>
                  <w:color w:val="000000"/>
                  <w:sz w:val="22"/>
                  <w:szCs w:val="22"/>
                  <w:lang w:val="en-CA" w:eastAsia="en-CA"/>
                </w:rPr>
                <w:t xml:space="preserve">ilot </w:t>
              </w:r>
            </w:ins>
            <w:ins w:id="768" w:author="Francis Moigula" w:date="2026-06-04T16:31:00Z" w16du:dateUtc="2026-06-04T21:31:00Z">
              <w:r w:rsidR="0057730E">
                <w:rPr>
                  <w:rFonts w:eastAsia="Times New Roman" w:cs="Segoe Sans Text"/>
                  <w:color w:val="000000"/>
                  <w:sz w:val="22"/>
                  <w:szCs w:val="22"/>
                  <w:lang w:val="en-CA" w:eastAsia="en-CA"/>
                </w:rPr>
                <w:t xml:space="preserve">is </w:t>
              </w:r>
            </w:ins>
            <w:ins w:id="769" w:author="Francis Moigula" w:date="2026-06-04T16:15:00Z" w16du:dateUtc="2026-06-04T21:15:00Z">
              <w:r w:rsidR="004C175C" w:rsidRPr="0057730E">
                <w:rPr>
                  <w:rFonts w:eastAsia="Times New Roman" w:cs="Segoe Sans Text"/>
                  <w:color w:val="000000"/>
                  <w:sz w:val="22"/>
                  <w:szCs w:val="22"/>
                  <w:lang w:val="en-CA" w:eastAsia="en-CA"/>
                </w:rPr>
                <w:t>limited to</w:t>
              </w:r>
            </w:ins>
            <w:ins w:id="770" w:author="Francis Moigula" w:date="2026-06-04T16:30:00Z" w16du:dateUtc="2026-06-04T21:30:00Z">
              <w:r w:rsidR="00F7108D" w:rsidRPr="0057730E">
                <w:rPr>
                  <w:rFonts w:eastAsia="Times New Roman" w:cs="Segoe Sans Text"/>
                  <w:color w:val="000000"/>
                  <w:sz w:val="22"/>
                  <w:szCs w:val="22"/>
                  <w:lang w:val="en-CA" w:eastAsia="en-CA"/>
                </w:rPr>
                <w:t xml:space="preserve"> a s</w:t>
              </w:r>
            </w:ins>
            <w:ins w:id="771" w:author="Francis Moigula" w:date="2026-06-04T16:29:00Z" w16du:dateUtc="2026-06-04T21:29:00Z">
              <w:r w:rsidR="002236DF" w:rsidRPr="0057730E">
                <w:rPr>
                  <w:rFonts w:eastAsia="Times New Roman" w:cs="Segoe Sans Text"/>
                  <w:color w:val="000000"/>
                  <w:sz w:val="22"/>
                  <w:szCs w:val="22"/>
                  <w:lang w:val="en-CA" w:eastAsia="en-CA"/>
                </w:rPr>
                <w:t xml:space="preserve">maller </w:t>
              </w:r>
            </w:ins>
            <w:ins w:id="772" w:author="Francis Moigula" w:date="2026-06-04T16:30:00Z" w16du:dateUtc="2026-06-04T21:30:00Z">
              <w:r w:rsidR="00F7108D" w:rsidRPr="0057730E">
                <w:rPr>
                  <w:rFonts w:eastAsia="Times New Roman" w:cs="Segoe Sans Text"/>
                  <w:color w:val="000000"/>
                  <w:sz w:val="22"/>
                  <w:szCs w:val="22"/>
                  <w:lang w:val="en-CA" w:eastAsia="en-CA"/>
                </w:rPr>
                <w:t>North A</w:t>
              </w:r>
            </w:ins>
            <w:ins w:id="773" w:author="Francis Moigula" w:date="2026-06-04T16:31:00Z" w16du:dateUtc="2026-06-04T21:31:00Z">
              <w:r w:rsidR="00F7108D" w:rsidRPr="0057730E">
                <w:rPr>
                  <w:rFonts w:eastAsia="Times New Roman" w:cs="Segoe Sans Text"/>
                  <w:color w:val="000000"/>
                  <w:sz w:val="22"/>
                  <w:szCs w:val="22"/>
                  <w:lang w:val="en-CA" w:eastAsia="en-CA"/>
                </w:rPr>
                <w:t>merica p</w:t>
              </w:r>
            </w:ins>
            <w:ins w:id="774" w:author="Francis Moigula" w:date="2026-06-04T16:29:00Z" w16du:dateUtc="2026-06-04T21:29:00Z">
              <w:r w:rsidR="002236DF" w:rsidRPr="0057730E">
                <w:rPr>
                  <w:rFonts w:eastAsia="Times New Roman" w:cs="Segoe Sans Text"/>
                  <w:color w:val="000000"/>
                  <w:sz w:val="22"/>
                  <w:szCs w:val="22"/>
                  <w:lang w:val="en-CA" w:eastAsia="en-CA"/>
                </w:rPr>
                <w:t>rogram (Mid Cycle Action MCA)</w:t>
              </w:r>
            </w:ins>
            <w:ins w:id="775" w:author="Francis Moigula" w:date="2026-06-04T16:31:00Z" w16du:dateUtc="2026-06-04T21:31:00Z">
              <w:r w:rsidR="00C3410E">
                <w:rPr>
                  <w:rFonts w:eastAsia="Times New Roman" w:cs="Segoe Sans Text"/>
                  <w:color w:val="000000"/>
                  <w:sz w:val="22"/>
                  <w:szCs w:val="22"/>
                  <w:lang w:val="en-CA" w:eastAsia="en-CA"/>
                </w:rPr>
                <w:t>.</w:t>
              </w:r>
            </w:ins>
          </w:p>
          <w:p w14:paraId="0FCEA0B6" w14:textId="03E24CDB" w:rsidR="00DC7C98" w:rsidRDefault="00CA6A79">
            <w:pPr>
              <w:pStyle w:val="ListParagraph"/>
              <w:numPr>
                <w:ilvl w:val="1"/>
                <w:numId w:val="33"/>
              </w:numPr>
              <w:spacing w:before="120"/>
              <w:ind w:left="789" w:hanging="284"/>
              <w:contextualSpacing w:val="0"/>
              <w:cnfStyle w:val="000000010000" w:firstRow="0" w:lastRow="0" w:firstColumn="0" w:lastColumn="0" w:oddVBand="0" w:evenVBand="0" w:oddHBand="0" w:evenHBand="1" w:firstRowFirstColumn="0" w:firstRowLastColumn="0" w:lastRowFirstColumn="0" w:lastRowLastColumn="0"/>
              <w:rPr>
                <w:ins w:id="776" w:author="Francis Moigula" w:date="2026-06-04T16:10:00Z" w16du:dateUtc="2026-06-04T21:10:00Z"/>
                <w:rFonts w:eastAsia="Times New Roman" w:cs="Segoe Sans Text"/>
                <w:color w:val="000000"/>
                <w:sz w:val="22"/>
                <w:szCs w:val="22"/>
                <w:lang w:val="en-CA" w:eastAsia="en-CA"/>
              </w:rPr>
              <w:pPrChange w:id="777" w:author="Francis Moigula" w:date="2026-06-04T16:47:00Z" w16du:dateUtc="2026-06-04T21:47:00Z">
                <w:pPr>
                  <w:pStyle w:val="ListParagraph"/>
                  <w:numPr>
                    <w:ilvl w:val="1"/>
                    <w:numId w:val="33"/>
                  </w:numPr>
                  <w:spacing w:before="0"/>
                  <w:ind w:left="787" w:hanging="283"/>
                  <w:cnfStyle w:val="000000010000" w:firstRow="0" w:lastRow="0" w:firstColumn="0" w:lastColumn="0" w:oddVBand="0" w:evenVBand="0" w:oddHBand="0" w:evenHBand="1" w:firstRowFirstColumn="0" w:firstRowLastColumn="0" w:lastRowFirstColumn="0" w:lastRowLastColumn="0"/>
                </w:pPr>
              </w:pPrChange>
            </w:pPr>
            <w:ins w:id="778" w:author="Francis Moigula" w:date="2026-06-04T09:54:00Z" w16du:dateUtc="2026-06-04T14:54:00Z">
              <w:r w:rsidRPr="003B5780">
                <w:rPr>
                  <w:rFonts w:eastAsia="Times New Roman" w:cs="Segoe Sans Text"/>
                  <w:b/>
                  <w:bCs/>
                  <w:color w:val="000000"/>
                  <w:sz w:val="22"/>
                  <w:szCs w:val="22"/>
                  <w:lang w:val="en-CA" w:eastAsia="en-CA"/>
                  <w:rPrChange w:id="779" w:author="Francis Moigula" w:date="2026-06-04T11:43:00Z" w16du:dateUtc="2026-06-04T16:43:00Z">
                    <w:rPr>
                      <w:lang w:val="en-CA" w:eastAsia="en-CA"/>
                    </w:rPr>
                  </w:rPrChange>
                </w:rPr>
                <w:t xml:space="preserve">Use Case </w:t>
              </w:r>
            </w:ins>
            <w:ins w:id="780" w:author="Francis Moigula" w:date="2026-06-05T17:39:00Z" w16du:dateUtc="2026-06-05T22:39:00Z">
              <w:r w:rsidR="0085203D">
                <w:rPr>
                  <w:rFonts w:eastAsia="Times New Roman" w:cs="Segoe Sans Text"/>
                  <w:b/>
                  <w:bCs/>
                  <w:color w:val="000000"/>
                  <w:sz w:val="22"/>
                  <w:szCs w:val="22"/>
                  <w:lang w:val="en-CA" w:eastAsia="en-CA"/>
                </w:rPr>
                <w:t>4</w:t>
              </w:r>
            </w:ins>
            <w:ins w:id="781" w:author="Francis Moigula" w:date="2026-06-04T09:54:00Z" w16du:dateUtc="2026-06-04T14:54:00Z">
              <w:r w:rsidRPr="003B5780">
                <w:rPr>
                  <w:rFonts w:eastAsia="Times New Roman" w:cs="Segoe Sans Text"/>
                  <w:color w:val="000000"/>
                  <w:sz w:val="22"/>
                  <w:szCs w:val="22"/>
                  <w:lang w:val="en-CA" w:eastAsia="en-CA"/>
                  <w:rPrChange w:id="782" w:author="Francis Moigula" w:date="2026-06-04T11:43:00Z" w16du:dateUtc="2026-06-04T16:43:00Z">
                    <w:rPr>
                      <w:lang w:val="en-CA" w:eastAsia="en-CA"/>
                    </w:rPr>
                  </w:rPrChange>
                </w:rPr>
                <w:t>: To be determined based on one (1) of the Prototype Agents.</w:t>
              </w:r>
            </w:ins>
            <w:ins w:id="783" w:author="Francis Moigula" w:date="2026-06-04T10:00:00Z" w16du:dateUtc="2026-06-04T15:00:00Z">
              <w:r w:rsidRPr="003B5780">
                <w:rPr>
                  <w:rFonts w:eastAsia="Times New Roman" w:cs="Segoe Sans Text"/>
                  <w:color w:val="000000"/>
                  <w:sz w:val="22"/>
                  <w:szCs w:val="22"/>
                  <w:lang w:val="en-CA" w:eastAsia="en-CA"/>
                  <w:rPrChange w:id="784" w:author="Francis Moigula" w:date="2026-06-04T11:43:00Z" w16du:dateUtc="2026-06-04T16:43:00Z">
                    <w:rPr>
                      <w:rFonts w:ascii="Aptos" w:eastAsia="Times New Roman" w:hAnsi="Aptos" w:cs="Times New Roman"/>
                      <w:color w:val="000000"/>
                      <w:lang w:val="en-CA" w:eastAsia="en-CA"/>
                    </w:rPr>
                  </w:rPrChange>
                </w:rPr>
                <w:t xml:space="preserve"> </w:t>
              </w:r>
            </w:ins>
            <w:ins w:id="785" w:author="Francis Moigula" w:date="2026-06-04T09:54:00Z" w16du:dateUtc="2026-06-04T14:54:00Z">
              <w:r w:rsidRPr="003B5780">
                <w:rPr>
                  <w:rFonts w:eastAsia="Times New Roman" w:cs="Segoe Sans Text"/>
                  <w:color w:val="000000"/>
                  <w:sz w:val="22"/>
                  <w:szCs w:val="22"/>
                  <w:lang w:val="en-CA" w:eastAsia="en-CA"/>
                  <w:rPrChange w:id="786" w:author="Francis Moigula" w:date="2026-06-04T11:43:00Z" w16du:dateUtc="2026-06-04T16:43:00Z">
                    <w:rPr>
                      <w:lang w:val="en-CA" w:eastAsia="en-CA"/>
                    </w:rPr>
                  </w:rPrChange>
                </w:rPr>
                <w:t xml:space="preserve">Alternatively, a new use case will be </w:t>
              </w:r>
            </w:ins>
            <w:ins w:id="787" w:author="Francis Moigula" w:date="2026-06-04T10:00:00Z" w16du:dateUtc="2026-06-04T15:00:00Z">
              <w:r w:rsidRPr="003B5780">
                <w:rPr>
                  <w:rFonts w:eastAsia="Times New Roman" w:cs="Segoe Sans Text"/>
                  <w:color w:val="000000"/>
                  <w:sz w:val="22"/>
                  <w:szCs w:val="22"/>
                  <w:lang w:val="en-CA" w:eastAsia="en-CA"/>
                  <w:rPrChange w:id="788" w:author="Francis Moigula" w:date="2026-06-04T11:43:00Z" w16du:dateUtc="2026-06-04T16:43:00Z">
                    <w:rPr>
                      <w:rFonts w:ascii="Aptos" w:eastAsia="Times New Roman" w:hAnsi="Aptos" w:cs="Times New Roman"/>
                      <w:color w:val="000000"/>
                      <w:lang w:val="en-CA" w:eastAsia="en-CA"/>
                    </w:rPr>
                  </w:rPrChange>
                </w:rPr>
                <w:t>selected</w:t>
              </w:r>
            </w:ins>
            <w:ins w:id="789" w:author="Francis Moigula" w:date="2026-06-04T09:54:00Z" w16du:dateUtc="2026-06-04T14:54:00Z">
              <w:r w:rsidRPr="003B5780">
                <w:rPr>
                  <w:rFonts w:eastAsia="Times New Roman" w:cs="Segoe Sans Text"/>
                  <w:color w:val="000000"/>
                  <w:sz w:val="22"/>
                  <w:szCs w:val="22"/>
                  <w:lang w:val="en-CA" w:eastAsia="en-CA"/>
                  <w:rPrChange w:id="790" w:author="Francis Moigula" w:date="2026-06-04T11:43:00Z" w16du:dateUtc="2026-06-04T16:43:00Z">
                    <w:rPr>
                      <w:lang w:val="en-CA" w:eastAsia="en-CA"/>
                    </w:rPr>
                  </w:rPrChange>
                </w:rPr>
                <w:t>.</w:t>
              </w:r>
            </w:ins>
          </w:p>
          <w:p w14:paraId="162FD74D" w14:textId="4539B8D5" w:rsidR="004E06AA" w:rsidRPr="00564229" w:rsidRDefault="00564229">
            <w:pPr>
              <w:pStyle w:val="ListParagraph"/>
              <w:numPr>
                <w:ilvl w:val="0"/>
                <w:numId w:val="33"/>
              </w:numPr>
              <w:spacing w:before="120"/>
              <w:ind w:left="357" w:hanging="357"/>
              <w:contextualSpacing w:val="0"/>
              <w:cnfStyle w:val="000000010000" w:firstRow="0" w:lastRow="0" w:firstColumn="0" w:lastColumn="0" w:oddVBand="0" w:evenVBand="0" w:oddHBand="0" w:evenHBand="1" w:firstRowFirstColumn="0" w:firstRowLastColumn="0" w:lastRowFirstColumn="0" w:lastRowLastColumn="0"/>
              <w:rPr>
                <w:ins w:id="791" w:author="Francis Moigula" w:date="2026-06-04T09:54:00Z" w16du:dateUtc="2026-06-04T14:54:00Z"/>
                <w:rFonts w:eastAsia="Times New Roman" w:cs="Segoe Sans Text"/>
                <w:color w:val="000000"/>
                <w:sz w:val="22"/>
                <w:szCs w:val="22"/>
                <w:lang w:val="en-CA" w:eastAsia="en-CA"/>
                <w:rPrChange w:id="792" w:author="Francis Moigula" w:date="2026-06-04T16:12:00Z" w16du:dateUtc="2026-06-04T21:12:00Z">
                  <w:rPr>
                    <w:ins w:id="793" w:author="Francis Moigula" w:date="2026-06-04T09:54:00Z" w16du:dateUtc="2026-06-04T14:54:00Z"/>
                    <w:lang w:val="en-CA" w:eastAsia="en-CA"/>
                  </w:rPr>
                </w:rPrChange>
              </w:rPr>
              <w:pPrChange w:id="794" w:author="Francis Moigula" w:date="2026-06-04T16:47:00Z" w16du:dateUtc="2026-06-04T21:47:00Z">
                <w:pPr>
                  <w:spacing w:before="0"/>
                  <w:cnfStyle w:val="000000010000" w:firstRow="0" w:lastRow="0" w:firstColumn="0" w:lastColumn="0" w:oddVBand="0" w:evenVBand="0" w:oddHBand="0" w:evenHBand="1" w:firstRowFirstColumn="0" w:firstRowLastColumn="0" w:lastRowFirstColumn="0" w:lastRowLastColumn="0"/>
                </w:pPr>
              </w:pPrChange>
            </w:pPr>
            <w:ins w:id="795" w:author="Francis Moigula" w:date="2026-06-04T16:12:00Z">
              <w:r w:rsidRPr="00564229">
                <w:rPr>
                  <w:rFonts w:eastAsia="Times New Roman" w:cs="Segoe Sans Text"/>
                  <w:color w:val="000000"/>
                  <w:sz w:val="22"/>
                  <w:szCs w:val="22"/>
                  <w:lang w:eastAsia="en-CA"/>
                  <w:rPrChange w:id="796" w:author="Francis Moigula" w:date="2026-06-04T16:12:00Z" w16du:dateUtc="2026-06-04T21:12:00Z">
                    <w:rPr>
                      <w:rFonts w:eastAsia="Times New Roman" w:cs="Segoe Sans Text"/>
                      <w:b/>
                      <w:bCs/>
                      <w:color w:val="000000"/>
                      <w:sz w:val="22"/>
                      <w:szCs w:val="22"/>
                      <w:lang w:eastAsia="en-CA"/>
                    </w:rPr>
                  </w:rPrChange>
                </w:rPr>
                <w:t xml:space="preserve">Following the </w:t>
              </w:r>
            </w:ins>
            <w:ins w:id="797" w:author="Francis Moigula" w:date="2026-06-04T16:47:00Z" w16du:dateUtc="2026-06-04T21:47:00Z">
              <w:r w:rsidR="00275DBD">
                <w:rPr>
                  <w:rFonts w:eastAsia="Times New Roman" w:cs="Segoe Sans Text"/>
                  <w:color w:val="000000"/>
                  <w:sz w:val="22"/>
                  <w:szCs w:val="22"/>
                  <w:lang w:eastAsia="en-CA"/>
                </w:rPr>
                <w:t xml:space="preserve">development </w:t>
              </w:r>
            </w:ins>
            <w:ins w:id="798" w:author="Francis Moigula" w:date="2026-06-04T16:12:00Z">
              <w:r w:rsidRPr="00564229">
                <w:rPr>
                  <w:rFonts w:eastAsia="Times New Roman" w:cs="Segoe Sans Text"/>
                  <w:color w:val="000000"/>
                  <w:sz w:val="22"/>
                  <w:szCs w:val="22"/>
                  <w:lang w:eastAsia="en-CA"/>
                  <w:rPrChange w:id="799" w:author="Francis Moigula" w:date="2026-06-04T16:12:00Z" w16du:dateUtc="2026-06-04T21:12:00Z">
                    <w:rPr>
                      <w:rFonts w:eastAsia="Times New Roman" w:cs="Segoe Sans Text"/>
                      <w:b/>
                      <w:bCs/>
                      <w:color w:val="000000"/>
                      <w:sz w:val="22"/>
                      <w:szCs w:val="22"/>
                      <w:lang w:eastAsia="en-CA"/>
                    </w:rPr>
                  </w:rPrChange>
                </w:rPr>
                <w:t xml:space="preserve">of the </w:t>
              </w:r>
            </w:ins>
            <w:ins w:id="800" w:author="Francis Moigula" w:date="2026-06-04T16:47:00Z" w16du:dateUtc="2026-06-04T21:47:00Z">
              <w:r w:rsidR="00275DBD">
                <w:rPr>
                  <w:rFonts w:eastAsia="Times New Roman" w:cs="Segoe Sans Text"/>
                  <w:color w:val="000000"/>
                  <w:sz w:val="22"/>
                  <w:szCs w:val="22"/>
                  <w:lang w:eastAsia="en-CA"/>
                </w:rPr>
                <w:t xml:space="preserve">above </w:t>
              </w:r>
            </w:ins>
            <w:ins w:id="801" w:author="Francis Moigula" w:date="2026-06-04T16:12:00Z" w16du:dateUtc="2026-06-04T21:12:00Z">
              <w:r w:rsidR="006174EC">
                <w:rPr>
                  <w:rFonts w:eastAsia="Times New Roman" w:cs="Segoe Sans Text"/>
                  <w:color w:val="000000"/>
                  <w:sz w:val="22"/>
                  <w:szCs w:val="22"/>
                  <w:lang w:eastAsia="en-CA"/>
                </w:rPr>
                <w:t>use cases</w:t>
              </w:r>
            </w:ins>
            <w:ins w:id="802" w:author="Francis Moigula" w:date="2026-06-04T16:12:00Z">
              <w:r w:rsidRPr="00564229">
                <w:rPr>
                  <w:rFonts w:eastAsia="Times New Roman" w:cs="Segoe Sans Text"/>
                  <w:color w:val="000000"/>
                  <w:sz w:val="22"/>
                  <w:szCs w:val="22"/>
                  <w:lang w:eastAsia="en-CA"/>
                  <w:rPrChange w:id="803" w:author="Francis Moigula" w:date="2026-06-04T16:12:00Z" w16du:dateUtc="2026-06-04T21:12:00Z">
                    <w:rPr>
                      <w:rFonts w:eastAsia="Times New Roman" w:cs="Segoe Sans Text"/>
                      <w:b/>
                      <w:bCs/>
                      <w:color w:val="000000"/>
                      <w:sz w:val="22"/>
                      <w:szCs w:val="22"/>
                      <w:lang w:eastAsia="en-CA"/>
                    </w:rPr>
                  </w:rPrChange>
                </w:rPr>
                <w:t>, any available remaining capacity may be utilized to design</w:t>
              </w:r>
            </w:ins>
            <w:ins w:id="804" w:author="Francis Moigula" w:date="2026-06-04T16:47:00Z" w16du:dateUtc="2026-06-04T21:47:00Z">
              <w:r w:rsidR="00275DBD">
                <w:rPr>
                  <w:rFonts w:eastAsia="Times New Roman" w:cs="Segoe Sans Text"/>
                  <w:color w:val="000000"/>
                  <w:sz w:val="22"/>
                  <w:szCs w:val="22"/>
                  <w:lang w:eastAsia="en-CA"/>
                </w:rPr>
                <w:t xml:space="preserve"> and </w:t>
              </w:r>
            </w:ins>
            <w:ins w:id="805" w:author="Francis Moigula" w:date="2026-06-04T16:12:00Z">
              <w:r w:rsidRPr="00564229">
                <w:rPr>
                  <w:rFonts w:eastAsia="Times New Roman" w:cs="Segoe Sans Text"/>
                  <w:color w:val="000000"/>
                  <w:sz w:val="22"/>
                  <w:szCs w:val="22"/>
                  <w:lang w:eastAsia="en-CA"/>
                  <w:rPrChange w:id="806" w:author="Francis Moigula" w:date="2026-06-04T16:12:00Z" w16du:dateUtc="2026-06-04T21:12:00Z">
                    <w:rPr>
                      <w:rFonts w:eastAsia="Times New Roman" w:cs="Segoe Sans Text"/>
                      <w:b/>
                      <w:bCs/>
                      <w:color w:val="000000"/>
                      <w:sz w:val="22"/>
                      <w:szCs w:val="22"/>
                      <w:lang w:eastAsia="en-CA"/>
                    </w:rPr>
                  </w:rPrChange>
                </w:rPr>
                <w:t>develop</w:t>
              </w:r>
            </w:ins>
            <w:ins w:id="807" w:author="Francis Moigula" w:date="2026-06-04T16:47:00Z" w16du:dateUtc="2026-06-04T21:47:00Z">
              <w:r w:rsidR="00275DBD">
                <w:rPr>
                  <w:rFonts w:eastAsia="Times New Roman" w:cs="Segoe Sans Text"/>
                  <w:color w:val="000000"/>
                  <w:sz w:val="22"/>
                  <w:szCs w:val="22"/>
                  <w:lang w:eastAsia="en-CA"/>
                </w:rPr>
                <w:t xml:space="preserve"> </w:t>
              </w:r>
            </w:ins>
            <w:ins w:id="808" w:author="Francis Moigula" w:date="2026-06-04T16:12:00Z">
              <w:r w:rsidRPr="00564229">
                <w:rPr>
                  <w:rFonts w:eastAsia="Times New Roman" w:cs="Segoe Sans Text"/>
                  <w:color w:val="000000"/>
                  <w:sz w:val="22"/>
                  <w:szCs w:val="22"/>
                  <w:lang w:eastAsia="en-CA"/>
                  <w:rPrChange w:id="809" w:author="Francis Moigula" w:date="2026-06-04T16:12:00Z" w16du:dateUtc="2026-06-04T21:12:00Z">
                    <w:rPr>
                      <w:rFonts w:eastAsia="Times New Roman" w:cs="Segoe Sans Text"/>
                      <w:b/>
                      <w:bCs/>
                      <w:color w:val="000000"/>
                      <w:sz w:val="22"/>
                      <w:szCs w:val="22"/>
                      <w:lang w:eastAsia="en-CA"/>
                    </w:rPr>
                  </w:rPrChange>
                </w:rPr>
                <w:t>additional use cases</w:t>
              </w:r>
            </w:ins>
            <w:ins w:id="810" w:author="Francis Moigula" w:date="2026-06-04T16:12:00Z" w16du:dateUtc="2026-06-04T21:12:00Z">
              <w:r w:rsidR="006174EC">
                <w:rPr>
                  <w:rFonts w:eastAsia="Times New Roman" w:cs="Segoe Sans Text"/>
                  <w:color w:val="000000"/>
                  <w:sz w:val="22"/>
                  <w:szCs w:val="22"/>
                  <w:lang w:eastAsia="en-CA"/>
                </w:rPr>
                <w:t>.</w:t>
              </w:r>
            </w:ins>
          </w:p>
        </w:tc>
      </w:tr>
      <w:tr w:rsidR="009250CF" w:rsidRPr="003B5780" w14:paraId="1A904089" w14:textId="77777777" w:rsidTr="00E36049">
        <w:trPr>
          <w:cnfStyle w:val="000000100000" w:firstRow="0" w:lastRow="0" w:firstColumn="0" w:lastColumn="0" w:oddVBand="0" w:evenVBand="0" w:oddHBand="1" w:evenHBand="0" w:firstRowFirstColumn="0" w:firstRowLastColumn="0" w:lastRowFirstColumn="0" w:lastRowLastColumn="0"/>
          <w:trHeight w:val="585"/>
          <w:ins w:id="811" w:author="Francis Moigula" w:date="2026-06-04T16:16:00Z"/>
        </w:trPr>
        <w:tc>
          <w:tcPr>
            <w:tcW w:w="953" w:type="pct"/>
            <w:noWrap/>
            <w:hideMark/>
          </w:tcPr>
          <w:p w14:paraId="7A736F39" w14:textId="77777777" w:rsidR="009250CF" w:rsidRPr="00606C8A" w:rsidRDefault="009250CF" w:rsidP="00E36049">
            <w:pPr>
              <w:spacing w:before="0"/>
              <w:jc w:val="both"/>
              <w:rPr>
                <w:ins w:id="812" w:author="Francis Moigula" w:date="2026-06-04T16:16:00Z" w16du:dateUtc="2026-06-04T21:16:00Z"/>
                <w:rFonts w:eastAsia="Times New Roman" w:cs="Segoe Sans Text"/>
                <w:b/>
                <w:bCs/>
                <w:color w:val="000000"/>
                <w:sz w:val="22"/>
                <w:szCs w:val="22"/>
                <w:lang w:val="en-CA" w:eastAsia="en-CA"/>
              </w:rPr>
            </w:pPr>
            <w:ins w:id="813" w:author="Francis Moigula" w:date="2026-06-04T16:16:00Z" w16du:dateUtc="2026-06-04T21:16:00Z">
              <w:r w:rsidRPr="00606C8A">
                <w:rPr>
                  <w:rFonts w:eastAsia="Times New Roman" w:cs="Segoe Sans Text"/>
                  <w:b/>
                  <w:bCs/>
                  <w:color w:val="000000"/>
                  <w:sz w:val="22"/>
                  <w:szCs w:val="22"/>
                  <w:lang w:eastAsia="en-CA"/>
                </w:rPr>
                <w:t>Production Deployment</w:t>
              </w:r>
            </w:ins>
          </w:p>
        </w:tc>
        <w:tc>
          <w:tcPr>
            <w:tcW w:w="2222" w:type="pct"/>
            <w:hideMark/>
          </w:tcPr>
          <w:p w14:paraId="397EC555" w14:textId="53634173" w:rsidR="009250CF" w:rsidRPr="00606C8A" w:rsidRDefault="009250CF" w:rsidP="00E36049">
            <w:pPr>
              <w:spacing w:before="0"/>
              <w:rPr>
                <w:ins w:id="814" w:author="Francis Moigula" w:date="2026-06-04T16:16:00Z" w16du:dateUtc="2026-06-04T21:16:00Z"/>
                <w:rFonts w:eastAsia="Times New Roman" w:cs="Segoe Sans Text"/>
                <w:color w:val="000000"/>
                <w:sz w:val="22"/>
                <w:szCs w:val="22"/>
                <w:lang w:val="en-CA" w:eastAsia="en-CA"/>
              </w:rPr>
            </w:pPr>
            <w:ins w:id="815" w:author="Francis Moigula" w:date="2026-06-04T16:16:00Z" w16du:dateUtc="2026-06-04T21:16:00Z">
              <w:r w:rsidRPr="00606C8A">
                <w:rPr>
                  <w:rFonts w:eastAsia="Times New Roman" w:cs="Segoe Sans Text"/>
                  <w:color w:val="000000"/>
                  <w:sz w:val="22"/>
                  <w:szCs w:val="22"/>
                  <w:lang w:val="en-CA" w:eastAsia="en-CA"/>
                </w:rPr>
                <w:t xml:space="preserve">Deploy </w:t>
              </w:r>
              <w:r>
                <w:rPr>
                  <w:rFonts w:eastAsia="Times New Roman" w:cs="Segoe Sans Text"/>
                  <w:color w:val="000000"/>
                  <w:sz w:val="22"/>
                  <w:szCs w:val="22"/>
                  <w:lang w:val="en-CA" w:eastAsia="en-CA"/>
                </w:rPr>
                <w:t xml:space="preserve">one </w:t>
              </w:r>
              <w:r w:rsidRPr="00606C8A">
                <w:rPr>
                  <w:rFonts w:eastAsia="Times New Roman" w:cs="Segoe Sans Text"/>
                  <w:color w:val="000000"/>
                  <w:sz w:val="22"/>
                  <w:szCs w:val="22"/>
                  <w:lang w:val="en-CA" w:eastAsia="en-CA"/>
                </w:rPr>
                <w:t>(</w:t>
              </w:r>
              <w:r w:rsidRPr="009250CF">
                <w:rPr>
                  <w:rFonts w:eastAsia="Times New Roman" w:cs="Segoe Sans Text"/>
                  <w:b/>
                  <w:bCs/>
                  <w:color w:val="000000"/>
                  <w:sz w:val="22"/>
                  <w:szCs w:val="22"/>
                  <w:lang w:val="en-CA" w:eastAsia="en-CA"/>
                  <w:rPrChange w:id="816" w:author="Francis Moigula" w:date="2026-06-04T16:17:00Z" w16du:dateUtc="2026-06-04T21:17:00Z">
                    <w:rPr>
                      <w:rFonts w:eastAsia="Times New Roman" w:cs="Segoe Sans Text"/>
                      <w:color w:val="000000"/>
                      <w:sz w:val="22"/>
                      <w:szCs w:val="22"/>
                      <w:lang w:val="en-CA" w:eastAsia="en-CA"/>
                    </w:rPr>
                  </w:rPrChange>
                </w:rPr>
                <w:t>1</w:t>
              </w:r>
              <w:r w:rsidRPr="00606C8A">
                <w:rPr>
                  <w:rFonts w:eastAsia="Times New Roman" w:cs="Segoe Sans Text"/>
                  <w:color w:val="000000"/>
                  <w:sz w:val="22"/>
                  <w:szCs w:val="22"/>
                  <w:lang w:val="en-CA" w:eastAsia="en-CA"/>
                </w:rPr>
                <w:t xml:space="preserve">) </w:t>
              </w:r>
            </w:ins>
            <w:ins w:id="817" w:author="Francis Moigula" w:date="2026-06-04T16:48:00Z" w16du:dateUtc="2026-06-04T21:48:00Z">
              <w:r w:rsidR="009D4DD7">
                <w:rPr>
                  <w:rFonts w:eastAsia="Times New Roman" w:cs="Segoe Sans Text"/>
                  <w:color w:val="000000"/>
                  <w:sz w:val="22"/>
                  <w:szCs w:val="22"/>
                  <w:lang w:val="en-CA" w:eastAsia="en-CA"/>
                </w:rPr>
                <w:t xml:space="preserve">of the </w:t>
              </w:r>
            </w:ins>
            <w:ins w:id="818" w:author="Francis Moigula" w:date="2026-06-04T16:16:00Z" w16du:dateUtc="2026-06-04T21:16:00Z">
              <w:r w:rsidRPr="00606C8A">
                <w:rPr>
                  <w:rFonts w:eastAsia="Times New Roman" w:cs="Segoe Sans Text"/>
                  <w:color w:val="000000"/>
                  <w:sz w:val="22"/>
                  <w:szCs w:val="22"/>
                  <w:lang w:val="en-CA" w:eastAsia="en-CA"/>
                </w:rPr>
                <w:t>Department Agent</w:t>
              </w:r>
            </w:ins>
            <w:ins w:id="819" w:author="Francis Moigula" w:date="2026-06-04T16:48:00Z" w16du:dateUtc="2026-06-04T21:48:00Z">
              <w:r w:rsidR="009D4DD7">
                <w:rPr>
                  <w:rFonts w:eastAsia="Times New Roman" w:cs="Segoe Sans Text"/>
                  <w:color w:val="000000"/>
                  <w:sz w:val="22"/>
                  <w:szCs w:val="22"/>
                  <w:lang w:val="en-CA" w:eastAsia="en-CA"/>
                </w:rPr>
                <w:t xml:space="preserve">s </w:t>
              </w:r>
            </w:ins>
            <w:ins w:id="820" w:author="Francis Moigula" w:date="2026-06-04T16:16:00Z" w16du:dateUtc="2026-06-04T21:16:00Z">
              <w:r w:rsidRPr="00606C8A">
                <w:rPr>
                  <w:rFonts w:eastAsia="Times New Roman" w:cs="Segoe Sans Text"/>
                  <w:color w:val="000000"/>
                  <w:sz w:val="22"/>
                  <w:szCs w:val="22"/>
                  <w:lang w:val="en-CA" w:eastAsia="en-CA"/>
                </w:rPr>
                <w:t>to Production</w:t>
              </w:r>
            </w:ins>
            <w:ins w:id="821" w:author="Francis Moigula" w:date="2026-06-04T16:17:00Z" w16du:dateUtc="2026-06-04T21:17:00Z">
              <w:r w:rsidR="004B3DDA">
                <w:rPr>
                  <w:rFonts w:eastAsia="Times New Roman" w:cs="Segoe Sans Text"/>
                  <w:color w:val="000000"/>
                  <w:sz w:val="22"/>
                  <w:szCs w:val="22"/>
                  <w:lang w:val="en-CA" w:eastAsia="en-CA"/>
                </w:rPr>
                <w:t>.</w:t>
              </w:r>
            </w:ins>
          </w:p>
        </w:tc>
        <w:tc>
          <w:tcPr>
            <w:tcW w:w="1825" w:type="pct"/>
            <w:hideMark/>
          </w:tcPr>
          <w:p w14:paraId="77E8018C" w14:textId="736A2E3E" w:rsidR="009250CF" w:rsidRPr="00606C8A" w:rsidRDefault="004905A1">
            <w:pPr>
              <w:pStyle w:val="ListParagraph"/>
              <w:numPr>
                <w:ilvl w:val="0"/>
                <w:numId w:val="33"/>
              </w:numPr>
              <w:spacing w:before="0"/>
              <w:rPr>
                <w:ins w:id="822" w:author="Francis Moigula" w:date="2026-06-04T16:16:00Z" w16du:dateUtc="2026-06-04T21:16:00Z"/>
                <w:rFonts w:eastAsia="Times New Roman" w:cs="Segoe Sans Text"/>
                <w:b/>
                <w:bCs/>
                <w:color w:val="000000"/>
                <w:sz w:val="22"/>
                <w:szCs w:val="22"/>
                <w:lang w:val="en-CA" w:eastAsia="en-CA"/>
              </w:rPr>
              <w:pPrChange w:id="823" w:author="Francis Moigula" w:date="2026-06-04T16:17:00Z" w16du:dateUtc="2026-06-04T21:17:00Z">
                <w:pPr>
                  <w:pStyle w:val="ListParagraph"/>
                  <w:numPr>
                    <w:ilvl w:val="1"/>
                    <w:numId w:val="33"/>
                  </w:numPr>
                  <w:spacing w:before="0"/>
                  <w:ind w:left="764" w:hanging="425"/>
                </w:pPr>
              </w:pPrChange>
            </w:pPr>
            <w:ins w:id="824" w:author="Francis Moigula" w:date="2026-06-05T09:03:00Z" w16du:dateUtc="2026-06-05T14:03:00Z">
              <w:r w:rsidRPr="004905A1">
                <w:rPr>
                  <w:rFonts w:eastAsia="Times New Roman" w:cs="Segoe Sans Text"/>
                  <w:color w:val="000000"/>
                  <w:sz w:val="22"/>
                  <w:szCs w:val="22"/>
                  <w:lang w:eastAsia="en-CA"/>
                  <w:rPrChange w:id="825" w:author="Francis Moigula" w:date="2026-06-05T09:03:00Z" w16du:dateUtc="2026-06-05T14:03:00Z">
                    <w:rPr>
                      <w:rFonts w:eastAsia="Times New Roman" w:cs="Segoe Sans Text"/>
                      <w:b/>
                      <w:bCs/>
                      <w:color w:val="000000"/>
                      <w:sz w:val="22"/>
                      <w:szCs w:val="22"/>
                      <w:lang w:eastAsia="en-CA"/>
                    </w:rPr>
                  </w:rPrChange>
                </w:rPr>
                <w:t xml:space="preserve">The </w:t>
              </w:r>
            </w:ins>
            <w:ins w:id="826" w:author="Francis Moigula" w:date="2026-06-04T16:16:00Z" w16du:dateUtc="2026-06-04T21:16:00Z">
              <w:r w:rsidR="009250CF" w:rsidRPr="004B3DDA">
                <w:rPr>
                  <w:rFonts w:eastAsia="Times New Roman" w:cs="Segoe Sans Text"/>
                  <w:b/>
                  <w:bCs/>
                  <w:color w:val="000000"/>
                  <w:sz w:val="22"/>
                  <w:szCs w:val="22"/>
                  <w:lang w:eastAsia="en-CA"/>
                  <w:rPrChange w:id="827" w:author="Francis Moigula" w:date="2026-06-04T16:17:00Z" w16du:dateUtc="2026-06-04T21:17:00Z">
                    <w:rPr>
                      <w:rFonts w:eastAsia="Times New Roman" w:cs="Segoe Sans Text"/>
                      <w:color w:val="000000"/>
                      <w:sz w:val="22"/>
                      <w:szCs w:val="22"/>
                      <w:lang w:val="en-CA" w:eastAsia="en-CA"/>
                    </w:rPr>
                  </w:rPrChange>
                </w:rPr>
                <w:t>Engineering</w:t>
              </w:r>
              <w:r w:rsidR="009250CF" w:rsidRPr="004B3DDA">
                <w:rPr>
                  <w:rFonts w:eastAsia="Times New Roman" w:cs="Segoe Sans Text"/>
                  <w:b/>
                  <w:bCs/>
                  <w:color w:val="000000"/>
                  <w:sz w:val="22"/>
                  <w:szCs w:val="22"/>
                  <w:lang w:val="en-CA" w:eastAsia="en-CA"/>
                  <w:rPrChange w:id="828" w:author="Francis Moigula" w:date="2026-06-04T16:17:00Z" w16du:dateUtc="2026-06-04T21:17:00Z">
                    <w:rPr>
                      <w:rFonts w:eastAsia="Times New Roman" w:cs="Segoe Sans Text"/>
                      <w:color w:val="000000"/>
                      <w:sz w:val="22"/>
                      <w:szCs w:val="22"/>
                      <w:lang w:val="en-CA" w:eastAsia="en-CA"/>
                    </w:rPr>
                  </w:rPrChange>
                </w:rPr>
                <w:t xml:space="preserve"> &amp; Product Development Agent</w:t>
              </w:r>
              <w:r w:rsidR="009250CF" w:rsidRPr="00606C8A">
                <w:rPr>
                  <w:rFonts w:eastAsia="Times New Roman" w:cs="Segoe Sans Text"/>
                  <w:color w:val="000000"/>
                  <w:sz w:val="22"/>
                  <w:szCs w:val="22"/>
                  <w:lang w:val="en-CA" w:eastAsia="en-CA"/>
                </w:rPr>
                <w:t xml:space="preserve"> will be deployed into Production</w:t>
              </w:r>
            </w:ins>
            <w:ins w:id="829" w:author="Francis Moigula" w:date="2026-06-04T16:17:00Z" w16du:dateUtc="2026-06-04T21:17:00Z">
              <w:r w:rsidR="00904A67">
                <w:rPr>
                  <w:rFonts w:eastAsia="Times New Roman" w:cs="Segoe Sans Text"/>
                  <w:color w:val="000000"/>
                  <w:sz w:val="22"/>
                  <w:szCs w:val="22"/>
                  <w:lang w:val="en-CA" w:eastAsia="en-CA"/>
                </w:rPr>
                <w:t xml:space="preserve"> as a </w:t>
              </w:r>
              <w:r w:rsidR="00904A67" w:rsidRPr="00606C8A">
                <w:rPr>
                  <w:rFonts w:eastAsia="Times New Roman" w:cs="Segoe Sans Text"/>
                  <w:color w:val="000000"/>
                  <w:sz w:val="22"/>
                  <w:szCs w:val="22"/>
                  <w:lang w:val="en-CA" w:eastAsia="en-CA"/>
                </w:rPr>
                <w:t>Pilot</w:t>
              </w:r>
            </w:ins>
            <w:ins w:id="830" w:author="Francis Moigula" w:date="2026-06-04T16:16:00Z" w16du:dateUtc="2026-06-04T21:16:00Z">
              <w:r w:rsidR="009250CF" w:rsidRPr="00606C8A">
                <w:rPr>
                  <w:rFonts w:eastAsia="Times New Roman" w:cs="Segoe Sans Text"/>
                  <w:color w:val="000000"/>
                  <w:sz w:val="22"/>
                  <w:szCs w:val="22"/>
                  <w:lang w:val="en-CA" w:eastAsia="en-CA"/>
                </w:rPr>
                <w:t>.</w:t>
              </w:r>
            </w:ins>
          </w:p>
        </w:tc>
      </w:tr>
      <w:tr w:rsidR="00CA6A79" w:rsidRPr="003B5780" w14:paraId="0564BAD7" w14:textId="77777777" w:rsidTr="00CA6A79">
        <w:trPr>
          <w:cnfStyle w:val="000000010000" w:firstRow="0" w:lastRow="0" w:firstColumn="0" w:lastColumn="0" w:oddVBand="0" w:evenVBand="0" w:oddHBand="0" w:evenHBand="1" w:firstRowFirstColumn="0" w:firstRowLastColumn="0" w:lastRowFirstColumn="0" w:lastRowLastColumn="0"/>
          <w:trHeight w:val="634"/>
          <w:ins w:id="831" w:author="Francis Moigula" w:date="2026-06-04T09:54:00Z"/>
          <w:trPrChange w:id="832" w:author="Francis Moigula" w:date="2026-06-04T16:08:00Z" w16du:dateUtc="2026-06-04T21:08:00Z">
            <w:trPr>
              <w:gridAfter w:val="0"/>
              <w:trHeight w:val="634"/>
            </w:trPr>
          </w:trPrChange>
        </w:trPr>
        <w:tc>
          <w:tcPr>
            <w:tcW w:w="953" w:type="pct"/>
            <w:noWrap/>
            <w:hideMark/>
            <w:tcPrChange w:id="833" w:author="Francis Moigula" w:date="2026-06-04T16:08:00Z" w16du:dateUtc="2026-06-04T21:08:00Z">
              <w:tcPr>
                <w:tcW w:w="971" w:type="pct"/>
                <w:noWrap/>
                <w:hideMark/>
              </w:tcPr>
            </w:tcPrChange>
          </w:tcPr>
          <w:p w14:paraId="0CF6B72E" w14:textId="38E19103" w:rsidR="00CA6A79" w:rsidRPr="003B5780" w:rsidRDefault="00CA6A79" w:rsidP="00B91622">
            <w:pPr>
              <w:spacing w:before="0"/>
              <w:jc w:val="both"/>
              <w:cnfStyle w:val="000000010000" w:firstRow="0" w:lastRow="0" w:firstColumn="0" w:lastColumn="0" w:oddVBand="0" w:evenVBand="0" w:oddHBand="0" w:evenHBand="1" w:firstRowFirstColumn="0" w:firstRowLastColumn="0" w:lastRowFirstColumn="0" w:lastRowLastColumn="0"/>
              <w:rPr>
                <w:ins w:id="834" w:author="Francis Moigula" w:date="2026-06-04T09:54:00Z" w16du:dateUtc="2026-06-04T14:54:00Z"/>
                <w:rFonts w:eastAsia="Times New Roman" w:cs="Segoe Sans Text"/>
                <w:b/>
                <w:bCs/>
                <w:color w:val="000000"/>
                <w:sz w:val="22"/>
                <w:szCs w:val="22"/>
                <w:lang w:val="en-CA" w:eastAsia="en-CA"/>
                <w:rPrChange w:id="835" w:author="Francis Moigula" w:date="2026-06-04T11:43:00Z" w16du:dateUtc="2026-06-04T16:43:00Z">
                  <w:rPr>
                    <w:ins w:id="836" w:author="Francis Moigula" w:date="2026-06-04T09:54:00Z" w16du:dateUtc="2026-06-04T14:54:00Z"/>
                    <w:rFonts w:eastAsia="Times New Roman" w:cs="Segoe Sans Text"/>
                    <w:b/>
                    <w:bCs/>
                    <w:color w:val="000000"/>
                    <w:lang w:val="en-CA" w:eastAsia="en-CA"/>
                  </w:rPr>
                </w:rPrChange>
              </w:rPr>
            </w:pPr>
            <w:ins w:id="837" w:author="Francis Moigula" w:date="2026-06-04T09:54:00Z" w16du:dateUtc="2026-06-04T14:54:00Z">
              <w:r w:rsidRPr="003B5780">
                <w:rPr>
                  <w:rFonts w:eastAsia="Times New Roman" w:cs="Segoe Sans Text"/>
                  <w:b/>
                  <w:bCs/>
                  <w:color w:val="000000"/>
                  <w:sz w:val="22"/>
                  <w:szCs w:val="22"/>
                  <w:lang w:eastAsia="en-CA"/>
                  <w:rPrChange w:id="838" w:author="Francis Moigula" w:date="2026-06-04T11:43:00Z" w16du:dateUtc="2026-06-04T16:43:00Z">
                    <w:rPr>
                      <w:rFonts w:eastAsia="Times New Roman" w:cs="Segoe Sans Text"/>
                      <w:b/>
                      <w:bCs/>
                      <w:color w:val="000000"/>
                      <w:lang w:eastAsia="en-CA"/>
                    </w:rPr>
                  </w:rPrChange>
                </w:rPr>
                <w:t>System Integrations</w:t>
              </w:r>
            </w:ins>
          </w:p>
        </w:tc>
        <w:tc>
          <w:tcPr>
            <w:tcW w:w="2222" w:type="pct"/>
            <w:hideMark/>
            <w:tcPrChange w:id="839" w:author="Francis Moigula" w:date="2026-06-04T16:08:00Z" w16du:dateUtc="2026-06-04T21:08:00Z">
              <w:tcPr>
                <w:tcW w:w="2167" w:type="pct"/>
                <w:hideMark/>
              </w:tcPr>
            </w:tcPrChange>
          </w:tcPr>
          <w:p w14:paraId="68C9C9C7" w14:textId="3DE5A208" w:rsidR="00CA6A79" w:rsidRPr="003B5780" w:rsidRDefault="00CA6A79" w:rsidP="00B91622">
            <w:pPr>
              <w:spacing w:before="0"/>
              <w:cnfStyle w:val="000000010000" w:firstRow="0" w:lastRow="0" w:firstColumn="0" w:lastColumn="0" w:oddVBand="0" w:evenVBand="0" w:oddHBand="0" w:evenHBand="1" w:firstRowFirstColumn="0" w:firstRowLastColumn="0" w:lastRowFirstColumn="0" w:lastRowLastColumn="0"/>
              <w:rPr>
                <w:ins w:id="840" w:author="Francis Moigula" w:date="2026-06-04T10:05:00Z" w16du:dateUtc="2026-06-04T15:05:00Z"/>
                <w:rFonts w:eastAsia="Times New Roman" w:cs="Segoe Sans Text"/>
                <w:color w:val="000000"/>
                <w:sz w:val="22"/>
                <w:szCs w:val="22"/>
                <w:lang w:val="en-CA" w:eastAsia="en-CA"/>
                <w:rPrChange w:id="841" w:author="Francis Moigula" w:date="2026-06-04T11:43:00Z" w16du:dateUtc="2026-06-04T16:43:00Z">
                  <w:rPr>
                    <w:ins w:id="842" w:author="Francis Moigula" w:date="2026-06-04T10:05:00Z" w16du:dateUtc="2026-06-04T15:05:00Z"/>
                    <w:rFonts w:ascii="Aptos" w:eastAsia="Times New Roman" w:hAnsi="Aptos" w:cs="Times New Roman"/>
                    <w:color w:val="000000"/>
                    <w:lang w:val="en-CA" w:eastAsia="en-CA"/>
                  </w:rPr>
                </w:rPrChange>
              </w:rPr>
            </w:pPr>
            <w:ins w:id="843" w:author="Francis Moigula" w:date="2026-06-04T10:04:00Z" w16du:dateUtc="2026-06-04T15:04:00Z">
              <w:r w:rsidRPr="003B5780">
                <w:rPr>
                  <w:rFonts w:eastAsia="Times New Roman" w:cs="Segoe Sans Text"/>
                  <w:color w:val="000000"/>
                  <w:sz w:val="22"/>
                  <w:szCs w:val="22"/>
                  <w:lang w:val="en-CA" w:eastAsia="en-CA"/>
                  <w:rPrChange w:id="844" w:author="Francis Moigula" w:date="2026-06-04T11:43:00Z" w16du:dateUtc="2026-06-04T16:43:00Z">
                    <w:rPr>
                      <w:rFonts w:ascii="Aptos" w:eastAsia="Times New Roman" w:hAnsi="Aptos" w:cs="Times New Roman"/>
                      <w:color w:val="000000"/>
                      <w:lang w:val="en-CA" w:eastAsia="en-CA"/>
                    </w:rPr>
                  </w:rPrChange>
                </w:rPr>
                <w:t xml:space="preserve">The Agentic </w:t>
              </w:r>
            </w:ins>
            <w:ins w:id="845" w:author="Francis Moigula" w:date="2026-06-04T10:05:00Z" w16du:dateUtc="2026-06-04T15:05:00Z">
              <w:r w:rsidRPr="003B5780">
                <w:rPr>
                  <w:rFonts w:eastAsia="Times New Roman" w:cs="Segoe Sans Text"/>
                  <w:color w:val="000000"/>
                  <w:sz w:val="22"/>
                  <w:szCs w:val="22"/>
                  <w:lang w:val="en-CA" w:eastAsia="en-CA"/>
                  <w:rPrChange w:id="846" w:author="Francis Moigula" w:date="2026-06-04T11:43:00Z" w16du:dateUtc="2026-06-04T16:43:00Z">
                    <w:rPr>
                      <w:rFonts w:ascii="Aptos" w:eastAsia="Times New Roman" w:hAnsi="Aptos" w:cs="Times New Roman"/>
                      <w:color w:val="000000"/>
                      <w:lang w:val="en-CA" w:eastAsia="en-CA"/>
                    </w:rPr>
                  </w:rPrChange>
                </w:rPr>
                <w:t>AI</w:t>
              </w:r>
            </w:ins>
            <w:ins w:id="847" w:author="Francis Moigula" w:date="2026-06-04T10:06:00Z" w16du:dateUtc="2026-06-04T15:06:00Z">
              <w:r w:rsidRPr="003B5780">
                <w:rPr>
                  <w:rFonts w:eastAsia="Times New Roman" w:cs="Segoe Sans Text"/>
                  <w:color w:val="000000"/>
                  <w:sz w:val="22"/>
                  <w:szCs w:val="22"/>
                  <w:lang w:val="en-CA" w:eastAsia="en-CA"/>
                  <w:rPrChange w:id="848" w:author="Francis Moigula" w:date="2026-06-04T11:43:00Z" w16du:dateUtc="2026-06-04T16:43:00Z">
                    <w:rPr>
                      <w:rFonts w:ascii="Aptos" w:eastAsia="Times New Roman" w:hAnsi="Aptos" w:cs="Times New Roman"/>
                      <w:color w:val="000000"/>
                      <w:lang w:val="en-CA" w:eastAsia="en-CA"/>
                    </w:rPr>
                  </w:rPrChange>
                </w:rPr>
                <w:t xml:space="preserve"> </w:t>
              </w:r>
            </w:ins>
            <w:ins w:id="849" w:author="Francis Moigula" w:date="2026-06-04T10:04:00Z" w16du:dateUtc="2026-06-04T15:04:00Z">
              <w:r w:rsidRPr="003B5780">
                <w:rPr>
                  <w:rFonts w:eastAsia="Times New Roman" w:cs="Segoe Sans Text"/>
                  <w:color w:val="000000"/>
                  <w:sz w:val="22"/>
                  <w:szCs w:val="22"/>
                  <w:lang w:val="en-CA" w:eastAsia="en-CA"/>
                  <w:rPrChange w:id="850" w:author="Francis Moigula" w:date="2026-06-04T11:43:00Z" w16du:dateUtc="2026-06-04T16:43:00Z">
                    <w:rPr>
                      <w:rFonts w:ascii="Aptos" w:eastAsia="Times New Roman" w:hAnsi="Aptos" w:cs="Times New Roman"/>
                      <w:color w:val="000000"/>
                      <w:lang w:val="en-CA" w:eastAsia="en-CA"/>
                    </w:rPr>
                  </w:rPrChange>
                </w:rPr>
                <w:t xml:space="preserve">solutions will </w:t>
              </w:r>
            </w:ins>
            <w:ins w:id="851" w:author="Francis Moigula" w:date="2026-06-04T10:06:00Z" w16du:dateUtc="2026-06-04T15:06:00Z">
              <w:r w:rsidRPr="003B5780">
                <w:rPr>
                  <w:rFonts w:eastAsia="Times New Roman" w:cs="Segoe Sans Text"/>
                  <w:color w:val="000000"/>
                  <w:sz w:val="22"/>
                  <w:szCs w:val="22"/>
                  <w:lang w:val="en-CA" w:eastAsia="en-CA"/>
                  <w:rPrChange w:id="852" w:author="Francis Moigula" w:date="2026-06-04T11:43:00Z" w16du:dateUtc="2026-06-04T16:43:00Z">
                    <w:rPr>
                      <w:rFonts w:ascii="Aptos" w:eastAsia="Times New Roman" w:hAnsi="Aptos" w:cs="Times New Roman"/>
                      <w:color w:val="000000"/>
                      <w:lang w:val="en-CA" w:eastAsia="en-CA"/>
                    </w:rPr>
                  </w:rPrChange>
                </w:rPr>
                <w:t xml:space="preserve">initially </w:t>
              </w:r>
            </w:ins>
            <w:ins w:id="853" w:author="Francis Moigula" w:date="2026-06-04T10:05:00Z" w16du:dateUtc="2026-06-04T15:05:00Z">
              <w:r w:rsidRPr="003B5780">
                <w:rPr>
                  <w:rFonts w:eastAsia="Times New Roman" w:cs="Segoe Sans Text"/>
                  <w:color w:val="000000"/>
                  <w:sz w:val="22"/>
                  <w:szCs w:val="22"/>
                  <w:lang w:val="en-CA" w:eastAsia="en-CA"/>
                  <w:rPrChange w:id="854" w:author="Francis Moigula" w:date="2026-06-04T11:43:00Z" w16du:dateUtc="2026-06-04T16:43:00Z">
                    <w:rPr>
                      <w:rFonts w:ascii="Aptos" w:eastAsia="Times New Roman" w:hAnsi="Aptos" w:cs="Times New Roman"/>
                      <w:color w:val="000000"/>
                      <w:lang w:val="en-CA" w:eastAsia="en-CA"/>
                    </w:rPr>
                  </w:rPrChange>
                </w:rPr>
                <w:t>integrate with t</w:t>
              </w:r>
            </w:ins>
            <w:ins w:id="855" w:author="Francis Moigula" w:date="2026-06-04T10:04:00Z" w16du:dateUtc="2026-06-04T15:04:00Z">
              <w:r w:rsidRPr="003B5780">
                <w:rPr>
                  <w:rFonts w:eastAsia="Times New Roman" w:cs="Segoe Sans Text"/>
                  <w:color w:val="000000"/>
                  <w:sz w:val="22"/>
                  <w:szCs w:val="22"/>
                  <w:lang w:val="en-CA" w:eastAsia="en-CA"/>
                  <w:rPrChange w:id="856" w:author="Francis Moigula" w:date="2026-06-04T11:43:00Z" w16du:dateUtc="2026-06-04T16:43:00Z">
                    <w:rPr>
                      <w:rFonts w:ascii="Aptos" w:eastAsia="Times New Roman" w:hAnsi="Aptos" w:cs="Times New Roman"/>
                      <w:color w:val="000000"/>
                      <w:lang w:val="en-CA" w:eastAsia="en-CA"/>
                    </w:rPr>
                  </w:rPrChange>
                </w:rPr>
                <w:t>he following systems</w:t>
              </w:r>
            </w:ins>
            <w:ins w:id="857" w:author="Francis Moigula" w:date="2026-06-04T09:54:00Z" w16du:dateUtc="2026-06-04T14:54:00Z">
              <w:r w:rsidRPr="003B5780">
                <w:rPr>
                  <w:rFonts w:eastAsia="Times New Roman" w:cs="Segoe Sans Text"/>
                  <w:color w:val="000000"/>
                  <w:sz w:val="22"/>
                  <w:szCs w:val="22"/>
                  <w:lang w:val="en-CA" w:eastAsia="en-CA"/>
                  <w:rPrChange w:id="858" w:author="Francis Moigula" w:date="2026-06-04T11:43:00Z" w16du:dateUtc="2026-06-04T16:43:00Z">
                    <w:rPr>
                      <w:rFonts w:ascii="Aptos" w:eastAsia="Times New Roman" w:hAnsi="Aptos" w:cs="Times New Roman"/>
                      <w:color w:val="000000"/>
                      <w:lang w:val="en-CA" w:eastAsia="en-CA"/>
                    </w:rPr>
                  </w:rPrChange>
                </w:rPr>
                <w:t>:</w:t>
              </w:r>
            </w:ins>
          </w:p>
          <w:p w14:paraId="3AB6AAAE" w14:textId="77777777" w:rsidR="00CA6A79" w:rsidRPr="003B5780" w:rsidRDefault="00CA6A79" w:rsidP="00063CD2">
            <w:pPr>
              <w:pStyle w:val="ListParagraph"/>
              <w:numPr>
                <w:ilvl w:val="0"/>
                <w:numId w:val="34"/>
              </w:numPr>
              <w:spacing w:before="0"/>
              <w:cnfStyle w:val="000000010000" w:firstRow="0" w:lastRow="0" w:firstColumn="0" w:lastColumn="0" w:oddVBand="0" w:evenVBand="0" w:oddHBand="0" w:evenHBand="1" w:firstRowFirstColumn="0" w:firstRowLastColumn="0" w:lastRowFirstColumn="0" w:lastRowLastColumn="0"/>
              <w:rPr>
                <w:ins w:id="859" w:author="Francis Moigula" w:date="2026-06-04T10:05:00Z" w16du:dateUtc="2026-06-04T15:05:00Z"/>
                <w:rFonts w:eastAsia="Times New Roman" w:cs="Segoe Sans Text"/>
                <w:color w:val="000000"/>
                <w:sz w:val="22"/>
                <w:szCs w:val="22"/>
                <w:lang w:val="en-CA" w:eastAsia="en-CA"/>
                <w:rPrChange w:id="860" w:author="Francis Moigula" w:date="2026-06-04T11:43:00Z" w16du:dateUtc="2026-06-04T16:43:00Z">
                  <w:rPr>
                    <w:ins w:id="861" w:author="Francis Moigula" w:date="2026-06-04T10:05:00Z" w16du:dateUtc="2026-06-04T15:05:00Z"/>
                    <w:rFonts w:ascii="Aptos" w:eastAsia="Times New Roman" w:hAnsi="Aptos" w:cs="Times New Roman"/>
                    <w:color w:val="000000"/>
                    <w:lang w:val="en-CA" w:eastAsia="en-CA"/>
                  </w:rPr>
                </w:rPrChange>
              </w:rPr>
            </w:pPr>
            <w:ins w:id="862" w:author="Francis Moigula" w:date="2026-06-04T09:54:00Z" w16du:dateUtc="2026-06-04T14:54:00Z">
              <w:r w:rsidRPr="003B5780">
                <w:rPr>
                  <w:rFonts w:eastAsia="Times New Roman" w:cs="Segoe Sans Text"/>
                  <w:color w:val="000000"/>
                  <w:sz w:val="22"/>
                  <w:szCs w:val="22"/>
                  <w:lang w:val="en-CA" w:eastAsia="en-CA"/>
                  <w:rPrChange w:id="863" w:author="Francis Moigula" w:date="2026-06-04T11:43:00Z" w16du:dateUtc="2026-06-04T16:43:00Z">
                    <w:rPr>
                      <w:rFonts w:ascii="Aptos" w:eastAsia="Times New Roman" w:hAnsi="Aptos" w:cs="Times New Roman"/>
                      <w:color w:val="000000"/>
                      <w:lang w:val="en-CA" w:eastAsia="en-CA"/>
                    </w:rPr>
                  </w:rPrChange>
                </w:rPr>
                <w:t>SAP Ariba</w:t>
              </w:r>
            </w:ins>
          </w:p>
          <w:p w14:paraId="5F71657D" w14:textId="77777777" w:rsidR="00CA6A79" w:rsidRPr="003B5780" w:rsidRDefault="00CA6A79" w:rsidP="00063CD2">
            <w:pPr>
              <w:pStyle w:val="ListParagraph"/>
              <w:numPr>
                <w:ilvl w:val="0"/>
                <w:numId w:val="34"/>
              </w:numPr>
              <w:spacing w:before="0"/>
              <w:cnfStyle w:val="000000010000" w:firstRow="0" w:lastRow="0" w:firstColumn="0" w:lastColumn="0" w:oddVBand="0" w:evenVBand="0" w:oddHBand="0" w:evenHBand="1" w:firstRowFirstColumn="0" w:firstRowLastColumn="0" w:lastRowFirstColumn="0" w:lastRowLastColumn="0"/>
              <w:rPr>
                <w:ins w:id="864" w:author="Francis Moigula" w:date="2026-06-04T10:05:00Z" w16du:dateUtc="2026-06-04T15:05:00Z"/>
                <w:rFonts w:eastAsia="Times New Roman" w:cs="Segoe Sans Text"/>
                <w:color w:val="000000"/>
                <w:sz w:val="22"/>
                <w:szCs w:val="22"/>
                <w:lang w:val="en-CA" w:eastAsia="en-CA"/>
                <w:rPrChange w:id="865" w:author="Francis Moigula" w:date="2026-06-04T11:43:00Z" w16du:dateUtc="2026-06-04T16:43:00Z">
                  <w:rPr>
                    <w:ins w:id="866" w:author="Francis Moigula" w:date="2026-06-04T10:05:00Z" w16du:dateUtc="2026-06-04T15:05:00Z"/>
                    <w:rFonts w:ascii="Aptos" w:eastAsia="Times New Roman" w:hAnsi="Aptos" w:cs="Times New Roman"/>
                    <w:color w:val="000000"/>
                    <w:lang w:val="en-CA" w:eastAsia="en-CA"/>
                  </w:rPr>
                </w:rPrChange>
              </w:rPr>
            </w:pPr>
            <w:ins w:id="867" w:author="Francis Moigula" w:date="2026-06-04T09:54:00Z" w16du:dateUtc="2026-06-04T14:54:00Z">
              <w:r w:rsidRPr="003B5780">
                <w:rPr>
                  <w:rFonts w:eastAsia="Times New Roman" w:cs="Segoe Sans Text"/>
                  <w:color w:val="000000"/>
                  <w:sz w:val="22"/>
                  <w:szCs w:val="22"/>
                  <w:lang w:val="en-CA" w:eastAsia="en-CA"/>
                  <w:rPrChange w:id="868" w:author="Francis Moigula" w:date="2026-06-04T11:43:00Z" w16du:dateUtc="2026-06-04T16:43:00Z">
                    <w:rPr>
                      <w:rFonts w:ascii="Aptos" w:eastAsia="Times New Roman" w:hAnsi="Aptos" w:cs="Times New Roman"/>
                      <w:color w:val="000000"/>
                      <w:lang w:val="en-CA" w:eastAsia="en-CA"/>
                    </w:rPr>
                  </w:rPrChange>
                </w:rPr>
                <w:t>Snow (Service Now/Dynatrace</w:t>
              </w:r>
              <w:r w:rsidRPr="003B5780">
                <w:rPr>
                  <w:rFonts w:eastAsia="Times New Roman" w:cs="Segoe Sans Text"/>
                  <w:color w:val="000000"/>
                  <w:sz w:val="22"/>
                  <w:szCs w:val="22"/>
                  <w:lang w:val="en-CA" w:eastAsia="en-CA"/>
                  <w:rPrChange w:id="869" w:author="Francis Moigula" w:date="2026-06-04T11:43:00Z" w16du:dateUtc="2026-06-04T16:43:00Z">
                    <w:rPr>
                      <w:lang w:val="en-CA" w:eastAsia="en-CA"/>
                    </w:rPr>
                  </w:rPrChange>
                </w:rPr>
                <w:t>)</w:t>
              </w:r>
            </w:ins>
          </w:p>
          <w:p w14:paraId="191DA3E2" w14:textId="3FD8FDE4" w:rsidR="00CA6A79" w:rsidRPr="003B5780" w:rsidRDefault="00CA6A79" w:rsidP="00063CD2">
            <w:pPr>
              <w:pStyle w:val="ListParagraph"/>
              <w:numPr>
                <w:ilvl w:val="0"/>
                <w:numId w:val="34"/>
              </w:numPr>
              <w:spacing w:before="0"/>
              <w:cnfStyle w:val="000000010000" w:firstRow="0" w:lastRow="0" w:firstColumn="0" w:lastColumn="0" w:oddVBand="0" w:evenVBand="0" w:oddHBand="0" w:evenHBand="1" w:firstRowFirstColumn="0" w:firstRowLastColumn="0" w:lastRowFirstColumn="0" w:lastRowLastColumn="0"/>
              <w:rPr>
                <w:ins w:id="870" w:author="Francis Moigula" w:date="2026-06-04T10:05:00Z" w16du:dateUtc="2026-06-04T15:05:00Z"/>
                <w:rFonts w:eastAsia="Times New Roman" w:cs="Segoe Sans Text"/>
                <w:color w:val="000000"/>
                <w:sz w:val="22"/>
                <w:szCs w:val="22"/>
                <w:lang w:val="en-CA" w:eastAsia="en-CA"/>
                <w:rPrChange w:id="871" w:author="Francis Moigula" w:date="2026-06-04T11:43:00Z" w16du:dateUtc="2026-06-04T16:43:00Z">
                  <w:rPr>
                    <w:ins w:id="872" w:author="Francis Moigula" w:date="2026-06-04T10:05:00Z" w16du:dateUtc="2026-06-04T15:05:00Z"/>
                    <w:rFonts w:ascii="Aptos" w:eastAsia="Times New Roman" w:hAnsi="Aptos" w:cs="Times New Roman"/>
                    <w:color w:val="000000"/>
                    <w:lang w:val="en-CA" w:eastAsia="en-CA"/>
                  </w:rPr>
                </w:rPrChange>
              </w:rPr>
            </w:pPr>
            <w:ins w:id="873" w:author="Francis Moigula" w:date="2026-06-04T09:54:00Z" w16du:dateUtc="2026-06-04T14:54:00Z">
              <w:r w:rsidRPr="003B5780">
                <w:rPr>
                  <w:rFonts w:eastAsia="Times New Roman" w:cs="Segoe Sans Text"/>
                  <w:color w:val="000000"/>
                  <w:sz w:val="22"/>
                  <w:szCs w:val="22"/>
                  <w:lang w:val="en-CA" w:eastAsia="en-CA"/>
                  <w:rPrChange w:id="874" w:author="Francis Moigula" w:date="2026-06-04T11:43:00Z" w16du:dateUtc="2026-06-04T16:43:00Z">
                    <w:rPr>
                      <w:rFonts w:ascii="Aptos" w:eastAsia="Times New Roman" w:hAnsi="Aptos" w:cs="Times New Roman"/>
                      <w:color w:val="000000"/>
                      <w:lang w:val="en-CA" w:eastAsia="en-CA"/>
                    </w:rPr>
                  </w:rPrChange>
                </w:rPr>
                <w:t>SharePoint</w:t>
              </w:r>
            </w:ins>
            <w:ins w:id="875" w:author="Francis Moigula" w:date="2026-06-04T10:05:00Z" w16du:dateUtc="2026-06-04T15:05:00Z">
              <w:r w:rsidRPr="003B5780">
                <w:rPr>
                  <w:rFonts w:eastAsia="Times New Roman" w:cs="Segoe Sans Text"/>
                  <w:color w:val="000000"/>
                  <w:sz w:val="22"/>
                  <w:szCs w:val="22"/>
                  <w:lang w:val="en-CA" w:eastAsia="en-CA"/>
                  <w:rPrChange w:id="876" w:author="Francis Moigula" w:date="2026-06-04T11:43:00Z" w16du:dateUtc="2026-06-04T16:43:00Z">
                    <w:rPr>
                      <w:rFonts w:ascii="Aptos" w:eastAsia="Times New Roman" w:hAnsi="Aptos" w:cs="Times New Roman"/>
                      <w:color w:val="000000"/>
                      <w:lang w:val="en-CA" w:eastAsia="en-CA"/>
                    </w:rPr>
                  </w:rPrChange>
                </w:rPr>
                <w:t xml:space="preserve"> (access pdf</w:t>
              </w:r>
              <w:r w:rsidRPr="003B5780">
                <w:rPr>
                  <w:rFonts w:eastAsia="Times New Roman" w:cs="Segoe Sans Text" w:hint="eastAsia"/>
                  <w:color w:val="000000"/>
                  <w:sz w:val="22"/>
                  <w:szCs w:val="22"/>
                  <w:lang w:val="en-CA" w:eastAsia="en-CA"/>
                  <w:rPrChange w:id="877" w:author="Francis Moigula" w:date="2026-06-04T11:43:00Z" w16du:dateUtc="2026-06-04T16:43:00Z">
                    <w:rPr>
                      <w:rFonts w:ascii="Aptos" w:eastAsia="Times New Roman" w:hAnsi="Aptos" w:cs="Times New Roman" w:hint="eastAsia"/>
                      <w:color w:val="000000"/>
                      <w:lang w:val="en-CA" w:eastAsia="en-CA"/>
                    </w:rPr>
                  </w:rPrChange>
                </w:rPr>
                <w:t>’</w:t>
              </w:r>
              <w:r w:rsidRPr="003B5780">
                <w:rPr>
                  <w:rFonts w:eastAsia="Times New Roman" w:cs="Segoe Sans Text"/>
                  <w:color w:val="000000"/>
                  <w:sz w:val="22"/>
                  <w:szCs w:val="22"/>
                  <w:lang w:val="en-CA" w:eastAsia="en-CA"/>
                  <w:rPrChange w:id="878" w:author="Francis Moigula" w:date="2026-06-04T11:43:00Z" w16du:dateUtc="2026-06-04T16:43:00Z">
                    <w:rPr>
                      <w:rFonts w:ascii="Aptos" w:eastAsia="Times New Roman" w:hAnsi="Aptos" w:cs="Times New Roman"/>
                      <w:color w:val="000000"/>
                      <w:lang w:val="en-CA" w:eastAsia="en-CA"/>
                    </w:rPr>
                  </w:rPrChange>
                </w:rPr>
                <w:t>s)</w:t>
              </w:r>
            </w:ins>
          </w:p>
          <w:p w14:paraId="7A55A35C" w14:textId="0D2283F3" w:rsidR="00CA6A79" w:rsidRPr="003B5780" w:rsidRDefault="00CA6A79">
            <w:pPr>
              <w:pStyle w:val="ListParagraph"/>
              <w:numPr>
                <w:ilvl w:val="0"/>
                <w:numId w:val="34"/>
              </w:numPr>
              <w:spacing w:before="0"/>
              <w:cnfStyle w:val="000000010000" w:firstRow="0" w:lastRow="0" w:firstColumn="0" w:lastColumn="0" w:oddVBand="0" w:evenVBand="0" w:oddHBand="0" w:evenHBand="1" w:firstRowFirstColumn="0" w:firstRowLastColumn="0" w:lastRowFirstColumn="0" w:lastRowLastColumn="0"/>
              <w:rPr>
                <w:ins w:id="879" w:author="Francis Moigula" w:date="2026-06-04T10:03:00Z" w16du:dateUtc="2026-06-04T15:03:00Z"/>
                <w:rFonts w:eastAsia="Times New Roman" w:cs="Segoe Sans Text"/>
                <w:color w:val="000000"/>
                <w:sz w:val="22"/>
                <w:szCs w:val="22"/>
                <w:lang w:val="en-CA" w:eastAsia="en-CA"/>
                <w:rPrChange w:id="880" w:author="Francis Moigula" w:date="2026-06-04T11:43:00Z" w16du:dateUtc="2026-06-04T16:43:00Z">
                  <w:rPr>
                    <w:ins w:id="881" w:author="Francis Moigula" w:date="2026-06-04T10:03:00Z" w16du:dateUtc="2026-06-04T15:03:00Z"/>
                    <w:rFonts w:ascii="Aptos" w:eastAsia="Times New Roman" w:hAnsi="Aptos" w:cs="Times New Roman"/>
                    <w:color w:val="000000"/>
                    <w:lang w:val="en-CA" w:eastAsia="en-CA"/>
                  </w:rPr>
                </w:rPrChange>
              </w:rPr>
              <w:pPrChange w:id="882" w:author="Francis Moigula" w:date="2026-06-04T10:05:00Z" w16du:dateUtc="2026-06-04T15:05:00Z">
                <w:pPr>
                  <w:spacing w:before="0"/>
                  <w:cnfStyle w:val="000000010000" w:firstRow="0" w:lastRow="0" w:firstColumn="0" w:lastColumn="0" w:oddVBand="0" w:evenVBand="0" w:oddHBand="0" w:evenHBand="1" w:firstRowFirstColumn="0" w:firstRowLastColumn="0" w:lastRowFirstColumn="0" w:lastRowLastColumn="0"/>
                </w:pPr>
              </w:pPrChange>
            </w:pPr>
            <w:ins w:id="883" w:author="Francis Moigula" w:date="2026-06-04T09:54:00Z" w16du:dateUtc="2026-06-04T14:54:00Z">
              <w:r w:rsidRPr="003B5780">
                <w:rPr>
                  <w:rFonts w:eastAsia="Times New Roman" w:cs="Segoe Sans Text"/>
                  <w:color w:val="000000"/>
                  <w:sz w:val="22"/>
                  <w:szCs w:val="22"/>
                  <w:lang w:val="en-CA" w:eastAsia="en-CA"/>
                  <w:rPrChange w:id="884" w:author="Francis Moigula" w:date="2026-06-04T11:43:00Z" w16du:dateUtc="2026-06-04T16:43:00Z">
                    <w:rPr>
                      <w:rFonts w:ascii="Aptos" w:eastAsia="Times New Roman" w:hAnsi="Aptos" w:cs="Times New Roman"/>
                      <w:color w:val="000000"/>
                      <w:lang w:val="en-CA" w:eastAsia="en-CA"/>
                    </w:rPr>
                  </w:rPrChange>
                </w:rPr>
                <w:t>Microsoft Fabric (</w:t>
              </w:r>
            </w:ins>
            <w:ins w:id="885" w:author="Francis Moigula" w:date="2026-06-04T10:15:00Z" w16du:dateUtc="2026-06-04T15:15:00Z">
              <w:r w:rsidRPr="003B5780">
                <w:rPr>
                  <w:rFonts w:eastAsia="Times New Roman" w:cs="Segoe Sans Text"/>
                  <w:color w:val="000000"/>
                  <w:sz w:val="22"/>
                  <w:szCs w:val="22"/>
                  <w:lang w:val="en-CA" w:eastAsia="en-CA"/>
                  <w:rPrChange w:id="886" w:author="Francis Moigula" w:date="2026-06-04T11:43:00Z" w16du:dateUtc="2026-06-04T16:43:00Z">
                    <w:rPr>
                      <w:rFonts w:ascii="Aptos" w:eastAsia="Times New Roman" w:hAnsi="Aptos" w:cs="Times New Roman"/>
                      <w:color w:val="000000"/>
                      <w:lang w:val="en-CA" w:eastAsia="en-CA"/>
                    </w:rPr>
                  </w:rPrChange>
                </w:rPr>
                <w:t>One Lake</w:t>
              </w:r>
            </w:ins>
            <w:ins w:id="887" w:author="Francis Moigula" w:date="2026-06-04T09:54:00Z" w16du:dateUtc="2026-06-04T14:54:00Z">
              <w:r w:rsidRPr="003B5780">
                <w:rPr>
                  <w:rFonts w:eastAsia="Times New Roman" w:cs="Segoe Sans Text"/>
                  <w:color w:val="000000"/>
                  <w:sz w:val="22"/>
                  <w:szCs w:val="22"/>
                  <w:lang w:val="en-CA" w:eastAsia="en-CA"/>
                  <w:rPrChange w:id="888" w:author="Francis Moigula" w:date="2026-06-04T11:43:00Z" w16du:dateUtc="2026-06-04T16:43:00Z">
                    <w:rPr>
                      <w:rFonts w:ascii="Aptos" w:eastAsia="Times New Roman" w:hAnsi="Aptos" w:cs="Times New Roman"/>
                      <w:color w:val="000000"/>
                      <w:lang w:val="en-CA" w:eastAsia="en-CA"/>
                    </w:rPr>
                  </w:rPrChange>
                </w:rPr>
                <w:t>)</w:t>
              </w:r>
            </w:ins>
          </w:p>
          <w:p w14:paraId="4BC4652D" w14:textId="77777777" w:rsidR="00CA6A79" w:rsidRPr="003B5780" w:rsidRDefault="00CA6A79" w:rsidP="00B91622">
            <w:pPr>
              <w:spacing w:before="0"/>
              <w:cnfStyle w:val="000000010000" w:firstRow="0" w:lastRow="0" w:firstColumn="0" w:lastColumn="0" w:oddVBand="0" w:evenVBand="0" w:oddHBand="0" w:evenHBand="1" w:firstRowFirstColumn="0" w:firstRowLastColumn="0" w:lastRowFirstColumn="0" w:lastRowLastColumn="0"/>
              <w:rPr>
                <w:ins w:id="889" w:author="Francis Moigula" w:date="2026-06-04T10:03:00Z" w16du:dateUtc="2026-06-04T15:03:00Z"/>
                <w:rFonts w:eastAsia="Times New Roman" w:cs="Segoe Sans Text"/>
                <w:color w:val="000000"/>
                <w:sz w:val="22"/>
                <w:szCs w:val="22"/>
                <w:lang w:val="en-CA" w:eastAsia="en-CA"/>
                <w:rPrChange w:id="890" w:author="Francis Moigula" w:date="2026-06-04T11:43:00Z" w16du:dateUtc="2026-06-04T16:43:00Z">
                  <w:rPr>
                    <w:ins w:id="891" w:author="Francis Moigula" w:date="2026-06-04T10:03:00Z" w16du:dateUtc="2026-06-04T15:03:00Z"/>
                    <w:rFonts w:ascii="Aptos" w:eastAsia="Times New Roman" w:hAnsi="Aptos" w:cs="Times New Roman"/>
                    <w:color w:val="000000"/>
                    <w:lang w:val="en-CA" w:eastAsia="en-CA"/>
                  </w:rPr>
                </w:rPrChange>
              </w:rPr>
            </w:pPr>
          </w:p>
          <w:p w14:paraId="33C6FECD" w14:textId="41F750ED" w:rsidR="00CA6A79" w:rsidRPr="003B5780" w:rsidRDefault="00CA6A79" w:rsidP="00B91622">
            <w:pPr>
              <w:spacing w:before="0"/>
              <w:cnfStyle w:val="000000010000" w:firstRow="0" w:lastRow="0" w:firstColumn="0" w:lastColumn="0" w:oddVBand="0" w:evenVBand="0" w:oddHBand="0" w:evenHBand="1" w:firstRowFirstColumn="0" w:firstRowLastColumn="0" w:lastRowFirstColumn="0" w:lastRowLastColumn="0"/>
              <w:rPr>
                <w:ins w:id="892" w:author="Francis Moigula" w:date="2026-06-04T09:54:00Z" w16du:dateUtc="2026-06-04T14:54:00Z"/>
                <w:rFonts w:eastAsia="Times New Roman" w:cs="Segoe Sans Text"/>
                <w:color w:val="000000"/>
                <w:sz w:val="22"/>
                <w:szCs w:val="22"/>
                <w:lang w:val="en-CA" w:eastAsia="en-CA"/>
                <w:rPrChange w:id="893" w:author="Francis Moigula" w:date="2026-06-04T11:43:00Z" w16du:dateUtc="2026-06-04T16:43:00Z">
                  <w:rPr>
                    <w:ins w:id="894" w:author="Francis Moigula" w:date="2026-06-04T09:54:00Z" w16du:dateUtc="2026-06-04T14:54:00Z"/>
                    <w:rFonts w:ascii="Aptos" w:eastAsia="Times New Roman" w:hAnsi="Aptos" w:cs="Times New Roman"/>
                    <w:color w:val="000000"/>
                    <w:lang w:val="en-CA" w:eastAsia="en-CA"/>
                  </w:rPr>
                </w:rPrChange>
              </w:rPr>
            </w:pPr>
          </w:p>
        </w:tc>
        <w:tc>
          <w:tcPr>
            <w:tcW w:w="1825" w:type="pct"/>
            <w:hideMark/>
            <w:tcPrChange w:id="895" w:author="Francis Moigula" w:date="2026-06-04T16:08:00Z" w16du:dateUtc="2026-06-04T21:08:00Z">
              <w:tcPr>
                <w:tcW w:w="1861" w:type="pct"/>
                <w:gridSpan w:val="2"/>
                <w:hideMark/>
              </w:tcPr>
            </w:tcPrChange>
          </w:tcPr>
          <w:p w14:paraId="616711D7" w14:textId="3465D3AA" w:rsidR="00CA6A79" w:rsidRPr="003B5780" w:rsidRDefault="00CA6A79">
            <w:pPr>
              <w:pStyle w:val="ListParagraph"/>
              <w:numPr>
                <w:ilvl w:val="0"/>
                <w:numId w:val="33"/>
              </w:numPr>
              <w:spacing w:before="0"/>
              <w:cnfStyle w:val="000000010000" w:firstRow="0" w:lastRow="0" w:firstColumn="0" w:lastColumn="0" w:oddVBand="0" w:evenVBand="0" w:oddHBand="0" w:evenHBand="1" w:firstRowFirstColumn="0" w:firstRowLastColumn="0" w:lastRowFirstColumn="0" w:lastRowLastColumn="0"/>
              <w:rPr>
                <w:ins w:id="896" w:author="Francis Moigula" w:date="2026-06-04T10:03:00Z" w16du:dateUtc="2026-06-04T15:03:00Z"/>
                <w:rFonts w:eastAsia="Times New Roman" w:cs="Segoe Sans Text"/>
                <w:color w:val="000000"/>
                <w:sz w:val="22"/>
                <w:szCs w:val="22"/>
                <w:lang w:val="en-CA" w:eastAsia="en-CA"/>
                <w:rPrChange w:id="897" w:author="Francis Moigula" w:date="2026-06-04T11:43:00Z" w16du:dateUtc="2026-06-04T16:43:00Z">
                  <w:rPr>
                    <w:ins w:id="898" w:author="Francis Moigula" w:date="2026-06-04T10:03:00Z" w16du:dateUtc="2026-06-04T15:03:00Z"/>
                    <w:lang w:val="en-CA" w:eastAsia="en-CA"/>
                  </w:rPr>
                </w:rPrChange>
              </w:rPr>
              <w:pPrChange w:id="899" w:author="Francis Moigula" w:date="2026-06-04T10:06:00Z" w16du:dateUtc="2026-06-04T15:06:00Z">
                <w:pPr>
                  <w:spacing w:before="0"/>
                  <w:cnfStyle w:val="000000010000" w:firstRow="0" w:lastRow="0" w:firstColumn="0" w:lastColumn="0" w:oddVBand="0" w:evenVBand="0" w:oddHBand="0" w:evenHBand="1" w:firstRowFirstColumn="0" w:firstRowLastColumn="0" w:lastRowFirstColumn="0" w:lastRowLastColumn="0"/>
                </w:pPr>
              </w:pPrChange>
            </w:pPr>
            <w:ins w:id="900" w:author="Francis Moigula" w:date="2026-06-04T10:03:00Z" w16du:dateUtc="2026-06-04T15:03:00Z">
              <w:r w:rsidRPr="003B5780">
                <w:rPr>
                  <w:rFonts w:eastAsia="Times New Roman" w:cs="Segoe Sans Text"/>
                  <w:color w:val="000000"/>
                  <w:sz w:val="22"/>
                  <w:szCs w:val="22"/>
                  <w:lang w:val="en-CA" w:eastAsia="en-CA"/>
                  <w:rPrChange w:id="901" w:author="Francis Moigula" w:date="2026-06-04T11:43:00Z" w16du:dateUtc="2026-06-04T16:43:00Z">
                    <w:rPr>
                      <w:lang w:val="en-CA" w:eastAsia="en-CA"/>
                    </w:rPr>
                  </w:rPrChange>
                </w:rPr>
                <w:t>Assumes</w:t>
              </w:r>
            </w:ins>
            <w:ins w:id="902" w:author="Francis Moigula" w:date="2026-06-04T10:04:00Z" w16du:dateUtc="2026-06-04T15:04:00Z">
              <w:r w:rsidRPr="003B5780">
                <w:rPr>
                  <w:rFonts w:eastAsia="Times New Roman" w:cs="Segoe Sans Text"/>
                  <w:color w:val="000000"/>
                  <w:sz w:val="22"/>
                  <w:szCs w:val="22"/>
                  <w:lang w:val="en-CA" w:eastAsia="en-CA"/>
                  <w:rPrChange w:id="903" w:author="Francis Moigula" w:date="2026-06-04T11:43:00Z" w16du:dateUtc="2026-06-04T16:43:00Z">
                    <w:rPr>
                      <w:lang w:val="en-CA" w:eastAsia="en-CA"/>
                    </w:rPr>
                  </w:rPrChange>
                </w:rPr>
                <w:t xml:space="preserve"> e</w:t>
              </w:r>
            </w:ins>
            <w:ins w:id="904" w:author="Francis Moigula" w:date="2026-06-04T10:03:00Z" w16du:dateUtc="2026-06-04T15:03:00Z">
              <w:r w:rsidRPr="003B5780">
                <w:rPr>
                  <w:rFonts w:eastAsia="Times New Roman" w:cs="Segoe Sans Text"/>
                  <w:color w:val="000000"/>
                  <w:sz w:val="22"/>
                  <w:szCs w:val="22"/>
                  <w:lang w:val="en-CA" w:eastAsia="en-CA"/>
                  <w:rPrChange w:id="905" w:author="Francis Moigula" w:date="2026-06-04T11:43:00Z" w16du:dateUtc="2026-06-04T16:43:00Z">
                    <w:rPr>
                      <w:lang w:val="en-CA" w:eastAsia="en-CA"/>
                    </w:rPr>
                  </w:rPrChange>
                </w:rPr>
                <w:t>xisting enterprise systems, APIs, and data sources are accessible</w:t>
              </w:r>
            </w:ins>
            <w:ins w:id="906" w:author="Francis Moigula" w:date="2026-06-04T10:59:00Z" w16du:dateUtc="2026-06-04T15:59:00Z">
              <w:r w:rsidRPr="003B5780">
                <w:rPr>
                  <w:rFonts w:eastAsia="Times New Roman" w:cs="Segoe Sans Text"/>
                  <w:color w:val="000000"/>
                  <w:sz w:val="22"/>
                  <w:szCs w:val="22"/>
                  <w:lang w:val="en-CA" w:eastAsia="en-CA"/>
                  <w:rPrChange w:id="907" w:author="Francis Moigula" w:date="2026-06-04T11:43:00Z" w16du:dateUtc="2026-06-04T16:43:00Z">
                    <w:rPr>
                      <w:rFonts w:ascii="Aptos" w:eastAsia="Times New Roman" w:hAnsi="Aptos" w:cs="Times New Roman"/>
                      <w:color w:val="000000"/>
                      <w:lang w:val="en-CA" w:eastAsia="en-CA"/>
                    </w:rPr>
                  </w:rPrChange>
                </w:rPr>
                <w:t xml:space="preserve"> via out of the box</w:t>
              </w:r>
            </w:ins>
            <w:ins w:id="908" w:author="Francis Moigula" w:date="2026-06-04T11:01:00Z" w16du:dateUtc="2026-06-04T16:01:00Z">
              <w:r w:rsidRPr="003B5780">
                <w:rPr>
                  <w:rFonts w:eastAsia="Times New Roman" w:cs="Segoe Sans Text"/>
                  <w:color w:val="000000"/>
                  <w:sz w:val="22"/>
                  <w:szCs w:val="22"/>
                  <w:lang w:val="en-CA" w:eastAsia="en-CA"/>
                  <w:rPrChange w:id="909" w:author="Francis Moigula" w:date="2026-06-04T11:43:00Z" w16du:dateUtc="2026-06-04T16:43:00Z">
                    <w:rPr>
                      <w:rFonts w:ascii="Aptos" w:eastAsia="Times New Roman" w:hAnsi="Aptos" w:cs="Times New Roman"/>
                      <w:color w:val="000000"/>
                      <w:lang w:val="en-CA" w:eastAsia="en-CA"/>
                    </w:rPr>
                  </w:rPrChange>
                </w:rPr>
                <w:t xml:space="preserve"> (</w:t>
              </w:r>
            </w:ins>
            <w:ins w:id="910" w:author="Francis Moigula" w:date="2026-06-04T16:18:00Z" w16du:dateUtc="2026-06-04T21:18:00Z">
              <w:r w:rsidR="00BB353B">
                <w:rPr>
                  <w:rFonts w:eastAsia="Times New Roman" w:cs="Segoe Sans Text"/>
                  <w:color w:val="000000"/>
                  <w:sz w:val="22"/>
                  <w:szCs w:val="22"/>
                  <w:lang w:val="en-CA" w:eastAsia="en-CA"/>
                </w:rPr>
                <w:t>OOTB</w:t>
              </w:r>
            </w:ins>
            <w:ins w:id="911" w:author="Francis Moigula" w:date="2026-06-04T11:01:00Z" w16du:dateUtc="2026-06-04T16:01:00Z">
              <w:r w:rsidRPr="003B5780">
                <w:rPr>
                  <w:rFonts w:eastAsia="Times New Roman" w:cs="Segoe Sans Text"/>
                  <w:color w:val="000000"/>
                  <w:sz w:val="22"/>
                  <w:szCs w:val="22"/>
                  <w:lang w:val="en-CA" w:eastAsia="en-CA"/>
                  <w:rPrChange w:id="912" w:author="Francis Moigula" w:date="2026-06-04T11:43:00Z" w16du:dateUtc="2026-06-04T16:43:00Z">
                    <w:rPr>
                      <w:rFonts w:ascii="Aptos" w:eastAsia="Times New Roman" w:hAnsi="Aptos" w:cs="Times New Roman"/>
                      <w:color w:val="000000"/>
                      <w:lang w:val="en-CA" w:eastAsia="en-CA"/>
                    </w:rPr>
                  </w:rPrChange>
                </w:rPr>
                <w:t>)</w:t>
              </w:r>
            </w:ins>
            <w:ins w:id="913" w:author="Francis Moigula" w:date="2026-06-04T10:59:00Z" w16du:dateUtc="2026-06-04T15:59:00Z">
              <w:r w:rsidRPr="003B5780">
                <w:rPr>
                  <w:rFonts w:eastAsia="Times New Roman" w:cs="Segoe Sans Text"/>
                  <w:color w:val="000000"/>
                  <w:sz w:val="22"/>
                  <w:szCs w:val="22"/>
                  <w:lang w:val="en-CA" w:eastAsia="en-CA"/>
                  <w:rPrChange w:id="914" w:author="Francis Moigula" w:date="2026-06-04T11:43:00Z" w16du:dateUtc="2026-06-04T16:43:00Z">
                    <w:rPr>
                      <w:rFonts w:ascii="Aptos" w:eastAsia="Times New Roman" w:hAnsi="Aptos" w:cs="Times New Roman"/>
                      <w:color w:val="000000"/>
                      <w:lang w:val="en-CA" w:eastAsia="en-CA"/>
                    </w:rPr>
                  </w:rPrChange>
                </w:rPr>
                <w:t xml:space="preserve"> </w:t>
              </w:r>
            </w:ins>
            <w:ins w:id="915" w:author="Francis Moigula" w:date="2026-06-04T11:00:00Z" w16du:dateUtc="2026-06-04T16:00:00Z">
              <w:r w:rsidRPr="003B5780">
                <w:rPr>
                  <w:rFonts w:eastAsia="Times New Roman" w:cs="Segoe Sans Text"/>
                  <w:color w:val="000000"/>
                  <w:sz w:val="22"/>
                  <w:szCs w:val="22"/>
                  <w:lang w:val="en-CA" w:eastAsia="en-CA"/>
                  <w:rPrChange w:id="916" w:author="Francis Moigula" w:date="2026-06-04T11:43:00Z" w16du:dateUtc="2026-06-04T16:43:00Z">
                    <w:rPr>
                      <w:rFonts w:ascii="Aptos" w:eastAsia="Times New Roman" w:hAnsi="Aptos" w:cs="Times New Roman"/>
                      <w:color w:val="000000"/>
                      <w:lang w:val="en-CA" w:eastAsia="en-CA"/>
                    </w:rPr>
                  </w:rPrChange>
                </w:rPr>
                <w:t xml:space="preserve">Copilot / Power Automate </w:t>
              </w:r>
            </w:ins>
            <w:ins w:id="917" w:author="Francis Moigula" w:date="2026-06-04T11:01:00Z" w16du:dateUtc="2026-06-04T16:01:00Z">
              <w:r w:rsidRPr="003B5780">
                <w:rPr>
                  <w:rFonts w:eastAsia="Times New Roman" w:cs="Segoe Sans Text"/>
                  <w:color w:val="000000"/>
                  <w:sz w:val="22"/>
                  <w:szCs w:val="22"/>
                  <w:lang w:val="en-CA" w:eastAsia="en-CA"/>
                  <w:rPrChange w:id="918" w:author="Francis Moigula" w:date="2026-06-04T11:43:00Z" w16du:dateUtc="2026-06-04T16:43:00Z">
                    <w:rPr>
                      <w:rFonts w:ascii="Aptos" w:eastAsia="Times New Roman" w:hAnsi="Aptos" w:cs="Times New Roman"/>
                      <w:color w:val="000000"/>
                      <w:lang w:val="en-CA" w:eastAsia="en-CA"/>
                    </w:rPr>
                  </w:rPrChange>
                </w:rPr>
                <w:t>c</w:t>
              </w:r>
            </w:ins>
            <w:ins w:id="919" w:author="Francis Moigula" w:date="2026-06-04T11:00:00Z" w16du:dateUtc="2026-06-04T16:00:00Z">
              <w:r w:rsidRPr="003B5780">
                <w:rPr>
                  <w:rFonts w:eastAsia="Times New Roman" w:cs="Segoe Sans Text"/>
                  <w:color w:val="000000"/>
                  <w:sz w:val="22"/>
                  <w:szCs w:val="22"/>
                  <w:lang w:val="en-CA" w:eastAsia="en-CA"/>
                  <w:rPrChange w:id="920" w:author="Francis Moigula" w:date="2026-06-04T11:43:00Z" w16du:dateUtc="2026-06-04T16:43:00Z">
                    <w:rPr>
                      <w:rFonts w:ascii="Aptos" w:eastAsia="Times New Roman" w:hAnsi="Aptos" w:cs="Times New Roman"/>
                      <w:color w:val="000000"/>
                      <w:lang w:val="en-CA" w:eastAsia="en-CA"/>
                    </w:rPr>
                  </w:rPrChange>
                </w:rPr>
                <w:t>onnectors</w:t>
              </w:r>
            </w:ins>
            <w:ins w:id="921" w:author="Francis Moigula" w:date="2026-06-04T10:03:00Z" w16du:dateUtc="2026-06-04T15:03:00Z">
              <w:r w:rsidRPr="003B5780">
                <w:rPr>
                  <w:rFonts w:eastAsia="Times New Roman" w:cs="Segoe Sans Text"/>
                  <w:color w:val="000000"/>
                  <w:sz w:val="22"/>
                  <w:szCs w:val="22"/>
                  <w:lang w:val="en-CA" w:eastAsia="en-CA"/>
                  <w:rPrChange w:id="922" w:author="Francis Moigula" w:date="2026-06-04T11:43:00Z" w16du:dateUtc="2026-06-04T16:43:00Z">
                    <w:rPr>
                      <w:lang w:val="en-CA" w:eastAsia="en-CA"/>
                    </w:rPr>
                  </w:rPrChange>
                </w:rPr>
                <w:t>, otherwise sample files will be leveraged for solution demonstration and validation.</w:t>
              </w:r>
            </w:ins>
          </w:p>
          <w:p w14:paraId="488EA9CE" w14:textId="4CF27736" w:rsidR="00CA6A79" w:rsidRPr="003B5780" w:rsidRDefault="00CA6A79" w:rsidP="000F74F5">
            <w:pPr>
              <w:pStyle w:val="ListParagraph"/>
              <w:numPr>
                <w:ilvl w:val="0"/>
                <w:numId w:val="33"/>
              </w:numPr>
              <w:spacing w:before="0"/>
              <w:cnfStyle w:val="000000010000" w:firstRow="0" w:lastRow="0" w:firstColumn="0" w:lastColumn="0" w:oddVBand="0" w:evenVBand="0" w:oddHBand="0" w:evenHBand="1" w:firstRowFirstColumn="0" w:firstRowLastColumn="0" w:lastRowFirstColumn="0" w:lastRowLastColumn="0"/>
              <w:rPr>
                <w:ins w:id="923" w:author="Francis Moigula" w:date="2026-06-04T10:07:00Z" w16du:dateUtc="2026-06-04T15:07:00Z"/>
                <w:rFonts w:eastAsia="Times New Roman" w:cs="Segoe Sans Text"/>
                <w:color w:val="000000"/>
                <w:sz w:val="22"/>
                <w:szCs w:val="22"/>
                <w:lang w:val="en-CA" w:eastAsia="en-CA"/>
                <w:rPrChange w:id="924" w:author="Francis Moigula" w:date="2026-06-04T11:43:00Z" w16du:dateUtc="2026-06-04T16:43:00Z">
                  <w:rPr>
                    <w:ins w:id="925" w:author="Francis Moigula" w:date="2026-06-04T10:07:00Z" w16du:dateUtc="2026-06-04T15:07:00Z"/>
                    <w:rFonts w:ascii="Aptos" w:eastAsia="Times New Roman" w:hAnsi="Aptos" w:cs="Times New Roman"/>
                    <w:color w:val="000000"/>
                    <w:lang w:val="en-CA" w:eastAsia="en-CA"/>
                  </w:rPr>
                </w:rPrChange>
              </w:rPr>
            </w:pPr>
            <w:ins w:id="926" w:author="Francis Moigula" w:date="2026-06-04T09:54:00Z" w16du:dateUtc="2026-06-04T14:54:00Z">
              <w:r w:rsidRPr="003B5780">
                <w:rPr>
                  <w:rFonts w:eastAsia="Times New Roman" w:cs="Segoe Sans Text"/>
                  <w:color w:val="000000"/>
                  <w:sz w:val="22"/>
                  <w:szCs w:val="22"/>
                  <w:lang w:val="en-CA" w:eastAsia="en-CA"/>
                  <w:rPrChange w:id="927" w:author="Francis Moigula" w:date="2026-06-04T11:43:00Z" w16du:dateUtc="2026-06-04T16:43:00Z">
                    <w:rPr>
                      <w:rFonts w:ascii="Aptos" w:eastAsia="Times New Roman" w:hAnsi="Aptos" w:cs="Times New Roman"/>
                      <w:color w:val="000000"/>
                      <w:lang w:val="en-CA" w:eastAsia="en-CA"/>
                    </w:rPr>
                  </w:rPrChange>
                </w:rPr>
                <w:t xml:space="preserve">The following systems will be </w:t>
              </w:r>
            </w:ins>
            <w:ins w:id="928" w:author="Francis Moigula" w:date="2026-06-04T10:07:00Z" w16du:dateUtc="2026-06-04T15:07:00Z">
              <w:r w:rsidRPr="003B5780">
                <w:rPr>
                  <w:rFonts w:eastAsia="Times New Roman" w:cs="Segoe Sans Text"/>
                  <w:color w:val="000000"/>
                  <w:sz w:val="22"/>
                  <w:szCs w:val="22"/>
                  <w:lang w:val="en-CA" w:eastAsia="en-CA"/>
                  <w:rPrChange w:id="929" w:author="Francis Moigula" w:date="2026-06-04T11:43:00Z" w16du:dateUtc="2026-06-04T16:43:00Z">
                    <w:rPr>
                      <w:rFonts w:ascii="Aptos" w:eastAsia="Times New Roman" w:hAnsi="Aptos" w:cs="Times New Roman"/>
                      <w:color w:val="000000"/>
                      <w:lang w:val="en-CA" w:eastAsia="en-CA"/>
                    </w:rPr>
                  </w:rPrChange>
                </w:rPr>
                <w:t>evaluated and referenced</w:t>
              </w:r>
            </w:ins>
            <w:ins w:id="930" w:author="Francis Moigula" w:date="2026-06-04T10:57:00Z" w16du:dateUtc="2026-06-04T15:57:00Z">
              <w:r w:rsidRPr="003B5780">
                <w:rPr>
                  <w:rFonts w:eastAsia="Times New Roman" w:cs="Segoe Sans Text"/>
                  <w:color w:val="000000"/>
                  <w:sz w:val="22"/>
                  <w:szCs w:val="22"/>
                  <w:lang w:val="en-CA" w:eastAsia="en-CA"/>
                  <w:rPrChange w:id="931" w:author="Francis Moigula" w:date="2026-06-04T11:43:00Z" w16du:dateUtc="2026-06-04T16:43:00Z">
                    <w:rPr>
                      <w:rFonts w:ascii="Aptos" w:eastAsia="Times New Roman" w:hAnsi="Aptos" w:cs="Times New Roman"/>
                      <w:color w:val="000000"/>
                      <w:lang w:val="en-CA" w:eastAsia="en-CA"/>
                    </w:rPr>
                  </w:rPrChange>
                </w:rPr>
                <w:t xml:space="preserve"> </w:t>
              </w:r>
            </w:ins>
            <w:ins w:id="932" w:author="Francis Moigula" w:date="2026-06-04T10:08:00Z" w16du:dateUtc="2026-06-04T15:08:00Z">
              <w:r w:rsidRPr="003B5780">
                <w:rPr>
                  <w:rFonts w:eastAsia="Times New Roman" w:cs="Segoe Sans Text"/>
                  <w:color w:val="000000"/>
                  <w:sz w:val="22"/>
                  <w:szCs w:val="22"/>
                  <w:lang w:val="en-CA" w:eastAsia="en-CA"/>
                  <w:rPrChange w:id="933" w:author="Francis Moigula" w:date="2026-06-04T11:43:00Z" w16du:dateUtc="2026-06-04T16:43:00Z">
                    <w:rPr>
                      <w:rFonts w:ascii="Aptos" w:eastAsia="Times New Roman" w:hAnsi="Aptos" w:cs="Times New Roman"/>
                      <w:color w:val="000000"/>
                      <w:lang w:val="en-CA" w:eastAsia="en-CA"/>
                    </w:rPr>
                  </w:rPrChange>
                </w:rPr>
                <w:t xml:space="preserve">as part of the solution and system integration </w:t>
              </w:r>
            </w:ins>
            <w:ins w:id="934" w:author="Francis Moigula" w:date="2026-06-04T10:07:00Z" w16du:dateUtc="2026-06-04T15:07:00Z">
              <w:r w:rsidRPr="003B5780">
                <w:rPr>
                  <w:rFonts w:eastAsia="Times New Roman" w:cs="Segoe Sans Text"/>
                  <w:color w:val="000000"/>
                  <w:sz w:val="22"/>
                  <w:szCs w:val="22"/>
                  <w:lang w:val="en-CA" w:eastAsia="en-CA"/>
                  <w:rPrChange w:id="935" w:author="Francis Moigula" w:date="2026-06-04T11:43:00Z" w16du:dateUtc="2026-06-04T16:43:00Z">
                    <w:rPr>
                      <w:rFonts w:ascii="Aptos" w:eastAsia="Times New Roman" w:hAnsi="Aptos" w:cs="Times New Roman"/>
                      <w:color w:val="000000"/>
                      <w:lang w:val="en-CA" w:eastAsia="en-CA"/>
                    </w:rPr>
                  </w:rPrChange>
                </w:rPr>
                <w:t>architecture &amp; design</w:t>
              </w:r>
            </w:ins>
            <w:ins w:id="936" w:author="Francis Moigula" w:date="2026-06-04T09:54:00Z" w16du:dateUtc="2026-06-04T14:54:00Z">
              <w:r w:rsidRPr="003B5780">
                <w:rPr>
                  <w:rFonts w:eastAsia="Times New Roman" w:cs="Segoe Sans Text"/>
                  <w:color w:val="000000"/>
                  <w:sz w:val="22"/>
                  <w:szCs w:val="22"/>
                  <w:lang w:val="en-CA" w:eastAsia="en-CA"/>
                  <w:rPrChange w:id="937" w:author="Francis Moigula" w:date="2026-06-04T11:43:00Z" w16du:dateUtc="2026-06-04T16:43:00Z">
                    <w:rPr>
                      <w:rFonts w:ascii="Aptos" w:eastAsia="Times New Roman" w:hAnsi="Aptos" w:cs="Times New Roman"/>
                      <w:color w:val="000000"/>
                      <w:lang w:val="en-CA" w:eastAsia="en-CA"/>
                    </w:rPr>
                  </w:rPrChange>
                </w:rPr>
                <w:t>.</w:t>
              </w:r>
            </w:ins>
          </w:p>
          <w:p w14:paraId="7429DF34" w14:textId="077DB833" w:rsidR="00CA6A79" w:rsidRPr="003B5780" w:rsidRDefault="00CA6A79">
            <w:pPr>
              <w:pStyle w:val="ListParagraph"/>
              <w:numPr>
                <w:ilvl w:val="1"/>
                <w:numId w:val="33"/>
              </w:numPr>
              <w:spacing w:before="0"/>
              <w:ind w:left="621" w:hanging="284"/>
              <w:cnfStyle w:val="000000010000" w:firstRow="0" w:lastRow="0" w:firstColumn="0" w:lastColumn="0" w:oddVBand="0" w:evenVBand="0" w:oddHBand="0" w:evenHBand="1" w:firstRowFirstColumn="0" w:firstRowLastColumn="0" w:lastRowFirstColumn="0" w:lastRowLastColumn="0"/>
              <w:rPr>
                <w:ins w:id="938" w:author="Francis Moigula" w:date="2026-06-04T09:54:00Z" w16du:dateUtc="2026-06-04T14:54:00Z"/>
                <w:rFonts w:eastAsia="Times New Roman" w:cs="Segoe Sans Text"/>
                <w:color w:val="000000"/>
                <w:sz w:val="22"/>
                <w:szCs w:val="22"/>
                <w:lang w:val="en-CA" w:eastAsia="en-CA"/>
                <w:rPrChange w:id="939" w:author="Francis Moigula" w:date="2026-06-04T11:43:00Z" w16du:dateUtc="2026-06-04T16:43:00Z">
                  <w:rPr>
                    <w:ins w:id="940" w:author="Francis Moigula" w:date="2026-06-04T09:54:00Z" w16du:dateUtc="2026-06-04T14:54:00Z"/>
                    <w:rFonts w:ascii="Aptos" w:eastAsia="Times New Roman" w:hAnsi="Aptos" w:cs="Times New Roman"/>
                    <w:color w:val="000000"/>
                    <w:lang w:val="en-CA" w:eastAsia="en-CA"/>
                  </w:rPr>
                </w:rPrChange>
              </w:rPr>
              <w:pPrChange w:id="941" w:author="Francis Moigula" w:date="2026-06-04T10:57:00Z" w16du:dateUtc="2026-06-04T15:57:00Z">
                <w:pPr>
                  <w:spacing w:before="0"/>
                  <w:cnfStyle w:val="000000010000" w:firstRow="0" w:lastRow="0" w:firstColumn="0" w:lastColumn="0" w:oddVBand="0" w:evenVBand="0" w:oddHBand="0" w:evenHBand="1" w:firstRowFirstColumn="0" w:firstRowLastColumn="0" w:lastRowFirstColumn="0" w:lastRowLastColumn="0"/>
                </w:pPr>
              </w:pPrChange>
            </w:pPr>
            <w:ins w:id="942" w:author="Francis Moigula" w:date="2026-06-04T09:54:00Z" w16du:dateUtc="2026-06-04T14:54:00Z">
              <w:r w:rsidRPr="003B5780">
                <w:rPr>
                  <w:rFonts w:eastAsia="Times New Roman" w:cs="Segoe Sans Text"/>
                  <w:color w:val="000000"/>
                  <w:sz w:val="22"/>
                  <w:szCs w:val="22"/>
                  <w:lang w:val="en-CA" w:eastAsia="en-CA"/>
                  <w:rPrChange w:id="943" w:author="Francis Moigula" w:date="2026-06-04T11:43:00Z" w16du:dateUtc="2026-06-04T16:43:00Z">
                    <w:rPr>
                      <w:rFonts w:ascii="Aptos" w:eastAsia="Times New Roman" w:hAnsi="Aptos" w:cs="Times New Roman"/>
                      <w:color w:val="000000"/>
                      <w:lang w:val="en-CA" w:eastAsia="en-CA"/>
                    </w:rPr>
                  </w:rPrChange>
                </w:rPr>
                <w:t>Google Cloud Platform (GCP),</w:t>
              </w:r>
            </w:ins>
            <w:ins w:id="944" w:author="Francis Moigula" w:date="2026-06-04T10:08:00Z" w16du:dateUtc="2026-06-04T15:08:00Z">
              <w:r w:rsidRPr="003B5780">
                <w:rPr>
                  <w:rFonts w:eastAsia="Times New Roman" w:cs="Segoe Sans Text"/>
                  <w:color w:val="000000"/>
                  <w:sz w:val="22"/>
                  <w:szCs w:val="22"/>
                  <w:lang w:val="en-CA" w:eastAsia="en-CA"/>
                  <w:rPrChange w:id="945" w:author="Francis Moigula" w:date="2026-06-04T11:43:00Z" w16du:dateUtc="2026-06-04T16:43:00Z">
                    <w:rPr>
                      <w:rFonts w:ascii="Aptos" w:eastAsia="Times New Roman" w:hAnsi="Aptos" w:cs="Times New Roman"/>
                      <w:color w:val="000000"/>
                      <w:lang w:val="en-CA" w:eastAsia="en-CA"/>
                    </w:rPr>
                  </w:rPrChange>
                </w:rPr>
                <w:t xml:space="preserve"> </w:t>
              </w:r>
            </w:ins>
            <w:ins w:id="946" w:author="Francis Moigula" w:date="2026-06-04T09:54:00Z" w16du:dateUtc="2026-06-04T14:54:00Z">
              <w:r w:rsidRPr="003B5780">
                <w:rPr>
                  <w:rFonts w:eastAsia="Times New Roman" w:cs="Segoe Sans Text"/>
                  <w:color w:val="000000"/>
                  <w:sz w:val="22"/>
                  <w:szCs w:val="22"/>
                  <w:lang w:val="en-CA" w:eastAsia="en-CA"/>
                  <w:rPrChange w:id="947" w:author="Francis Moigula" w:date="2026-06-04T11:43:00Z" w16du:dateUtc="2026-06-04T16:43:00Z">
                    <w:rPr>
                      <w:rFonts w:ascii="Aptos" w:eastAsia="Times New Roman" w:hAnsi="Aptos" w:cs="Times New Roman"/>
                      <w:color w:val="000000"/>
                      <w:lang w:val="en-CA" w:eastAsia="en-CA"/>
                    </w:rPr>
                  </w:rPrChange>
                </w:rPr>
                <w:t>Google (Big Query),</w:t>
              </w:r>
            </w:ins>
            <w:ins w:id="948" w:author="Francis Moigula" w:date="2026-06-04T10:08:00Z" w16du:dateUtc="2026-06-04T15:08:00Z">
              <w:r w:rsidRPr="003B5780">
                <w:rPr>
                  <w:rFonts w:eastAsia="Times New Roman" w:cs="Segoe Sans Text"/>
                  <w:color w:val="000000"/>
                  <w:sz w:val="22"/>
                  <w:szCs w:val="22"/>
                  <w:lang w:val="en-CA" w:eastAsia="en-CA"/>
                  <w:rPrChange w:id="949" w:author="Francis Moigula" w:date="2026-06-04T11:43:00Z" w16du:dateUtc="2026-06-04T16:43:00Z">
                    <w:rPr>
                      <w:rFonts w:ascii="Aptos" w:eastAsia="Times New Roman" w:hAnsi="Aptos" w:cs="Times New Roman"/>
                      <w:color w:val="000000"/>
                      <w:lang w:val="en-CA" w:eastAsia="en-CA"/>
                    </w:rPr>
                  </w:rPrChange>
                </w:rPr>
                <w:t xml:space="preserve"> </w:t>
              </w:r>
            </w:ins>
            <w:ins w:id="950" w:author="Francis Moigula" w:date="2026-06-04T09:54:00Z" w16du:dateUtc="2026-06-04T14:54:00Z">
              <w:r w:rsidRPr="003B5780">
                <w:rPr>
                  <w:rFonts w:eastAsia="Times New Roman" w:cs="Segoe Sans Text"/>
                  <w:color w:val="000000"/>
                  <w:sz w:val="22"/>
                  <w:szCs w:val="22"/>
                  <w:lang w:val="en-CA" w:eastAsia="en-CA"/>
                  <w:rPrChange w:id="951" w:author="Francis Moigula" w:date="2026-06-04T11:43:00Z" w16du:dateUtc="2026-06-04T16:43:00Z">
                    <w:rPr>
                      <w:rFonts w:ascii="Aptos" w:eastAsia="Times New Roman" w:hAnsi="Aptos" w:cs="Times New Roman"/>
                      <w:color w:val="000000"/>
                      <w:lang w:val="en-CA" w:eastAsia="en-CA"/>
                    </w:rPr>
                  </w:rPrChange>
                </w:rPr>
                <w:t>Teamcenter, Oracle</w:t>
              </w:r>
            </w:ins>
            <w:ins w:id="952" w:author="Francis Moigula" w:date="2026-06-04T10:08:00Z" w16du:dateUtc="2026-06-04T15:08:00Z">
              <w:r w:rsidRPr="003B5780">
                <w:rPr>
                  <w:rFonts w:eastAsia="Times New Roman" w:cs="Segoe Sans Text"/>
                  <w:color w:val="000000"/>
                  <w:sz w:val="22"/>
                  <w:szCs w:val="22"/>
                  <w:lang w:val="en-CA" w:eastAsia="en-CA"/>
                  <w:rPrChange w:id="953" w:author="Francis Moigula" w:date="2026-06-04T11:43:00Z" w16du:dateUtc="2026-06-04T16:43:00Z">
                    <w:rPr>
                      <w:rFonts w:ascii="Aptos" w:eastAsia="Times New Roman" w:hAnsi="Aptos" w:cs="Times New Roman"/>
                      <w:color w:val="000000"/>
                      <w:lang w:val="en-CA" w:eastAsia="en-CA"/>
                    </w:rPr>
                  </w:rPrChange>
                </w:rPr>
                <w:t xml:space="preserve"> </w:t>
              </w:r>
            </w:ins>
            <w:ins w:id="954" w:author="Francis Moigula" w:date="2026-06-04T09:54:00Z" w16du:dateUtc="2026-06-04T14:54:00Z">
              <w:r w:rsidRPr="003B5780">
                <w:rPr>
                  <w:rFonts w:eastAsia="Times New Roman" w:cs="Segoe Sans Text"/>
                  <w:color w:val="000000"/>
                  <w:sz w:val="22"/>
                  <w:szCs w:val="22"/>
                  <w:lang w:val="en-CA" w:eastAsia="en-CA"/>
                  <w:rPrChange w:id="955" w:author="Francis Moigula" w:date="2026-06-04T11:43:00Z" w16du:dateUtc="2026-06-04T16:43:00Z">
                    <w:rPr>
                      <w:rFonts w:ascii="Aptos" w:eastAsia="Times New Roman" w:hAnsi="Aptos" w:cs="Times New Roman"/>
                      <w:color w:val="000000"/>
                      <w:lang w:val="en-CA" w:eastAsia="en-CA"/>
                    </w:rPr>
                  </w:rPrChange>
                </w:rPr>
                <w:t>HCM</w:t>
              </w:r>
            </w:ins>
            <w:ins w:id="956" w:author="Francis Moigula" w:date="2026-06-04T10:08:00Z" w16du:dateUtc="2026-06-04T15:08:00Z">
              <w:r w:rsidRPr="003B5780">
                <w:rPr>
                  <w:rFonts w:eastAsia="Times New Roman" w:cs="Segoe Sans Text"/>
                  <w:color w:val="000000"/>
                  <w:sz w:val="22"/>
                  <w:szCs w:val="22"/>
                  <w:lang w:val="en-CA" w:eastAsia="en-CA"/>
                  <w:rPrChange w:id="957" w:author="Francis Moigula" w:date="2026-06-04T11:43:00Z" w16du:dateUtc="2026-06-04T16:43:00Z">
                    <w:rPr>
                      <w:rFonts w:ascii="Aptos" w:eastAsia="Times New Roman" w:hAnsi="Aptos" w:cs="Times New Roman"/>
                      <w:color w:val="000000"/>
                      <w:lang w:val="en-CA" w:eastAsia="en-CA"/>
                    </w:rPr>
                  </w:rPrChange>
                </w:rPr>
                <w:t xml:space="preserve">, Nicus,  </w:t>
              </w:r>
            </w:ins>
            <w:ins w:id="958" w:author="Francis Moigula" w:date="2026-06-05T17:49:00Z" w16du:dateUtc="2026-06-05T22:49:00Z">
              <w:r w:rsidR="009D3042" w:rsidRPr="00D369DE">
                <w:rPr>
                  <w:rFonts w:eastAsia="Times New Roman" w:cs="Segoe Sans Text"/>
                  <w:color w:val="000000"/>
                  <w:sz w:val="22"/>
                  <w:szCs w:val="22"/>
                  <w:lang w:val="en-CA" w:eastAsia="en-CA"/>
                </w:rPr>
                <w:t>GitHub</w:t>
              </w:r>
            </w:ins>
            <w:ins w:id="959" w:author="Francis Moigula" w:date="2026-06-04T10:08:00Z" w16du:dateUtc="2026-06-04T15:08:00Z">
              <w:r w:rsidRPr="003B5780">
                <w:rPr>
                  <w:rFonts w:eastAsia="Times New Roman" w:cs="Segoe Sans Text"/>
                  <w:color w:val="000000"/>
                  <w:sz w:val="22"/>
                  <w:szCs w:val="22"/>
                  <w:lang w:val="en-CA" w:eastAsia="en-CA"/>
                  <w:rPrChange w:id="960" w:author="Francis Moigula" w:date="2026-06-04T11:43:00Z" w16du:dateUtc="2026-06-04T16:43:00Z">
                    <w:rPr>
                      <w:rFonts w:ascii="Aptos" w:eastAsia="Times New Roman" w:hAnsi="Aptos" w:cs="Times New Roman"/>
                      <w:color w:val="000000"/>
                      <w:lang w:val="en-CA" w:eastAsia="en-CA"/>
                    </w:rPr>
                  </w:rPrChange>
                </w:rPr>
                <w:t>, and  Jira/Confluence/Atlassian</w:t>
              </w:r>
            </w:ins>
          </w:p>
        </w:tc>
      </w:tr>
    </w:tbl>
    <w:p w14:paraId="125C50ED" w14:textId="77777777" w:rsidR="0068071B" w:rsidDel="00A20883" w:rsidRDefault="0068071B">
      <w:pPr>
        <w:rPr>
          <w:del w:id="961" w:author="Francis Moigula" w:date="2026-06-04T10:24:00Z" w16du:dateUtc="2026-06-04T15:24:00Z"/>
        </w:rPr>
        <w:pPrChange w:id="962" w:author="Francis Moigula" w:date="2026-06-04T09:45:00Z" w16du:dateUtc="2026-06-04T14:45:00Z">
          <w:pPr>
            <w:pStyle w:val="Caption-Table-Above"/>
            <w:keepNext w:val="0"/>
          </w:pPr>
        </w:pPrChange>
      </w:pPr>
      <w:bookmarkStart w:id="963" w:name="_Toc231461130"/>
      <w:bookmarkStart w:id="964" w:name="_Toc231483693"/>
      <w:bookmarkStart w:id="965" w:name="_Toc231485151"/>
      <w:bookmarkStart w:id="966" w:name="_Toc231542556"/>
      <w:bookmarkStart w:id="967" w:name="_Toc231543382"/>
      <w:bookmarkStart w:id="968" w:name="_Toc231549269"/>
      <w:bookmarkStart w:id="969" w:name="_Toc231552322"/>
      <w:bookmarkStart w:id="970" w:name="_Toc231555137"/>
      <w:bookmarkEnd w:id="963"/>
      <w:bookmarkEnd w:id="964"/>
      <w:bookmarkEnd w:id="965"/>
      <w:bookmarkEnd w:id="966"/>
      <w:bookmarkEnd w:id="967"/>
      <w:bookmarkEnd w:id="968"/>
      <w:bookmarkEnd w:id="969"/>
      <w:bookmarkEnd w:id="970"/>
    </w:p>
    <w:p w14:paraId="7CC3429B" w14:textId="53EDA8FB" w:rsidR="003803ED" w:rsidRPr="003D4967" w:rsidRDefault="000055C1" w:rsidP="003D4967">
      <w:pPr>
        <w:pStyle w:val="Heading2NUM"/>
        <w:rPr>
          <w:rStyle w:val="Optional"/>
          <w:b w:val="0"/>
          <w:bCs w:val="0"/>
          <w:color w:val="0070C0"/>
        </w:rPr>
      </w:pPr>
      <w:bookmarkStart w:id="971" w:name="_Ref213430368"/>
      <w:bookmarkStart w:id="972" w:name="_Toc231555138"/>
      <w:r w:rsidRPr="003D4967">
        <w:rPr>
          <w:rStyle w:val="Optional"/>
          <w:b w:val="0"/>
          <w:bCs w:val="0"/>
          <w:color w:val="0070C0"/>
        </w:rPr>
        <w:t>Technology requirements</w:t>
      </w:r>
      <w:bookmarkEnd w:id="971"/>
      <w:bookmarkEnd w:id="972"/>
    </w:p>
    <w:p w14:paraId="75A082D2" w14:textId="03E17687" w:rsidR="00147008" w:rsidRDefault="00147008" w:rsidP="00EA1CA2">
      <w:r w:rsidRPr="00147008">
        <w:t xml:space="preserve">The products and technology listed in the following table are required for the </w:t>
      </w:r>
      <w:r w:rsidR="00E86063">
        <w:t>project</w:t>
      </w:r>
      <w:r w:rsidRPr="00147008">
        <w:t xml:space="preserve">. </w:t>
      </w:r>
      <w:r w:rsidR="00FA40D2">
        <w:t>Ford</w:t>
      </w:r>
      <w:r w:rsidRPr="00147008">
        <w:t xml:space="preserve"> is responsible for obtaining all licenses, products, or subscriptions. This list is subject to change based on adjustments made to desired outcomes or direction of the </w:t>
      </w:r>
      <w:r w:rsidR="00E86063">
        <w:t>project</w:t>
      </w:r>
      <w:r w:rsidRPr="00147008">
        <w:t>.</w:t>
      </w:r>
    </w:p>
    <w:p w14:paraId="2591099B" w14:textId="4F2B91C2" w:rsidR="00B93943" w:rsidRDefault="00B93943" w:rsidP="00B93943">
      <w:pPr>
        <w:pStyle w:val="Caption-Table-Above"/>
      </w:pPr>
      <w:bookmarkStart w:id="973" w:name="_Toc231555274"/>
      <w:r>
        <w:t xml:space="preserve">Table </w:t>
      </w:r>
      <w:r>
        <w:fldChar w:fldCharType="begin"/>
      </w:r>
      <w:r>
        <w:instrText>SEQ Table \* ARABIC</w:instrText>
      </w:r>
      <w:r>
        <w:fldChar w:fldCharType="separate"/>
      </w:r>
      <w:ins w:id="974" w:author="Francis Moigula" w:date="2026-06-04T17:05:00Z" w16du:dateUtc="2026-06-04T22:05:00Z">
        <w:r w:rsidR="009917D6">
          <w:rPr>
            <w:noProof/>
          </w:rPr>
          <w:t>4</w:t>
        </w:r>
      </w:ins>
      <w:del w:id="975" w:author="Francis Moigula" w:date="2026-06-04T10:10:00Z" w16du:dateUtc="2026-06-04T15:10:00Z">
        <w:r w:rsidR="008D6700" w:rsidDel="00A0348A">
          <w:rPr>
            <w:noProof/>
          </w:rPr>
          <w:delText>3</w:delText>
        </w:r>
      </w:del>
      <w:r>
        <w:fldChar w:fldCharType="end"/>
      </w:r>
      <w:r>
        <w:t xml:space="preserve">: Technology </w:t>
      </w:r>
      <w:r w:rsidRPr="00862265">
        <w:t>requirements</w:t>
      </w:r>
      <w:bookmarkEnd w:id="973"/>
    </w:p>
    <w:tbl>
      <w:tblPr>
        <w:tblStyle w:val="RFX-SOWTable"/>
        <w:tblW w:w="5000" w:type="pct"/>
        <w:tblLook w:val="0420" w:firstRow="1" w:lastRow="0" w:firstColumn="0" w:lastColumn="0" w:noHBand="0" w:noVBand="1"/>
      </w:tblPr>
      <w:tblGrid>
        <w:gridCol w:w="3108"/>
        <w:gridCol w:w="3032"/>
        <w:gridCol w:w="1729"/>
        <w:gridCol w:w="1491"/>
      </w:tblGrid>
      <w:tr w:rsidR="00835C5F" w:rsidRPr="003E0803" w14:paraId="77C0684E" w14:textId="77777777" w:rsidTr="00E377CD">
        <w:trPr>
          <w:cnfStyle w:val="100000000000" w:firstRow="1" w:lastRow="0" w:firstColumn="0" w:lastColumn="0" w:oddVBand="0" w:evenVBand="0" w:oddHBand="0" w:evenHBand="0" w:firstRowFirstColumn="0" w:firstRowLastColumn="0" w:lastRowFirstColumn="0" w:lastRowLastColumn="0"/>
          <w:trHeight w:val="525"/>
        </w:trPr>
        <w:tc>
          <w:tcPr>
            <w:tcW w:w="978" w:type="pct"/>
          </w:tcPr>
          <w:p w14:paraId="4AE21DCA" w14:textId="77777777" w:rsidR="00835C5F" w:rsidRPr="003E0803" w:rsidRDefault="00835C5F" w:rsidP="00CA4FC5">
            <w:pPr>
              <w:pStyle w:val="Table-Header"/>
              <w:rPr>
                <w:b/>
                <w:bCs/>
              </w:rPr>
            </w:pPr>
            <w:bookmarkStart w:id="976" w:name="_Ref213430417"/>
            <w:bookmarkStart w:id="977" w:name="_Ref213430580"/>
            <w:r w:rsidRPr="003E0803">
              <w:rPr>
                <w:b/>
                <w:bCs/>
              </w:rPr>
              <w:t>Product and technology item</w:t>
            </w:r>
          </w:p>
        </w:tc>
        <w:tc>
          <w:tcPr>
            <w:tcW w:w="1961" w:type="pct"/>
          </w:tcPr>
          <w:p w14:paraId="5F9DB854" w14:textId="77777777" w:rsidR="00835C5F" w:rsidRPr="003E0803" w:rsidRDefault="00835C5F" w:rsidP="00CA4FC5">
            <w:pPr>
              <w:pStyle w:val="Table-Header"/>
              <w:rPr>
                <w:b/>
                <w:bCs/>
              </w:rPr>
            </w:pPr>
            <w:r w:rsidRPr="003E0803">
              <w:rPr>
                <w:b/>
                <w:bCs/>
              </w:rPr>
              <w:t>Description</w:t>
            </w:r>
          </w:p>
        </w:tc>
        <w:tc>
          <w:tcPr>
            <w:tcW w:w="1265" w:type="pct"/>
          </w:tcPr>
          <w:p w14:paraId="40B56893" w14:textId="77777777" w:rsidR="00835C5F" w:rsidRPr="003E0803" w:rsidRDefault="00835C5F" w:rsidP="00CA4FC5">
            <w:pPr>
              <w:pStyle w:val="Table-Header"/>
              <w:rPr>
                <w:b/>
                <w:bCs/>
              </w:rPr>
            </w:pPr>
            <w:r w:rsidRPr="003E0803">
              <w:rPr>
                <w:b/>
                <w:bCs/>
              </w:rPr>
              <w:t>Ready by</w:t>
            </w:r>
          </w:p>
        </w:tc>
        <w:tc>
          <w:tcPr>
            <w:tcW w:w="796" w:type="pct"/>
          </w:tcPr>
          <w:p w14:paraId="0A79A520" w14:textId="77777777" w:rsidR="00835C5F" w:rsidRPr="003E0803" w:rsidRDefault="00835C5F" w:rsidP="00CA4FC5">
            <w:pPr>
              <w:pStyle w:val="Table-Header"/>
              <w:rPr>
                <w:b/>
                <w:bCs/>
              </w:rPr>
            </w:pPr>
            <w:r w:rsidRPr="003E0803">
              <w:rPr>
                <w:b/>
                <w:bCs/>
              </w:rPr>
              <w:t>Responsibility</w:t>
            </w:r>
          </w:p>
        </w:tc>
      </w:tr>
      <w:tr w:rsidR="00835C5F" w:rsidRPr="00C62D64" w14:paraId="35A70812" w14:textId="77777777" w:rsidTr="00E377CD">
        <w:trPr>
          <w:cnfStyle w:val="000000100000" w:firstRow="0" w:lastRow="0" w:firstColumn="0" w:lastColumn="0" w:oddVBand="0" w:evenVBand="0" w:oddHBand="1" w:evenHBand="0" w:firstRowFirstColumn="0" w:firstRowLastColumn="0" w:lastRowFirstColumn="0" w:lastRowLastColumn="0"/>
          <w:trHeight w:val="525"/>
        </w:trPr>
        <w:tc>
          <w:tcPr>
            <w:tcW w:w="978" w:type="pct"/>
          </w:tcPr>
          <w:p w14:paraId="779FCF8A" w14:textId="77777777" w:rsidR="00835C5F" w:rsidRPr="00816B72" w:rsidRDefault="00835C5F" w:rsidP="00CA4FC5">
            <w:pPr>
              <w:pStyle w:val="TableText"/>
              <w:rPr>
                <w:b/>
              </w:rPr>
            </w:pPr>
            <w:r w:rsidRPr="00816B72">
              <w:rPr>
                <w:b/>
              </w:rPr>
              <w:t>ADO (Azure DevOps)</w:t>
            </w:r>
          </w:p>
        </w:tc>
        <w:tc>
          <w:tcPr>
            <w:tcW w:w="1961" w:type="pct"/>
          </w:tcPr>
          <w:p w14:paraId="48E9DC2A" w14:textId="77777777" w:rsidR="00835C5F" w:rsidRPr="00C62D64" w:rsidRDefault="00835C5F" w:rsidP="00CA4FC5">
            <w:pPr>
              <w:pStyle w:val="TableText"/>
            </w:pPr>
            <w:r>
              <w:t>Used for work item tracking, backlog management, and source control for solution development and delivery activities.</w:t>
            </w:r>
          </w:p>
        </w:tc>
        <w:tc>
          <w:tcPr>
            <w:tcW w:w="1265" w:type="pct"/>
          </w:tcPr>
          <w:p w14:paraId="4EB01AFD" w14:textId="77777777" w:rsidR="00835C5F" w:rsidRPr="00CF4995" w:rsidRDefault="00835C5F" w:rsidP="00CA4FC5">
            <w:pPr>
              <w:pStyle w:val="TableText"/>
              <w:rPr>
                <w:b/>
              </w:rPr>
            </w:pPr>
            <w:r w:rsidRPr="00443559">
              <w:t>Start of project</w:t>
            </w:r>
          </w:p>
        </w:tc>
        <w:tc>
          <w:tcPr>
            <w:tcW w:w="796" w:type="pct"/>
          </w:tcPr>
          <w:p w14:paraId="55082CAF" w14:textId="5B0CDA59" w:rsidR="00835C5F" w:rsidRDefault="00FA40D2" w:rsidP="00CA4FC5">
            <w:pPr>
              <w:pStyle w:val="TableText"/>
            </w:pPr>
            <w:r>
              <w:t>Ford</w:t>
            </w:r>
          </w:p>
        </w:tc>
      </w:tr>
      <w:tr w:rsidR="00835C5F" w:rsidRPr="00C62D64" w14:paraId="653D754E" w14:textId="77777777" w:rsidTr="00E377CD">
        <w:trPr>
          <w:cnfStyle w:val="000000010000" w:firstRow="0" w:lastRow="0" w:firstColumn="0" w:lastColumn="0" w:oddVBand="0" w:evenVBand="0" w:oddHBand="0" w:evenHBand="1" w:firstRowFirstColumn="0" w:firstRowLastColumn="0" w:lastRowFirstColumn="0" w:lastRowLastColumn="0"/>
          <w:trHeight w:val="525"/>
        </w:trPr>
        <w:tc>
          <w:tcPr>
            <w:tcW w:w="978" w:type="pct"/>
          </w:tcPr>
          <w:p w14:paraId="63ED73DA" w14:textId="77777777" w:rsidR="00835C5F" w:rsidRPr="00816B72" w:rsidRDefault="00835C5F" w:rsidP="00CA4FC5">
            <w:pPr>
              <w:pStyle w:val="TableText"/>
              <w:rPr>
                <w:b/>
              </w:rPr>
            </w:pPr>
            <w:r w:rsidRPr="00816B72">
              <w:rPr>
                <w:b/>
              </w:rPr>
              <w:t>Power Platform</w:t>
            </w:r>
          </w:p>
        </w:tc>
        <w:tc>
          <w:tcPr>
            <w:tcW w:w="1961" w:type="pct"/>
          </w:tcPr>
          <w:p w14:paraId="27825FD1" w14:textId="77777777" w:rsidR="00835C5F" w:rsidRPr="00C62D64" w:rsidRDefault="00835C5F" w:rsidP="00CA4FC5">
            <w:pPr>
              <w:pStyle w:val="TableText"/>
            </w:pPr>
            <w:r>
              <w:t>Enables low-code/no-code automation, app development, and integration of business processes using Power Apps, Power Automate, and related services.</w:t>
            </w:r>
          </w:p>
        </w:tc>
        <w:tc>
          <w:tcPr>
            <w:tcW w:w="1265" w:type="pct"/>
          </w:tcPr>
          <w:p w14:paraId="4FA2A4CC" w14:textId="77777777" w:rsidR="00835C5F" w:rsidRPr="00CF4995" w:rsidRDefault="00835C5F" w:rsidP="00CA4FC5">
            <w:pPr>
              <w:pStyle w:val="TableText"/>
              <w:rPr>
                <w:b/>
              </w:rPr>
            </w:pPr>
            <w:r w:rsidRPr="00443559">
              <w:t>Start of project</w:t>
            </w:r>
          </w:p>
        </w:tc>
        <w:tc>
          <w:tcPr>
            <w:tcW w:w="796" w:type="pct"/>
          </w:tcPr>
          <w:p w14:paraId="2D991814" w14:textId="43099B77" w:rsidR="00835C5F" w:rsidRDefault="00FA40D2" w:rsidP="00CA4FC5">
            <w:pPr>
              <w:pStyle w:val="TableText"/>
            </w:pPr>
            <w:r>
              <w:t>Ford</w:t>
            </w:r>
          </w:p>
        </w:tc>
      </w:tr>
      <w:tr w:rsidR="00835C5F" w:rsidRPr="00C62D64" w14:paraId="6084A115" w14:textId="77777777" w:rsidTr="00E377CD">
        <w:trPr>
          <w:cnfStyle w:val="000000100000" w:firstRow="0" w:lastRow="0" w:firstColumn="0" w:lastColumn="0" w:oddVBand="0" w:evenVBand="0" w:oddHBand="1" w:evenHBand="0" w:firstRowFirstColumn="0" w:firstRowLastColumn="0" w:lastRowFirstColumn="0" w:lastRowLastColumn="0"/>
          <w:trHeight w:val="525"/>
        </w:trPr>
        <w:tc>
          <w:tcPr>
            <w:tcW w:w="978" w:type="pct"/>
          </w:tcPr>
          <w:p w14:paraId="01CA1A77" w14:textId="77777777" w:rsidR="00835C5F" w:rsidRPr="00816B72" w:rsidRDefault="00835C5F" w:rsidP="00CA4FC5">
            <w:pPr>
              <w:pStyle w:val="TableText"/>
              <w:rPr>
                <w:b/>
              </w:rPr>
            </w:pPr>
            <w:r w:rsidRPr="00816B72">
              <w:rPr>
                <w:b/>
              </w:rPr>
              <w:t>Copilot Studio</w:t>
            </w:r>
          </w:p>
        </w:tc>
        <w:tc>
          <w:tcPr>
            <w:tcW w:w="1961" w:type="pct"/>
          </w:tcPr>
          <w:p w14:paraId="4165F4A3" w14:textId="3B627E5A" w:rsidR="00835C5F" w:rsidRPr="00C62D64" w:rsidRDefault="00835C5F" w:rsidP="00CA4FC5">
            <w:pPr>
              <w:pStyle w:val="TableText"/>
            </w:pPr>
            <w:r>
              <w:t xml:space="preserve">Platform for building, deploying, and managing custom AI-powered agents and workflows tailored to </w:t>
            </w:r>
            <w:r w:rsidR="00FA40D2">
              <w:t>Ford</w:t>
            </w:r>
            <w:r>
              <w:t>’s business scenarios.</w:t>
            </w:r>
          </w:p>
        </w:tc>
        <w:tc>
          <w:tcPr>
            <w:tcW w:w="1265" w:type="pct"/>
          </w:tcPr>
          <w:p w14:paraId="7F66EDE6" w14:textId="77777777" w:rsidR="00835C5F" w:rsidRPr="00CF4995" w:rsidRDefault="00835C5F" w:rsidP="00CA4FC5">
            <w:pPr>
              <w:pStyle w:val="TableText"/>
              <w:rPr>
                <w:b/>
              </w:rPr>
            </w:pPr>
            <w:r w:rsidRPr="00443559">
              <w:t>Start of project</w:t>
            </w:r>
          </w:p>
        </w:tc>
        <w:tc>
          <w:tcPr>
            <w:tcW w:w="796" w:type="pct"/>
          </w:tcPr>
          <w:p w14:paraId="2AC19BD9" w14:textId="6E11725B" w:rsidR="00835C5F" w:rsidRDefault="00FA40D2" w:rsidP="00CA4FC5">
            <w:pPr>
              <w:pStyle w:val="TableText"/>
            </w:pPr>
            <w:r>
              <w:t>Ford</w:t>
            </w:r>
          </w:p>
        </w:tc>
      </w:tr>
      <w:tr w:rsidR="00835C5F" w:rsidRPr="00C62D64" w14:paraId="5B872508" w14:textId="77777777" w:rsidTr="00E377CD">
        <w:trPr>
          <w:cnfStyle w:val="000000010000" w:firstRow="0" w:lastRow="0" w:firstColumn="0" w:lastColumn="0" w:oddVBand="0" w:evenVBand="0" w:oddHBand="0" w:evenHBand="1" w:firstRowFirstColumn="0" w:firstRowLastColumn="0" w:lastRowFirstColumn="0" w:lastRowLastColumn="0"/>
          <w:trHeight w:val="525"/>
        </w:trPr>
        <w:tc>
          <w:tcPr>
            <w:tcW w:w="978" w:type="pct"/>
          </w:tcPr>
          <w:p w14:paraId="5B2486E2" w14:textId="77777777" w:rsidR="00835C5F" w:rsidRPr="00816B72" w:rsidRDefault="00835C5F" w:rsidP="00CA4FC5">
            <w:pPr>
              <w:pStyle w:val="TableText"/>
              <w:rPr>
                <w:b/>
              </w:rPr>
            </w:pPr>
            <w:commentRangeStart w:id="978"/>
            <w:commentRangeStart w:id="979"/>
            <w:r w:rsidRPr="00816B72">
              <w:rPr>
                <w:b/>
              </w:rPr>
              <w:t>Dataverse</w:t>
            </w:r>
            <w:commentRangeEnd w:id="978"/>
            <w:r w:rsidRPr="00816B72">
              <w:rPr>
                <w:rStyle w:val="CommentReference"/>
                <w:b/>
                <w:sz w:val="20"/>
                <w:szCs w:val="24"/>
              </w:rPr>
              <w:commentReference w:id="978"/>
            </w:r>
            <w:commentRangeEnd w:id="979"/>
            <w:r w:rsidRPr="00816B72">
              <w:rPr>
                <w:rStyle w:val="CommentReference"/>
                <w:b/>
                <w:sz w:val="20"/>
                <w:szCs w:val="24"/>
              </w:rPr>
              <w:commentReference w:id="979"/>
            </w:r>
          </w:p>
        </w:tc>
        <w:tc>
          <w:tcPr>
            <w:tcW w:w="1961" w:type="pct"/>
          </w:tcPr>
          <w:p w14:paraId="2357674B" w14:textId="77777777" w:rsidR="00835C5F" w:rsidRPr="00C62D64" w:rsidRDefault="00835C5F" w:rsidP="00CA4FC5">
            <w:pPr>
              <w:pStyle w:val="TableText"/>
            </w:pPr>
            <w:r w:rsidRPr="00E31CD9">
              <w:t>Secure, scalable data platform for storing and managing business data, supporting integration with Power Platform apps, automation, and analytics.</w:t>
            </w:r>
          </w:p>
        </w:tc>
        <w:tc>
          <w:tcPr>
            <w:tcW w:w="1265" w:type="pct"/>
          </w:tcPr>
          <w:p w14:paraId="6B225DE4" w14:textId="77777777" w:rsidR="00835C5F" w:rsidRPr="00CF4995" w:rsidRDefault="00835C5F" w:rsidP="00CA4FC5">
            <w:pPr>
              <w:pStyle w:val="TableText"/>
              <w:rPr>
                <w:b/>
              </w:rPr>
            </w:pPr>
            <w:r w:rsidRPr="00443559">
              <w:t>Start of project</w:t>
            </w:r>
          </w:p>
        </w:tc>
        <w:tc>
          <w:tcPr>
            <w:tcW w:w="796" w:type="pct"/>
          </w:tcPr>
          <w:p w14:paraId="2078F621" w14:textId="24517946" w:rsidR="00835C5F" w:rsidRDefault="00FA40D2" w:rsidP="00CA4FC5">
            <w:pPr>
              <w:pStyle w:val="TableText"/>
            </w:pPr>
            <w:r>
              <w:t>Ford</w:t>
            </w:r>
          </w:p>
        </w:tc>
      </w:tr>
      <w:tr w:rsidR="00982BF5" w:rsidRPr="00C62D64" w14:paraId="32A85DD1" w14:textId="77777777" w:rsidTr="00E377CD">
        <w:trPr>
          <w:cnfStyle w:val="000000100000" w:firstRow="0" w:lastRow="0" w:firstColumn="0" w:lastColumn="0" w:oddVBand="0" w:evenVBand="0" w:oddHBand="1" w:evenHBand="0" w:firstRowFirstColumn="0" w:firstRowLastColumn="0" w:lastRowFirstColumn="0" w:lastRowLastColumn="0"/>
          <w:trHeight w:val="525"/>
        </w:trPr>
        <w:tc>
          <w:tcPr>
            <w:tcW w:w="978" w:type="pct"/>
          </w:tcPr>
          <w:p w14:paraId="2D58C993" w14:textId="1CABD4A0" w:rsidR="00982BF5" w:rsidRPr="006245C3" w:rsidRDefault="00982BF5" w:rsidP="00CA4FC5">
            <w:pPr>
              <w:pStyle w:val="TableText"/>
              <w:rPr>
                <w:b/>
                <w:bCs/>
                <w:lang w:val="fr-CA"/>
              </w:rPr>
            </w:pPr>
            <w:commentRangeStart w:id="980"/>
            <w:commentRangeStart w:id="981"/>
            <w:commentRangeStart w:id="982"/>
            <w:r w:rsidRPr="003615E1">
              <w:rPr>
                <w:b/>
                <w:bCs/>
                <w:lang w:val="fr-FR"/>
              </w:rPr>
              <w:t>Microsoft Azure AI</w:t>
            </w:r>
            <w:r w:rsidR="001C66F6">
              <w:rPr>
                <w:b/>
                <w:bCs/>
                <w:lang w:val="fr-FR"/>
              </w:rPr>
              <w:t xml:space="preserve"> Foundry</w:t>
            </w:r>
            <w:r w:rsidRPr="003615E1">
              <w:rPr>
                <w:b/>
                <w:bCs/>
                <w:lang w:val="fr-FR"/>
              </w:rPr>
              <w:t>, Azure AI Agent Services, Azure AI Search, Azure Document Intelligence</w:t>
            </w:r>
            <w:r w:rsidR="00DE29AA">
              <w:rPr>
                <w:b/>
                <w:bCs/>
                <w:lang w:val="fr-FR"/>
              </w:rPr>
              <w:t>, Azure Logic Apps</w:t>
            </w:r>
            <w:commentRangeEnd w:id="980"/>
            <w:r>
              <w:rPr>
                <w:rStyle w:val="CommentReference"/>
                <w:b/>
                <w:bCs/>
                <w:sz w:val="20"/>
                <w:szCs w:val="24"/>
                <w:lang w:val="fr-FR"/>
              </w:rPr>
              <w:commentReference w:id="980"/>
            </w:r>
            <w:commentRangeEnd w:id="981"/>
            <w:r>
              <w:rPr>
                <w:rStyle w:val="CommentReference"/>
                <w:b/>
                <w:bCs/>
                <w:sz w:val="20"/>
                <w:szCs w:val="24"/>
                <w:lang w:val="fr-FR"/>
              </w:rPr>
              <w:commentReference w:id="981"/>
            </w:r>
            <w:commentRangeEnd w:id="982"/>
            <w:r>
              <w:rPr>
                <w:rStyle w:val="CommentReference"/>
                <w:b/>
                <w:bCs/>
                <w:sz w:val="20"/>
                <w:szCs w:val="24"/>
                <w:lang w:val="fr-FR"/>
              </w:rPr>
              <w:commentReference w:id="982"/>
            </w:r>
            <w:ins w:id="984" w:author="Francis Moigula" w:date="2026-06-05T11:37:00Z" w16du:dateUtc="2026-06-05T16:37:00Z">
              <w:r w:rsidR="007E1E2D">
                <w:rPr>
                  <w:b/>
                  <w:bCs/>
                  <w:lang w:val="fr-FR"/>
                </w:rPr>
                <w:t>, Application Insights</w:t>
              </w:r>
            </w:ins>
          </w:p>
        </w:tc>
        <w:tc>
          <w:tcPr>
            <w:tcW w:w="1961" w:type="pct"/>
          </w:tcPr>
          <w:p w14:paraId="4239DB87" w14:textId="77777777" w:rsidR="00982BF5" w:rsidRPr="00E31CD9" w:rsidRDefault="00982BF5" w:rsidP="00CA4FC5">
            <w:pPr>
              <w:pStyle w:val="TableText"/>
            </w:pPr>
            <w:r w:rsidRPr="00394604">
              <w:t>Provides enterprise AI services for building, orchestrating, searching, and processing intelligent AI solutions, including agent development, document extraction, retrieval, and generative AI capabilities.</w:t>
            </w:r>
          </w:p>
        </w:tc>
        <w:tc>
          <w:tcPr>
            <w:tcW w:w="1265" w:type="pct"/>
          </w:tcPr>
          <w:p w14:paraId="40A79CB0" w14:textId="77777777" w:rsidR="00982BF5" w:rsidRPr="00443559" w:rsidRDefault="00982BF5" w:rsidP="00CA4FC5">
            <w:pPr>
              <w:pStyle w:val="TableText"/>
            </w:pPr>
            <w:r w:rsidRPr="00443559">
              <w:t>Start of project</w:t>
            </w:r>
          </w:p>
        </w:tc>
        <w:tc>
          <w:tcPr>
            <w:tcW w:w="796" w:type="pct"/>
          </w:tcPr>
          <w:p w14:paraId="7932F32F" w14:textId="7FE66927" w:rsidR="00982BF5" w:rsidRDefault="00FA40D2" w:rsidP="00CA4FC5">
            <w:pPr>
              <w:pStyle w:val="TableText"/>
            </w:pPr>
            <w:r>
              <w:t>Ford</w:t>
            </w:r>
          </w:p>
        </w:tc>
      </w:tr>
      <w:tr w:rsidR="00E377CD" w:rsidRPr="00C62D64" w14:paraId="5F6775D1" w14:textId="77777777" w:rsidTr="00E377CD">
        <w:trPr>
          <w:cnfStyle w:val="000000010000" w:firstRow="0" w:lastRow="0" w:firstColumn="0" w:lastColumn="0" w:oddVBand="0" w:evenVBand="0" w:oddHBand="0" w:evenHBand="1" w:firstRowFirstColumn="0" w:firstRowLastColumn="0" w:lastRowFirstColumn="0" w:lastRowLastColumn="0"/>
          <w:trHeight w:val="525"/>
        </w:trPr>
        <w:tc>
          <w:tcPr>
            <w:tcW w:w="978" w:type="pct"/>
          </w:tcPr>
          <w:p w14:paraId="577169C9" w14:textId="183F1AC8" w:rsidR="00E377CD" w:rsidRPr="006245C3" w:rsidRDefault="00E377CD" w:rsidP="00E36049">
            <w:pPr>
              <w:pStyle w:val="TableText"/>
              <w:rPr>
                <w:b/>
                <w:bCs/>
                <w:lang w:val="fr-CA"/>
              </w:rPr>
            </w:pPr>
            <w:r w:rsidRPr="003615E1">
              <w:rPr>
                <w:b/>
                <w:bCs/>
                <w:lang w:val="fr-FR"/>
              </w:rPr>
              <w:t>Microsoft</w:t>
            </w:r>
            <w:r>
              <w:rPr>
                <w:b/>
                <w:bCs/>
                <w:lang w:val="fr-FR"/>
              </w:rPr>
              <w:t xml:space="preserve"> Fabric</w:t>
            </w:r>
          </w:p>
        </w:tc>
        <w:tc>
          <w:tcPr>
            <w:tcW w:w="1961" w:type="pct"/>
          </w:tcPr>
          <w:p w14:paraId="34F4316A" w14:textId="561DE5B0" w:rsidR="00E377CD" w:rsidRPr="00E31CD9" w:rsidRDefault="006512E4" w:rsidP="00E36049">
            <w:pPr>
              <w:pStyle w:val="TableText"/>
            </w:pPr>
            <w:r w:rsidRPr="006512E4">
              <w:t>Microsoft Fabric is a unified data platform that connects, manages, analyzes, and visualizes data in one integrated environment.</w:t>
            </w:r>
          </w:p>
        </w:tc>
        <w:tc>
          <w:tcPr>
            <w:tcW w:w="1265" w:type="pct"/>
          </w:tcPr>
          <w:p w14:paraId="171890D8" w14:textId="77777777" w:rsidR="00E377CD" w:rsidRPr="00443559" w:rsidRDefault="00E377CD" w:rsidP="00E36049">
            <w:pPr>
              <w:pStyle w:val="TableText"/>
            </w:pPr>
            <w:r w:rsidRPr="00443559">
              <w:t>Start of project</w:t>
            </w:r>
          </w:p>
        </w:tc>
        <w:tc>
          <w:tcPr>
            <w:tcW w:w="796" w:type="pct"/>
          </w:tcPr>
          <w:p w14:paraId="24796013" w14:textId="77777777" w:rsidR="00E377CD" w:rsidRDefault="00E377CD" w:rsidP="00E36049">
            <w:pPr>
              <w:pStyle w:val="TableText"/>
            </w:pPr>
            <w:r>
              <w:t>Ford</w:t>
            </w:r>
          </w:p>
        </w:tc>
      </w:tr>
      <w:tr w:rsidR="00BF6D33" w:rsidRPr="00C62D64" w14:paraId="4378C42E" w14:textId="77777777" w:rsidTr="00E377CD">
        <w:trPr>
          <w:cnfStyle w:val="000000100000" w:firstRow="0" w:lastRow="0" w:firstColumn="0" w:lastColumn="0" w:oddVBand="0" w:evenVBand="0" w:oddHBand="1" w:evenHBand="0" w:firstRowFirstColumn="0" w:firstRowLastColumn="0" w:lastRowFirstColumn="0" w:lastRowLastColumn="0"/>
          <w:trHeight w:val="525"/>
        </w:trPr>
        <w:tc>
          <w:tcPr>
            <w:tcW w:w="978" w:type="pct"/>
          </w:tcPr>
          <w:p w14:paraId="45F5C382" w14:textId="28D9FD3E" w:rsidR="00BF6D33" w:rsidRPr="003615E1" w:rsidRDefault="00BF6D33" w:rsidP="00BF6D33">
            <w:pPr>
              <w:pStyle w:val="TableText"/>
              <w:rPr>
                <w:b/>
                <w:bCs/>
              </w:rPr>
            </w:pPr>
            <w:r w:rsidRPr="003615E1">
              <w:rPr>
                <w:b/>
                <w:bCs/>
              </w:rPr>
              <w:t xml:space="preserve">Microsoft </w:t>
            </w:r>
            <w:commentRangeStart w:id="985"/>
            <w:commentRangeStart w:id="986"/>
            <w:commentRangeStart w:id="987"/>
            <w:r w:rsidRPr="003615E1">
              <w:rPr>
                <w:b/>
                <w:bCs/>
              </w:rPr>
              <w:t xml:space="preserve">Azure </w:t>
            </w:r>
            <w:commentRangeEnd w:id="985"/>
            <w:r w:rsidR="009F5499" w:rsidRPr="003615E1">
              <w:rPr>
                <w:rStyle w:val="CommentReference"/>
                <w:b/>
                <w:bCs/>
                <w:sz w:val="20"/>
                <w:szCs w:val="24"/>
              </w:rPr>
              <w:commentReference w:id="985"/>
            </w:r>
            <w:commentRangeEnd w:id="986"/>
            <w:r w:rsidRPr="003615E1">
              <w:rPr>
                <w:rStyle w:val="CommentReference"/>
                <w:b/>
                <w:bCs/>
                <w:sz w:val="20"/>
                <w:szCs w:val="24"/>
              </w:rPr>
              <w:commentReference w:id="986"/>
            </w:r>
            <w:commentRangeEnd w:id="987"/>
            <w:r w:rsidRPr="003615E1">
              <w:rPr>
                <w:rStyle w:val="CommentReference"/>
                <w:b/>
                <w:bCs/>
                <w:sz w:val="20"/>
                <w:szCs w:val="24"/>
              </w:rPr>
              <w:commentReference w:id="987"/>
            </w:r>
            <w:r w:rsidRPr="003615E1">
              <w:rPr>
                <w:b/>
                <w:bCs/>
              </w:rPr>
              <w:t>subscription</w:t>
            </w:r>
          </w:p>
        </w:tc>
        <w:tc>
          <w:tcPr>
            <w:tcW w:w="1961" w:type="pct"/>
          </w:tcPr>
          <w:p w14:paraId="005A2853" w14:textId="4497B45D" w:rsidR="00BF6D33" w:rsidRPr="00E31CD9" w:rsidRDefault="00394604" w:rsidP="00BF6D33">
            <w:pPr>
              <w:pStyle w:val="TableText"/>
            </w:pPr>
            <w:r w:rsidRPr="00394604">
              <w:t>Cloud platform subscription required to provision, manage, secure, and host Azure services, environments, integrations, and AI workloads supporting the solution.</w:t>
            </w:r>
          </w:p>
        </w:tc>
        <w:tc>
          <w:tcPr>
            <w:tcW w:w="1265" w:type="pct"/>
          </w:tcPr>
          <w:p w14:paraId="1DC9A051" w14:textId="32786C79" w:rsidR="00BF6D33" w:rsidRPr="00443559" w:rsidRDefault="00BF6D33" w:rsidP="00BF6D33">
            <w:pPr>
              <w:pStyle w:val="TableText"/>
            </w:pPr>
            <w:r w:rsidRPr="00443559">
              <w:t>Start of project</w:t>
            </w:r>
          </w:p>
        </w:tc>
        <w:tc>
          <w:tcPr>
            <w:tcW w:w="796" w:type="pct"/>
          </w:tcPr>
          <w:p w14:paraId="5B1804B0" w14:textId="41BDD466" w:rsidR="00BF6D33" w:rsidRDefault="00FA40D2" w:rsidP="00BF6D33">
            <w:pPr>
              <w:pStyle w:val="TableText"/>
            </w:pPr>
            <w:r>
              <w:t>Ford</w:t>
            </w:r>
          </w:p>
        </w:tc>
      </w:tr>
      <w:tr w:rsidR="00C75F5C" w:rsidRPr="00C62D64" w14:paraId="798DB0C5" w14:textId="77777777" w:rsidTr="00E377CD">
        <w:trPr>
          <w:cnfStyle w:val="000000010000" w:firstRow="0" w:lastRow="0" w:firstColumn="0" w:lastColumn="0" w:oddVBand="0" w:evenVBand="0" w:oddHBand="0" w:evenHBand="1" w:firstRowFirstColumn="0" w:firstRowLastColumn="0" w:lastRowFirstColumn="0" w:lastRowLastColumn="0"/>
          <w:trHeight w:val="525"/>
          <w:ins w:id="989" w:author="Francis Moigula" w:date="2026-06-04T13:47:00Z"/>
        </w:trPr>
        <w:tc>
          <w:tcPr>
            <w:tcW w:w="978" w:type="pct"/>
          </w:tcPr>
          <w:p w14:paraId="25F3256C" w14:textId="4BDE7516" w:rsidR="00C75F5C" w:rsidRPr="003615E1" w:rsidRDefault="00C75F5C" w:rsidP="00C75F5C">
            <w:pPr>
              <w:pStyle w:val="TableText"/>
              <w:rPr>
                <w:ins w:id="990" w:author="Francis Moigula" w:date="2026-06-04T13:47:00Z" w16du:dateUtc="2026-06-04T18:47:00Z"/>
                <w:b/>
                <w:bCs/>
              </w:rPr>
            </w:pPr>
            <w:ins w:id="991" w:author="Francis Moigula" w:date="2026-06-04T13:47:00Z" w16du:dateUtc="2026-06-04T18:47:00Z">
              <w:r>
                <w:rPr>
                  <w:b/>
                  <w:bCs/>
                </w:rPr>
                <w:t>Microsoft Agent 365</w:t>
              </w:r>
            </w:ins>
          </w:p>
        </w:tc>
        <w:tc>
          <w:tcPr>
            <w:tcW w:w="1961" w:type="pct"/>
          </w:tcPr>
          <w:p w14:paraId="7BEF6098" w14:textId="22491F5D" w:rsidR="00C75F5C" w:rsidRPr="00C75F5C" w:rsidRDefault="00C75F5C" w:rsidP="00C75F5C">
            <w:pPr>
              <w:pStyle w:val="TableText"/>
              <w:rPr>
                <w:ins w:id="992" w:author="Francis Moigula" w:date="2026-06-04T13:47:00Z" w16du:dateUtc="2026-06-04T18:47:00Z"/>
                <w:lang w:val="en-CA"/>
                <w:rPrChange w:id="993" w:author="Francis Moigula" w:date="2026-06-04T13:48:00Z" w16du:dateUtc="2026-06-04T18:48:00Z">
                  <w:rPr>
                    <w:ins w:id="994" w:author="Francis Moigula" w:date="2026-06-04T13:47:00Z" w16du:dateUtc="2026-06-04T18:47:00Z"/>
                  </w:rPr>
                </w:rPrChange>
              </w:rPr>
            </w:pPr>
            <w:ins w:id="995" w:author="Francis Moigula" w:date="2026-06-04T13:48:00Z">
              <w:r w:rsidRPr="00C75F5C">
                <w:rPr>
                  <w:lang w:val="en-CA"/>
                </w:rPr>
                <w:t>A centralized control plane that enables organizations to govern, secure, and manage AI agents at scale across the Microsoft 365 ecosystem.</w:t>
              </w:r>
            </w:ins>
          </w:p>
        </w:tc>
        <w:tc>
          <w:tcPr>
            <w:tcW w:w="1265" w:type="pct"/>
          </w:tcPr>
          <w:p w14:paraId="2959A88C" w14:textId="1E1FC3D8" w:rsidR="00C75F5C" w:rsidRPr="00443559" w:rsidRDefault="00C75F5C" w:rsidP="00C75F5C">
            <w:pPr>
              <w:pStyle w:val="TableText"/>
              <w:rPr>
                <w:ins w:id="996" w:author="Francis Moigula" w:date="2026-06-04T13:47:00Z" w16du:dateUtc="2026-06-04T18:47:00Z"/>
              </w:rPr>
            </w:pPr>
            <w:ins w:id="997" w:author="Francis Moigula" w:date="2026-06-04T13:48:00Z" w16du:dateUtc="2026-06-04T18:48:00Z">
              <w:r w:rsidRPr="00443559">
                <w:t>Start of project</w:t>
              </w:r>
            </w:ins>
          </w:p>
        </w:tc>
        <w:tc>
          <w:tcPr>
            <w:tcW w:w="796" w:type="pct"/>
          </w:tcPr>
          <w:p w14:paraId="6FA3CA1D" w14:textId="43A90A23" w:rsidR="00C75F5C" w:rsidRDefault="00C75F5C" w:rsidP="00C75F5C">
            <w:pPr>
              <w:pStyle w:val="TableText"/>
              <w:rPr>
                <w:ins w:id="998" w:author="Francis Moigula" w:date="2026-06-04T13:47:00Z" w16du:dateUtc="2026-06-04T18:47:00Z"/>
              </w:rPr>
            </w:pPr>
            <w:ins w:id="999" w:author="Francis Moigula" w:date="2026-06-04T13:48:00Z" w16du:dateUtc="2026-06-04T18:48:00Z">
              <w:r>
                <w:t>Ford</w:t>
              </w:r>
            </w:ins>
          </w:p>
        </w:tc>
      </w:tr>
      <w:tr w:rsidR="00BF6D33" w:rsidRPr="00C62D64" w14:paraId="5D122247" w14:textId="77777777" w:rsidTr="00E377CD">
        <w:trPr>
          <w:cnfStyle w:val="000000100000" w:firstRow="0" w:lastRow="0" w:firstColumn="0" w:lastColumn="0" w:oddVBand="0" w:evenVBand="0" w:oddHBand="1" w:evenHBand="0" w:firstRowFirstColumn="0" w:firstRowLastColumn="0" w:lastRowFirstColumn="0" w:lastRowLastColumn="0"/>
          <w:trHeight w:val="525"/>
        </w:trPr>
        <w:tc>
          <w:tcPr>
            <w:tcW w:w="978" w:type="pct"/>
          </w:tcPr>
          <w:p w14:paraId="1378D41F" w14:textId="5C7DEE74" w:rsidR="00BF6D33" w:rsidRPr="003615E1" w:rsidRDefault="00BF6D33" w:rsidP="00BF6D33">
            <w:pPr>
              <w:pStyle w:val="TableText"/>
            </w:pPr>
            <w:r w:rsidRPr="003615E1">
              <w:rPr>
                <w:rStyle w:val="Optional"/>
                <w:color w:val="auto"/>
              </w:rPr>
              <w:t>Microsoft 365, Microsoft Teams</w:t>
            </w:r>
          </w:p>
        </w:tc>
        <w:tc>
          <w:tcPr>
            <w:tcW w:w="1961" w:type="pct"/>
          </w:tcPr>
          <w:p w14:paraId="1D6E5C5E" w14:textId="1FD65159" w:rsidR="00BF6D33" w:rsidRPr="00E31CD9" w:rsidRDefault="00394604" w:rsidP="00BF6D33">
            <w:pPr>
              <w:pStyle w:val="TableText"/>
            </w:pPr>
            <w:r w:rsidRPr="00394604">
              <w:t xml:space="preserve">Collaboration and productivity </w:t>
            </w:r>
            <w:r w:rsidR="00AF3B56" w:rsidRPr="00394604">
              <w:t>platforms are</w:t>
            </w:r>
            <w:r w:rsidRPr="00394604">
              <w:t xml:space="preserve"> used for communication, meetings, document collaboration, notifications, and integration with AI-powered business processes and agents.</w:t>
            </w:r>
          </w:p>
        </w:tc>
        <w:tc>
          <w:tcPr>
            <w:tcW w:w="1265" w:type="pct"/>
          </w:tcPr>
          <w:p w14:paraId="2DDA30FB" w14:textId="274B6913" w:rsidR="00BF6D33" w:rsidRPr="00443559" w:rsidRDefault="00BF6D33" w:rsidP="00BF6D33">
            <w:pPr>
              <w:pStyle w:val="TableText"/>
            </w:pPr>
            <w:r w:rsidRPr="00443559">
              <w:t>Start of project</w:t>
            </w:r>
          </w:p>
        </w:tc>
        <w:tc>
          <w:tcPr>
            <w:tcW w:w="796" w:type="pct"/>
          </w:tcPr>
          <w:p w14:paraId="2695D4D1" w14:textId="5CB2E0B9" w:rsidR="00BF6D33" w:rsidRDefault="00FA40D2" w:rsidP="00BF6D33">
            <w:pPr>
              <w:pStyle w:val="TableText"/>
            </w:pPr>
            <w:r>
              <w:t>Ford</w:t>
            </w:r>
          </w:p>
        </w:tc>
      </w:tr>
      <w:tr w:rsidR="00BF6D33" w:rsidRPr="00C62D64" w14:paraId="2EC55DE4" w14:textId="77777777" w:rsidTr="00E377CD">
        <w:trPr>
          <w:cnfStyle w:val="000000010000" w:firstRow="0" w:lastRow="0" w:firstColumn="0" w:lastColumn="0" w:oddVBand="0" w:evenVBand="0" w:oddHBand="0" w:evenHBand="1" w:firstRowFirstColumn="0" w:firstRowLastColumn="0" w:lastRowFirstColumn="0" w:lastRowLastColumn="0"/>
          <w:trHeight w:val="525"/>
        </w:trPr>
        <w:tc>
          <w:tcPr>
            <w:tcW w:w="978" w:type="pct"/>
          </w:tcPr>
          <w:p w14:paraId="30410979" w14:textId="1C523FD0" w:rsidR="00BF6D33" w:rsidRPr="0019574B" w:rsidRDefault="00BF6D33" w:rsidP="00BF6D33">
            <w:pPr>
              <w:pStyle w:val="TableText"/>
              <w:rPr>
                <w:b/>
                <w:lang w:val="pt-BR"/>
              </w:rPr>
            </w:pPr>
            <w:r w:rsidRPr="0019574B">
              <w:rPr>
                <w:b/>
                <w:lang w:val="pt-BR"/>
              </w:rPr>
              <w:t>Microsoft Entra, Microsoft Entra Id</w:t>
            </w:r>
          </w:p>
        </w:tc>
        <w:tc>
          <w:tcPr>
            <w:tcW w:w="1961" w:type="pct"/>
          </w:tcPr>
          <w:p w14:paraId="4A152885" w14:textId="39CCA51C" w:rsidR="00BF6D33" w:rsidRPr="00E31CD9" w:rsidRDefault="00394604" w:rsidP="00BF6D33">
            <w:pPr>
              <w:pStyle w:val="TableText"/>
            </w:pPr>
            <w:r w:rsidRPr="00394604">
              <w:t xml:space="preserve">Identity and access management </w:t>
            </w:r>
            <w:r w:rsidR="00AF3B56" w:rsidRPr="00394604">
              <w:t>platforms are</w:t>
            </w:r>
            <w:r w:rsidRPr="00394604">
              <w:t xml:space="preserve"> used for user authentication, role-based access control, single sign-on, and secure access to applications, services, and AI solutions.</w:t>
            </w:r>
          </w:p>
        </w:tc>
        <w:tc>
          <w:tcPr>
            <w:tcW w:w="1265" w:type="pct"/>
          </w:tcPr>
          <w:p w14:paraId="28C04DAF" w14:textId="1CED4048" w:rsidR="00BF6D33" w:rsidRPr="00443559" w:rsidRDefault="00BF6D33" w:rsidP="00BF6D33">
            <w:pPr>
              <w:pStyle w:val="TableText"/>
            </w:pPr>
            <w:r w:rsidRPr="00443559">
              <w:t>Start of project</w:t>
            </w:r>
          </w:p>
        </w:tc>
        <w:tc>
          <w:tcPr>
            <w:tcW w:w="796" w:type="pct"/>
          </w:tcPr>
          <w:p w14:paraId="74710478" w14:textId="33C483F8" w:rsidR="00BF6D33" w:rsidRDefault="00FA40D2" w:rsidP="00BF6D33">
            <w:pPr>
              <w:pStyle w:val="TableText"/>
            </w:pPr>
            <w:r>
              <w:t>Ford</w:t>
            </w:r>
          </w:p>
        </w:tc>
      </w:tr>
    </w:tbl>
    <w:p w14:paraId="0B7B67A3" w14:textId="0EBED6D1" w:rsidR="00EA1CA2" w:rsidRDefault="00B91421" w:rsidP="00B91421">
      <w:pPr>
        <w:pStyle w:val="Heading2NUM"/>
      </w:pPr>
      <w:bookmarkStart w:id="1000" w:name="_Toc231555139"/>
      <w:r w:rsidRPr="00B91421">
        <w:t>Environment requirements</w:t>
      </w:r>
      <w:bookmarkEnd w:id="976"/>
      <w:bookmarkEnd w:id="977"/>
      <w:bookmarkEnd w:id="1000"/>
    </w:p>
    <w:p w14:paraId="236797D3" w14:textId="4B4B06EF" w:rsidR="00FA2030" w:rsidRPr="00FA2030" w:rsidRDefault="00FA40D2" w:rsidP="00FA2030">
      <w:r>
        <w:t>Ford</w:t>
      </w:r>
      <w:r w:rsidR="00FA2030" w:rsidRPr="00FA2030">
        <w:t xml:space="preserve"> will supply and maintain all environments used for the development and delivery </w:t>
      </w:r>
      <w:r w:rsidR="00182ACF" w:rsidRPr="00FA2030">
        <w:t>of</w:t>
      </w:r>
      <w:r w:rsidR="00FA2030" w:rsidRPr="00FA2030">
        <w:t xml:space="preserve"> </w:t>
      </w:r>
      <w:r w:rsidR="00281381" w:rsidRPr="00FA2030">
        <w:t>lifecycles</w:t>
      </w:r>
      <w:r w:rsidR="00FA2030" w:rsidRPr="00FA2030">
        <w:t xml:space="preserve"> during this </w:t>
      </w:r>
      <w:r w:rsidR="00E86063">
        <w:t>project</w:t>
      </w:r>
      <w:r w:rsidR="00FA2030" w:rsidRPr="00FA2030">
        <w:t xml:space="preserve">. </w:t>
      </w:r>
      <w:r>
        <w:t>Ford</w:t>
      </w:r>
      <w:r w:rsidR="00FA2030" w:rsidRPr="00FA2030">
        <w:t xml:space="preserve"> will obtain the required Azure subscriptions and provide Microsoft with administrative control to build the development and test environments, as needed.</w:t>
      </w:r>
    </w:p>
    <w:p w14:paraId="13324DF1" w14:textId="33CFD4E0" w:rsidR="00B93943" w:rsidRDefault="00B93943" w:rsidP="00B93943">
      <w:pPr>
        <w:pStyle w:val="Caption-Table-Above"/>
      </w:pPr>
      <w:bookmarkStart w:id="1001" w:name="_Toc231555275"/>
      <w:r>
        <w:t xml:space="preserve">Table </w:t>
      </w:r>
      <w:r>
        <w:fldChar w:fldCharType="begin"/>
      </w:r>
      <w:r>
        <w:instrText>SEQ Table \* ARABIC</w:instrText>
      </w:r>
      <w:r>
        <w:fldChar w:fldCharType="separate"/>
      </w:r>
      <w:ins w:id="1002" w:author="Francis Moigula" w:date="2026-06-04T17:05:00Z" w16du:dateUtc="2026-06-04T22:05:00Z">
        <w:r w:rsidR="009917D6">
          <w:rPr>
            <w:noProof/>
          </w:rPr>
          <w:t>5</w:t>
        </w:r>
      </w:ins>
      <w:del w:id="1003" w:author="Francis Moigula" w:date="2026-06-04T10:10:00Z" w16du:dateUtc="2026-06-04T15:10:00Z">
        <w:r w:rsidR="008D6700" w:rsidDel="00A0348A">
          <w:rPr>
            <w:noProof/>
          </w:rPr>
          <w:delText>4</w:delText>
        </w:r>
      </w:del>
      <w:r>
        <w:fldChar w:fldCharType="end"/>
      </w:r>
      <w:r>
        <w:t xml:space="preserve">: </w:t>
      </w:r>
      <w:r w:rsidRPr="00862265">
        <w:t>Environment requirements</w:t>
      </w:r>
      <w:bookmarkEnd w:id="1001"/>
    </w:p>
    <w:tbl>
      <w:tblPr>
        <w:tblStyle w:val="RFX-SOWTable"/>
        <w:tblW w:w="9360" w:type="dxa"/>
        <w:tblLook w:val="0420" w:firstRow="1" w:lastRow="0" w:firstColumn="0" w:lastColumn="0" w:noHBand="0" w:noVBand="1"/>
      </w:tblPr>
      <w:tblGrid>
        <w:gridCol w:w="2537"/>
        <w:gridCol w:w="1961"/>
        <w:gridCol w:w="1935"/>
        <w:gridCol w:w="1352"/>
        <w:gridCol w:w="1575"/>
      </w:tblGrid>
      <w:tr w:rsidR="0034596A" w:rsidRPr="0034596A" w14:paraId="1E7D1F0E" w14:textId="77777777" w:rsidTr="00126899">
        <w:trPr>
          <w:cnfStyle w:val="100000000000" w:firstRow="1" w:lastRow="0" w:firstColumn="0" w:lastColumn="0" w:oddVBand="0" w:evenVBand="0" w:oddHBand="0" w:evenHBand="0" w:firstRowFirstColumn="0" w:firstRowLastColumn="0" w:lastRowFirstColumn="0" w:lastRowLastColumn="0"/>
          <w:trHeight w:val="347"/>
        </w:trPr>
        <w:tc>
          <w:tcPr>
            <w:tcW w:w="1396" w:type="pct"/>
          </w:tcPr>
          <w:p w14:paraId="152C6BD8" w14:textId="77777777" w:rsidR="0034596A" w:rsidRPr="0034596A" w:rsidRDefault="0034596A" w:rsidP="00CA4FC5">
            <w:pPr>
              <w:pStyle w:val="Table-Header"/>
              <w:rPr>
                <w:b/>
                <w:bCs/>
              </w:rPr>
            </w:pPr>
            <w:bookmarkStart w:id="1004" w:name="_Ref207886194"/>
            <w:bookmarkStart w:id="1005" w:name="_Toc183681333"/>
            <w:bookmarkStart w:id="1006" w:name="_Ref183685635"/>
            <w:r w:rsidRPr="0034596A">
              <w:rPr>
                <w:b/>
                <w:bCs/>
              </w:rPr>
              <w:t>Environment</w:t>
            </w:r>
          </w:p>
        </w:tc>
        <w:tc>
          <w:tcPr>
            <w:tcW w:w="1087" w:type="pct"/>
          </w:tcPr>
          <w:p w14:paraId="64320BEB" w14:textId="77777777" w:rsidR="0034596A" w:rsidRPr="0034596A" w:rsidRDefault="0034596A" w:rsidP="00CA4FC5">
            <w:pPr>
              <w:pStyle w:val="Table-Header"/>
              <w:rPr>
                <w:b/>
                <w:bCs/>
              </w:rPr>
            </w:pPr>
            <w:r w:rsidRPr="0034596A">
              <w:rPr>
                <w:b/>
                <w:bCs/>
              </w:rPr>
              <w:t>Location</w:t>
            </w:r>
          </w:p>
        </w:tc>
        <w:tc>
          <w:tcPr>
            <w:tcW w:w="1073" w:type="pct"/>
          </w:tcPr>
          <w:p w14:paraId="6F001707" w14:textId="77777777" w:rsidR="0034596A" w:rsidRPr="0034596A" w:rsidRDefault="0034596A" w:rsidP="00CA4FC5">
            <w:pPr>
              <w:pStyle w:val="Table-Header"/>
              <w:rPr>
                <w:b/>
                <w:bCs/>
              </w:rPr>
            </w:pPr>
            <w:r w:rsidRPr="0034596A">
              <w:rPr>
                <w:b/>
                <w:bCs/>
              </w:rPr>
              <w:t>Responsible for configuration and maintenance</w:t>
            </w:r>
          </w:p>
        </w:tc>
        <w:tc>
          <w:tcPr>
            <w:tcW w:w="755" w:type="pct"/>
          </w:tcPr>
          <w:p w14:paraId="71804D85" w14:textId="77777777" w:rsidR="0034596A" w:rsidRPr="0034596A" w:rsidRDefault="0034596A" w:rsidP="00CA4FC5">
            <w:pPr>
              <w:pStyle w:val="Table-Header"/>
              <w:rPr>
                <w:b/>
                <w:bCs/>
              </w:rPr>
            </w:pPr>
            <w:r w:rsidRPr="0034596A">
              <w:rPr>
                <w:b/>
                <w:bCs/>
              </w:rPr>
              <w:t>Subscription ownership</w:t>
            </w:r>
          </w:p>
        </w:tc>
        <w:tc>
          <w:tcPr>
            <w:tcW w:w="689" w:type="pct"/>
          </w:tcPr>
          <w:p w14:paraId="622AC965" w14:textId="77777777" w:rsidR="0034596A" w:rsidRPr="0034596A" w:rsidRDefault="0034596A" w:rsidP="00CA4FC5">
            <w:pPr>
              <w:pStyle w:val="Table-Header"/>
              <w:rPr>
                <w:b/>
                <w:bCs/>
              </w:rPr>
            </w:pPr>
            <w:r w:rsidRPr="0034596A">
              <w:rPr>
                <w:b/>
                <w:bCs/>
              </w:rPr>
              <w:t>Ready by</w:t>
            </w:r>
          </w:p>
        </w:tc>
      </w:tr>
      <w:tr w:rsidR="008566F2" w:rsidRPr="00C62D64" w14:paraId="2015B161" w14:textId="77777777" w:rsidTr="00CA4FC5">
        <w:trPr>
          <w:cnfStyle w:val="000000100000" w:firstRow="0" w:lastRow="0" w:firstColumn="0" w:lastColumn="0" w:oddVBand="0" w:evenVBand="0" w:oddHBand="1" w:evenHBand="0" w:firstRowFirstColumn="0" w:firstRowLastColumn="0" w:lastRowFirstColumn="0" w:lastRowLastColumn="0"/>
          <w:trHeight w:val="347"/>
        </w:trPr>
        <w:tc>
          <w:tcPr>
            <w:tcW w:w="1396" w:type="pct"/>
          </w:tcPr>
          <w:p w14:paraId="27169F9C" w14:textId="221F6749" w:rsidR="008566F2" w:rsidRPr="00816B72" w:rsidRDefault="008566F2" w:rsidP="00CA4FC5">
            <w:pPr>
              <w:pStyle w:val="TableText"/>
              <w:rPr>
                <w:b/>
              </w:rPr>
            </w:pPr>
            <w:r w:rsidRPr="00816B72">
              <w:rPr>
                <w:b/>
              </w:rPr>
              <w:t>UAT</w:t>
            </w:r>
            <w:r>
              <w:rPr>
                <w:b/>
              </w:rPr>
              <w:t xml:space="preserve"> (Acceptance)</w:t>
            </w:r>
          </w:p>
        </w:tc>
        <w:tc>
          <w:tcPr>
            <w:tcW w:w="1087" w:type="pct"/>
          </w:tcPr>
          <w:p w14:paraId="29F5E7EF" w14:textId="77777777" w:rsidR="008566F2" w:rsidRPr="00C62D64" w:rsidRDefault="008566F2" w:rsidP="00CA4FC5">
            <w:pPr>
              <w:pStyle w:val="TableText"/>
            </w:pPr>
            <w:r>
              <w:t>Microsoft Azure, Microsoft 365, Power Platform</w:t>
            </w:r>
          </w:p>
        </w:tc>
        <w:tc>
          <w:tcPr>
            <w:tcW w:w="1073" w:type="pct"/>
          </w:tcPr>
          <w:p w14:paraId="59CF8182" w14:textId="539BFEAD" w:rsidR="008566F2" w:rsidRPr="00437B73" w:rsidRDefault="00FA40D2" w:rsidP="00CA4FC5">
            <w:pPr>
              <w:pStyle w:val="TableText"/>
              <w:rPr>
                <w:b/>
                <w:bCs/>
              </w:rPr>
            </w:pPr>
            <w:r>
              <w:rPr>
                <w:rStyle w:val="Optional"/>
                <w:b w:val="0"/>
                <w:bCs w:val="0"/>
                <w:color w:val="auto"/>
              </w:rPr>
              <w:t>Ford</w:t>
            </w:r>
          </w:p>
        </w:tc>
        <w:tc>
          <w:tcPr>
            <w:tcW w:w="755" w:type="pct"/>
          </w:tcPr>
          <w:p w14:paraId="08A82F39" w14:textId="63DEB912" w:rsidR="008566F2" w:rsidRPr="00437B73" w:rsidRDefault="00FA40D2" w:rsidP="00CA4FC5">
            <w:pPr>
              <w:pStyle w:val="TableText"/>
              <w:rPr>
                <w:b/>
                <w:bCs/>
              </w:rPr>
            </w:pPr>
            <w:r>
              <w:rPr>
                <w:rStyle w:val="Optional"/>
                <w:b w:val="0"/>
                <w:bCs w:val="0"/>
                <w:color w:val="auto"/>
              </w:rPr>
              <w:t>Ford</w:t>
            </w:r>
          </w:p>
        </w:tc>
        <w:tc>
          <w:tcPr>
            <w:tcW w:w="689" w:type="pct"/>
          </w:tcPr>
          <w:p w14:paraId="37284CC3" w14:textId="77777777" w:rsidR="008566F2" w:rsidRPr="00C62D64" w:rsidRDefault="008566F2" w:rsidP="00CA4FC5">
            <w:pPr>
              <w:pStyle w:val="TableText"/>
            </w:pPr>
            <w:r>
              <w:t>Start of engagement</w:t>
            </w:r>
          </w:p>
        </w:tc>
      </w:tr>
      <w:tr w:rsidR="0034596A" w:rsidRPr="00C62D64" w14:paraId="4387C544" w14:textId="77777777" w:rsidTr="00CA4FC5">
        <w:trPr>
          <w:cnfStyle w:val="000000010000" w:firstRow="0" w:lastRow="0" w:firstColumn="0" w:lastColumn="0" w:oddVBand="0" w:evenVBand="0" w:oddHBand="0" w:evenHBand="1" w:firstRowFirstColumn="0" w:firstRowLastColumn="0" w:lastRowFirstColumn="0" w:lastRowLastColumn="0"/>
          <w:trHeight w:val="347"/>
        </w:trPr>
        <w:tc>
          <w:tcPr>
            <w:tcW w:w="1396" w:type="pct"/>
          </w:tcPr>
          <w:p w14:paraId="46127E5A" w14:textId="15B0885E" w:rsidR="0034596A" w:rsidRPr="00816B72" w:rsidRDefault="0034596A" w:rsidP="00CA4FC5">
            <w:pPr>
              <w:pStyle w:val="TableText"/>
              <w:rPr>
                <w:b/>
              </w:rPr>
            </w:pPr>
            <w:r w:rsidRPr="00816B72">
              <w:rPr>
                <w:b/>
              </w:rPr>
              <w:t>Production</w:t>
            </w:r>
          </w:p>
        </w:tc>
        <w:tc>
          <w:tcPr>
            <w:tcW w:w="1087" w:type="pct"/>
          </w:tcPr>
          <w:p w14:paraId="4E86138B" w14:textId="77777777" w:rsidR="0034596A" w:rsidRPr="00C62D64" w:rsidRDefault="0034596A" w:rsidP="00CA4FC5">
            <w:pPr>
              <w:pStyle w:val="TableText"/>
            </w:pPr>
            <w:r w:rsidRPr="00C62D64">
              <w:t>Microsoft Azure, Microsoft 365</w:t>
            </w:r>
            <w:r w:rsidRPr="00D47358">
              <w:t>, Power Platform</w:t>
            </w:r>
          </w:p>
        </w:tc>
        <w:tc>
          <w:tcPr>
            <w:tcW w:w="1073" w:type="pct"/>
          </w:tcPr>
          <w:p w14:paraId="08A894F7" w14:textId="1F7447BE" w:rsidR="0034596A" w:rsidRPr="00437B73" w:rsidRDefault="00FA40D2" w:rsidP="00CA4FC5">
            <w:pPr>
              <w:pStyle w:val="TableText"/>
              <w:rPr>
                <w:b/>
                <w:bCs/>
              </w:rPr>
            </w:pPr>
            <w:r>
              <w:rPr>
                <w:rStyle w:val="Optional"/>
                <w:b w:val="0"/>
                <w:bCs w:val="0"/>
                <w:color w:val="auto"/>
              </w:rPr>
              <w:t>Ford</w:t>
            </w:r>
          </w:p>
        </w:tc>
        <w:tc>
          <w:tcPr>
            <w:tcW w:w="755" w:type="pct"/>
          </w:tcPr>
          <w:p w14:paraId="46677690" w14:textId="0E9EB8D4" w:rsidR="0034596A" w:rsidRPr="00437B73" w:rsidDel="004D1EB5" w:rsidRDefault="00FA40D2" w:rsidP="00CA4FC5">
            <w:pPr>
              <w:pStyle w:val="TableText"/>
              <w:rPr>
                <w:b/>
                <w:bCs/>
              </w:rPr>
            </w:pPr>
            <w:r>
              <w:rPr>
                <w:rStyle w:val="Optional"/>
                <w:b w:val="0"/>
                <w:bCs w:val="0"/>
                <w:color w:val="auto"/>
              </w:rPr>
              <w:t>Ford</w:t>
            </w:r>
          </w:p>
        </w:tc>
        <w:tc>
          <w:tcPr>
            <w:tcW w:w="689" w:type="pct"/>
          </w:tcPr>
          <w:p w14:paraId="0A3C39F3" w14:textId="77777777" w:rsidR="0034596A" w:rsidRPr="00C62D64" w:rsidRDefault="0034596A" w:rsidP="00CA4FC5">
            <w:pPr>
              <w:pStyle w:val="TableText"/>
            </w:pPr>
            <w:r w:rsidRPr="00C62D64">
              <w:t>Start of engagement</w:t>
            </w:r>
          </w:p>
        </w:tc>
      </w:tr>
      <w:tr w:rsidR="0034596A" w:rsidRPr="00C62D64" w14:paraId="60634CB5" w14:textId="77777777" w:rsidTr="00CA4FC5">
        <w:trPr>
          <w:cnfStyle w:val="000000100000" w:firstRow="0" w:lastRow="0" w:firstColumn="0" w:lastColumn="0" w:oddVBand="0" w:evenVBand="0" w:oddHBand="1" w:evenHBand="0" w:firstRowFirstColumn="0" w:firstRowLastColumn="0" w:lastRowFirstColumn="0" w:lastRowLastColumn="0"/>
          <w:trHeight w:val="347"/>
        </w:trPr>
        <w:tc>
          <w:tcPr>
            <w:tcW w:w="1396" w:type="pct"/>
          </w:tcPr>
          <w:p w14:paraId="3AB0044C" w14:textId="77777777" w:rsidR="0034596A" w:rsidRPr="00816B72" w:rsidRDefault="0034596A" w:rsidP="0034596A">
            <w:pPr>
              <w:pStyle w:val="TableText"/>
              <w:rPr>
                <w:b/>
              </w:rPr>
            </w:pPr>
            <w:r w:rsidRPr="00816B72">
              <w:rPr>
                <w:b/>
              </w:rPr>
              <w:t>Development</w:t>
            </w:r>
          </w:p>
        </w:tc>
        <w:tc>
          <w:tcPr>
            <w:tcW w:w="1087" w:type="pct"/>
          </w:tcPr>
          <w:p w14:paraId="0DA19880" w14:textId="51688A61" w:rsidR="0034596A" w:rsidRDefault="0034596A" w:rsidP="0034596A">
            <w:pPr>
              <w:pStyle w:val="TableText"/>
            </w:pPr>
            <w:r w:rsidRPr="00D47358">
              <w:t>Microsoft Azure, Microsoft 365, Power Platform</w:t>
            </w:r>
          </w:p>
        </w:tc>
        <w:tc>
          <w:tcPr>
            <w:tcW w:w="1073" w:type="pct"/>
          </w:tcPr>
          <w:p w14:paraId="0B642585" w14:textId="0942EA9F" w:rsidR="0034596A" w:rsidRPr="00437B73" w:rsidRDefault="00FA40D2" w:rsidP="0034596A">
            <w:pPr>
              <w:pStyle w:val="TableText"/>
              <w:rPr>
                <w:b/>
                <w:bCs/>
              </w:rPr>
            </w:pPr>
            <w:r>
              <w:rPr>
                <w:rStyle w:val="Optional"/>
                <w:b w:val="0"/>
                <w:bCs w:val="0"/>
                <w:color w:val="auto"/>
              </w:rPr>
              <w:t>Ford</w:t>
            </w:r>
          </w:p>
        </w:tc>
        <w:tc>
          <w:tcPr>
            <w:tcW w:w="755" w:type="pct"/>
          </w:tcPr>
          <w:p w14:paraId="1C000994" w14:textId="22D4E6B8" w:rsidR="0034596A" w:rsidRPr="00437B73" w:rsidRDefault="00FA40D2" w:rsidP="0034596A">
            <w:pPr>
              <w:pStyle w:val="TableText"/>
              <w:rPr>
                <w:b/>
                <w:bCs/>
              </w:rPr>
            </w:pPr>
            <w:r>
              <w:rPr>
                <w:rStyle w:val="Optional"/>
                <w:b w:val="0"/>
                <w:bCs w:val="0"/>
                <w:color w:val="auto"/>
              </w:rPr>
              <w:t>Ford</w:t>
            </w:r>
          </w:p>
        </w:tc>
        <w:tc>
          <w:tcPr>
            <w:tcW w:w="689" w:type="pct"/>
          </w:tcPr>
          <w:p w14:paraId="487C3753" w14:textId="77777777" w:rsidR="0034596A" w:rsidRPr="00C62D64" w:rsidRDefault="0034596A" w:rsidP="0034596A">
            <w:pPr>
              <w:pStyle w:val="TableText"/>
            </w:pPr>
            <w:r>
              <w:t>Start of engagement</w:t>
            </w:r>
          </w:p>
        </w:tc>
      </w:tr>
      <w:tr w:rsidR="0034596A" w:rsidRPr="00C62D64" w14:paraId="02E274F7" w14:textId="77777777" w:rsidTr="00CA4FC5">
        <w:trPr>
          <w:cnfStyle w:val="000000010000" w:firstRow="0" w:lastRow="0" w:firstColumn="0" w:lastColumn="0" w:oddVBand="0" w:evenVBand="0" w:oddHBand="0" w:evenHBand="1" w:firstRowFirstColumn="0" w:firstRowLastColumn="0" w:lastRowFirstColumn="0" w:lastRowLastColumn="0"/>
          <w:trHeight w:val="347"/>
        </w:trPr>
        <w:tc>
          <w:tcPr>
            <w:tcW w:w="1396" w:type="pct"/>
          </w:tcPr>
          <w:p w14:paraId="5C82A8A0" w14:textId="67EBE0A2" w:rsidR="0034596A" w:rsidRPr="00816B72" w:rsidRDefault="00571E7B" w:rsidP="0034596A">
            <w:pPr>
              <w:pStyle w:val="TableText"/>
              <w:rPr>
                <w:b/>
              </w:rPr>
            </w:pPr>
            <w:r>
              <w:rPr>
                <w:b/>
              </w:rPr>
              <w:t xml:space="preserve">QA </w:t>
            </w:r>
            <w:r w:rsidR="0034596A" w:rsidRPr="00816B72">
              <w:rPr>
                <w:b/>
              </w:rPr>
              <w:t>Test</w:t>
            </w:r>
            <w:r w:rsidR="0034596A">
              <w:rPr>
                <w:b/>
              </w:rPr>
              <w:t xml:space="preserve"> (Functional/System Integration Testing)</w:t>
            </w:r>
          </w:p>
        </w:tc>
        <w:tc>
          <w:tcPr>
            <w:tcW w:w="1087" w:type="pct"/>
          </w:tcPr>
          <w:p w14:paraId="1B8BD90B" w14:textId="65E50E17" w:rsidR="0034596A" w:rsidRDefault="0034596A" w:rsidP="0034596A">
            <w:pPr>
              <w:pStyle w:val="TableText"/>
            </w:pPr>
            <w:r w:rsidRPr="00D47358">
              <w:t>Microsoft Azure, Microsoft 365, Power Platform</w:t>
            </w:r>
          </w:p>
        </w:tc>
        <w:tc>
          <w:tcPr>
            <w:tcW w:w="1073" w:type="pct"/>
          </w:tcPr>
          <w:p w14:paraId="5F124972" w14:textId="6203D1B5" w:rsidR="0034596A" w:rsidRPr="00437B73" w:rsidRDefault="00FA40D2" w:rsidP="0034596A">
            <w:pPr>
              <w:pStyle w:val="TableText"/>
              <w:rPr>
                <w:b/>
                <w:bCs/>
              </w:rPr>
            </w:pPr>
            <w:r>
              <w:rPr>
                <w:rStyle w:val="Optional"/>
                <w:b w:val="0"/>
                <w:bCs w:val="0"/>
                <w:color w:val="auto"/>
              </w:rPr>
              <w:t>Ford</w:t>
            </w:r>
          </w:p>
        </w:tc>
        <w:tc>
          <w:tcPr>
            <w:tcW w:w="755" w:type="pct"/>
          </w:tcPr>
          <w:p w14:paraId="5B987B12" w14:textId="59F5F08A" w:rsidR="0034596A" w:rsidRPr="00437B73" w:rsidRDefault="00FA40D2" w:rsidP="0034596A">
            <w:pPr>
              <w:pStyle w:val="TableText"/>
              <w:rPr>
                <w:b/>
                <w:bCs/>
              </w:rPr>
            </w:pPr>
            <w:r>
              <w:rPr>
                <w:rStyle w:val="Optional"/>
                <w:b w:val="0"/>
                <w:bCs w:val="0"/>
                <w:color w:val="auto"/>
              </w:rPr>
              <w:t>Ford</w:t>
            </w:r>
          </w:p>
        </w:tc>
        <w:tc>
          <w:tcPr>
            <w:tcW w:w="689" w:type="pct"/>
          </w:tcPr>
          <w:p w14:paraId="03B64785" w14:textId="77777777" w:rsidR="0034596A" w:rsidRPr="00C62D64" w:rsidRDefault="0034596A" w:rsidP="0034596A">
            <w:pPr>
              <w:pStyle w:val="TableText"/>
            </w:pPr>
            <w:r>
              <w:t>Start of engagement</w:t>
            </w:r>
          </w:p>
        </w:tc>
      </w:tr>
      <w:tr w:rsidR="0034596A" w:rsidRPr="00C62D64" w14:paraId="0E4A802A" w14:textId="77777777" w:rsidTr="00CA4FC5">
        <w:trPr>
          <w:cnfStyle w:val="000000100000" w:firstRow="0" w:lastRow="0" w:firstColumn="0" w:lastColumn="0" w:oddVBand="0" w:evenVBand="0" w:oddHBand="1" w:evenHBand="0" w:firstRowFirstColumn="0" w:firstRowLastColumn="0" w:lastRowFirstColumn="0" w:lastRowLastColumn="0"/>
          <w:trHeight w:val="347"/>
        </w:trPr>
        <w:tc>
          <w:tcPr>
            <w:tcW w:w="1396" w:type="pct"/>
          </w:tcPr>
          <w:p w14:paraId="472A65B3" w14:textId="40A956D1" w:rsidR="0034596A" w:rsidRPr="00816B72" w:rsidRDefault="0034596A" w:rsidP="00CA4FC5">
            <w:pPr>
              <w:pStyle w:val="TableText"/>
              <w:rPr>
                <w:b/>
              </w:rPr>
            </w:pPr>
            <w:r>
              <w:rPr>
                <w:b/>
              </w:rPr>
              <w:t>Master</w:t>
            </w:r>
          </w:p>
        </w:tc>
        <w:tc>
          <w:tcPr>
            <w:tcW w:w="1087" w:type="pct"/>
          </w:tcPr>
          <w:p w14:paraId="408C601D" w14:textId="6375C9DE" w:rsidR="0034596A" w:rsidRDefault="0034596A" w:rsidP="00CA4FC5">
            <w:pPr>
              <w:pStyle w:val="TableText"/>
            </w:pPr>
            <w:r w:rsidRPr="00D47358">
              <w:t>Microsoft Azure, Microsoft 365, Power Platform</w:t>
            </w:r>
          </w:p>
        </w:tc>
        <w:tc>
          <w:tcPr>
            <w:tcW w:w="1073" w:type="pct"/>
          </w:tcPr>
          <w:p w14:paraId="64501B70" w14:textId="751CD627" w:rsidR="0034596A" w:rsidRPr="00437B73" w:rsidRDefault="00920C7C" w:rsidP="00CA4FC5">
            <w:pPr>
              <w:pStyle w:val="TableText"/>
            </w:pPr>
            <w:ins w:id="1007" w:author="Francis Moigula" w:date="2026-06-04T13:53:00Z" w16du:dateUtc="2026-06-04T18:53:00Z">
              <w:r>
                <w:rPr>
                  <w:rStyle w:val="Optional"/>
                  <w:b w:val="0"/>
                  <w:bCs w:val="0"/>
                  <w:color w:val="auto"/>
                </w:rPr>
                <w:t>Ford</w:t>
              </w:r>
            </w:ins>
            <w:del w:id="1008" w:author="Francis Moigula" w:date="2026-06-04T13:53:00Z" w16du:dateUtc="2026-06-04T18:53:00Z">
              <w:r w:rsidR="0034596A" w:rsidRPr="00437B73" w:rsidDel="00920C7C">
                <w:delText>Microsoft</w:delText>
              </w:r>
            </w:del>
          </w:p>
        </w:tc>
        <w:tc>
          <w:tcPr>
            <w:tcW w:w="755" w:type="pct"/>
          </w:tcPr>
          <w:p w14:paraId="70398EE5" w14:textId="1135B33B" w:rsidR="0034596A" w:rsidRPr="00437B73" w:rsidRDefault="00FA40D2" w:rsidP="00CA4FC5">
            <w:pPr>
              <w:pStyle w:val="TableText"/>
            </w:pPr>
            <w:r>
              <w:rPr>
                <w:rStyle w:val="Optional"/>
                <w:b w:val="0"/>
                <w:bCs w:val="0"/>
                <w:color w:val="auto"/>
              </w:rPr>
              <w:t>Ford</w:t>
            </w:r>
          </w:p>
        </w:tc>
        <w:tc>
          <w:tcPr>
            <w:tcW w:w="689" w:type="pct"/>
          </w:tcPr>
          <w:p w14:paraId="6B2BE704" w14:textId="77777777" w:rsidR="0034596A" w:rsidRDefault="0034596A" w:rsidP="00CA4FC5">
            <w:pPr>
              <w:pStyle w:val="TableText"/>
            </w:pPr>
            <w:r>
              <w:t xml:space="preserve">Start </w:t>
            </w:r>
            <w:commentRangeStart w:id="1009"/>
            <w:commentRangeStart w:id="1010"/>
            <w:r>
              <w:t>of</w:t>
            </w:r>
            <w:commentRangeEnd w:id="1009"/>
            <w:r w:rsidR="00FB272D">
              <w:rPr>
                <w:rStyle w:val="CommentReference"/>
                <w:sz w:val="20"/>
                <w:szCs w:val="24"/>
              </w:rPr>
              <w:commentReference w:id="1009"/>
            </w:r>
            <w:commentRangeEnd w:id="1010"/>
            <w:r>
              <w:rPr>
                <w:rStyle w:val="CommentReference"/>
                <w:sz w:val="20"/>
                <w:szCs w:val="24"/>
              </w:rPr>
              <w:commentReference w:id="1010"/>
            </w:r>
            <w:r>
              <w:t xml:space="preserve"> engagement</w:t>
            </w:r>
          </w:p>
        </w:tc>
      </w:tr>
    </w:tbl>
    <w:p w14:paraId="76792CB6" w14:textId="228CC886" w:rsidR="00EB242F" w:rsidRDefault="00EB242F" w:rsidP="00EB242F">
      <w:pPr>
        <w:pStyle w:val="Heading2NUM"/>
      </w:pPr>
      <w:bookmarkStart w:id="1011" w:name="_Toc231555140"/>
      <w:r>
        <w:t>Exclusions</w:t>
      </w:r>
      <w:bookmarkEnd w:id="1011"/>
    </w:p>
    <w:p w14:paraId="1F709BB2" w14:textId="215CDE98" w:rsidR="00EB242F" w:rsidRDefault="00B34753" w:rsidP="00B34753">
      <w:r>
        <w:t xml:space="preserve">Any area not explicitly included in the sections above, describing the outcomes and requirements, will not be provided by Microsoft during this </w:t>
      </w:r>
      <w:r w:rsidR="00E86063">
        <w:t>project</w:t>
      </w:r>
      <w:r>
        <w:t xml:space="preserve">. Exclusions from the Services provided by Microsoft for this </w:t>
      </w:r>
      <w:r w:rsidR="00E86063">
        <w:t>project</w:t>
      </w:r>
      <w:r>
        <w:t xml:space="preserve"> include the following.</w:t>
      </w:r>
    </w:p>
    <w:p w14:paraId="236E8A9A" w14:textId="68DA9ED3" w:rsidR="00E15C63" w:rsidRDefault="00E15C63" w:rsidP="00E15C63">
      <w:pPr>
        <w:pStyle w:val="Caption-Table-Above"/>
      </w:pPr>
      <w:bookmarkStart w:id="1012" w:name="_Toc213430935"/>
      <w:bookmarkStart w:id="1013" w:name="_Toc231555276"/>
      <w:r>
        <w:t xml:space="preserve">Table </w:t>
      </w:r>
      <w:r>
        <w:fldChar w:fldCharType="begin"/>
      </w:r>
      <w:r>
        <w:instrText>SEQ Table \* ARABIC</w:instrText>
      </w:r>
      <w:r>
        <w:fldChar w:fldCharType="separate"/>
      </w:r>
      <w:ins w:id="1014" w:author="Francis Moigula" w:date="2026-06-04T17:05:00Z" w16du:dateUtc="2026-06-04T22:05:00Z">
        <w:r w:rsidR="009917D6">
          <w:rPr>
            <w:noProof/>
          </w:rPr>
          <w:t>6</w:t>
        </w:r>
      </w:ins>
      <w:del w:id="1015" w:author="Francis Moigula" w:date="2026-06-04T10:10:00Z" w16du:dateUtc="2026-06-04T15:10:00Z">
        <w:r w:rsidR="008D6700" w:rsidDel="00A0348A">
          <w:rPr>
            <w:noProof/>
          </w:rPr>
          <w:delText>5</w:delText>
        </w:r>
      </w:del>
      <w:r>
        <w:fldChar w:fldCharType="end"/>
      </w:r>
      <w:r>
        <w:t>: Exclusions</w:t>
      </w:r>
      <w:bookmarkEnd w:id="1012"/>
      <w:bookmarkEnd w:id="1013"/>
    </w:p>
    <w:tbl>
      <w:tblPr>
        <w:tblStyle w:val="RFX-SOWTable"/>
        <w:tblW w:w="8861" w:type="dxa"/>
        <w:tblLook w:val="04A0" w:firstRow="1" w:lastRow="0" w:firstColumn="1" w:lastColumn="0" w:noHBand="0" w:noVBand="1"/>
      </w:tblPr>
      <w:tblGrid>
        <w:gridCol w:w="3892"/>
        <w:gridCol w:w="4969"/>
      </w:tblGrid>
      <w:tr w:rsidR="00FC063B" w14:paraId="537D87E8" w14:textId="77777777" w:rsidTr="00E15C63">
        <w:trPr>
          <w:cnfStyle w:val="100000000000" w:firstRow="1" w:lastRow="0" w:firstColumn="0" w:lastColumn="0" w:oddVBand="0" w:evenVBand="0" w:oddHBand="0" w:evenHBand="0" w:firstRowFirstColumn="0" w:firstRowLastColumn="0" w:lastRowFirstColumn="0" w:lastRowLastColumn="0"/>
          <w:trHeight w:val="300"/>
        </w:trPr>
        <w:tc>
          <w:tcPr>
            <w:tcW w:w="3150" w:type="dxa"/>
          </w:tcPr>
          <w:p w14:paraId="33FCF6D9" w14:textId="1297C1FD" w:rsidR="00E15C63" w:rsidRDefault="00E15C63">
            <w:pPr>
              <w:pStyle w:val="TableText"/>
            </w:pPr>
            <w:r>
              <w:t>Area</w:t>
            </w:r>
          </w:p>
        </w:tc>
        <w:tc>
          <w:tcPr>
            <w:tcW w:w="5711" w:type="dxa"/>
          </w:tcPr>
          <w:p w14:paraId="0A96BA80" w14:textId="65028C23" w:rsidR="00E15C63" w:rsidRDefault="00E15C63">
            <w:pPr>
              <w:pStyle w:val="TableText"/>
            </w:pPr>
            <w:r>
              <w:t>Description</w:t>
            </w:r>
          </w:p>
        </w:tc>
      </w:tr>
      <w:tr w:rsidR="00FC063B" w14:paraId="235A387D"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566C5A82" w14:textId="4753FF72" w:rsidR="00E15C63" w:rsidRPr="00E15C63" w:rsidRDefault="00B547FA" w:rsidP="00E15C63">
            <w:pPr>
              <w:pStyle w:val="TableText"/>
            </w:pPr>
            <w:r w:rsidRPr="00B547FA">
              <w:t>Product licenses and subscriptions</w:t>
            </w:r>
          </w:p>
        </w:tc>
        <w:tc>
          <w:tcPr>
            <w:tcW w:w="5711" w:type="dxa"/>
          </w:tcPr>
          <w:p w14:paraId="2F491FEB" w14:textId="1161FB99" w:rsidR="00E15C63" w:rsidRPr="00E15C63" w:rsidRDefault="00B547FA" w:rsidP="00E15C63">
            <w:pPr>
              <w:pStyle w:val="TableText"/>
            </w:pPr>
            <w:r w:rsidRPr="00B547FA">
              <w:t xml:space="preserve">Product licenses (Microsoft or non-Microsoft) and cloud service subscriptions are not included, unless otherwise noted in the </w:t>
            </w:r>
            <w:r w:rsidR="009E6C59" w:rsidRPr="00DF1A49">
              <w:rPr>
                <w:i/>
                <w:iCs/>
              </w:rPr>
              <w:fldChar w:fldCharType="begin"/>
            </w:r>
            <w:r w:rsidR="009E6C59" w:rsidRPr="00DF1A49">
              <w:rPr>
                <w:i/>
                <w:iCs/>
              </w:rPr>
              <w:instrText xml:space="preserve"> REF _Ref213430368 \h  \* MERGEFORMAT </w:instrText>
            </w:r>
            <w:r w:rsidR="009E6C59" w:rsidRPr="00DF1A49">
              <w:rPr>
                <w:i/>
                <w:iCs/>
              </w:rPr>
            </w:r>
            <w:r w:rsidR="009E6C59" w:rsidRPr="00DF1A49">
              <w:rPr>
                <w:i/>
                <w:iCs/>
              </w:rPr>
              <w:fldChar w:fldCharType="separate"/>
            </w:r>
            <w:ins w:id="1016" w:author="Francis Moigula" w:date="2026-06-04T10:10:00Z" w16du:dateUtc="2026-06-04T15:10:00Z">
              <w:r w:rsidR="009917D6" w:rsidRPr="009917D6">
                <w:rPr>
                  <w:i/>
                  <w:iCs/>
                  <w:rPrChange w:id="1017" w:author="Francis Moigula" w:date="2026-06-04T17:05:00Z" w16du:dateUtc="2026-06-04T22:05:00Z">
                    <w:rPr>
                      <w:rStyle w:val="Optional"/>
                      <w:b w:val="0"/>
                      <w:bCs w:val="0"/>
                      <w:color w:val="0070C0"/>
                    </w:rPr>
                  </w:rPrChange>
                </w:rPr>
                <w:t>Technology requirements</w:t>
              </w:r>
            </w:ins>
            <w:del w:id="1018" w:author="Francis Moigula" w:date="2026-06-04T10:10:00Z" w16du:dateUtc="2026-06-04T15:10:00Z">
              <w:r w:rsidR="008D6700" w:rsidRPr="008D6700" w:rsidDel="00A0348A">
                <w:rPr>
                  <w:i/>
                  <w:iCs/>
                </w:rPr>
                <w:delText>Technology requirements</w:delText>
              </w:r>
            </w:del>
            <w:r w:rsidR="009E6C59" w:rsidRPr="00DF1A49">
              <w:rPr>
                <w:i/>
                <w:iCs/>
              </w:rPr>
              <w:fldChar w:fldCharType="end"/>
            </w:r>
            <w:r w:rsidR="009E6C59" w:rsidRPr="00DF1A49">
              <w:t xml:space="preserve"> </w:t>
            </w:r>
            <w:r w:rsidRPr="00DF1A49">
              <w:t>section.</w:t>
            </w:r>
          </w:p>
        </w:tc>
      </w:tr>
      <w:tr w:rsidR="00FC063B" w14:paraId="1A2C062B"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0C5DFB25" w14:textId="23E620D1" w:rsidR="00E15C63" w:rsidRPr="00E15C63" w:rsidRDefault="003D3B75" w:rsidP="00E15C63">
            <w:pPr>
              <w:pStyle w:val="TableText"/>
            </w:pPr>
            <w:r w:rsidRPr="003D3B75">
              <w:t>Hardware</w:t>
            </w:r>
          </w:p>
        </w:tc>
        <w:tc>
          <w:tcPr>
            <w:tcW w:w="5711" w:type="dxa"/>
          </w:tcPr>
          <w:p w14:paraId="3478D264" w14:textId="3ABF7C9A" w:rsidR="00E15C63" w:rsidRPr="00E15C63" w:rsidRDefault="003D3B75" w:rsidP="00E15C63">
            <w:pPr>
              <w:pStyle w:val="TableText"/>
            </w:pPr>
            <w:r w:rsidRPr="003D3B75">
              <w:t xml:space="preserve">Microsoft will not provide hardware for this </w:t>
            </w:r>
            <w:r w:rsidR="00E86063">
              <w:t>project</w:t>
            </w:r>
            <w:r w:rsidRPr="003D3B75">
              <w:t>.</w:t>
            </w:r>
          </w:p>
        </w:tc>
      </w:tr>
      <w:tr w:rsidR="00FC063B" w14:paraId="397BA6D9"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53DD0593" w14:textId="2BE33A2B" w:rsidR="00E15C63" w:rsidRPr="00E15C63" w:rsidRDefault="00525793" w:rsidP="00E15C63">
            <w:pPr>
              <w:pStyle w:val="TableText"/>
            </w:pPr>
            <w:r w:rsidRPr="00525793">
              <w:t>Client</w:t>
            </w:r>
          </w:p>
        </w:tc>
        <w:tc>
          <w:tcPr>
            <w:tcW w:w="5711" w:type="dxa"/>
          </w:tcPr>
          <w:p w14:paraId="2572A048" w14:textId="37D869B0" w:rsidR="00E15C63" w:rsidRPr="00E15C63" w:rsidRDefault="00525793" w:rsidP="00E15C63">
            <w:pPr>
              <w:pStyle w:val="TableText"/>
            </w:pPr>
            <w:r w:rsidRPr="00525793">
              <w:t>Deployment and configuration of client software is out of scope for the project.</w:t>
            </w:r>
          </w:p>
        </w:tc>
      </w:tr>
      <w:tr w:rsidR="00FC063B" w14:paraId="01348C66"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7CF6CB9E" w14:textId="38276B4D" w:rsidR="00E15C63" w:rsidRPr="00E15C63" w:rsidRDefault="00A22826" w:rsidP="00E15C63">
            <w:pPr>
              <w:pStyle w:val="TableText"/>
            </w:pPr>
            <w:r w:rsidRPr="00A22826">
              <w:t>Product bugs and upgrades</w:t>
            </w:r>
          </w:p>
        </w:tc>
        <w:tc>
          <w:tcPr>
            <w:tcW w:w="5711" w:type="dxa"/>
          </w:tcPr>
          <w:p w14:paraId="27D0680D" w14:textId="3EECBCBB" w:rsidR="00E15C63" w:rsidRPr="00E15C63" w:rsidRDefault="00A22826" w:rsidP="00E15C63">
            <w:pPr>
              <w:pStyle w:val="TableText"/>
            </w:pPr>
            <w:r w:rsidRPr="00A22826">
              <w:t>Product upgrades, bugs, and design change requests for Microsoft products.</w:t>
            </w:r>
          </w:p>
        </w:tc>
      </w:tr>
      <w:tr w:rsidR="00FC063B" w14:paraId="15A7E2F2"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26013DCC" w14:textId="1294DCC8" w:rsidR="00E15C63" w:rsidRPr="00E15C63" w:rsidRDefault="00592284" w:rsidP="00E15C63">
            <w:pPr>
              <w:pStyle w:val="TableText"/>
            </w:pPr>
            <w:r w:rsidRPr="00592284">
              <w:t>Organizational redesign</w:t>
            </w:r>
          </w:p>
        </w:tc>
        <w:tc>
          <w:tcPr>
            <w:tcW w:w="5711" w:type="dxa"/>
          </w:tcPr>
          <w:p w14:paraId="21DC25EE" w14:textId="39C0032A" w:rsidR="00E15C63" w:rsidRPr="00E15C63" w:rsidRDefault="00592284" w:rsidP="00E15C63">
            <w:pPr>
              <w:pStyle w:val="TableText"/>
            </w:pPr>
            <w:r w:rsidRPr="00592284">
              <w:t>Designing or redesigning the Customer’s functional organization is not included.</w:t>
            </w:r>
          </w:p>
        </w:tc>
      </w:tr>
      <w:tr w:rsidR="00FC063B" w14:paraId="3D92562E"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07C19F7B" w14:textId="7F63EBD0" w:rsidR="00E15C63" w:rsidRPr="00E15C63" w:rsidRDefault="00653364" w:rsidP="00E15C63">
            <w:pPr>
              <w:pStyle w:val="TableText"/>
            </w:pPr>
            <w:r w:rsidRPr="00653364">
              <w:t>Branding</w:t>
            </w:r>
          </w:p>
        </w:tc>
        <w:tc>
          <w:tcPr>
            <w:tcW w:w="5711" w:type="dxa"/>
          </w:tcPr>
          <w:p w14:paraId="2A0FDCB2" w14:textId="719BC650" w:rsidR="00E15C63" w:rsidRPr="00E15C63" w:rsidRDefault="00653364" w:rsidP="00E15C63">
            <w:pPr>
              <w:pStyle w:val="TableText"/>
            </w:pPr>
            <w:r w:rsidRPr="00653364">
              <w:t xml:space="preserve">Microsoft will not create or design any graphical elements or corporate branding elements related to this </w:t>
            </w:r>
            <w:r w:rsidR="00E86063">
              <w:t>project</w:t>
            </w:r>
            <w:r w:rsidRPr="00653364">
              <w:t>.</w:t>
            </w:r>
          </w:p>
        </w:tc>
      </w:tr>
      <w:tr w:rsidR="00FC063B" w14:paraId="0122D37A"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3201016C" w14:textId="22D1104C" w:rsidR="00E15C63" w:rsidRPr="00E15C63" w:rsidRDefault="009634C2" w:rsidP="00E15C63">
            <w:pPr>
              <w:pStyle w:val="TableText"/>
            </w:pPr>
            <w:r w:rsidRPr="009634C2">
              <w:t>User communications</w:t>
            </w:r>
          </w:p>
        </w:tc>
        <w:tc>
          <w:tcPr>
            <w:tcW w:w="5711" w:type="dxa"/>
          </w:tcPr>
          <w:p w14:paraId="6BA0567C" w14:textId="024B6D71" w:rsidR="00E15C63" w:rsidRPr="00E15C63" w:rsidRDefault="009634C2" w:rsidP="00E15C63">
            <w:pPr>
              <w:pStyle w:val="TableText"/>
            </w:pPr>
            <w:r w:rsidRPr="009634C2">
              <w:t xml:space="preserve">Microsoft will not manage any direct user communications associated with the </w:t>
            </w:r>
            <w:r w:rsidR="00E86063">
              <w:t>project</w:t>
            </w:r>
            <w:r w:rsidRPr="009634C2">
              <w:t>.</w:t>
            </w:r>
          </w:p>
        </w:tc>
      </w:tr>
      <w:tr w:rsidR="00FC063B" w14:paraId="15172BBF"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3017AFAF" w14:textId="283FADE9" w:rsidR="00E15C63" w:rsidRPr="00E15C63" w:rsidRDefault="00E86594" w:rsidP="00E15C63">
            <w:pPr>
              <w:pStyle w:val="TableText"/>
            </w:pPr>
            <w:r w:rsidRPr="00E86594">
              <w:t>In-</w:t>
            </w:r>
            <w:r w:rsidR="00E568C5">
              <w:t>c</w:t>
            </w:r>
            <w:r w:rsidRPr="00E86594">
              <w:t>lass training</w:t>
            </w:r>
          </w:p>
        </w:tc>
        <w:tc>
          <w:tcPr>
            <w:tcW w:w="5711" w:type="dxa"/>
          </w:tcPr>
          <w:p w14:paraId="17BBA78B" w14:textId="65C3B4FD" w:rsidR="00E15C63" w:rsidRPr="00E15C63" w:rsidRDefault="00E86594" w:rsidP="00E15C63">
            <w:pPr>
              <w:pStyle w:val="TableText"/>
            </w:pPr>
            <w:r w:rsidRPr="00E86594">
              <w:t>Formal in-class user training or the creation of custom training materials.</w:t>
            </w:r>
          </w:p>
        </w:tc>
      </w:tr>
      <w:tr w:rsidR="00FC063B" w14:paraId="76B10BC4"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3549BBEE" w14:textId="16E3355C" w:rsidR="009634C2" w:rsidRPr="00E15C63" w:rsidRDefault="00A378E8" w:rsidP="00E15C63">
            <w:pPr>
              <w:pStyle w:val="TableText"/>
            </w:pPr>
            <w:r w:rsidRPr="00A378E8">
              <w:t>Governance and regulatory compliance</w:t>
            </w:r>
          </w:p>
        </w:tc>
        <w:tc>
          <w:tcPr>
            <w:tcW w:w="5711" w:type="dxa"/>
          </w:tcPr>
          <w:p w14:paraId="68BB5B78" w14:textId="47C18112" w:rsidR="009634C2" w:rsidRPr="00E15C63" w:rsidRDefault="00A378E8" w:rsidP="00E15C63">
            <w:pPr>
              <w:pStyle w:val="TableText"/>
            </w:pPr>
            <w:r w:rsidRPr="00A378E8">
              <w:t>Microsoft will not be responsible for assessment or review of governance or regulatory compliance.</w:t>
            </w:r>
          </w:p>
        </w:tc>
      </w:tr>
      <w:tr w:rsidR="00FC063B" w14:paraId="7AC4B8F9"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46A5C819" w14:textId="1E631B7B" w:rsidR="009634C2" w:rsidRPr="00E15C63" w:rsidRDefault="00B60EA8" w:rsidP="00E15C63">
            <w:pPr>
              <w:pStyle w:val="TableText"/>
            </w:pPr>
            <w:r>
              <w:t>Deployment, installation, configuration, and testing</w:t>
            </w:r>
          </w:p>
        </w:tc>
        <w:tc>
          <w:tcPr>
            <w:tcW w:w="5711" w:type="dxa"/>
          </w:tcPr>
          <w:p w14:paraId="77BC8897" w14:textId="3F13D3E2" w:rsidR="00B60EA8" w:rsidRDefault="00B60EA8" w:rsidP="00B60EA8">
            <w:pPr>
              <w:pStyle w:val="TableText"/>
            </w:pPr>
            <w:r>
              <w:t>The following items are not included:</w:t>
            </w:r>
          </w:p>
          <w:p w14:paraId="16D1070A" w14:textId="6E248FBE" w:rsidR="00B60EA8" w:rsidRDefault="00B60EA8" w:rsidP="00B60EA8">
            <w:pPr>
              <w:pStyle w:val="Tablebullet1"/>
            </w:pPr>
            <w:commentRangeStart w:id="1019"/>
            <w:commentRangeStart w:id="1020"/>
            <w:commentRangeStart w:id="1021"/>
            <w:r>
              <w:t>Deployment and/or configuration of new Azure environments.</w:t>
            </w:r>
            <w:commentRangeEnd w:id="1019"/>
            <w:r w:rsidR="00EA1574">
              <w:rPr>
                <w:rStyle w:val="CommentReference"/>
                <w:sz w:val="20"/>
                <w:szCs w:val="20"/>
              </w:rPr>
              <w:commentReference w:id="1019"/>
            </w:r>
            <w:commentRangeEnd w:id="1020"/>
            <w:r>
              <w:rPr>
                <w:rStyle w:val="CommentReference"/>
                <w:sz w:val="20"/>
                <w:szCs w:val="20"/>
              </w:rPr>
              <w:commentReference w:id="1020"/>
            </w:r>
            <w:commentRangeEnd w:id="1021"/>
            <w:r>
              <w:rPr>
                <w:rStyle w:val="CommentReference"/>
                <w:sz w:val="20"/>
                <w:szCs w:val="20"/>
              </w:rPr>
              <w:commentReference w:id="1021"/>
            </w:r>
          </w:p>
          <w:p w14:paraId="6C07B99C" w14:textId="72B06E0D" w:rsidR="00B60EA8" w:rsidRDefault="00B60EA8" w:rsidP="00B60EA8">
            <w:pPr>
              <w:pStyle w:val="Tablebullet1"/>
            </w:pPr>
            <w:r>
              <w:t>Installation, configuration, and testing of non-Microsoft software other than software identified as within scope.</w:t>
            </w:r>
          </w:p>
          <w:p w14:paraId="7F68919A" w14:textId="12018C80" w:rsidR="00B60EA8" w:rsidRDefault="00B60EA8" w:rsidP="00B60EA8">
            <w:pPr>
              <w:pStyle w:val="Tablebullet1"/>
            </w:pPr>
            <w:r>
              <w:t>Testing and configuration of applications and services outside of those required to support the deployment of the solution.</w:t>
            </w:r>
          </w:p>
          <w:p w14:paraId="60FA3B60" w14:textId="52ACA49D" w:rsidR="009634C2" w:rsidRPr="00E15C63" w:rsidRDefault="00B60EA8" w:rsidP="00B60EA8">
            <w:pPr>
              <w:pStyle w:val="Tablebullet1"/>
            </w:pPr>
            <w:r>
              <w:t>On-premises software or hardware installation, this includes software such as Microsoft Data Integration Runtime.</w:t>
            </w:r>
          </w:p>
        </w:tc>
      </w:tr>
      <w:tr w:rsidR="00FC063B" w14:paraId="45C6E1EF"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67F92642" w14:textId="500E5EF4" w:rsidR="009634C2" w:rsidRPr="00E15C63" w:rsidRDefault="00B13A7C" w:rsidP="00E15C63">
            <w:pPr>
              <w:pStyle w:val="TableText"/>
            </w:pPr>
            <w:r w:rsidRPr="00B13A7C">
              <w:t>Network and storage</w:t>
            </w:r>
          </w:p>
        </w:tc>
        <w:tc>
          <w:tcPr>
            <w:tcW w:w="5711" w:type="dxa"/>
          </w:tcPr>
          <w:p w14:paraId="5C3DB147" w14:textId="27445F44" w:rsidR="009634C2" w:rsidRPr="00E15C63" w:rsidRDefault="00B13A7C" w:rsidP="00E15C63">
            <w:pPr>
              <w:pStyle w:val="TableText"/>
            </w:pPr>
            <w:r w:rsidRPr="00B13A7C">
              <w:t>Troubleshooting or remediation of existing network and storage systems is not in scope.</w:t>
            </w:r>
          </w:p>
        </w:tc>
      </w:tr>
      <w:tr w:rsidR="00FC063B" w14:paraId="028DE9D3"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16B44C45" w14:textId="7C4F4BB3" w:rsidR="009634C2" w:rsidRPr="00E15C63" w:rsidRDefault="008F156D" w:rsidP="00E15C63">
            <w:pPr>
              <w:pStyle w:val="TableText"/>
            </w:pPr>
            <w:commentRangeStart w:id="1023"/>
            <w:commentRangeStart w:id="1024"/>
            <w:commentRangeStart w:id="1025"/>
            <w:r>
              <w:t xml:space="preserve">Data </w:t>
            </w:r>
            <w:r w:rsidR="00E568C5">
              <w:t>q</w:t>
            </w:r>
            <w:r>
              <w:t>uality</w:t>
            </w:r>
            <w:commentRangeEnd w:id="1023"/>
            <w:r w:rsidR="009B3388">
              <w:rPr>
                <w:rStyle w:val="CommentReference"/>
                <w:sz w:val="20"/>
                <w:szCs w:val="24"/>
              </w:rPr>
              <w:commentReference w:id="1023"/>
            </w:r>
            <w:commentRangeEnd w:id="1024"/>
            <w:r>
              <w:rPr>
                <w:rStyle w:val="CommentReference"/>
                <w:sz w:val="20"/>
                <w:szCs w:val="24"/>
              </w:rPr>
              <w:commentReference w:id="1024"/>
            </w:r>
            <w:commentRangeEnd w:id="1025"/>
            <w:r>
              <w:rPr>
                <w:rStyle w:val="CommentReference"/>
                <w:sz w:val="20"/>
                <w:szCs w:val="24"/>
              </w:rPr>
              <w:commentReference w:id="1025"/>
            </w:r>
            <w:ins w:id="1027" w:author="Francis Moigula" w:date="2026-06-04T13:53:00Z" w16du:dateUtc="2026-06-04T18:53:00Z">
              <w:r w:rsidR="00D9316F">
                <w:t xml:space="preserve"> &amp; cleansing</w:t>
              </w:r>
            </w:ins>
          </w:p>
        </w:tc>
        <w:tc>
          <w:tcPr>
            <w:tcW w:w="5711" w:type="dxa"/>
          </w:tcPr>
          <w:p w14:paraId="5C1AF6E4" w14:textId="1472E44B" w:rsidR="00D9316F" w:rsidRDefault="00D9316F" w:rsidP="008F156D">
            <w:pPr>
              <w:pStyle w:val="TableText"/>
              <w:rPr>
                <w:ins w:id="1028" w:author="Francis Moigula" w:date="2026-06-04T13:53:00Z" w16du:dateUtc="2026-06-04T18:53:00Z"/>
              </w:rPr>
            </w:pPr>
            <w:ins w:id="1029" w:author="Francis Moigula" w:date="2026-06-04T13:53:00Z" w16du:dateUtc="2026-06-04T18:53:00Z">
              <w:r>
                <w:t>Data cleansing is out of scope.</w:t>
              </w:r>
            </w:ins>
          </w:p>
          <w:p w14:paraId="52727B4B" w14:textId="15D8361F" w:rsidR="008F156D" w:rsidRDefault="008F156D" w:rsidP="008F156D">
            <w:pPr>
              <w:pStyle w:val="TableText"/>
            </w:pPr>
            <w:r>
              <w:t>Any data quality issues, remediation and the resulting additional effort are out of scope.</w:t>
            </w:r>
          </w:p>
          <w:p w14:paraId="0CF0D573" w14:textId="77777777" w:rsidR="008F156D" w:rsidRDefault="008F156D" w:rsidP="008F156D">
            <w:pPr>
              <w:pStyle w:val="TableText"/>
            </w:pPr>
            <w:r>
              <w:t>These issues include but are not limited to:</w:t>
            </w:r>
          </w:p>
          <w:p w14:paraId="0E395128" w14:textId="4D87DECD" w:rsidR="008F156D" w:rsidRDefault="008F156D" w:rsidP="008F156D">
            <w:pPr>
              <w:pStyle w:val="Tablebullet1"/>
            </w:pPr>
            <w:r>
              <w:t>Duplicate rows</w:t>
            </w:r>
            <w:r w:rsidR="00E568C5">
              <w:t>.</w:t>
            </w:r>
          </w:p>
          <w:p w14:paraId="47EB1DBC" w14:textId="641A0E94" w:rsidR="008F156D" w:rsidRDefault="008F156D" w:rsidP="008F156D">
            <w:pPr>
              <w:pStyle w:val="Tablebullet1"/>
            </w:pPr>
            <w:r>
              <w:t>Missing or empty data column</w:t>
            </w:r>
            <w:r w:rsidR="00E568C5">
              <w:t>.</w:t>
            </w:r>
          </w:p>
          <w:p w14:paraId="21E08399" w14:textId="03C808D9" w:rsidR="008F156D" w:rsidRDefault="008F156D" w:rsidP="008F156D">
            <w:pPr>
              <w:pStyle w:val="Tablebullet1"/>
            </w:pPr>
            <w:r>
              <w:t xml:space="preserve">Variable size schema (i.e. inconsistent or unexpected number of </w:t>
            </w:r>
            <w:r w:rsidR="00C06B73">
              <w:t>columns</w:t>
            </w:r>
            <w:r>
              <w:t>)</w:t>
            </w:r>
            <w:r w:rsidR="00E568C5">
              <w:t>.</w:t>
            </w:r>
          </w:p>
          <w:p w14:paraId="3D25574E" w14:textId="21C53A4E" w:rsidR="008F156D" w:rsidRDefault="008F156D" w:rsidP="008F156D">
            <w:pPr>
              <w:pStyle w:val="Tablebullet1"/>
            </w:pPr>
            <w:r>
              <w:t>Inconsistent timestamps</w:t>
            </w:r>
            <w:r w:rsidR="00E568C5">
              <w:t>.</w:t>
            </w:r>
          </w:p>
          <w:p w14:paraId="5C931331" w14:textId="1FB67C7B" w:rsidR="008F156D" w:rsidRDefault="008F156D" w:rsidP="008F156D">
            <w:pPr>
              <w:pStyle w:val="Tablebullet1"/>
            </w:pPr>
            <w:r>
              <w:t>Unexpected data types (i.e. Character strings in numeric columns)</w:t>
            </w:r>
            <w:r w:rsidR="00E568C5">
              <w:t>.</w:t>
            </w:r>
          </w:p>
          <w:p w14:paraId="1DDEAC8A" w14:textId="4E5C1F64" w:rsidR="009634C2" w:rsidRPr="00E15C63" w:rsidRDefault="008F156D" w:rsidP="008F156D">
            <w:pPr>
              <w:pStyle w:val="Tablebullet1"/>
            </w:pPr>
            <w:r>
              <w:t>Unresolved lookups</w:t>
            </w:r>
            <w:r w:rsidR="00E568C5">
              <w:t>.</w:t>
            </w:r>
          </w:p>
        </w:tc>
      </w:tr>
      <w:tr w:rsidR="00FC063B" w14:paraId="5771735D"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48D48BA4" w14:textId="76DF407F" w:rsidR="003F02DB" w:rsidRPr="00E15C63" w:rsidRDefault="00F4267E" w:rsidP="00E15C63">
            <w:pPr>
              <w:pStyle w:val="TableText"/>
            </w:pPr>
            <w:r w:rsidRPr="00F4267E">
              <w:t>Machine learning</w:t>
            </w:r>
          </w:p>
        </w:tc>
        <w:tc>
          <w:tcPr>
            <w:tcW w:w="5711" w:type="dxa"/>
          </w:tcPr>
          <w:p w14:paraId="1CFE00CD" w14:textId="6C56AC74" w:rsidR="003F02DB" w:rsidRPr="00E15C63" w:rsidRDefault="00F4267E" w:rsidP="00E15C63">
            <w:pPr>
              <w:pStyle w:val="TableText"/>
            </w:pPr>
            <w:r w:rsidRPr="00F4267E">
              <w:t>Training or fine-tuning of models using customer data is out of scope.</w:t>
            </w:r>
          </w:p>
        </w:tc>
      </w:tr>
      <w:tr w:rsidR="00FC063B" w14:paraId="64B3B825"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7C18EF53" w14:textId="2BB5FB48" w:rsidR="003F02DB" w:rsidRPr="00E15C63" w:rsidRDefault="008348F8" w:rsidP="00E15C63">
            <w:pPr>
              <w:pStyle w:val="TableText"/>
            </w:pPr>
            <w:r w:rsidRPr="008348F8">
              <w:t>Process reengineering</w:t>
            </w:r>
          </w:p>
        </w:tc>
        <w:tc>
          <w:tcPr>
            <w:tcW w:w="5711" w:type="dxa"/>
          </w:tcPr>
          <w:p w14:paraId="63A24EBE" w14:textId="2668FEE3" w:rsidR="003F02DB" w:rsidRPr="00E15C63" w:rsidRDefault="008348F8" w:rsidP="00E15C63">
            <w:pPr>
              <w:pStyle w:val="TableText"/>
            </w:pPr>
            <w:r w:rsidRPr="008348F8">
              <w:t>Redesign or re-engineering of the Customer’s business processes is not included.</w:t>
            </w:r>
          </w:p>
        </w:tc>
      </w:tr>
      <w:tr w:rsidR="00FC063B" w14:paraId="54931948"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5DAC5D93" w14:textId="465C6A35" w:rsidR="003F02DB" w:rsidRPr="00E15C63" w:rsidRDefault="00E24DAD" w:rsidP="00E15C63">
            <w:pPr>
              <w:pStyle w:val="TableText"/>
            </w:pPr>
            <w:r w:rsidRPr="00E24DAD">
              <w:t>Organizational design</w:t>
            </w:r>
          </w:p>
        </w:tc>
        <w:tc>
          <w:tcPr>
            <w:tcW w:w="5711" w:type="dxa"/>
          </w:tcPr>
          <w:p w14:paraId="388EAD17" w14:textId="69BE046C" w:rsidR="003F02DB" w:rsidRPr="00E15C63" w:rsidRDefault="00E24DAD" w:rsidP="00E15C63">
            <w:pPr>
              <w:pStyle w:val="TableText"/>
            </w:pPr>
            <w:r w:rsidRPr="00E24DAD">
              <w:t xml:space="preserve">Designing </w:t>
            </w:r>
            <w:r w:rsidR="00E568C5">
              <w:t>–</w:t>
            </w:r>
            <w:r w:rsidRPr="00E24DAD">
              <w:t xml:space="preserve"> or</w:t>
            </w:r>
            <w:r w:rsidR="00E568C5">
              <w:t xml:space="preserve"> </w:t>
            </w:r>
            <w:r w:rsidRPr="00E24DAD">
              <w:t>redesigning – the Customer’s functional organization</w:t>
            </w:r>
            <w:r w:rsidR="00BE12C2">
              <w:t xml:space="preserve"> is not included.</w:t>
            </w:r>
          </w:p>
        </w:tc>
      </w:tr>
      <w:tr w:rsidR="00FC063B" w14:paraId="65E79F5B"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39D1749B" w14:textId="392A32AF" w:rsidR="003F02DB" w:rsidRPr="00E15C63" w:rsidRDefault="0027582B" w:rsidP="00E15C63">
            <w:pPr>
              <w:pStyle w:val="TableText"/>
            </w:pPr>
            <w:r w:rsidRPr="0027582B">
              <w:t>Information security/application development policies</w:t>
            </w:r>
          </w:p>
        </w:tc>
        <w:tc>
          <w:tcPr>
            <w:tcW w:w="5711" w:type="dxa"/>
          </w:tcPr>
          <w:p w14:paraId="337335E7" w14:textId="5D6CF425" w:rsidR="003F02DB" w:rsidRPr="00E15C63" w:rsidRDefault="0027582B" w:rsidP="00E15C63">
            <w:pPr>
              <w:pStyle w:val="TableText"/>
            </w:pPr>
            <w:r w:rsidRPr="0027582B">
              <w:t>Information security and application development policies will not be created.</w:t>
            </w:r>
          </w:p>
        </w:tc>
      </w:tr>
      <w:tr w:rsidR="00FC063B" w14:paraId="5DE332A7"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01D947FE" w14:textId="68065411" w:rsidR="003F02DB" w:rsidRPr="00E15C63" w:rsidRDefault="00335CF0" w:rsidP="00E15C63">
            <w:pPr>
              <w:pStyle w:val="TableText"/>
            </w:pPr>
            <w:r w:rsidRPr="00335CF0">
              <w:t>Application security code review</w:t>
            </w:r>
          </w:p>
        </w:tc>
        <w:tc>
          <w:tcPr>
            <w:tcW w:w="5711" w:type="dxa"/>
          </w:tcPr>
          <w:p w14:paraId="07AB9E43" w14:textId="66F63BF7" w:rsidR="003F02DB" w:rsidRPr="00E15C63" w:rsidRDefault="00335CF0" w:rsidP="00E15C63">
            <w:pPr>
              <w:pStyle w:val="TableText"/>
            </w:pPr>
            <w:r w:rsidRPr="00335CF0">
              <w:t xml:space="preserve">Security code review of an application or applications outside of the current </w:t>
            </w:r>
            <w:r w:rsidR="00E86063">
              <w:t>project</w:t>
            </w:r>
            <w:r w:rsidRPr="00335CF0">
              <w:t xml:space="preserve"> scope.</w:t>
            </w:r>
          </w:p>
        </w:tc>
      </w:tr>
      <w:tr w:rsidR="00FC063B" w14:paraId="2E885A3A"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701B17FB" w14:textId="707B9529" w:rsidR="003F02DB" w:rsidRPr="00E15C63" w:rsidRDefault="009979AB" w:rsidP="00E15C63">
            <w:pPr>
              <w:pStyle w:val="TableText"/>
            </w:pPr>
            <w:r w:rsidRPr="009979AB">
              <w:t>System integration</w:t>
            </w:r>
          </w:p>
        </w:tc>
        <w:tc>
          <w:tcPr>
            <w:tcW w:w="5711" w:type="dxa"/>
          </w:tcPr>
          <w:p w14:paraId="5A73FB9B" w14:textId="0D4C8AD6" w:rsidR="003F02DB" w:rsidRPr="00E15C63" w:rsidRDefault="009979AB" w:rsidP="00E15C63">
            <w:pPr>
              <w:pStyle w:val="TableText"/>
            </w:pPr>
            <w:r w:rsidRPr="009979AB">
              <w:t xml:space="preserve">Modifications to third-party systems or external interfaces to support integration are not in scope for this </w:t>
            </w:r>
            <w:r w:rsidR="00E86063">
              <w:t>project</w:t>
            </w:r>
            <w:r w:rsidRPr="009979AB">
              <w:t>.</w:t>
            </w:r>
          </w:p>
        </w:tc>
      </w:tr>
      <w:tr w:rsidR="00FC063B" w14:paraId="4B6EB9CB"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3FFA32A5" w14:textId="409A1F29" w:rsidR="003F02DB" w:rsidRPr="00E15C63" w:rsidRDefault="00E733AA" w:rsidP="00E15C63">
            <w:pPr>
              <w:pStyle w:val="TableText"/>
            </w:pPr>
            <w:r w:rsidRPr="00E733AA">
              <w:t>Customer-specific security and compliance</w:t>
            </w:r>
          </w:p>
        </w:tc>
        <w:tc>
          <w:tcPr>
            <w:tcW w:w="5711" w:type="dxa"/>
          </w:tcPr>
          <w:p w14:paraId="7C75BA08" w14:textId="13E770F1" w:rsidR="003F02DB" w:rsidRPr="00E15C63" w:rsidRDefault="00E733AA" w:rsidP="00E15C63">
            <w:pPr>
              <w:pStyle w:val="TableText"/>
            </w:pPr>
            <w:r w:rsidRPr="00E733AA">
              <w:t xml:space="preserve">Implementation of </w:t>
            </w:r>
            <w:r w:rsidR="00BE12C2">
              <w:t>C</w:t>
            </w:r>
            <w:r w:rsidRPr="00E733AA">
              <w:t xml:space="preserve">ustomer-specific security and/or compliance requirements. If the Customer requires Microsoft to assist with implementation of </w:t>
            </w:r>
            <w:r w:rsidR="002C5D03">
              <w:t>C</w:t>
            </w:r>
            <w:r w:rsidRPr="00E733AA">
              <w:t xml:space="preserve">ustomer-specific security and/or compliance requirements, then this will be handled via the </w:t>
            </w:r>
            <w:r w:rsidR="002C5D03">
              <w:t>c</w:t>
            </w:r>
            <w:r w:rsidRPr="00E733AA">
              <w:t>hange management process.</w:t>
            </w:r>
          </w:p>
        </w:tc>
      </w:tr>
      <w:tr w:rsidR="00576189" w:rsidRPr="00576189" w14:paraId="76E6A13C"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42D0F469" w14:textId="765C40EA" w:rsidR="00576189" w:rsidRPr="00E733AA" w:rsidRDefault="00576189" w:rsidP="00576189">
            <w:pPr>
              <w:pStyle w:val="TableText"/>
            </w:pPr>
            <w:r w:rsidRPr="00576189">
              <w:t>User support</w:t>
            </w:r>
          </w:p>
        </w:tc>
        <w:tc>
          <w:tcPr>
            <w:tcW w:w="5711" w:type="dxa"/>
          </w:tcPr>
          <w:p w14:paraId="653D2CA5" w14:textId="3B0653A7" w:rsidR="00576189" w:rsidRPr="00E733AA" w:rsidRDefault="00576189" w:rsidP="00576189">
            <w:pPr>
              <w:pStyle w:val="TableText"/>
            </w:pPr>
            <w:r w:rsidRPr="00C62D64">
              <w:t xml:space="preserve">User issue troubleshooting is out of scope; </w:t>
            </w:r>
            <w:r w:rsidR="009A55A6">
              <w:t>Customer</w:t>
            </w:r>
            <w:r w:rsidRPr="00C62D64">
              <w:t xml:space="preserve"> is responsible for user support. </w:t>
            </w:r>
          </w:p>
        </w:tc>
      </w:tr>
      <w:tr w:rsidR="00576189" w:rsidRPr="00576189" w14:paraId="1D422A01"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50CBDD40" w14:textId="45D24638" w:rsidR="00576189" w:rsidRPr="00576189" w:rsidRDefault="00576189" w:rsidP="00576189">
            <w:pPr>
              <w:pStyle w:val="TableText"/>
            </w:pPr>
            <w:r w:rsidRPr="00576189">
              <w:t>Regulatory compliance</w:t>
            </w:r>
          </w:p>
        </w:tc>
        <w:tc>
          <w:tcPr>
            <w:tcW w:w="5711" w:type="dxa"/>
          </w:tcPr>
          <w:p w14:paraId="37F3C10F" w14:textId="1224AA46" w:rsidR="00576189" w:rsidRPr="00C62D64" w:rsidRDefault="00576189" w:rsidP="00576189">
            <w:pPr>
              <w:pStyle w:val="TableText"/>
            </w:pPr>
            <w:r>
              <w:t xml:space="preserve">Customer </w:t>
            </w:r>
            <w:r w:rsidRPr="00C62D64">
              <w:t xml:space="preserve">is solely responsible for its regulatory compliance and must highlight to Microsoft any technical adjustment required to be compliant. Any unforeseen technical adjustment will follow the change management process as described in </w:t>
            </w:r>
            <w:r>
              <w:t>s</w:t>
            </w:r>
            <w:r w:rsidRPr="00C62D64">
              <w:t>ection</w:t>
            </w:r>
            <w:r>
              <w:t xml:space="preserve"> </w:t>
            </w:r>
            <w:r>
              <w:rPr>
                <w:i/>
              </w:rPr>
              <w:fldChar w:fldCharType="begin"/>
            </w:r>
            <w:r>
              <w:rPr>
                <w:i/>
              </w:rPr>
              <w:instrText xml:space="preserve"> REF _Ref230185896 \h </w:instrText>
            </w:r>
            <w:r>
              <w:rPr>
                <w:i/>
              </w:rPr>
            </w:r>
            <w:r>
              <w:rPr>
                <w:i/>
              </w:rPr>
              <w:fldChar w:fldCharType="separate"/>
            </w:r>
            <w:r w:rsidR="009917D6">
              <w:t>Change management process</w:t>
            </w:r>
            <w:r>
              <w:rPr>
                <w:i/>
              </w:rPr>
              <w:fldChar w:fldCharType="end"/>
            </w:r>
            <w:r w:rsidRPr="00576189">
              <w:t>.</w:t>
            </w:r>
          </w:p>
        </w:tc>
      </w:tr>
      <w:tr w:rsidR="00576189" w:rsidRPr="00483390" w14:paraId="35EF43E8"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6A9CD1F2" w14:textId="27A378FC" w:rsidR="00576189" w:rsidRPr="00483390" w:rsidRDefault="00576189" w:rsidP="00576189">
            <w:pPr>
              <w:pStyle w:val="TableText"/>
            </w:pPr>
            <w:r w:rsidRPr="00483390">
              <w:t>Comprehensive security and compliance assessment, mitigation, or implementation</w:t>
            </w:r>
          </w:p>
        </w:tc>
        <w:tc>
          <w:tcPr>
            <w:tcW w:w="5711" w:type="dxa"/>
          </w:tcPr>
          <w:p w14:paraId="45651491" w14:textId="30FE35F5" w:rsidR="00576189" w:rsidRDefault="00576189" w:rsidP="00576189">
            <w:pPr>
              <w:pStyle w:val="TableText"/>
            </w:pPr>
            <w:r>
              <w:t xml:space="preserve">Microsoft security and compliance review is limited to the scope of features </w:t>
            </w:r>
            <w:r w:rsidRPr="00483390">
              <w:t>within this engagement</w:t>
            </w:r>
            <w:r>
              <w:t xml:space="preserve"> and is intended to target the commercially reasonable context of this application in view of </w:t>
            </w:r>
            <w:r w:rsidR="00483390">
              <w:t xml:space="preserve">Customer’s </w:t>
            </w:r>
            <w:r>
              <w:t>information security, compliance, and data privacy policies.</w:t>
            </w:r>
          </w:p>
          <w:p w14:paraId="1D2F2D73" w14:textId="55CEF4C4" w:rsidR="00576189" w:rsidRPr="00C62D64" w:rsidRDefault="00576189" w:rsidP="00576189">
            <w:pPr>
              <w:pStyle w:val="TableText"/>
            </w:pPr>
            <w:r>
              <w:t xml:space="preserve">A complete or comprehensive security and compliance assessment for </w:t>
            </w:r>
            <w:r w:rsidR="00483390">
              <w:t xml:space="preserve">Customer </w:t>
            </w:r>
            <w:r>
              <w:t>marketplace and technology environment is out of scope, along with mitigation or security solutions not explicitly included in the scope of the engagement.</w:t>
            </w:r>
          </w:p>
        </w:tc>
      </w:tr>
      <w:tr w:rsidR="00576189" w:rsidRPr="00483390" w14:paraId="780A5508"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069AF30C" w14:textId="2219627F" w:rsidR="00576189" w:rsidRPr="00483390" w:rsidRDefault="00576189" w:rsidP="00576189">
            <w:pPr>
              <w:pStyle w:val="TableText"/>
            </w:pPr>
            <w:r w:rsidRPr="00483390">
              <w:t>Regulatory Standards</w:t>
            </w:r>
          </w:p>
        </w:tc>
        <w:tc>
          <w:tcPr>
            <w:tcW w:w="5711" w:type="dxa"/>
          </w:tcPr>
          <w:p w14:paraId="016AC4BE" w14:textId="42E465B9" w:rsidR="00576189" w:rsidRPr="00C62D64" w:rsidRDefault="00576189" w:rsidP="00576189">
            <w:pPr>
              <w:pStyle w:val="TableText"/>
            </w:pPr>
            <w:r>
              <w:t xml:space="preserve">Certification of the application solution to any regulatory standards. </w:t>
            </w:r>
          </w:p>
        </w:tc>
      </w:tr>
      <w:tr w:rsidR="00576189" w:rsidRPr="00DC5326" w14:paraId="571B92C5"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63B3AB58" w14:textId="553FE398" w:rsidR="00576189" w:rsidRPr="00DC5326" w:rsidRDefault="00576189" w:rsidP="00576189">
            <w:pPr>
              <w:pStyle w:val="TableText"/>
            </w:pPr>
            <w:r w:rsidRPr="00DC5326">
              <w:t>Guarantees and SLAs/OLAs</w:t>
            </w:r>
          </w:p>
        </w:tc>
        <w:tc>
          <w:tcPr>
            <w:tcW w:w="5711" w:type="dxa"/>
          </w:tcPr>
          <w:p w14:paraId="7EC1425B" w14:textId="0F0B2746" w:rsidR="00576189" w:rsidRDefault="00576189" w:rsidP="00576189">
            <w:pPr>
              <w:pStyle w:val="TableText"/>
            </w:pPr>
            <w:r w:rsidRPr="0035273B">
              <w:t>Performance guarantees, availability commitments, and Service Level Agreements (SLAs) or Operational Level Agreements (OLAs) are expressly out of scope for this project. No commitments regarding system performance, uptime, or service levels are provided or implied as part of this engagement.</w:t>
            </w:r>
          </w:p>
        </w:tc>
      </w:tr>
      <w:tr w:rsidR="00576189" w:rsidRPr="00DC5326" w14:paraId="59548099"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03E38B66" w14:textId="679C7408" w:rsidR="00576189" w:rsidRPr="00FE62B2" w:rsidRDefault="00576189" w:rsidP="00576189">
            <w:pPr>
              <w:pStyle w:val="TableText"/>
              <w:rPr>
                <w:lang w:val="fr-CA"/>
              </w:rPr>
            </w:pPr>
            <w:r w:rsidRPr="00FE62B2">
              <w:rPr>
                <w:lang w:val="fr-CA"/>
              </w:rPr>
              <w:t>UX/UI</w:t>
            </w:r>
            <w:r w:rsidR="00FF1B85" w:rsidRPr="00FE62B2">
              <w:rPr>
                <w:lang w:val="fr-CA"/>
              </w:rPr>
              <w:t xml:space="preserve"> (User</w:t>
            </w:r>
            <w:r w:rsidR="007F3855">
              <w:rPr>
                <w:lang w:val="fr-CA"/>
              </w:rPr>
              <w:t xml:space="preserve"> </w:t>
            </w:r>
            <w:r w:rsidR="007F3855" w:rsidRPr="00A41CB4">
              <w:rPr>
                <w:lang w:val="fr-CA"/>
              </w:rPr>
              <w:t>Experience</w:t>
            </w:r>
            <w:r w:rsidR="00FF1B85" w:rsidRPr="00FE62B2">
              <w:rPr>
                <w:lang w:val="fr-CA"/>
              </w:rPr>
              <w:t>/</w:t>
            </w:r>
            <w:commentRangeStart w:id="1030"/>
            <w:commentRangeStart w:id="1031"/>
            <w:commentRangeStart w:id="1032"/>
            <w:r w:rsidR="00FF1B85" w:rsidRPr="00FE62B2">
              <w:rPr>
                <w:lang w:val="fr-CA"/>
              </w:rPr>
              <w:t>Interface</w:t>
            </w:r>
            <w:commentRangeEnd w:id="1030"/>
            <w:r w:rsidR="00CE4CC4" w:rsidRPr="00FE62B2">
              <w:rPr>
                <w:rStyle w:val="CommentReference"/>
                <w:sz w:val="20"/>
                <w:szCs w:val="24"/>
                <w:lang w:val="fr-CA"/>
              </w:rPr>
              <w:commentReference w:id="1030"/>
            </w:r>
            <w:commentRangeEnd w:id="1031"/>
            <w:r w:rsidRPr="00FE62B2">
              <w:rPr>
                <w:rStyle w:val="CommentReference"/>
                <w:sz w:val="20"/>
                <w:szCs w:val="24"/>
                <w:lang w:val="fr-CA"/>
              </w:rPr>
              <w:commentReference w:id="1031"/>
            </w:r>
            <w:commentRangeEnd w:id="1032"/>
            <w:r w:rsidRPr="00FE62B2">
              <w:rPr>
                <w:rStyle w:val="CommentReference"/>
                <w:sz w:val="20"/>
                <w:szCs w:val="24"/>
                <w:lang w:val="fr-CA"/>
              </w:rPr>
              <w:commentReference w:id="1032"/>
            </w:r>
            <w:r w:rsidR="00FF1B85" w:rsidRPr="00FE62B2">
              <w:rPr>
                <w:lang w:val="fr-CA"/>
              </w:rPr>
              <w:t>)</w:t>
            </w:r>
          </w:p>
        </w:tc>
        <w:tc>
          <w:tcPr>
            <w:tcW w:w="5711" w:type="dxa"/>
          </w:tcPr>
          <w:p w14:paraId="4B6769D9" w14:textId="11D66830" w:rsidR="00576189" w:rsidRDefault="00576189" w:rsidP="00576189">
            <w:pPr>
              <w:pStyle w:val="TableText"/>
            </w:pPr>
            <w:r w:rsidRPr="007B4813">
              <w:t xml:space="preserve">All </w:t>
            </w:r>
            <w:r w:rsidR="000A346F" w:rsidRPr="007B4813">
              <w:t>functionalities</w:t>
            </w:r>
            <w:r w:rsidRPr="007B4813">
              <w:t xml:space="preserve"> will rely on Microsoft out-of-box </w:t>
            </w:r>
            <w:r w:rsidRPr="00053A45">
              <w:t xml:space="preserve">(OOB) </w:t>
            </w:r>
            <w:r w:rsidRPr="007B4813">
              <w:t xml:space="preserve">features and </w:t>
            </w:r>
            <w:r w:rsidRPr="00053A45">
              <w:t>OOB</w:t>
            </w:r>
            <w:r w:rsidRPr="007B4813">
              <w:t xml:space="preserve"> UI. Custom UX development or modification is expressly excluded from scope</w:t>
            </w:r>
            <w:r w:rsidRPr="00053A45">
              <w:t>.</w:t>
            </w:r>
          </w:p>
        </w:tc>
      </w:tr>
      <w:tr w:rsidR="00B71EDD" w:rsidRPr="00DC5326" w14:paraId="5F0D31C6"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526B6482" w14:textId="47AB38C7" w:rsidR="00B71EDD" w:rsidRPr="00DC5326" w:rsidRDefault="00412D96" w:rsidP="00576189">
            <w:pPr>
              <w:pStyle w:val="TableText"/>
            </w:pPr>
            <w:r>
              <w:t xml:space="preserve">Organizational readiness for </w:t>
            </w:r>
            <w:r w:rsidR="009922CC">
              <w:t>M365 Copilot</w:t>
            </w:r>
          </w:p>
        </w:tc>
        <w:tc>
          <w:tcPr>
            <w:tcW w:w="5711" w:type="dxa"/>
          </w:tcPr>
          <w:p w14:paraId="7CFBB2F4" w14:textId="5B9B972D" w:rsidR="00B71EDD" w:rsidRPr="007B4813" w:rsidRDefault="009922CC" w:rsidP="00576189">
            <w:pPr>
              <w:pStyle w:val="TableText"/>
            </w:pPr>
            <w:r>
              <w:t xml:space="preserve">Adoption, change management activities specific to M365 Copilot </w:t>
            </w:r>
            <w:r w:rsidR="00D34AEB">
              <w:t xml:space="preserve">for users are excluded from this scope. </w:t>
            </w:r>
          </w:p>
        </w:tc>
      </w:tr>
    </w:tbl>
    <w:p w14:paraId="479FF5F5" w14:textId="5A43CF6B" w:rsidR="00424AB4" w:rsidRPr="00424AB4" w:rsidRDefault="00424AB4" w:rsidP="00424AB4">
      <w:pPr>
        <w:pStyle w:val="Heading1NUM"/>
      </w:pPr>
      <w:bookmarkStart w:id="1034" w:name="_Toc231555141"/>
      <w:r w:rsidRPr="00424AB4">
        <w:t>Definitions and acronyms</w:t>
      </w:r>
      <w:bookmarkEnd w:id="1004"/>
      <w:bookmarkEnd w:id="1034"/>
    </w:p>
    <w:p w14:paraId="5E4A24E5" w14:textId="66B3CBD7" w:rsidR="0065071E" w:rsidRPr="00CA48A6" w:rsidRDefault="00CA48A6" w:rsidP="00CA48A6">
      <w:r w:rsidRPr="00CA48A6">
        <w:t>The following table lists terms, initialisms, and acronyms used in this document.</w:t>
      </w:r>
    </w:p>
    <w:p w14:paraId="4C3CEA40" w14:textId="32A91D02" w:rsidR="00D96620" w:rsidRDefault="00D96620" w:rsidP="00D96620">
      <w:pPr>
        <w:pStyle w:val="Caption-Table-Above"/>
      </w:pPr>
      <w:bookmarkStart w:id="1035" w:name="_Toc213430936"/>
      <w:bookmarkStart w:id="1036" w:name="_Toc231555277"/>
      <w:r>
        <w:t xml:space="preserve">Table </w:t>
      </w:r>
      <w:r>
        <w:fldChar w:fldCharType="begin"/>
      </w:r>
      <w:r>
        <w:instrText>SEQ Table \* ARABIC</w:instrText>
      </w:r>
      <w:r>
        <w:fldChar w:fldCharType="separate"/>
      </w:r>
      <w:ins w:id="1037" w:author="Francis Moigula" w:date="2026-06-04T17:05:00Z" w16du:dateUtc="2026-06-04T22:05:00Z">
        <w:r w:rsidR="009917D6">
          <w:rPr>
            <w:noProof/>
          </w:rPr>
          <w:t>7</w:t>
        </w:r>
      </w:ins>
      <w:del w:id="1038" w:author="Francis Moigula" w:date="2026-06-04T10:10:00Z" w16du:dateUtc="2026-06-04T15:10:00Z">
        <w:r w:rsidR="008D6700" w:rsidDel="00A0348A">
          <w:rPr>
            <w:noProof/>
          </w:rPr>
          <w:delText>6</w:delText>
        </w:r>
      </w:del>
      <w:r>
        <w:fldChar w:fldCharType="end"/>
      </w:r>
      <w:r w:rsidRPr="003F0E4E">
        <w:t xml:space="preserve">: </w:t>
      </w:r>
      <w:r>
        <w:t>Table of abbreviations</w:t>
      </w:r>
      <w:bookmarkEnd w:id="1035"/>
      <w:bookmarkEnd w:id="1036"/>
    </w:p>
    <w:tbl>
      <w:tblPr>
        <w:tblStyle w:val="RFX-SOWTable"/>
        <w:tblW w:w="0" w:type="auto"/>
        <w:tblLook w:val="04A0" w:firstRow="1" w:lastRow="0" w:firstColumn="1" w:lastColumn="0" w:noHBand="0" w:noVBand="1"/>
      </w:tblPr>
      <w:tblGrid>
        <w:gridCol w:w="2425"/>
        <w:gridCol w:w="6925"/>
      </w:tblGrid>
      <w:tr w:rsidR="00FC063B" w:rsidRPr="00E10168" w14:paraId="3FCB0D18" w14:textId="77777777" w:rsidTr="00FE759F">
        <w:trPr>
          <w:cnfStyle w:val="100000000000" w:firstRow="1" w:lastRow="0" w:firstColumn="0" w:lastColumn="0" w:oddVBand="0" w:evenVBand="0" w:oddHBand="0" w:evenHBand="0" w:firstRowFirstColumn="0" w:firstRowLastColumn="0" w:lastRowFirstColumn="0" w:lastRowLastColumn="0"/>
        </w:trPr>
        <w:tc>
          <w:tcPr>
            <w:tcW w:w="2425" w:type="dxa"/>
          </w:tcPr>
          <w:p w14:paraId="57F36C45" w14:textId="77777777" w:rsidR="00D96620" w:rsidRPr="00E10168" w:rsidRDefault="00D96620" w:rsidP="005D2719">
            <w:pPr>
              <w:pStyle w:val="TableText"/>
            </w:pPr>
            <w:r w:rsidRPr="00E10168">
              <w:t>Term / acronym</w:t>
            </w:r>
          </w:p>
        </w:tc>
        <w:tc>
          <w:tcPr>
            <w:tcW w:w="6925" w:type="dxa"/>
          </w:tcPr>
          <w:p w14:paraId="308D8243" w14:textId="77777777" w:rsidR="00D96620" w:rsidRPr="00E10168" w:rsidRDefault="00D96620" w:rsidP="005D2719">
            <w:pPr>
              <w:pStyle w:val="TableText"/>
            </w:pPr>
            <w:r w:rsidRPr="00E10168">
              <w:t>Description</w:t>
            </w:r>
          </w:p>
        </w:tc>
      </w:tr>
      <w:tr w:rsidR="00817D95" w:rsidRPr="00E10168" w14:paraId="5CAB5457"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6BC239DE" w14:textId="77777777" w:rsidR="00D96620" w:rsidRPr="00E10168" w:rsidRDefault="00D96620" w:rsidP="005D2719">
            <w:pPr>
              <w:pStyle w:val="TableText"/>
            </w:pPr>
            <w:r w:rsidRPr="00E10168">
              <w:t>Backlog</w:t>
            </w:r>
          </w:p>
        </w:tc>
        <w:tc>
          <w:tcPr>
            <w:tcW w:w="6925" w:type="dxa"/>
          </w:tcPr>
          <w:p w14:paraId="1532E5EC" w14:textId="42431607" w:rsidR="00D96620" w:rsidRPr="00E10168" w:rsidRDefault="00B27BD2" w:rsidP="005D2719">
            <w:pPr>
              <w:pStyle w:val="TableText"/>
            </w:pPr>
            <w:r w:rsidRPr="00B27BD2">
              <w:t>The set of epics, features, and user stories that are prioritized and assigned to resources during sprints to direct the effort of the feature teams to work toward the Customer outcomes and desired business value.</w:t>
            </w:r>
          </w:p>
        </w:tc>
      </w:tr>
      <w:tr w:rsidR="00817D95" w:rsidRPr="00E10168" w14:paraId="4C343376"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260404E6" w14:textId="18ACB388" w:rsidR="00D96620" w:rsidRPr="00E10168" w:rsidRDefault="00D96620" w:rsidP="005D2719">
            <w:pPr>
              <w:pStyle w:val="TableText"/>
            </w:pPr>
            <w:r w:rsidRPr="00E10168">
              <w:t>CPM</w:t>
            </w:r>
          </w:p>
        </w:tc>
        <w:tc>
          <w:tcPr>
            <w:tcW w:w="6925" w:type="dxa"/>
          </w:tcPr>
          <w:p w14:paraId="033CBD3B" w14:textId="37F5E136" w:rsidR="00D96620" w:rsidRPr="00E10168" w:rsidRDefault="006E38C5" w:rsidP="005D2719">
            <w:pPr>
              <w:pStyle w:val="TableText"/>
            </w:pPr>
            <w:r w:rsidRPr="006E38C5">
              <w:t xml:space="preserve">Consulting product manager. The role assigned to lead a feature team. Responsibilities are outlined in the </w:t>
            </w:r>
            <w:r w:rsidR="009E6C59" w:rsidRPr="009E6C59">
              <w:rPr>
                <w:i/>
                <w:iCs/>
                <w:highlight w:val="yellow"/>
              </w:rPr>
              <w:fldChar w:fldCharType="begin"/>
            </w:r>
            <w:r w:rsidR="009E6C59" w:rsidRPr="009E6C59">
              <w:rPr>
                <w:i/>
                <w:iCs/>
              </w:rPr>
              <w:instrText xml:space="preserve"> REF _Ref213430400 \h </w:instrText>
            </w:r>
            <w:r w:rsidR="009E6C59">
              <w:rPr>
                <w:i/>
                <w:iCs/>
                <w:highlight w:val="yellow"/>
              </w:rPr>
              <w:instrText xml:space="preserve"> \* MERGEFORMAT </w:instrText>
            </w:r>
            <w:r w:rsidR="009E6C59" w:rsidRPr="009E6C59">
              <w:rPr>
                <w:i/>
                <w:iCs/>
                <w:highlight w:val="yellow"/>
              </w:rPr>
            </w:r>
            <w:r w:rsidR="009E6C59" w:rsidRPr="009E6C59">
              <w:rPr>
                <w:i/>
                <w:iCs/>
                <w:highlight w:val="yellow"/>
              </w:rPr>
              <w:fldChar w:fldCharType="separate"/>
            </w:r>
            <w:ins w:id="1039" w:author="Francis Moigula" w:date="2026-06-04T10:10:00Z" w16du:dateUtc="2026-06-04T15:10:00Z">
              <w:r w:rsidR="009917D6" w:rsidRPr="009917D6">
                <w:rPr>
                  <w:i/>
                  <w:iCs/>
                  <w:rPrChange w:id="1040" w:author="Francis Moigula" w:date="2026-06-04T17:05:00Z" w16du:dateUtc="2026-06-04T22:05:00Z">
                    <w:rPr/>
                  </w:rPrChange>
                </w:rPr>
                <w:t>Feature team</w:t>
              </w:r>
            </w:ins>
            <w:del w:id="1041" w:author="Francis Moigula" w:date="2026-06-04T10:10:00Z" w16du:dateUtc="2026-06-04T15:10:00Z">
              <w:r w:rsidR="008D6700" w:rsidRPr="008D6700" w:rsidDel="00A0348A">
                <w:rPr>
                  <w:i/>
                  <w:iCs/>
                </w:rPr>
                <w:delText>Feature team</w:delText>
              </w:r>
            </w:del>
            <w:r w:rsidR="009E6C59" w:rsidRPr="009E6C59">
              <w:rPr>
                <w:i/>
                <w:iCs/>
                <w:highlight w:val="yellow"/>
              </w:rPr>
              <w:fldChar w:fldCharType="end"/>
            </w:r>
            <w:r w:rsidR="009E6C59">
              <w:t xml:space="preserve"> </w:t>
            </w:r>
            <w:r w:rsidRPr="006E38C5">
              <w:t>section of this document.</w:t>
            </w:r>
          </w:p>
        </w:tc>
      </w:tr>
      <w:tr w:rsidR="00817D95" w:rsidRPr="00E10168" w14:paraId="4073DE3B"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09A70419" w14:textId="17526B68" w:rsidR="00D96620" w:rsidRPr="00E10168" w:rsidRDefault="00D96620" w:rsidP="005D2719">
            <w:pPr>
              <w:pStyle w:val="TableText"/>
            </w:pPr>
            <w:r w:rsidRPr="00E10168">
              <w:t>DOD</w:t>
            </w:r>
            <w:r w:rsidR="00B736E8">
              <w:t xml:space="preserve"> / </w:t>
            </w:r>
            <w:r w:rsidR="00B736E8" w:rsidRPr="00E10168">
              <w:t>DOR</w:t>
            </w:r>
          </w:p>
        </w:tc>
        <w:tc>
          <w:tcPr>
            <w:tcW w:w="6925" w:type="dxa"/>
          </w:tcPr>
          <w:p w14:paraId="6754EF79" w14:textId="4B38C6A8" w:rsidR="00D96620" w:rsidRPr="00E10168" w:rsidRDefault="00D96620" w:rsidP="005D2719">
            <w:pPr>
              <w:pStyle w:val="TableText"/>
            </w:pPr>
            <w:r w:rsidRPr="00E10168">
              <w:t>Definition of Done</w:t>
            </w:r>
            <w:r w:rsidR="00B736E8">
              <w:t xml:space="preserve">, </w:t>
            </w:r>
            <w:r w:rsidR="00B736E8" w:rsidRPr="00E10168">
              <w:t>Definition of Ready</w:t>
            </w:r>
          </w:p>
        </w:tc>
      </w:tr>
      <w:tr w:rsidR="00817D95" w:rsidRPr="00E10168" w14:paraId="76EBC31A"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0DF4DCD4" w14:textId="13B92ADC" w:rsidR="00BF254C" w:rsidRPr="00E10168" w:rsidRDefault="00BF254C" w:rsidP="00BF254C">
            <w:pPr>
              <w:pStyle w:val="TableText"/>
            </w:pPr>
            <w:r w:rsidRPr="00E10168">
              <w:t>Informal knowledge transfer</w:t>
            </w:r>
          </w:p>
        </w:tc>
        <w:tc>
          <w:tcPr>
            <w:tcW w:w="6925" w:type="dxa"/>
          </w:tcPr>
          <w:p w14:paraId="05C8798D" w14:textId="3A41827C" w:rsidR="00BF254C" w:rsidRPr="00E10168" w:rsidRDefault="00BF254C" w:rsidP="00BF254C">
            <w:pPr>
              <w:pStyle w:val="TableText"/>
            </w:pPr>
            <w:r w:rsidRPr="008A6AF0">
              <w:t xml:space="preserve">The exchange of information between Microsoft staff and the Customer staff as they work together on the </w:t>
            </w:r>
            <w:r w:rsidR="00E86063">
              <w:t>project</w:t>
            </w:r>
            <w:r w:rsidRPr="008A6AF0">
              <w:t>.</w:t>
            </w:r>
          </w:p>
        </w:tc>
      </w:tr>
      <w:tr w:rsidR="00BC18DF" w:rsidRPr="00E10168" w14:paraId="68AA25C8"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7DFA64BA" w14:textId="7FE6F1BB" w:rsidR="00BC18DF" w:rsidRPr="00E10168" w:rsidRDefault="00BC18DF" w:rsidP="00BF254C">
            <w:pPr>
              <w:pStyle w:val="TableText"/>
            </w:pPr>
            <w:r>
              <w:t>IaC</w:t>
            </w:r>
          </w:p>
        </w:tc>
        <w:tc>
          <w:tcPr>
            <w:tcW w:w="6925" w:type="dxa"/>
          </w:tcPr>
          <w:p w14:paraId="09F72098" w14:textId="4E5BD3E1" w:rsidR="00BC18DF" w:rsidRPr="00BC18DF" w:rsidRDefault="00BC18DF" w:rsidP="00BC18DF">
            <w:pPr>
              <w:pStyle w:val="TableText"/>
              <w:rPr>
                <w:b/>
                <w:bCs/>
              </w:rPr>
            </w:pPr>
            <w:r w:rsidRPr="00BC18DF">
              <w:t>Infrastructure</w:t>
            </w:r>
            <w:r w:rsidRPr="00785951">
              <w:rPr>
                <w:bCs/>
              </w:rPr>
              <w:t xml:space="preserve"> as Code (</w:t>
            </w:r>
            <w:r w:rsidRPr="004437BF">
              <w:t>IaC</w:t>
            </w:r>
            <w:r w:rsidRPr="00785951">
              <w:rPr>
                <w:bCs/>
              </w:rPr>
              <w:t>)-based (CI/CD) deployment pipeline(s).</w:t>
            </w:r>
          </w:p>
        </w:tc>
      </w:tr>
      <w:tr w:rsidR="00E35A69" w:rsidRPr="00E10168" w14:paraId="4DA91995"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091C8F5C" w14:textId="002DC5A1" w:rsidR="00E35A69" w:rsidRDefault="00E35A69" w:rsidP="00BF254C">
            <w:pPr>
              <w:pStyle w:val="TableText"/>
            </w:pPr>
            <w:r w:rsidRPr="00785951">
              <w:rPr>
                <w:bCs/>
              </w:rPr>
              <w:t>CI/CD</w:t>
            </w:r>
          </w:p>
        </w:tc>
        <w:tc>
          <w:tcPr>
            <w:tcW w:w="6925" w:type="dxa"/>
          </w:tcPr>
          <w:p w14:paraId="27B45EE4" w14:textId="05C544B6" w:rsidR="00E35A69" w:rsidRPr="00BC18DF" w:rsidRDefault="00E35A69" w:rsidP="00BC18DF">
            <w:pPr>
              <w:pStyle w:val="TableText"/>
            </w:pPr>
            <w:r w:rsidRPr="00E35A69">
              <w:t>Continuous Integration and Continuous Deployment</w:t>
            </w:r>
            <w:r>
              <w:t xml:space="preserve"> </w:t>
            </w:r>
            <w:r w:rsidR="009C409F" w:rsidRPr="00E35A69">
              <w:t>automate</w:t>
            </w:r>
            <w:r w:rsidRPr="00E35A69">
              <w:t xml:space="preserve"> application build, testing, and deployment processes to improve speed, quality, and reliability.</w:t>
            </w:r>
          </w:p>
        </w:tc>
      </w:tr>
      <w:tr w:rsidR="00441172" w:rsidRPr="00E10168" w14:paraId="4256DA99"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2BA2D24F" w14:textId="24281A1E" w:rsidR="00441172" w:rsidRPr="00E10168" w:rsidRDefault="00A55673" w:rsidP="00BF254C">
            <w:pPr>
              <w:pStyle w:val="TableText"/>
            </w:pPr>
            <w:r>
              <w:t>Prototype</w:t>
            </w:r>
          </w:p>
        </w:tc>
        <w:tc>
          <w:tcPr>
            <w:tcW w:w="6925" w:type="dxa"/>
          </w:tcPr>
          <w:p w14:paraId="206AF572" w14:textId="6C0D79BA" w:rsidR="00441172" w:rsidRPr="00F1584D" w:rsidRDefault="00A55673" w:rsidP="004774AF">
            <w:pPr>
              <w:pStyle w:val="TableText"/>
            </w:pPr>
            <w:r>
              <w:rPr>
                <w:lang w:val="en-CA"/>
              </w:rPr>
              <w:t xml:space="preserve">A </w:t>
            </w:r>
            <w:r w:rsidR="009A0D61" w:rsidRPr="009A0D61">
              <w:rPr>
                <w:lang w:val="en-CA"/>
              </w:rPr>
              <w:t>software product with just enough core features to deliver value to early users and gather feedback for future development.</w:t>
            </w:r>
            <w:r w:rsidR="00170FC7">
              <w:rPr>
                <w:lang w:val="en-CA"/>
              </w:rPr>
              <w:t xml:space="preserve"> </w:t>
            </w:r>
            <w:r w:rsidR="00170FC7" w:rsidRPr="00170FC7">
              <w:rPr>
                <w:lang w:val="en-CA"/>
              </w:rPr>
              <w:t>The purpose of a</w:t>
            </w:r>
            <w:r>
              <w:rPr>
                <w:lang w:val="en-CA"/>
              </w:rPr>
              <w:t xml:space="preserve"> prototype </w:t>
            </w:r>
            <w:r w:rsidR="00170FC7" w:rsidRPr="00170FC7">
              <w:rPr>
                <w:lang w:val="en-CA"/>
              </w:rPr>
              <w:t>is to learn quickly, prove value, reduce risk, and establish the foundation for enterprise-scale deployment.</w:t>
            </w:r>
          </w:p>
        </w:tc>
      </w:tr>
      <w:tr w:rsidR="00817D95" w:rsidRPr="00E10168" w14:paraId="39F15EFD"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3418F5D4" w14:textId="77777777" w:rsidR="00BF254C" w:rsidRPr="00E10168" w:rsidRDefault="00BF254C" w:rsidP="00BF254C">
            <w:pPr>
              <w:pStyle w:val="TableText"/>
            </w:pPr>
            <w:r w:rsidRPr="00E10168">
              <w:t>OKRs</w:t>
            </w:r>
          </w:p>
        </w:tc>
        <w:tc>
          <w:tcPr>
            <w:tcW w:w="6925" w:type="dxa"/>
          </w:tcPr>
          <w:p w14:paraId="3C9BA40D" w14:textId="72A5CA76" w:rsidR="00BF254C" w:rsidRPr="00E10168" w:rsidRDefault="00BF254C" w:rsidP="00BF254C">
            <w:pPr>
              <w:pStyle w:val="TableText"/>
            </w:pPr>
            <w:r w:rsidRPr="00F1584D">
              <w:t>Objectives and key results. A set of measurable goals and metrics used to track progress toward reaching valued business outcomes.</w:t>
            </w:r>
          </w:p>
        </w:tc>
      </w:tr>
      <w:tr w:rsidR="00817D95" w:rsidRPr="00E10168" w14:paraId="44F6B311"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5B0C6983" w14:textId="77777777" w:rsidR="00BF254C" w:rsidRPr="00E10168" w:rsidRDefault="00BF254C" w:rsidP="00BF254C">
            <w:pPr>
              <w:pStyle w:val="TableText"/>
            </w:pPr>
            <w:r w:rsidRPr="00E10168">
              <w:t>PBI</w:t>
            </w:r>
          </w:p>
        </w:tc>
        <w:tc>
          <w:tcPr>
            <w:tcW w:w="6925" w:type="dxa"/>
          </w:tcPr>
          <w:p w14:paraId="06389D49" w14:textId="4C28CC2F" w:rsidR="00BF254C" w:rsidRPr="00E10168" w:rsidRDefault="00571A5E" w:rsidP="00BF254C">
            <w:pPr>
              <w:pStyle w:val="TableText"/>
            </w:pPr>
            <w:r w:rsidRPr="00571A5E">
              <w:t xml:space="preserve">Product backlog item. An item tracked in DevOps. Also known as a “work item.” Typically, these items can be individual tasks, stories, epics, features, or other custom items as defined for a particular </w:t>
            </w:r>
            <w:r w:rsidR="00E86063">
              <w:t>project</w:t>
            </w:r>
            <w:r w:rsidRPr="00571A5E">
              <w:t>.</w:t>
            </w:r>
          </w:p>
        </w:tc>
      </w:tr>
      <w:tr w:rsidR="00817D95" w:rsidRPr="00E10168" w14:paraId="7B783500"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474059D5" w14:textId="77777777" w:rsidR="00BF254C" w:rsidRPr="00E10168" w:rsidRDefault="00BF254C" w:rsidP="00BF254C">
            <w:pPr>
              <w:pStyle w:val="TableText"/>
            </w:pPr>
            <w:r w:rsidRPr="00E10168">
              <w:t>Product increment</w:t>
            </w:r>
          </w:p>
        </w:tc>
        <w:tc>
          <w:tcPr>
            <w:tcW w:w="6925" w:type="dxa"/>
          </w:tcPr>
          <w:p w14:paraId="0AC3253C" w14:textId="29BFA08A" w:rsidR="00BF254C" w:rsidRPr="00E10168" w:rsidRDefault="00F11629" w:rsidP="00BF254C">
            <w:pPr>
              <w:pStyle w:val="TableText"/>
            </w:pPr>
            <w:r w:rsidRPr="00F11629">
              <w:t xml:space="preserve">Depending on the type of </w:t>
            </w:r>
            <w:r w:rsidR="00E86063">
              <w:t>project</w:t>
            </w:r>
            <w:r w:rsidRPr="00F11629">
              <w:t>, a “product increment” can be any combination of the following (but not limited to): documentation of standards, policies, and procedures; landing zones; security templates; operational playbooks; or user stories completed within a sprint.</w:t>
            </w:r>
          </w:p>
        </w:tc>
      </w:tr>
      <w:tr w:rsidR="00817D95" w:rsidRPr="00E10168" w14:paraId="1F08E7B3"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3804C619" w14:textId="39C63FBB" w:rsidR="00BF254C" w:rsidRPr="00E10168" w:rsidRDefault="00BF254C" w:rsidP="00BF254C">
            <w:pPr>
              <w:pStyle w:val="TableText"/>
            </w:pPr>
            <w:r w:rsidRPr="00E10168">
              <w:t>SLI</w:t>
            </w:r>
            <w:r w:rsidR="00B736E8">
              <w:t>/</w:t>
            </w:r>
            <w:r w:rsidR="00B736E8" w:rsidRPr="00E10168">
              <w:t xml:space="preserve"> SLO</w:t>
            </w:r>
          </w:p>
        </w:tc>
        <w:tc>
          <w:tcPr>
            <w:tcW w:w="6925" w:type="dxa"/>
          </w:tcPr>
          <w:p w14:paraId="2A306E6C" w14:textId="24C0842A" w:rsidR="00BF254C" w:rsidRPr="00E10168" w:rsidRDefault="00BF254C" w:rsidP="00BF254C">
            <w:pPr>
              <w:pStyle w:val="TableText"/>
            </w:pPr>
            <w:r w:rsidRPr="00E10168">
              <w:t>Service-level indicator</w:t>
            </w:r>
            <w:r w:rsidR="00B736E8">
              <w:t xml:space="preserve">; </w:t>
            </w:r>
            <w:r w:rsidR="00B736E8" w:rsidRPr="00E10168">
              <w:t>Service-level objective</w:t>
            </w:r>
          </w:p>
        </w:tc>
      </w:tr>
      <w:tr w:rsidR="00817D95" w:rsidRPr="00E10168" w14:paraId="2A8830E9"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3526B715" w14:textId="77777777" w:rsidR="00BF254C" w:rsidRPr="00E10168" w:rsidRDefault="00BF254C" w:rsidP="00BF254C">
            <w:pPr>
              <w:pStyle w:val="TableText"/>
            </w:pPr>
            <w:r w:rsidRPr="00E10168">
              <w:t>SME</w:t>
            </w:r>
          </w:p>
        </w:tc>
        <w:tc>
          <w:tcPr>
            <w:tcW w:w="6925" w:type="dxa"/>
          </w:tcPr>
          <w:p w14:paraId="294A82C9" w14:textId="77777777" w:rsidR="00BF254C" w:rsidRPr="00E10168" w:rsidRDefault="00BF254C" w:rsidP="00BF254C">
            <w:pPr>
              <w:pStyle w:val="TableText"/>
            </w:pPr>
            <w:r w:rsidRPr="00E10168">
              <w:t>Subject matter expert. A person with specific knowledge or expertise in a particular area. For example, a security SME, or database SME.</w:t>
            </w:r>
          </w:p>
        </w:tc>
      </w:tr>
      <w:tr w:rsidR="007367E4" w:rsidRPr="00E10168" w14:paraId="7B9C4581"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290F3CC4" w14:textId="54A6DCFB" w:rsidR="007367E4" w:rsidRPr="00E10168" w:rsidRDefault="007367E4" w:rsidP="00BF254C">
            <w:pPr>
              <w:pStyle w:val="TableText"/>
            </w:pPr>
            <w:r>
              <w:t>SOC</w:t>
            </w:r>
          </w:p>
        </w:tc>
        <w:tc>
          <w:tcPr>
            <w:tcW w:w="6925" w:type="dxa"/>
          </w:tcPr>
          <w:p w14:paraId="489AF455" w14:textId="1B7805B1" w:rsidR="007367E4" w:rsidRPr="003F6F4C" w:rsidRDefault="003F6F4C" w:rsidP="00BF254C">
            <w:pPr>
              <w:pStyle w:val="TableText"/>
              <w:rPr>
                <w:lang w:val="en-CA"/>
              </w:rPr>
            </w:pPr>
            <w:r w:rsidRPr="003F6F4C">
              <w:t>A SOC (Security Operations Center) is a centralized team or function responsible for monitoring, detecting, and responding to cybersecurity threats across an organization.</w:t>
            </w:r>
          </w:p>
        </w:tc>
      </w:tr>
      <w:tr w:rsidR="00817D95" w:rsidRPr="00E10168" w14:paraId="7825F49F"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45C936F5" w14:textId="77777777" w:rsidR="00BF254C" w:rsidRPr="00E10168" w:rsidRDefault="00BF254C" w:rsidP="00BF254C">
            <w:pPr>
              <w:pStyle w:val="TableText"/>
            </w:pPr>
            <w:r w:rsidRPr="00E10168">
              <w:t>SOW</w:t>
            </w:r>
          </w:p>
        </w:tc>
        <w:tc>
          <w:tcPr>
            <w:tcW w:w="6925" w:type="dxa"/>
          </w:tcPr>
          <w:p w14:paraId="534E2673" w14:textId="77777777" w:rsidR="00BF254C" w:rsidRPr="00E10168" w:rsidRDefault="00BF254C" w:rsidP="00BF254C">
            <w:pPr>
              <w:pStyle w:val="TableText"/>
            </w:pPr>
            <w:r w:rsidRPr="00E10168">
              <w:t xml:space="preserve">Statement of </w:t>
            </w:r>
            <w:r>
              <w:t>w</w:t>
            </w:r>
            <w:r w:rsidRPr="00E10168">
              <w:t>ork</w:t>
            </w:r>
          </w:p>
        </w:tc>
      </w:tr>
      <w:tr w:rsidR="00817D95" w:rsidRPr="00E10168" w14:paraId="38A61B96"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632678B6" w14:textId="77777777" w:rsidR="00BF254C" w:rsidRPr="00E10168" w:rsidRDefault="00BF254C" w:rsidP="00BF254C">
            <w:pPr>
              <w:pStyle w:val="TableText"/>
            </w:pPr>
            <w:r w:rsidRPr="00E10168">
              <w:t>Sprint planning</w:t>
            </w:r>
          </w:p>
        </w:tc>
        <w:tc>
          <w:tcPr>
            <w:tcW w:w="6925" w:type="dxa"/>
          </w:tcPr>
          <w:p w14:paraId="55F1CF2F" w14:textId="0071CCC8" w:rsidR="00BF254C" w:rsidRPr="00E10168" w:rsidRDefault="00116FD6" w:rsidP="00BF254C">
            <w:pPr>
              <w:pStyle w:val="TableText"/>
            </w:pPr>
            <w:r w:rsidRPr="00116FD6">
              <w:t xml:space="preserve">A single meeting </w:t>
            </w:r>
            <w:r w:rsidR="009C409F" w:rsidRPr="00116FD6">
              <w:t>will be</w:t>
            </w:r>
            <w:r w:rsidRPr="00116FD6">
              <w:t xml:space="preserve"> held at the start of each sprint to review and assign PBIs that meet DOR and will be delivered during the sprint. In some exceptional cases, planning may extend past the first day. The consulting product manager (CPM) and feature team will attend, along with key stakeholders.</w:t>
            </w:r>
          </w:p>
        </w:tc>
      </w:tr>
      <w:tr w:rsidR="00817D95" w:rsidRPr="00E10168" w14:paraId="0393DD1C"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577D1757" w14:textId="77777777" w:rsidR="00BF254C" w:rsidRPr="00E10168" w:rsidRDefault="00BF254C" w:rsidP="00BF254C">
            <w:pPr>
              <w:pStyle w:val="TableText"/>
            </w:pPr>
            <w:r w:rsidRPr="00E10168">
              <w:t>Sprint retrospective</w:t>
            </w:r>
          </w:p>
        </w:tc>
        <w:tc>
          <w:tcPr>
            <w:tcW w:w="6925" w:type="dxa"/>
          </w:tcPr>
          <w:p w14:paraId="74F55A3D" w14:textId="6A2A6060" w:rsidR="00BF254C" w:rsidRPr="00E10168" w:rsidRDefault="00502D72" w:rsidP="00BF254C">
            <w:pPr>
              <w:pStyle w:val="TableText"/>
            </w:pPr>
            <w:r w:rsidRPr="00502D72">
              <w:t xml:space="preserve">A single meeting </w:t>
            </w:r>
            <w:r w:rsidR="008576D1">
              <w:t>will be</w:t>
            </w:r>
            <w:r w:rsidRPr="00502D72">
              <w:t xml:space="preserve"> held at the end of each sprint to give the feature team an opportunity to review its performance and implement improvements for subsequent sprints. Identified improvements can be </w:t>
            </w:r>
            <w:r w:rsidR="008E627A" w:rsidRPr="00502D72">
              <w:t>made</w:t>
            </w:r>
            <w:r w:rsidRPr="00502D72">
              <w:t xml:space="preserve"> during subsequent sprints.</w:t>
            </w:r>
          </w:p>
        </w:tc>
      </w:tr>
      <w:tr w:rsidR="00817D95" w:rsidRPr="00E10168" w14:paraId="094AAF8F"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5A9633E4" w14:textId="77777777" w:rsidR="00BF254C" w:rsidRPr="00E10168" w:rsidRDefault="00BF254C" w:rsidP="00BF254C">
            <w:pPr>
              <w:pStyle w:val="TableText"/>
            </w:pPr>
            <w:r w:rsidRPr="00E10168">
              <w:t>Sprint review</w:t>
            </w:r>
          </w:p>
        </w:tc>
        <w:tc>
          <w:tcPr>
            <w:tcW w:w="6925" w:type="dxa"/>
          </w:tcPr>
          <w:p w14:paraId="4F519EEC" w14:textId="7889A6B7" w:rsidR="00BF254C" w:rsidRPr="00E10168" w:rsidRDefault="00877E3C" w:rsidP="00BF254C">
            <w:pPr>
              <w:pStyle w:val="TableText"/>
            </w:pPr>
            <w:r w:rsidRPr="00877E3C">
              <w:t xml:space="preserve">A single meeting </w:t>
            </w:r>
            <w:r w:rsidR="008576D1">
              <w:t>will be</w:t>
            </w:r>
            <w:r w:rsidRPr="00877E3C">
              <w:t xml:space="preserve"> held at the end of each sprint to evaluate the progress and update the product backlog, if needed. The CPM and feature team will attend along with key stakeholders.</w:t>
            </w:r>
          </w:p>
        </w:tc>
      </w:tr>
      <w:tr w:rsidR="00817D95" w:rsidRPr="00E10168" w14:paraId="18F700AC"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364F0145" w14:textId="77777777" w:rsidR="00BF254C" w:rsidRPr="00E10168" w:rsidRDefault="00BF254C" w:rsidP="00BF254C">
            <w:pPr>
              <w:pStyle w:val="TableText"/>
            </w:pPr>
            <w:r w:rsidRPr="00E10168">
              <w:t>UAT</w:t>
            </w:r>
          </w:p>
        </w:tc>
        <w:tc>
          <w:tcPr>
            <w:tcW w:w="6925" w:type="dxa"/>
          </w:tcPr>
          <w:p w14:paraId="0FF083A5" w14:textId="4319C23B" w:rsidR="00BF254C" w:rsidRPr="00E10168" w:rsidRDefault="00B0162E" w:rsidP="00BF254C">
            <w:pPr>
              <w:pStyle w:val="TableText"/>
            </w:pPr>
            <w:r w:rsidRPr="00B0162E">
              <w:t>User acceptance testing activities used to validate business processes, solution functionality, integrations, and user readiness prior to production deployment.</w:t>
            </w:r>
          </w:p>
        </w:tc>
      </w:tr>
      <w:tr w:rsidR="00FC063B" w:rsidRPr="00E10168" w14:paraId="643BE69A" w14:textId="77777777" w:rsidTr="00FE759F">
        <w:trPr>
          <w:cnfStyle w:val="000000100000" w:firstRow="0" w:lastRow="0" w:firstColumn="0" w:lastColumn="0" w:oddVBand="0" w:evenVBand="0" w:oddHBand="1" w:evenHBand="0" w:firstRowFirstColumn="0" w:firstRowLastColumn="0" w:lastRowFirstColumn="0" w:lastRowLastColumn="0"/>
          <w:trHeight w:val="499"/>
        </w:trPr>
        <w:tc>
          <w:tcPr>
            <w:tcW w:w="2425" w:type="dxa"/>
          </w:tcPr>
          <w:p w14:paraId="56E19502" w14:textId="77777777" w:rsidR="00BF254C" w:rsidRPr="00E10168" w:rsidRDefault="00BF254C" w:rsidP="00BF254C">
            <w:pPr>
              <w:pStyle w:val="TableText"/>
            </w:pPr>
            <w:r>
              <w:t>ESWO</w:t>
            </w:r>
          </w:p>
        </w:tc>
        <w:tc>
          <w:tcPr>
            <w:tcW w:w="6925" w:type="dxa"/>
          </w:tcPr>
          <w:p w14:paraId="51BD3F8D" w14:textId="745A21C4" w:rsidR="00BF254C" w:rsidRPr="00E10168" w:rsidRDefault="00BF254C" w:rsidP="00BF254C">
            <w:pPr>
              <w:pStyle w:val="TableText"/>
            </w:pPr>
            <w:r>
              <w:t>Enterprise Service Work Order</w:t>
            </w:r>
          </w:p>
        </w:tc>
      </w:tr>
    </w:tbl>
    <w:p w14:paraId="65224460" w14:textId="5DC98D34" w:rsidR="00424AB4" w:rsidRPr="00B14139" w:rsidRDefault="002C0246" w:rsidP="00B14139">
      <w:pPr>
        <w:pStyle w:val="Heading1NUM"/>
        <w:rPr>
          <w:rStyle w:val="Optional"/>
          <w:b w:val="0"/>
          <w:bCs w:val="0"/>
          <w:color w:val="0070C0"/>
        </w:rPr>
      </w:pPr>
      <w:bookmarkStart w:id="1042" w:name="_Ref207885617"/>
      <w:bookmarkStart w:id="1043" w:name="_Ref207885905"/>
      <w:bookmarkStart w:id="1044" w:name="_Ref207885965"/>
      <w:bookmarkStart w:id="1045" w:name="_Ref207886017"/>
      <w:bookmarkStart w:id="1046" w:name="_Ref207894360"/>
      <w:bookmarkStart w:id="1047" w:name="_Toc231555142"/>
      <w:r w:rsidRPr="00B14139">
        <w:rPr>
          <w:rStyle w:val="Optional"/>
          <w:b w:val="0"/>
          <w:bCs w:val="0"/>
          <w:color w:val="0070C0"/>
        </w:rPr>
        <w:t>Delivery approach, completion, and timeline</w:t>
      </w:r>
      <w:bookmarkEnd w:id="1042"/>
      <w:bookmarkEnd w:id="1043"/>
      <w:bookmarkEnd w:id="1044"/>
      <w:bookmarkEnd w:id="1045"/>
      <w:bookmarkEnd w:id="1046"/>
      <w:bookmarkEnd w:id="1047"/>
    </w:p>
    <w:p w14:paraId="068F9A24" w14:textId="77777777" w:rsidR="0048485B" w:rsidRPr="00FD28FE" w:rsidRDefault="0048485B" w:rsidP="0048485B">
      <w:pPr>
        <w:pStyle w:val="Heading2NUM"/>
      </w:pPr>
      <w:bookmarkStart w:id="1048" w:name="_Toc231555143"/>
      <w:r>
        <w:t>O</w:t>
      </w:r>
      <w:r w:rsidRPr="00FD28FE">
        <w:t>verview</w:t>
      </w:r>
      <w:bookmarkEnd w:id="1048"/>
    </w:p>
    <w:p w14:paraId="4A9D2C4A" w14:textId="74AE2B9A" w:rsidR="002A73C3" w:rsidRDefault="002A73C3" w:rsidP="002A73C3">
      <w:r>
        <w:t xml:space="preserve">This </w:t>
      </w:r>
      <w:r w:rsidR="00E86063">
        <w:t>project</w:t>
      </w:r>
      <w:r>
        <w:t xml:space="preserve"> uses an agile approach based on the scrum framework (</w:t>
      </w:r>
      <w:hyperlink r:id="rId35" w:history="1">
        <w:r w:rsidRPr="003E2521">
          <w:rPr>
            <w:rStyle w:val="Hyperlink"/>
          </w:rPr>
          <w:t>http://scrumguides.org</w:t>
        </w:r>
      </w:hyperlink>
      <w:r>
        <w:t>) for delivery.</w:t>
      </w:r>
    </w:p>
    <w:p w14:paraId="0D5CF687" w14:textId="77777777" w:rsidR="002A73C3" w:rsidRDefault="002A73C3" w:rsidP="002A73C3">
      <w:r>
        <w:t>During baseline planning, Microsoft and the Customer will work together to elaborate and refine the product backlog to the level necessary to plan an initial product release for future delivery sprints.</w:t>
      </w:r>
    </w:p>
    <w:p w14:paraId="0ABB3887" w14:textId="7423738E" w:rsidR="001657B3" w:rsidRDefault="004B73B6" w:rsidP="00942372">
      <w:pPr>
        <w:pStyle w:val="Heading2NUM"/>
      </w:pPr>
      <w:bookmarkStart w:id="1049" w:name="_Ref213430311"/>
      <w:bookmarkStart w:id="1050" w:name="_Toc231555144"/>
      <w:r>
        <w:t>Delivery approach</w:t>
      </w:r>
      <w:bookmarkEnd w:id="1049"/>
      <w:bookmarkEnd w:id="1050"/>
    </w:p>
    <w:p w14:paraId="613B3149" w14:textId="3DE163B7" w:rsidR="00A95B3B" w:rsidRDefault="00942372" w:rsidP="004B73B6">
      <w:pPr>
        <w:pStyle w:val="Heading3NUM"/>
      </w:pPr>
      <w:bookmarkStart w:id="1051" w:name="_Toc231555145"/>
      <w:r w:rsidRPr="00942372">
        <w:t>Sprint process</w:t>
      </w:r>
      <w:bookmarkEnd w:id="1051"/>
    </w:p>
    <w:p w14:paraId="6593909B" w14:textId="0E58025F" w:rsidR="0068551E" w:rsidRDefault="0030666A" w:rsidP="0068551E">
      <w:r w:rsidRPr="0030666A">
        <w:t>Microsoft will undertake an iterative delivery approach that is based on a fixed-capacity, fixed-duration, variable-scope process known as the scrum process. The goal of each sprint is a product increment that can be released into production. The key tenets are as follows:</w:t>
      </w:r>
    </w:p>
    <w:p w14:paraId="691F7574" w14:textId="4A1FBC95" w:rsidR="0068551E" w:rsidRDefault="0068551E" w:rsidP="000E48E3">
      <w:pPr>
        <w:pStyle w:val="Bullet1"/>
      </w:pPr>
      <w:r>
        <w:t>Joint ownership of decisions</w:t>
      </w:r>
    </w:p>
    <w:p w14:paraId="76E9E510" w14:textId="3EF31A41" w:rsidR="0068551E" w:rsidRDefault="0068551E" w:rsidP="000E48E3">
      <w:pPr>
        <w:pStyle w:val="Bullet1"/>
      </w:pPr>
      <w:r>
        <w:t>Short implementation units (sprints)</w:t>
      </w:r>
    </w:p>
    <w:p w14:paraId="060595AC" w14:textId="65A1D6DB" w:rsidR="0068551E" w:rsidRDefault="0068551E" w:rsidP="000E48E3">
      <w:pPr>
        <w:pStyle w:val="Bullet1"/>
      </w:pPr>
      <w:r>
        <w:t>Prioritization of business and technical debt objectives in a product backlog</w:t>
      </w:r>
    </w:p>
    <w:p w14:paraId="1F4B8888" w14:textId="3726529C" w:rsidR="0068551E" w:rsidRDefault="0068551E" w:rsidP="000E48E3">
      <w:pPr>
        <w:pStyle w:val="Bullet1"/>
      </w:pPr>
      <w:r>
        <w:t>Time-bound planning for each sprint</w:t>
      </w:r>
    </w:p>
    <w:p w14:paraId="2FC180DB" w14:textId="1EE28454" w:rsidR="0068551E" w:rsidRDefault="0068551E" w:rsidP="000E48E3">
      <w:pPr>
        <w:pStyle w:val="Bullet1"/>
      </w:pPr>
      <w:r>
        <w:t>Emphasis on the remaining work</w:t>
      </w:r>
    </w:p>
    <w:p w14:paraId="2D7914EC" w14:textId="20BA3E30" w:rsidR="0068551E" w:rsidRDefault="0068551E" w:rsidP="000E48E3">
      <w:pPr>
        <w:pStyle w:val="Bullet1"/>
      </w:pPr>
      <w:r>
        <w:t>Sprints that produce a releasable product increment</w:t>
      </w:r>
    </w:p>
    <w:p w14:paraId="19246087" w14:textId="3FCA69A3" w:rsidR="0068551E" w:rsidRDefault="0068551E" w:rsidP="000E48E3">
      <w:pPr>
        <w:pStyle w:val="Bullet1"/>
      </w:pPr>
      <w:r>
        <w:t>Sprint demonstrations that are time-restricted and have regular checkpoints</w:t>
      </w:r>
    </w:p>
    <w:p w14:paraId="7D16A13F" w14:textId="77777777" w:rsidR="00606219" w:rsidRDefault="004B4556" w:rsidP="00606219">
      <w:pPr>
        <w:pStyle w:val="Bullet1"/>
      </w:pPr>
      <w:r w:rsidRPr="004B4556">
        <w:t>An automated approach to build, deployment and configuration of the solution</w:t>
      </w:r>
    </w:p>
    <w:p w14:paraId="675533E1" w14:textId="1551C59C" w:rsidR="00606219" w:rsidRDefault="00606219" w:rsidP="00606219">
      <w:pPr>
        <w:pStyle w:val="Bullet1"/>
      </w:pPr>
      <w:r w:rsidRPr="00606219">
        <w:t>Regular retrospective meetings that may be used for course correction</w:t>
      </w:r>
    </w:p>
    <w:p w14:paraId="4E9886B5" w14:textId="4D218436" w:rsidR="009B1B68" w:rsidRDefault="00397C92" w:rsidP="00786EA4">
      <w:pPr>
        <w:keepNext/>
        <w:jc w:val="center"/>
      </w:pPr>
      <w:r w:rsidRPr="009B6CDB">
        <w:rPr>
          <w:noProof/>
          <w:lang w:val="en-CA"/>
        </w:rPr>
        <w:drawing>
          <wp:inline distT="0" distB="0" distL="0" distR="0" wp14:anchorId="19D9F7E4" wp14:editId="0D55622D">
            <wp:extent cx="5943600" cy="3345178"/>
            <wp:effectExtent l="0" t="0" r="0" b="8255"/>
            <wp:docPr id="48642961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1" t="671" r="671" b="671"/>
                    <a:stretch>
                      <a:fillRect/>
                    </a:stretch>
                  </pic:blipFill>
                  <pic:spPr bwMode="auto">
                    <a:xfrm>
                      <a:off x="0" y="0"/>
                      <a:ext cx="5943600" cy="3345178"/>
                    </a:xfrm>
                    <a:prstGeom prst="rect">
                      <a:avLst/>
                    </a:prstGeom>
                    <a:ln>
                      <a:noFill/>
                    </a:ln>
                    <a:effectLst/>
                    <a:extLst>
                      <a:ext uri="{53640926-AAD7-44D8-BBD7-CCE9431645EC}">
                        <a14:shadowObscured xmlns:a14="http://schemas.microsoft.com/office/drawing/2010/main"/>
                      </a:ext>
                    </a:extLst>
                  </pic:spPr>
                </pic:pic>
              </a:graphicData>
            </a:graphic>
          </wp:inline>
        </w:drawing>
      </w:r>
    </w:p>
    <w:p w14:paraId="200678CF" w14:textId="4F5E0931" w:rsidR="00942372" w:rsidRDefault="009B1B68" w:rsidP="009B1B68">
      <w:pPr>
        <w:pStyle w:val="Caption-Figure-Below"/>
      </w:pPr>
      <w:bookmarkStart w:id="1052" w:name="_Toc222472757"/>
      <w:bookmarkStart w:id="1053" w:name="_Toc231555295"/>
      <w:r w:rsidRPr="004C13CD">
        <w:t xml:space="preserve">Figure </w:t>
      </w:r>
      <w:r>
        <w:fldChar w:fldCharType="begin"/>
      </w:r>
      <w:r>
        <w:instrText>SEQ Figure \* ARABIC</w:instrText>
      </w:r>
      <w:r>
        <w:fldChar w:fldCharType="separate"/>
      </w:r>
      <w:ins w:id="1054" w:author="Francis Moigula" w:date="2026-06-05T10:54:00Z" w16du:dateUtc="2026-06-05T15:54:00Z">
        <w:r w:rsidR="006A26B3">
          <w:rPr>
            <w:noProof/>
          </w:rPr>
          <w:t>3</w:t>
        </w:r>
      </w:ins>
      <w:del w:id="1055" w:author="Francis Moigula" w:date="2026-06-04T10:10:00Z" w16du:dateUtc="2026-06-04T15:10:00Z">
        <w:r w:rsidR="008D6700" w:rsidDel="00A0348A">
          <w:rPr>
            <w:noProof/>
          </w:rPr>
          <w:delText>3</w:delText>
        </w:r>
      </w:del>
      <w:r>
        <w:fldChar w:fldCharType="end"/>
      </w:r>
      <w:r w:rsidRPr="004C13CD">
        <w:t xml:space="preserve">: </w:t>
      </w:r>
      <w:r w:rsidR="00520147" w:rsidRPr="004C13CD">
        <w:t>Iterative delivery approach</w:t>
      </w:r>
      <w:r w:rsidR="00D21E8A" w:rsidRPr="004C13CD">
        <w:t xml:space="preserve"> - Scrum process</w:t>
      </w:r>
      <w:bookmarkEnd w:id="1052"/>
      <w:bookmarkEnd w:id="1053"/>
    </w:p>
    <w:p w14:paraId="2C613935" w14:textId="325CDD78" w:rsidR="00740046" w:rsidRDefault="00740046" w:rsidP="00740046">
      <w:r>
        <w:t>At the end of each sprint, the Microsoft project manager, CPM, Customer product owner, and applicable Customer decision makers will review the progress made against the objectives to determine if any adjustments need to be made using the change management process.</w:t>
      </w:r>
    </w:p>
    <w:p w14:paraId="247439D8" w14:textId="4D988B7E" w:rsidR="00220640" w:rsidRDefault="00740046" w:rsidP="00740046">
      <w:r>
        <w:t xml:space="preserve">Due to the fixed-capacity, fixed-duration nature of the delivery, at the conclusion of the </w:t>
      </w:r>
      <w:r w:rsidR="00E86063">
        <w:t>project</w:t>
      </w:r>
      <w:r>
        <w:t xml:space="preserve">, some backlog items may not be completed. The Microsoft team will rely on the Customer to keep an updated and prioritized set of objectives so that the most important backlog items can be completed during the </w:t>
      </w:r>
      <w:r w:rsidR="00E86063">
        <w:t>project</w:t>
      </w:r>
      <w:r>
        <w:t xml:space="preserve"> to support the most important outcomes.</w:t>
      </w:r>
    </w:p>
    <w:p w14:paraId="5DAD409B" w14:textId="5F51EF52" w:rsidR="00942372" w:rsidRDefault="00E86063" w:rsidP="004B73B6">
      <w:pPr>
        <w:pStyle w:val="Heading3NUM"/>
      </w:pPr>
      <w:bookmarkStart w:id="1056" w:name="_Toc231555146"/>
      <w:r>
        <w:t>Project</w:t>
      </w:r>
      <w:r w:rsidR="00521C3C" w:rsidRPr="00521C3C">
        <w:t xml:space="preserve"> </w:t>
      </w:r>
      <w:r w:rsidR="008A7A2F">
        <w:t>i</w:t>
      </w:r>
      <w:r w:rsidR="00521C3C" w:rsidRPr="00521C3C">
        <w:t>nitiation</w:t>
      </w:r>
      <w:bookmarkEnd w:id="1056"/>
    </w:p>
    <w:p w14:paraId="2FE08D3F" w14:textId="07F41AE1" w:rsidR="006A4A33" w:rsidRDefault="006A4A33" w:rsidP="00804F51">
      <w:r w:rsidRPr="006A4A33">
        <w:t xml:space="preserve">At the beginning of the </w:t>
      </w:r>
      <w:r w:rsidR="00E86063">
        <w:t>project</w:t>
      </w:r>
      <w:r w:rsidRPr="006A4A33">
        <w:t>, the following prerequisites must be completed. These tasks must be completed before envisioning, baseline planning, and delivery sprints begin.</w:t>
      </w:r>
    </w:p>
    <w:p w14:paraId="0F64D022" w14:textId="73CEA324" w:rsidR="00D83103" w:rsidRDefault="00D83103" w:rsidP="00D83103">
      <w:pPr>
        <w:pStyle w:val="Caption-Table-Above"/>
      </w:pPr>
      <w:bookmarkStart w:id="1057" w:name="_Toc213430937"/>
      <w:bookmarkStart w:id="1058" w:name="_Toc231555278"/>
      <w:r>
        <w:t xml:space="preserve">Table </w:t>
      </w:r>
      <w:r>
        <w:fldChar w:fldCharType="begin"/>
      </w:r>
      <w:r>
        <w:instrText>SEQ Table \* ARABIC</w:instrText>
      </w:r>
      <w:r>
        <w:fldChar w:fldCharType="separate"/>
      </w:r>
      <w:ins w:id="1059" w:author="Francis Moigula" w:date="2026-06-04T17:05:00Z" w16du:dateUtc="2026-06-04T22:05:00Z">
        <w:r w:rsidR="009917D6">
          <w:rPr>
            <w:noProof/>
          </w:rPr>
          <w:t>8</w:t>
        </w:r>
      </w:ins>
      <w:del w:id="1060" w:author="Francis Moigula" w:date="2026-06-04T10:10:00Z" w16du:dateUtc="2026-06-04T15:10:00Z">
        <w:r w:rsidR="008D6700" w:rsidDel="00A0348A">
          <w:rPr>
            <w:noProof/>
          </w:rPr>
          <w:delText>7</w:delText>
        </w:r>
      </w:del>
      <w:r>
        <w:fldChar w:fldCharType="end"/>
      </w:r>
      <w:r w:rsidRPr="00286165">
        <w:t xml:space="preserve">: </w:t>
      </w:r>
      <w:r w:rsidR="00E86063">
        <w:t>Project</w:t>
      </w:r>
      <w:r>
        <w:t xml:space="preserve"> </w:t>
      </w:r>
      <w:r w:rsidR="0016673F">
        <w:t>i</w:t>
      </w:r>
      <w:r>
        <w:t>nitiation activities</w:t>
      </w:r>
      <w:bookmarkEnd w:id="1057"/>
      <w:bookmarkEnd w:id="1058"/>
    </w:p>
    <w:tbl>
      <w:tblPr>
        <w:tblStyle w:val="RFX-SOWTable"/>
        <w:tblW w:w="0" w:type="auto"/>
        <w:tblLook w:val="04A0" w:firstRow="1" w:lastRow="0" w:firstColumn="1" w:lastColumn="0" w:noHBand="0" w:noVBand="1"/>
      </w:tblPr>
      <w:tblGrid>
        <w:gridCol w:w="2970"/>
        <w:gridCol w:w="6380"/>
      </w:tblGrid>
      <w:tr w:rsidR="002C59F5" w14:paraId="2F24CBE7" w14:textId="77777777" w:rsidTr="00244654">
        <w:trPr>
          <w:cnfStyle w:val="100000000000" w:firstRow="1" w:lastRow="0" w:firstColumn="0" w:lastColumn="0" w:oddVBand="0" w:evenVBand="0" w:oddHBand="0" w:evenHBand="0" w:firstRowFirstColumn="0" w:firstRowLastColumn="0" w:lastRowFirstColumn="0" w:lastRowLastColumn="0"/>
        </w:trPr>
        <w:tc>
          <w:tcPr>
            <w:tcW w:w="2970" w:type="dxa"/>
          </w:tcPr>
          <w:p w14:paraId="4B85749B" w14:textId="77777777" w:rsidR="002C59F5" w:rsidRPr="00E8749B" w:rsidRDefault="002C59F5" w:rsidP="00244654">
            <w:pPr>
              <w:pStyle w:val="TableText"/>
            </w:pPr>
            <w:r>
              <w:t>Category</w:t>
            </w:r>
          </w:p>
        </w:tc>
        <w:tc>
          <w:tcPr>
            <w:tcW w:w="6380" w:type="dxa"/>
          </w:tcPr>
          <w:p w14:paraId="59D72EA1" w14:textId="77777777" w:rsidR="002C59F5" w:rsidRPr="00E8749B" w:rsidRDefault="002C59F5" w:rsidP="00244654">
            <w:pPr>
              <w:pStyle w:val="TableText"/>
            </w:pPr>
            <w:r w:rsidRPr="00E8749B">
              <w:t>Description</w:t>
            </w:r>
          </w:p>
        </w:tc>
      </w:tr>
      <w:tr w:rsidR="002C59F5" w14:paraId="32737E0E" w14:textId="77777777" w:rsidTr="00244654">
        <w:trPr>
          <w:cnfStyle w:val="000000100000" w:firstRow="0" w:lastRow="0" w:firstColumn="0" w:lastColumn="0" w:oddVBand="0" w:evenVBand="0" w:oddHBand="1" w:evenHBand="0" w:firstRowFirstColumn="0" w:firstRowLastColumn="0" w:lastRowFirstColumn="0" w:lastRowLastColumn="0"/>
        </w:trPr>
        <w:tc>
          <w:tcPr>
            <w:tcW w:w="2970" w:type="dxa"/>
          </w:tcPr>
          <w:p w14:paraId="31AF2899" w14:textId="77777777" w:rsidR="002C59F5" w:rsidRPr="00580407" w:rsidRDefault="002C59F5" w:rsidP="00244654">
            <w:pPr>
              <w:pStyle w:val="TableText"/>
              <w:rPr>
                <w:b/>
                <w:bCs/>
              </w:rPr>
            </w:pPr>
            <w:r w:rsidRPr="00580407">
              <w:rPr>
                <w:b/>
                <w:bCs/>
              </w:rPr>
              <w:t>Microsoft activities</w:t>
            </w:r>
          </w:p>
          <w:p w14:paraId="27B53A98" w14:textId="77777777" w:rsidR="002C59F5" w:rsidRPr="00C908C8" w:rsidRDefault="002C59F5" w:rsidP="00244654">
            <w:pPr>
              <w:pStyle w:val="TableText"/>
            </w:pPr>
            <w:r>
              <w:t>The activities to be performed by Microsoft</w:t>
            </w:r>
          </w:p>
        </w:tc>
        <w:tc>
          <w:tcPr>
            <w:tcW w:w="6380" w:type="dxa"/>
          </w:tcPr>
          <w:p w14:paraId="6E9597DB" w14:textId="77777777" w:rsidR="002C59F5" w:rsidRDefault="002C59F5" w:rsidP="00244654">
            <w:pPr>
              <w:pStyle w:val="Tablebullet1"/>
            </w:pPr>
            <w:r>
              <w:t>Conduct a pre-initiation call or meeting to initiate team formation and communicate expectations.</w:t>
            </w:r>
          </w:p>
          <w:p w14:paraId="7BEFA710" w14:textId="77777777" w:rsidR="002C59F5" w:rsidRDefault="002C59F5" w:rsidP="00244654">
            <w:pPr>
              <w:pStyle w:val="Tablebullet1"/>
            </w:pPr>
            <w:r>
              <w:t>Document the project launch prerequisites using input from this SOW.</w:t>
            </w:r>
          </w:p>
          <w:p w14:paraId="33E9106B" w14:textId="77777777" w:rsidR="002C59F5" w:rsidRDefault="002C59F5" w:rsidP="00244654">
            <w:pPr>
              <w:pStyle w:val="Tablebullet1"/>
            </w:pPr>
            <w:r>
              <w:t>Track the status of launch prerequisites and adjust the project initiation phase start date accordingly.</w:t>
            </w:r>
          </w:p>
          <w:p w14:paraId="0F27993D" w14:textId="77777777" w:rsidR="002C59F5" w:rsidRDefault="002C59F5" w:rsidP="00244654">
            <w:pPr>
              <w:pStyle w:val="Tablebullet1"/>
            </w:pPr>
            <w:r>
              <w:t>Conduct a detailed walk-through of the SOW with the Customer to agree upon an initial project schedule and approach.</w:t>
            </w:r>
          </w:p>
          <w:p w14:paraId="7D2E6DC2" w14:textId="77777777" w:rsidR="002C59F5" w:rsidRDefault="002C59F5" w:rsidP="00244654">
            <w:pPr>
              <w:pStyle w:val="Tablebullet1"/>
            </w:pPr>
            <w:r>
              <w:t>Help the Customer identify the required roles and stakeholders and names for workshops and the initial feature team.</w:t>
            </w:r>
          </w:p>
          <w:p w14:paraId="793598F2" w14:textId="77777777" w:rsidR="002C59F5" w:rsidRDefault="002C59F5" w:rsidP="00244654">
            <w:pPr>
              <w:pStyle w:val="Tablebullet1"/>
            </w:pPr>
            <w:r>
              <w:t>Work with the Customer to identify the stakeholders and subject matter experts (SMEs) that will function as a feature team.</w:t>
            </w:r>
          </w:p>
          <w:p w14:paraId="1839644B" w14:textId="77777777" w:rsidR="002C59F5" w:rsidRDefault="002C59F5" w:rsidP="00244654">
            <w:pPr>
              <w:pStyle w:val="Tablebullet1"/>
            </w:pPr>
            <w:r>
              <w:t>Initiate the onboarding of Microsoft resources into the Customer environment.</w:t>
            </w:r>
          </w:p>
          <w:p w14:paraId="6CC945C5" w14:textId="77777777" w:rsidR="002C59F5" w:rsidRDefault="002C59F5" w:rsidP="00244654">
            <w:pPr>
              <w:pStyle w:val="Tablebullet1"/>
            </w:pPr>
            <w:r>
              <w:t>Conduct a preparation call with Customer stakeholders to brief them on the envisioning framework and approach and agree on the key focus areas and stakeholders for envisioning.</w:t>
            </w:r>
          </w:p>
          <w:p w14:paraId="00867D13" w14:textId="77777777" w:rsidR="002C59F5" w:rsidRPr="0008222D" w:rsidRDefault="002C59F5" w:rsidP="00244654">
            <w:pPr>
              <w:pStyle w:val="Tablebullet1"/>
            </w:pPr>
            <w:r w:rsidRPr="0008222D">
              <w:t>Collaborate with the Customer to identify key business and IT stakeholders and SMEs who will participate in discovery and envisioning workshops.</w:t>
            </w:r>
          </w:p>
          <w:p w14:paraId="4278E199" w14:textId="77777777" w:rsidR="002C59F5" w:rsidRPr="0008222D" w:rsidRDefault="002C59F5" w:rsidP="00244654">
            <w:pPr>
              <w:pStyle w:val="Tablebullet1"/>
              <w:rPr>
                <w:rStyle w:val="Instructional"/>
                <w:b/>
                <w:bCs/>
                <w:i w:val="0"/>
                <w:iCs w:val="0"/>
                <w:color w:val="004E9A"/>
              </w:rPr>
            </w:pPr>
            <w:r w:rsidRPr="0008222D">
              <w:rPr>
                <w:rStyle w:val="Optional"/>
                <w:b w:val="0"/>
                <w:bCs w:val="0"/>
                <w:color w:val="auto"/>
              </w:rPr>
              <w:t>Deliver an agile/scrum workshop.</w:t>
            </w:r>
            <w:r w:rsidRPr="0008222D">
              <w:rPr>
                <w:rStyle w:val="Optional"/>
                <w:color w:val="auto"/>
              </w:rPr>
              <w:t xml:space="preserve"> </w:t>
            </w:r>
          </w:p>
        </w:tc>
      </w:tr>
      <w:tr w:rsidR="002C59F5" w14:paraId="3C54DB90" w14:textId="77777777" w:rsidTr="00244654">
        <w:trPr>
          <w:cnfStyle w:val="000000010000" w:firstRow="0" w:lastRow="0" w:firstColumn="0" w:lastColumn="0" w:oddVBand="0" w:evenVBand="0" w:oddHBand="0" w:evenHBand="1" w:firstRowFirstColumn="0" w:firstRowLastColumn="0" w:lastRowFirstColumn="0" w:lastRowLastColumn="0"/>
        </w:trPr>
        <w:tc>
          <w:tcPr>
            <w:tcW w:w="2970" w:type="dxa"/>
          </w:tcPr>
          <w:p w14:paraId="13B7AB5E" w14:textId="77777777" w:rsidR="002C59F5" w:rsidRPr="00580407" w:rsidRDefault="002C59F5" w:rsidP="00244654">
            <w:pPr>
              <w:pStyle w:val="TableText"/>
              <w:rPr>
                <w:b/>
                <w:bCs/>
              </w:rPr>
            </w:pPr>
            <w:r w:rsidRPr="00580407">
              <w:rPr>
                <w:b/>
                <w:bCs/>
              </w:rPr>
              <w:t>Customer activities</w:t>
            </w:r>
          </w:p>
          <w:p w14:paraId="0835E52E" w14:textId="77777777" w:rsidR="002C59F5" w:rsidRPr="00C908C8" w:rsidRDefault="002C59F5" w:rsidP="00244654">
            <w:pPr>
              <w:pStyle w:val="TableText"/>
            </w:pPr>
            <w:r>
              <w:t>The activities to be performed by the Customer</w:t>
            </w:r>
          </w:p>
        </w:tc>
        <w:tc>
          <w:tcPr>
            <w:tcW w:w="6380" w:type="dxa"/>
          </w:tcPr>
          <w:p w14:paraId="16A5D9C0" w14:textId="77777777" w:rsidR="002C59F5" w:rsidRDefault="002C59F5" w:rsidP="00244654">
            <w:pPr>
              <w:pStyle w:val="Tablebullet1"/>
            </w:pPr>
            <w:r>
              <w:t>Identify Customer team members who will be available for the duration of the project.</w:t>
            </w:r>
          </w:p>
          <w:p w14:paraId="739F4B87" w14:textId="77777777" w:rsidR="002C59F5" w:rsidRDefault="002C59F5" w:rsidP="00244654">
            <w:pPr>
              <w:pStyle w:val="Tablebullet1"/>
            </w:pPr>
            <w:r>
              <w:t>Identify a sponsor who is empowered to prioritize business decisions and act as a single point of contact for questions relating to the product vision and objectives.</w:t>
            </w:r>
          </w:p>
          <w:p w14:paraId="41215D66" w14:textId="77777777" w:rsidR="002C59F5" w:rsidRDefault="002C59F5" w:rsidP="00244654">
            <w:pPr>
              <w:pStyle w:val="Tablebullet1"/>
            </w:pPr>
            <w:r>
              <w:t>Identify a product owner who will be the single point of contact for questions relating to the product backlog.</w:t>
            </w:r>
          </w:p>
          <w:p w14:paraId="3808E680" w14:textId="77777777" w:rsidR="002C59F5" w:rsidRDefault="002C59F5" w:rsidP="00244654">
            <w:pPr>
              <w:pStyle w:val="Tablebullet1"/>
            </w:pPr>
            <w:r>
              <w:t>Attend and participate in the pre-initiation call.</w:t>
            </w:r>
          </w:p>
          <w:p w14:paraId="487F8B2D" w14:textId="77777777" w:rsidR="002C59F5" w:rsidRDefault="002C59F5" w:rsidP="00244654">
            <w:pPr>
              <w:pStyle w:val="Tablebullet1"/>
            </w:pPr>
            <w:r>
              <w:t>Assign project initiation and launch prerequisites responsibilities to accountable Customer leadership and establish target completion dates.</w:t>
            </w:r>
          </w:p>
          <w:p w14:paraId="600B0C8C" w14:textId="77777777" w:rsidR="002C59F5" w:rsidRDefault="002C59F5" w:rsidP="00244654">
            <w:pPr>
              <w:pStyle w:val="Tablebullet1"/>
            </w:pPr>
            <w:r>
              <w:t>Complete the project initiation and launch prerequisites.</w:t>
            </w:r>
          </w:p>
          <w:p w14:paraId="22ED307A" w14:textId="77777777" w:rsidR="002C59F5" w:rsidRDefault="002C59F5" w:rsidP="00244654">
            <w:pPr>
              <w:pStyle w:val="Tablebullet1"/>
            </w:pPr>
            <w:r>
              <w:t>Allocate roles to be filled by the Customer with the required Customer resources in the time frames agreed upon in the pre-initiation call.</w:t>
            </w:r>
          </w:p>
          <w:p w14:paraId="00697517" w14:textId="309A4CB1" w:rsidR="002C59F5" w:rsidRDefault="00B23B97" w:rsidP="00244654">
            <w:pPr>
              <w:pStyle w:val="Tablebullet1"/>
            </w:pPr>
            <w:r>
              <w:t>Assisting</w:t>
            </w:r>
            <w:r w:rsidR="002C59F5">
              <w:t xml:space="preserve"> with any orientation activities Microsoft requires to begin the project.</w:t>
            </w:r>
          </w:p>
          <w:p w14:paraId="68BDB2BE" w14:textId="77777777" w:rsidR="002C59F5" w:rsidRDefault="002C59F5" w:rsidP="00244654">
            <w:pPr>
              <w:pStyle w:val="Tablebullet1"/>
            </w:pPr>
            <w:r>
              <w:t>Provision the necessary environments, resources and tools as needed to support delivery.</w:t>
            </w:r>
          </w:p>
          <w:p w14:paraId="507F167D" w14:textId="77777777" w:rsidR="002C59F5" w:rsidRDefault="002C59F5" w:rsidP="00244654">
            <w:pPr>
              <w:pStyle w:val="Tablebullet1"/>
            </w:pPr>
            <w:r>
              <w:t>Provide Microsoft team members with access to required environments and tools.</w:t>
            </w:r>
          </w:p>
          <w:p w14:paraId="368E9E1D" w14:textId="77777777" w:rsidR="002C59F5" w:rsidRDefault="002C59F5" w:rsidP="00244654">
            <w:pPr>
              <w:pStyle w:val="Tablebullet1"/>
            </w:pPr>
            <w:r>
              <w:t>Provide Microsoft with the required permissions to manage and configure repositories, pipelines and boards in the Automation environment.</w:t>
            </w:r>
          </w:p>
          <w:p w14:paraId="18549D2C" w14:textId="77777777" w:rsidR="00B6018B" w:rsidRDefault="002C59F5" w:rsidP="00B6018B">
            <w:pPr>
              <w:pStyle w:val="Tablebullet1"/>
            </w:pPr>
            <w:r>
              <w:t>Provision a new Git repository in the Customer’s Automation environment and provide access for Microsoft team members.</w:t>
            </w:r>
          </w:p>
          <w:p w14:paraId="011E6446" w14:textId="1C0CB549" w:rsidR="002C59F5" w:rsidRPr="00B6018B" w:rsidRDefault="002C59F5" w:rsidP="007C41AC">
            <w:pPr>
              <w:pStyle w:val="Tablebullet1"/>
            </w:pPr>
            <w:r>
              <w:t>Provision dedicated resource groups in each of the environments listed i</w:t>
            </w:r>
            <w:r w:rsidR="00B6018B">
              <w:t xml:space="preserve">n the </w:t>
            </w:r>
            <w:r w:rsidR="00F5544C">
              <w:t>environments section</w:t>
            </w:r>
            <w:r>
              <w:t>.</w:t>
            </w:r>
          </w:p>
          <w:p w14:paraId="05F98941" w14:textId="37ABC97B" w:rsidR="002C59F5" w:rsidRPr="00EB1DB6" w:rsidRDefault="002C59F5" w:rsidP="00244654">
            <w:pPr>
              <w:pStyle w:val="Tablebullet1"/>
              <w:rPr>
                <w:rStyle w:val="Optional"/>
                <w:b w:val="0"/>
                <w:bCs w:val="0"/>
                <w:color w:val="auto"/>
              </w:rPr>
            </w:pPr>
            <w:r w:rsidRPr="00EB1DB6">
              <w:t xml:space="preserve">Create a Microsoft Entra service principal with resource group owner permissions for each of the resource groups that has been provisioned. These service </w:t>
            </w:r>
            <w:r w:rsidR="00B23B97" w:rsidRPr="00EB1DB6">
              <w:t>principles</w:t>
            </w:r>
            <w:r w:rsidRPr="00EB1DB6">
              <w:t xml:space="preserve"> will be used by the automated deployment pipelines to deploy and configure the solution including configuring role-based access controls.</w:t>
            </w:r>
          </w:p>
          <w:p w14:paraId="51134274" w14:textId="77777777" w:rsidR="002C59F5" w:rsidRDefault="002C59F5" w:rsidP="00244654">
            <w:pPr>
              <w:pStyle w:val="Tablebullet1"/>
            </w:pPr>
            <w:r>
              <w:t>Identify potential data / content to be considered for ingestion into the system and provide samples, as needed by Microsoft.</w:t>
            </w:r>
          </w:p>
          <w:p w14:paraId="6AE9382F" w14:textId="77777777" w:rsidR="002C59F5" w:rsidRDefault="002C59F5" w:rsidP="00244654">
            <w:pPr>
              <w:pStyle w:val="Tablebullet1"/>
            </w:pPr>
            <w:r>
              <w:t>Conduct a preparation call with Microsoft to discuss and agree on Discovery and Envisioning Workshop objectives and logistics.</w:t>
            </w:r>
          </w:p>
          <w:p w14:paraId="101D4E13" w14:textId="77777777" w:rsidR="002C59F5" w:rsidRDefault="002C59F5" w:rsidP="00244654">
            <w:pPr>
              <w:pStyle w:val="Tablebullet1"/>
            </w:pPr>
            <w:r>
              <w:t>Assign primary points of contact (business and technical) for the discovery and envisioning activities.</w:t>
            </w:r>
          </w:p>
          <w:p w14:paraId="4F48F110" w14:textId="77777777" w:rsidR="002C59F5" w:rsidRPr="00C908C8" w:rsidRDefault="002C59F5" w:rsidP="00244654">
            <w:pPr>
              <w:pStyle w:val="Tablebullet1"/>
            </w:pPr>
            <w:r>
              <w:t>Identify key business and technical decision makers and SMEs who will participate in the discovery and envisioning workshops.</w:t>
            </w:r>
          </w:p>
        </w:tc>
      </w:tr>
    </w:tbl>
    <w:p w14:paraId="195D9825" w14:textId="35AEFA12" w:rsidR="00D83103" w:rsidRDefault="00320775" w:rsidP="004B73B6">
      <w:pPr>
        <w:pStyle w:val="Heading3NUM"/>
      </w:pPr>
      <w:bookmarkStart w:id="1061" w:name="_Ref207893500"/>
      <w:bookmarkStart w:id="1062" w:name="_Toc231555147"/>
      <w:r w:rsidRPr="00320775">
        <w:t xml:space="preserve">Product </w:t>
      </w:r>
      <w:r w:rsidR="00824CC4">
        <w:t>b</w:t>
      </w:r>
      <w:r w:rsidRPr="00320775">
        <w:t xml:space="preserve">aseline </w:t>
      </w:r>
      <w:r w:rsidR="00824CC4">
        <w:t>p</w:t>
      </w:r>
      <w:r w:rsidRPr="00320775">
        <w:t>lanning</w:t>
      </w:r>
      <w:bookmarkEnd w:id="1061"/>
      <w:bookmarkEnd w:id="1062"/>
    </w:p>
    <w:p w14:paraId="67449BFC" w14:textId="2F46104F" w:rsidR="00DD58A4" w:rsidRPr="00EB1DB6" w:rsidRDefault="009A68E5" w:rsidP="009A68E5">
      <w:r w:rsidRPr="00EB1DB6">
        <w:t xml:space="preserve">Baseline planning will be </w:t>
      </w:r>
      <w:r w:rsidR="00EB1DB6" w:rsidRPr="00EB1DB6">
        <w:rPr>
          <w:rStyle w:val="Optional"/>
          <w:color w:val="auto"/>
        </w:rPr>
        <w:t xml:space="preserve">two </w:t>
      </w:r>
      <w:r w:rsidRPr="00EB1DB6">
        <w:rPr>
          <w:rStyle w:val="Optional"/>
          <w:color w:val="auto"/>
        </w:rPr>
        <w:t>week</w:t>
      </w:r>
      <w:r w:rsidR="00EB1DB6" w:rsidRPr="00EB1DB6">
        <w:rPr>
          <w:rStyle w:val="Optional"/>
          <w:color w:val="auto"/>
        </w:rPr>
        <w:t>s</w:t>
      </w:r>
      <w:r w:rsidR="00AC3A14">
        <w:rPr>
          <w:rStyle w:val="Optional"/>
          <w:color w:val="auto"/>
        </w:rPr>
        <w:t xml:space="preserve"> (2) </w:t>
      </w:r>
      <w:r w:rsidRPr="00EB1DB6">
        <w:t>in duration.</w:t>
      </w:r>
    </w:p>
    <w:p w14:paraId="653BA2EF" w14:textId="77777777" w:rsidR="00CB5292" w:rsidRPr="00CB5292" w:rsidRDefault="00CB5292" w:rsidP="00CB5292">
      <w:r w:rsidRPr="00CB5292">
        <w:t>During baseline planning, the feature team will construct the initial product backlog for implementing the baseline solution, a high-level architecture and an initial release plan. At the completion of this exercise, the outcomes, assumptions, and dependencies will be verified.</w:t>
      </w:r>
    </w:p>
    <w:p w14:paraId="11515901" w14:textId="3BE69021" w:rsidR="00CB5292" w:rsidRPr="00CB5292" w:rsidRDefault="00CB5292" w:rsidP="00CB5292">
      <w:r w:rsidRPr="00CB5292">
        <w:t>Should there be any material deviations from the initial estimated capacity and/or skills, these and their implications will be discussed. The impact of such changes will be addressed through the change management process.</w:t>
      </w:r>
    </w:p>
    <w:p w14:paraId="08262A37" w14:textId="4954F624" w:rsidR="00C30B6A" w:rsidRDefault="00C30B6A" w:rsidP="003B7935">
      <w:pPr>
        <w:pStyle w:val="Caption-Table-Above"/>
      </w:pPr>
      <w:bookmarkStart w:id="1063" w:name="_Toc213430938"/>
      <w:bookmarkStart w:id="1064" w:name="_Toc231555279"/>
      <w:r>
        <w:t xml:space="preserve">Table </w:t>
      </w:r>
      <w:r>
        <w:fldChar w:fldCharType="begin"/>
      </w:r>
      <w:r>
        <w:instrText>SEQ Table \* ARABIC</w:instrText>
      </w:r>
      <w:r>
        <w:fldChar w:fldCharType="separate"/>
      </w:r>
      <w:ins w:id="1065" w:author="Francis Moigula" w:date="2026-06-04T17:05:00Z" w16du:dateUtc="2026-06-04T22:05:00Z">
        <w:r w:rsidR="009917D6">
          <w:rPr>
            <w:noProof/>
          </w:rPr>
          <w:t>9</w:t>
        </w:r>
      </w:ins>
      <w:del w:id="1066" w:author="Francis Moigula" w:date="2026-06-04T10:10:00Z" w16du:dateUtc="2026-06-04T15:10:00Z">
        <w:r w:rsidR="008D6700" w:rsidDel="00A0348A">
          <w:rPr>
            <w:noProof/>
          </w:rPr>
          <w:delText>8</w:delText>
        </w:r>
      </w:del>
      <w:r>
        <w:fldChar w:fldCharType="end"/>
      </w:r>
      <w:r w:rsidRPr="00286165">
        <w:t xml:space="preserve">: </w:t>
      </w:r>
      <w:r>
        <w:t xml:space="preserve">Product </w:t>
      </w:r>
      <w:r w:rsidR="0016673F">
        <w:t>b</w:t>
      </w:r>
      <w:r>
        <w:t xml:space="preserve">aseline </w:t>
      </w:r>
      <w:r w:rsidR="0016673F">
        <w:t>p</w:t>
      </w:r>
      <w:r>
        <w:t>lanning activities</w:t>
      </w:r>
      <w:bookmarkEnd w:id="1063"/>
      <w:bookmarkEnd w:id="1064"/>
    </w:p>
    <w:tbl>
      <w:tblPr>
        <w:tblStyle w:val="RFX-SOWTable"/>
        <w:tblW w:w="0" w:type="auto"/>
        <w:tblLook w:val="04A0" w:firstRow="1" w:lastRow="0" w:firstColumn="1" w:lastColumn="0" w:noHBand="0" w:noVBand="1"/>
      </w:tblPr>
      <w:tblGrid>
        <w:gridCol w:w="1986"/>
        <w:gridCol w:w="7374"/>
      </w:tblGrid>
      <w:tr w:rsidR="006125E4" w:rsidRPr="00D21D44" w14:paraId="2A8E7CFE" w14:textId="77777777" w:rsidTr="00244654">
        <w:trPr>
          <w:cnfStyle w:val="100000000000" w:firstRow="1" w:lastRow="0" w:firstColumn="0" w:lastColumn="0" w:oddVBand="0" w:evenVBand="0" w:oddHBand="0" w:evenHBand="0" w:firstRowFirstColumn="0" w:firstRowLastColumn="0" w:lastRowFirstColumn="0" w:lastRowLastColumn="0"/>
        </w:trPr>
        <w:tc>
          <w:tcPr>
            <w:tcW w:w="2970" w:type="dxa"/>
          </w:tcPr>
          <w:p w14:paraId="5892309E" w14:textId="77777777" w:rsidR="006125E4" w:rsidRPr="00D21D44" w:rsidRDefault="006125E4" w:rsidP="00244654">
            <w:pPr>
              <w:pStyle w:val="TableText"/>
              <w:rPr>
                <w:rFonts w:cs="Segoe Sans Text"/>
                <w:szCs w:val="20"/>
              </w:rPr>
            </w:pPr>
            <w:r w:rsidRPr="00D21D44">
              <w:rPr>
                <w:rFonts w:cs="Segoe Sans Text"/>
                <w:szCs w:val="20"/>
              </w:rPr>
              <w:t>Category</w:t>
            </w:r>
          </w:p>
        </w:tc>
        <w:tc>
          <w:tcPr>
            <w:tcW w:w="6380" w:type="dxa"/>
          </w:tcPr>
          <w:p w14:paraId="7B5FF031" w14:textId="77777777" w:rsidR="006125E4" w:rsidRPr="00D21D44" w:rsidRDefault="006125E4" w:rsidP="00244654">
            <w:pPr>
              <w:pStyle w:val="TableText"/>
              <w:rPr>
                <w:rFonts w:cs="Segoe Sans Text"/>
                <w:szCs w:val="20"/>
              </w:rPr>
            </w:pPr>
            <w:r w:rsidRPr="00D21D44">
              <w:rPr>
                <w:rFonts w:cs="Segoe Sans Text"/>
                <w:szCs w:val="20"/>
              </w:rPr>
              <w:t>Description</w:t>
            </w:r>
          </w:p>
        </w:tc>
      </w:tr>
      <w:tr w:rsidR="006125E4" w:rsidRPr="00D21D44" w14:paraId="45379DD0" w14:textId="77777777" w:rsidTr="00244654">
        <w:trPr>
          <w:cnfStyle w:val="000000100000" w:firstRow="0" w:lastRow="0" w:firstColumn="0" w:lastColumn="0" w:oddVBand="0" w:evenVBand="0" w:oddHBand="1" w:evenHBand="0" w:firstRowFirstColumn="0" w:firstRowLastColumn="0" w:lastRowFirstColumn="0" w:lastRowLastColumn="0"/>
        </w:trPr>
        <w:tc>
          <w:tcPr>
            <w:tcW w:w="0" w:type="auto"/>
            <w:hideMark/>
          </w:tcPr>
          <w:p w14:paraId="375DD30C" w14:textId="77777777" w:rsidR="006125E4" w:rsidRPr="00D21D44" w:rsidRDefault="006125E4" w:rsidP="00244654">
            <w:pPr>
              <w:spacing w:before="0"/>
              <w:jc w:val="center"/>
              <w:rPr>
                <w:rFonts w:eastAsia="Times New Roman" w:cs="Segoe Sans Text"/>
                <w:b/>
                <w:bCs/>
              </w:rPr>
            </w:pPr>
            <w:r w:rsidRPr="00D21D44">
              <w:rPr>
                <w:rFonts w:eastAsia="Times New Roman" w:cs="Segoe Sans Text"/>
                <w:b/>
                <w:bCs/>
              </w:rPr>
              <w:t>Microsoft activities (The activities to be performed by Microsoft)</w:t>
            </w:r>
          </w:p>
        </w:tc>
        <w:tc>
          <w:tcPr>
            <w:tcW w:w="0" w:type="auto"/>
            <w:hideMark/>
          </w:tcPr>
          <w:p w14:paraId="257644BC" w14:textId="752ACA55" w:rsidR="006125E4" w:rsidRPr="00D21D44" w:rsidRDefault="006125E4" w:rsidP="00244654">
            <w:pPr>
              <w:spacing w:before="0"/>
              <w:rPr>
                <w:rFonts w:eastAsia="Times New Roman" w:cs="Segoe Sans Text"/>
              </w:rPr>
            </w:pPr>
            <w:r w:rsidRPr="00D21D44">
              <w:rPr>
                <w:rFonts w:eastAsia="Times New Roman" w:cs="Segoe Sans Text"/>
              </w:rPr>
              <w:t xml:space="preserve">• Conduct baseline planning workshops with Customer stakeholders and SMEs to align on </w:t>
            </w:r>
            <w:r w:rsidRPr="00D21D44">
              <w:rPr>
                <w:rFonts w:eastAsia="Times New Roman" w:cs="Segoe Sans Text"/>
                <w:b/>
                <w:bCs/>
              </w:rPr>
              <w:t>business outcomes</w:t>
            </w:r>
            <w:r w:rsidRPr="00D21D44">
              <w:rPr>
                <w:rFonts w:eastAsia="Times New Roman" w:cs="Segoe Sans Text"/>
              </w:rPr>
              <w:t xml:space="preserve">, personas, and the workflows where agentic capabilities will be embedded </w:t>
            </w:r>
            <w:r w:rsidRPr="00D21D44">
              <w:rPr>
                <w:rFonts w:eastAsia="Times New Roman" w:cs="Segoe Sans Text"/>
                <w:b/>
                <w:bCs/>
              </w:rPr>
              <w:t>in the flow of work</w:t>
            </w:r>
            <w:r w:rsidRPr="00D21D44">
              <w:rPr>
                <w:rFonts w:eastAsia="Times New Roman" w:cs="Segoe Sans Text"/>
              </w:rPr>
              <w:t xml:space="preserve">. </w:t>
            </w:r>
            <w:r w:rsidRPr="00D21D44">
              <w:rPr>
                <w:rFonts w:eastAsia="Times New Roman" w:cs="Segoe Sans Text"/>
              </w:rPr>
              <w:br/>
            </w:r>
            <w:r w:rsidRPr="00D21D44">
              <w:rPr>
                <w:rFonts w:eastAsia="Times New Roman" w:cs="Segoe Sans Text"/>
              </w:rPr>
              <w:br/>
              <w:t xml:space="preserve">• </w:t>
            </w:r>
            <w:r w:rsidR="00295D73">
              <w:rPr>
                <w:rFonts w:eastAsia="Times New Roman" w:cs="Segoe Sans Text"/>
              </w:rPr>
              <w:t xml:space="preserve">Collaborate with </w:t>
            </w:r>
            <w:r w:rsidR="00B23B97">
              <w:rPr>
                <w:rFonts w:eastAsia="Times New Roman" w:cs="Segoe Sans Text"/>
              </w:rPr>
              <w:t>customers</w:t>
            </w:r>
            <w:r w:rsidR="00295D73">
              <w:rPr>
                <w:rFonts w:eastAsia="Times New Roman" w:cs="Segoe Sans Text"/>
              </w:rPr>
              <w:t xml:space="preserve"> to d</w:t>
            </w:r>
            <w:r w:rsidRPr="00D21D44">
              <w:rPr>
                <w:rFonts w:eastAsia="Times New Roman" w:cs="Segoe Sans Text"/>
              </w:rPr>
              <w:t xml:space="preserve">efine success criteria and outcome-oriented measures (e.g., OKRs) for the initial release intent and translate them into </w:t>
            </w:r>
            <w:r w:rsidRPr="00D21D44">
              <w:rPr>
                <w:rFonts w:eastAsia="Times New Roman" w:cs="Segoe Sans Text"/>
                <w:b/>
                <w:bCs/>
              </w:rPr>
              <w:t>epics/features</w:t>
            </w:r>
            <w:r w:rsidRPr="00D21D44">
              <w:rPr>
                <w:rFonts w:eastAsia="Times New Roman" w:cs="Segoe Sans Text"/>
              </w:rPr>
              <w:t xml:space="preserve"> (avoid detailed user-story commitments in the SOW). </w:t>
            </w:r>
            <w:r w:rsidRPr="00D21D44">
              <w:rPr>
                <w:rFonts w:eastAsia="Times New Roman" w:cs="Segoe Sans Text"/>
              </w:rPr>
              <w:br/>
            </w:r>
            <w:r w:rsidRPr="00D21D44">
              <w:rPr>
                <w:rFonts w:eastAsia="Times New Roman" w:cs="Segoe Sans Text"/>
              </w:rPr>
              <w:br/>
              <w:t xml:space="preserve">• Establish the </w:t>
            </w:r>
            <w:r w:rsidRPr="00D21D44">
              <w:rPr>
                <w:rFonts w:eastAsia="Times New Roman" w:cs="Segoe Sans Text"/>
                <w:b/>
                <w:bCs/>
              </w:rPr>
              <w:t>platform-centric delivery intent</w:t>
            </w:r>
            <w:r w:rsidRPr="00D21D44">
              <w:rPr>
                <w:rFonts w:eastAsia="Times New Roman" w:cs="Segoe Sans Text"/>
              </w:rPr>
              <w:t xml:space="preserve">: define the baseline platform pattern that is </w:t>
            </w:r>
            <w:r w:rsidRPr="00D21D44">
              <w:rPr>
                <w:rFonts w:eastAsia="Times New Roman" w:cs="Segoe Sans Text"/>
                <w:b/>
                <w:bCs/>
              </w:rPr>
              <w:t>modularized, scalable, secure, and reusable</w:t>
            </w:r>
            <w:r w:rsidRPr="00D21D44">
              <w:rPr>
                <w:rFonts w:eastAsia="Times New Roman" w:cs="Segoe Sans Text"/>
              </w:rPr>
              <w:t xml:space="preserve">, enabling repeatable onboarding of multiple use cases over time (not one-off agents). </w:t>
            </w:r>
            <w:r w:rsidRPr="00D21D44">
              <w:rPr>
                <w:rFonts w:eastAsia="Times New Roman" w:cs="Segoe Sans Text"/>
              </w:rPr>
              <w:br/>
            </w:r>
            <w:r w:rsidRPr="00D21D44">
              <w:rPr>
                <w:rFonts w:eastAsia="Times New Roman" w:cs="Segoe Sans Text"/>
              </w:rPr>
              <w:br/>
              <w:t>• Define the phased roadmap and delivery plan for the engagement (Product Strategy &amp; Envisioning → Foundations &amp; Feasibility → Capability &amp; Advancement → Productionize &amp; Govern</w:t>
            </w:r>
            <w:r w:rsidR="00B23B97" w:rsidRPr="00D21D44">
              <w:rPr>
                <w:rFonts w:eastAsia="Times New Roman" w:cs="Segoe Sans Text"/>
              </w:rPr>
              <w:t>)</w:t>
            </w:r>
            <w:r w:rsidRPr="00D21D44">
              <w:rPr>
                <w:rFonts w:eastAsia="Times New Roman" w:cs="Segoe Sans Text"/>
              </w:rPr>
              <w:t xml:space="preserve"> and align this to the initial backlog sequencing. </w:t>
            </w:r>
            <w:r w:rsidRPr="00D21D44">
              <w:rPr>
                <w:rFonts w:eastAsia="Times New Roman" w:cs="Segoe Sans Text"/>
              </w:rPr>
              <w:br/>
            </w:r>
            <w:r w:rsidRPr="00D21D44">
              <w:rPr>
                <w:rFonts w:eastAsia="Times New Roman" w:cs="Segoe Sans Text"/>
              </w:rPr>
              <w:br/>
              <w:t xml:space="preserve">• </w:t>
            </w:r>
            <w:r w:rsidRPr="00D21D44">
              <w:rPr>
                <w:rFonts w:eastAsia="Times New Roman" w:cs="Segoe Sans Text"/>
                <w:b/>
                <w:bCs/>
              </w:rPr>
              <w:t>Model strategy (for orchestration/runtime and workloads):</w:t>
            </w:r>
            <w:r w:rsidRPr="00D21D44">
              <w:rPr>
                <w:rFonts w:eastAsia="Times New Roman" w:cs="Segoe Sans Text"/>
              </w:rPr>
              <w:t xml:space="preserve"> define the approach for selecting and governing foundation models for targeted workloads, including (as applicable and approved) OpenAI GPT family models (e.g., GPT</w:t>
            </w:r>
            <w:r w:rsidRPr="00D21D44">
              <w:rPr>
                <w:rFonts w:eastAsia="Times New Roman" w:cs="Segoe Sans Text"/>
              </w:rPr>
              <w:noBreakHyphen/>
              <w:t xml:space="preserve">4 class and newer, </w:t>
            </w:r>
            <w:r w:rsidRPr="00D21D44">
              <w:rPr>
                <w:rFonts w:eastAsia="Times New Roman" w:cs="Segoe Sans Text"/>
                <w:b/>
                <w:bCs/>
              </w:rPr>
              <w:t>GPT</w:t>
            </w:r>
            <w:r w:rsidRPr="00D21D44">
              <w:rPr>
                <w:rFonts w:eastAsia="Times New Roman" w:cs="Segoe Sans Text"/>
                <w:b/>
                <w:bCs/>
              </w:rPr>
              <w:noBreakHyphen/>
              <w:t>5 where available</w:t>
            </w:r>
            <w:r w:rsidRPr="00D21D44">
              <w:rPr>
                <w:rFonts w:eastAsia="Times New Roman" w:cs="Segoe Sans Text"/>
              </w:rPr>
              <w:t xml:space="preserve">), Anthropic </w:t>
            </w:r>
            <w:r w:rsidRPr="00D21D44">
              <w:rPr>
                <w:rFonts w:eastAsia="Times New Roman" w:cs="Segoe Sans Text"/>
                <w:b/>
                <w:bCs/>
              </w:rPr>
              <w:t>Claude</w:t>
            </w:r>
            <w:r w:rsidRPr="00D21D44">
              <w:rPr>
                <w:rFonts w:eastAsia="Times New Roman" w:cs="Segoe Sans Text"/>
              </w:rPr>
              <w:t xml:space="preserve">, and other approved models. Confirm model selection criteria (quality, safety, latency, cost, regional availability), routing/fallback strategy, and model governance expectations. </w:t>
            </w:r>
            <w:r w:rsidRPr="00D21D44">
              <w:rPr>
                <w:rFonts w:eastAsia="Times New Roman" w:cs="Segoe Sans Text"/>
              </w:rPr>
              <w:br/>
            </w:r>
            <w:r w:rsidRPr="00D21D44">
              <w:rPr>
                <w:rFonts w:eastAsia="Times New Roman" w:cs="Segoe Sans Text"/>
              </w:rPr>
              <w:br/>
              <w:t xml:space="preserve">• </w:t>
            </w:r>
            <w:r w:rsidRPr="00D21D44">
              <w:rPr>
                <w:rFonts w:eastAsia="Times New Roman" w:cs="Segoe Sans Text"/>
                <w:b/>
                <w:bCs/>
              </w:rPr>
              <w:t>Agentic framework strategy:</w:t>
            </w:r>
            <w:r w:rsidRPr="00D21D44">
              <w:rPr>
                <w:rFonts w:eastAsia="Times New Roman" w:cs="Segoe Sans Text"/>
              </w:rPr>
              <w:t xml:space="preserve"> define the approach for building and orchestrating agents using Microsoft-supported agentic patterns and frameworks (as applicable), including Microsoft agent framework components and/or commonly used agent frameworks such as </w:t>
            </w:r>
            <w:r w:rsidR="00B23B97" w:rsidRPr="00D21D44">
              <w:rPr>
                <w:rFonts w:eastAsia="Times New Roman" w:cs="Segoe Sans Text"/>
                <w:b/>
                <w:bCs/>
              </w:rPr>
              <w:t>Lang Graph</w:t>
            </w:r>
            <w:r w:rsidRPr="00D21D44">
              <w:rPr>
                <w:rFonts w:eastAsia="Times New Roman" w:cs="Segoe Sans Text"/>
              </w:rPr>
              <w:t xml:space="preserve"> (and similar orchestration frameworks) to support multi-step, multi-agent workflows. Establish guidance for tool-calling patterns, workflow orchestration, and agent handoffs aligned to governance requirements. </w:t>
            </w:r>
            <w:r w:rsidRPr="00D21D44">
              <w:rPr>
                <w:rFonts w:eastAsia="Times New Roman" w:cs="Segoe Sans Text"/>
              </w:rPr>
              <w:br/>
            </w:r>
            <w:r w:rsidRPr="00D21D44">
              <w:rPr>
                <w:rFonts w:eastAsia="Times New Roman" w:cs="Segoe Sans Text"/>
              </w:rPr>
              <w:br/>
              <w:t xml:space="preserve">• Define the governance approach for the platform, including evaluation, guardrails &amp; controls, privacy, security, and access management expectations. </w:t>
            </w:r>
            <w:r w:rsidRPr="00D21D44">
              <w:rPr>
                <w:rFonts w:eastAsia="Times New Roman" w:cs="Segoe Sans Text"/>
              </w:rPr>
              <w:br/>
            </w:r>
            <w:r w:rsidRPr="00D21D44">
              <w:rPr>
                <w:rFonts w:eastAsia="Times New Roman" w:cs="Segoe Sans Text"/>
              </w:rPr>
              <w:br/>
              <w:t xml:space="preserve">• </w:t>
            </w:r>
            <w:r w:rsidRPr="00D21D44">
              <w:rPr>
                <w:rFonts w:eastAsia="Times New Roman" w:cs="Segoe Sans Text"/>
                <w:b/>
                <w:bCs/>
              </w:rPr>
              <w:t>Agent 365 (governance/observability):</w:t>
            </w:r>
            <w:r w:rsidRPr="00D21D44">
              <w:rPr>
                <w:rFonts w:eastAsia="Times New Roman" w:cs="Segoe Sans Text"/>
              </w:rPr>
              <w:t xml:space="preserve"> define how Agent 365 (or equivalent Microsoft governance/observability capability) will be used to support </w:t>
            </w:r>
            <w:r w:rsidRPr="00D21D44">
              <w:rPr>
                <w:rFonts w:eastAsia="Times New Roman" w:cs="Segoe Sans Text"/>
                <w:b/>
                <w:bCs/>
              </w:rPr>
              <w:t>registry, access control, monitoring/telemetry, observability, and lifecycle visibility</w:t>
            </w:r>
            <w:r w:rsidRPr="00D21D44">
              <w:rPr>
                <w:rFonts w:eastAsia="Times New Roman" w:cs="Segoe Sans Text"/>
              </w:rPr>
              <w:t xml:space="preserve"> for agents and tools (as applicable to scope). </w:t>
            </w:r>
            <w:r w:rsidRPr="00D21D44">
              <w:rPr>
                <w:rFonts w:eastAsia="Times New Roman" w:cs="Segoe Sans Text"/>
              </w:rPr>
              <w:br/>
            </w:r>
            <w:r w:rsidRPr="00D21D44">
              <w:rPr>
                <w:rFonts w:eastAsia="Times New Roman" w:cs="Segoe Sans Text"/>
              </w:rPr>
              <w:br/>
              <w:t xml:space="preserve">• Define an evaluation and validation approach that supports iterative improvement across quality, safety, and performance. Establish how pilot feedback will be captured and used to refine prompts, tools, and agent workflows. </w:t>
            </w:r>
            <w:r w:rsidRPr="00D21D44">
              <w:rPr>
                <w:rFonts w:eastAsia="Times New Roman" w:cs="Segoe Sans Text"/>
              </w:rPr>
              <w:br/>
            </w:r>
            <w:r w:rsidRPr="00D21D44">
              <w:rPr>
                <w:rFonts w:eastAsia="Times New Roman" w:cs="Segoe Sans Text"/>
              </w:rPr>
              <w:br/>
              <w:t xml:space="preserve">• Architecture and resource setup (high-level): confirm target environments, required platform services, identity/access approach, and operational constraints. Confirm required access to subscriptions, repos, pipelines, and environments. </w:t>
            </w:r>
            <w:r w:rsidRPr="00D21D44">
              <w:rPr>
                <w:rFonts w:eastAsia="Times New Roman" w:cs="Segoe Sans Text"/>
              </w:rPr>
              <w:br/>
            </w:r>
            <w:r w:rsidRPr="00D21D44">
              <w:rPr>
                <w:rFonts w:eastAsia="Times New Roman" w:cs="Segoe Sans Text"/>
              </w:rPr>
              <w:br/>
              <w:t xml:space="preserve">• Data review: inventory candidate data sources (structured/unstructured), identify grounding sources, document access constraints, and identify known gaps and remediation needs (owned by Customer unless explicitly in scope). </w:t>
            </w:r>
            <w:r w:rsidRPr="00D21D44">
              <w:rPr>
                <w:rFonts w:eastAsia="Times New Roman" w:cs="Segoe Sans Text"/>
              </w:rPr>
              <w:br/>
            </w:r>
            <w:r w:rsidRPr="00D21D44">
              <w:rPr>
                <w:rFonts w:eastAsia="Times New Roman" w:cs="Segoe Sans Text"/>
              </w:rPr>
              <w:br/>
              <w:t xml:space="preserve">• Team and process alignment: confirm roles/responsibilities, working agreements, ceremony cadence, backlog hygiene, and Definition of Ready / Definition of Done expectations. Populate the initial sprint backlog with planned epics/features for Sprint 1. </w:t>
            </w:r>
            <w:r w:rsidRPr="00D21D44">
              <w:rPr>
                <w:rFonts w:eastAsia="Times New Roman" w:cs="Segoe Sans Text"/>
              </w:rPr>
              <w:br/>
            </w:r>
            <w:r w:rsidRPr="00D21D44">
              <w:rPr>
                <w:rFonts w:eastAsia="Times New Roman" w:cs="Segoe Sans Text"/>
              </w:rPr>
              <w:br/>
              <w:t xml:space="preserve">• Collaborate with the Product Owner to confirm the Sprint Goal for the first delivery sprint and identify key risks/impediments that may affect delivery sequencing. </w:t>
            </w:r>
            <w:r w:rsidRPr="00D21D44">
              <w:rPr>
                <w:rFonts w:eastAsia="Times New Roman" w:cs="Segoe Sans Text"/>
              </w:rPr>
              <w:br/>
            </w:r>
            <w:r w:rsidRPr="00D21D44">
              <w:rPr>
                <w:rFonts w:eastAsia="Times New Roman" w:cs="Segoe Sans Text"/>
              </w:rPr>
              <w:br/>
              <w:t>• Define a test approach and automation pipeline plan for in-scope testing described in the Testing and defect remediation section (as applicable).</w:t>
            </w:r>
          </w:p>
        </w:tc>
      </w:tr>
      <w:tr w:rsidR="006125E4" w:rsidRPr="00D21D44" w14:paraId="69D9C9A3" w14:textId="77777777" w:rsidTr="00244654">
        <w:trPr>
          <w:cnfStyle w:val="000000010000" w:firstRow="0" w:lastRow="0" w:firstColumn="0" w:lastColumn="0" w:oddVBand="0" w:evenVBand="0" w:oddHBand="0" w:evenHBand="1" w:firstRowFirstColumn="0" w:firstRowLastColumn="0" w:lastRowFirstColumn="0" w:lastRowLastColumn="0"/>
        </w:trPr>
        <w:tc>
          <w:tcPr>
            <w:tcW w:w="0" w:type="auto"/>
            <w:hideMark/>
          </w:tcPr>
          <w:p w14:paraId="01AE1347" w14:textId="77777777" w:rsidR="006125E4" w:rsidRPr="00D21D44" w:rsidRDefault="006125E4" w:rsidP="00244654">
            <w:pPr>
              <w:spacing w:before="0"/>
              <w:jc w:val="center"/>
              <w:rPr>
                <w:rFonts w:eastAsia="Times New Roman" w:cs="Segoe Sans Text"/>
                <w:b/>
                <w:bCs/>
              </w:rPr>
            </w:pPr>
            <w:r w:rsidRPr="00D21D44">
              <w:rPr>
                <w:rFonts w:eastAsia="Times New Roman" w:cs="Segoe Sans Text"/>
                <w:b/>
                <w:bCs/>
              </w:rPr>
              <w:t>Customer activities (The activities to be performed by the Customer)</w:t>
            </w:r>
          </w:p>
        </w:tc>
        <w:tc>
          <w:tcPr>
            <w:tcW w:w="0" w:type="auto"/>
            <w:hideMark/>
          </w:tcPr>
          <w:p w14:paraId="0E262EB0" w14:textId="77777777" w:rsidR="006125E4" w:rsidRPr="00D21D44" w:rsidRDefault="006125E4" w:rsidP="00244654">
            <w:pPr>
              <w:spacing w:before="0"/>
              <w:rPr>
                <w:rFonts w:eastAsia="Times New Roman" w:cs="Segoe Sans Text"/>
              </w:rPr>
            </w:pPr>
            <w:r w:rsidRPr="00D21D44">
              <w:rPr>
                <w:rFonts w:eastAsia="Times New Roman" w:cs="Segoe Sans Text"/>
              </w:rPr>
              <w:t xml:space="preserve">• Allocate and make available required Customer roles (sponsor, product owner, SMEs, security/compliance contacts) within the time frames agreed in initiation. </w:t>
            </w:r>
            <w:r w:rsidRPr="00D21D44">
              <w:rPr>
                <w:rFonts w:eastAsia="Times New Roman" w:cs="Segoe Sans Text"/>
              </w:rPr>
              <w:br/>
            </w:r>
            <w:r w:rsidRPr="00D21D44">
              <w:rPr>
                <w:rFonts w:eastAsia="Times New Roman" w:cs="Segoe Sans Text"/>
              </w:rPr>
              <w:br/>
              <w:t xml:space="preserve">• Participate in baseline planning workshops; provide workflow context, current-state constraints, policies, and success measures needed to define outcome-oriented priorities. </w:t>
            </w:r>
            <w:r w:rsidRPr="00D21D44">
              <w:rPr>
                <w:rFonts w:eastAsia="Times New Roman" w:cs="Segoe Sans Text"/>
              </w:rPr>
              <w:br/>
            </w:r>
            <w:r w:rsidRPr="00D21D44">
              <w:rPr>
                <w:rFonts w:eastAsia="Times New Roman" w:cs="Segoe Sans Text"/>
              </w:rPr>
              <w:br/>
              <w:t xml:space="preserve">• Provide relevant documentation and business requirements; clarify requirements and approve priorities at the epic/feature level. </w:t>
            </w:r>
            <w:r w:rsidRPr="00D21D44">
              <w:rPr>
                <w:rFonts w:eastAsia="Times New Roman" w:cs="Segoe Sans Text"/>
              </w:rPr>
              <w:br/>
            </w:r>
            <w:r w:rsidRPr="00D21D44">
              <w:rPr>
                <w:rFonts w:eastAsia="Times New Roman" w:cs="Segoe Sans Text"/>
              </w:rPr>
              <w:br/>
              <w:t xml:space="preserve">• Provision and/or approve access to required environments, tooling, and repositories; complete internal governance steps needed to begin delivery. </w:t>
            </w:r>
            <w:r w:rsidRPr="00D21D44">
              <w:rPr>
                <w:rFonts w:eastAsia="Times New Roman" w:cs="Segoe Sans Text"/>
              </w:rPr>
              <w:br/>
            </w:r>
            <w:r w:rsidRPr="00D21D44">
              <w:rPr>
                <w:rFonts w:eastAsia="Times New Roman" w:cs="Segoe Sans Text"/>
              </w:rPr>
              <w:br/>
              <w:t xml:space="preserve">• Identify candidate data sources and ensure appropriate access approvals are in place for planned grounding and integrations (as applicable). </w:t>
            </w:r>
            <w:r w:rsidRPr="00D21D44">
              <w:rPr>
                <w:rFonts w:eastAsia="Times New Roman" w:cs="Segoe Sans Text"/>
              </w:rPr>
              <w:br/>
            </w:r>
            <w:r w:rsidRPr="00D21D44">
              <w:rPr>
                <w:rFonts w:eastAsia="Times New Roman" w:cs="Segoe Sans Text"/>
              </w:rPr>
              <w:br/>
              <w:t xml:space="preserve">• Confirm security, compliance, and Responsible AI expectations; provide timely feedback via agreed review channels and decision-makers. </w:t>
            </w:r>
            <w:r w:rsidRPr="00D21D44">
              <w:rPr>
                <w:rFonts w:eastAsia="Times New Roman" w:cs="Segoe Sans Text"/>
              </w:rPr>
              <w:br/>
            </w:r>
            <w:r w:rsidRPr="00D21D44">
              <w:rPr>
                <w:rFonts w:eastAsia="Times New Roman" w:cs="Segoe Sans Text"/>
              </w:rPr>
              <w:br/>
              <w:t xml:space="preserve">• Define the UAT/pilot validation approach; identify pilot users for feedback and usability validation (as applicable). </w:t>
            </w:r>
            <w:r w:rsidRPr="00D21D44">
              <w:rPr>
                <w:rFonts w:eastAsia="Times New Roman" w:cs="Segoe Sans Text"/>
              </w:rPr>
              <w:br/>
            </w:r>
            <w:r w:rsidRPr="00D21D44">
              <w:rPr>
                <w:rFonts w:eastAsia="Times New Roman" w:cs="Segoe Sans Text"/>
              </w:rPr>
              <w:br/>
              <w:t>• Collaborate with Microsoft to validate the initial backlog and initial release intent and to agree the Sprint Goal for the first delivery sprint.</w:t>
            </w:r>
          </w:p>
        </w:tc>
      </w:tr>
      <w:tr w:rsidR="006125E4" w:rsidRPr="00D21D44" w14:paraId="4F7CE7B6" w14:textId="77777777" w:rsidTr="00244654">
        <w:trPr>
          <w:cnfStyle w:val="000000100000" w:firstRow="0" w:lastRow="0" w:firstColumn="0" w:lastColumn="0" w:oddVBand="0" w:evenVBand="0" w:oddHBand="1" w:evenHBand="0" w:firstRowFirstColumn="0" w:firstRowLastColumn="0" w:lastRowFirstColumn="0" w:lastRowLastColumn="0"/>
        </w:trPr>
        <w:tc>
          <w:tcPr>
            <w:tcW w:w="0" w:type="auto"/>
            <w:hideMark/>
          </w:tcPr>
          <w:p w14:paraId="63196FCB" w14:textId="77777777" w:rsidR="006125E4" w:rsidRPr="00D21D44" w:rsidRDefault="006125E4" w:rsidP="00244654">
            <w:pPr>
              <w:spacing w:before="0"/>
              <w:jc w:val="center"/>
              <w:rPr>
                <w:rFonts w:eastAsia="Times New Roman" w:cs="Segoe Sans Text"/>
                <w:b/>
                <w:bCs/>
              </w:rPr>
            </w:pPr>
            <w:r w:rsidRPr="00D21D44">
              <w:rPr>
                <w:rFonts w:eastAsia="Times New Roman" w:cs="Segoe Sans Text"/>
                <w:b/>
                <w:bCs/>
              </w:rPr>
              <w:t>Key assumptions</w:t>
            </w:r>
          </w:p>
        </w:tc>
        <w:tc>
          <w:tcPr>
            <w:tcW w:w="0" w:type="auto"/>
            <w:hideMark/>
          </w:tcPr>
          <w:p w14:paraId="61E2A911" w14:textId="2CCA5789" w:rsidR="006125E4" w:rsidRPr="00D21D44" w:rsidRDefault="006125E4" w:rsidP="00244654">
            <w:pPr>
              <w:spacing w:before="0"/>
              <w:rPr>
                <w:rFonts w:eastAsia="Times New Roman" w:cs="Segoe Sans Text"/>
              </w:rPr>
            </w:pPr>
            <w:r w:rsidRPr="00D21D44">
              <w:rPr>
                <w:rFonts w:eastAsia="Times New Roman" w:cs="Segoe Sans Text"/>
              </w:rPr>
              <w:t xml:space="preserve">• Customer representatives (especially </w:t>
            </w:r>
            <w:r w:rsidR="00B23B97" w:rsidRPr="00D21D44">
              <w:rPr>
                <w:rFonts w:eastAsia="Times New Roman" w:cs="Segoe Sans Text"/>
              </w:rPr>
              <w:t>sponsors</w:t>
            </w:r>
            <w:r w:rsidRPr="00D21D44">
              <w:rPr>
                <w:rFonts w:eastAsia="Times New Roman" w:cs="Segoe Sans Text"/>
              </w:rPr>
              <w:t xml:space="preserve"> and product </w:t>
            </w:r>
            <w:r w:rsidR="00126CB7" w:rsidRPr="00D21D44">
              <w:rPr>
                <w:rFonts w:eastAsia="Times New Roman" w:cs="Segoe Sans Text"/>
              </w:rPr>
              <w:t>owners</w:t>
            </w:r>
            <w:r w:rsidRPr="00D21D44">
              <w:rPr>
                <w:rFonts w:eastAsia="Times New Roman" w:cs="Segoe Sans Text"/>
              </w:rPr>
              <w:t xml:space="preserve">) are available throughout baseline planning for timely decisions and prioritization. </w:t>
            </w:r>
            <w:r w:rsidRPr="00D21D44">
              <w:rPr>
                <w:rFonts w:eastAsia="Times New Roman" w:cs="Segoe Sans Text"/>
              </w:rPr>
              <w:br/>
            </w:r>
            <w:r w:rsidRPr="00D21D44">
              <w:rPr>
                <w:rFonts w:eastAsia="Times New Roman" w:cs="Segoe Sans Text"/>
              </w:rPr>
              <w:br/>
              <w:t xml:space="preserve">• Key roles (business SMEs, technical SMEs, security/compliance stakeholders) are available and knowledgeable about target workflows and systems relevant to initial scenarios. </w:t>
            </w:r>
            <w:r w:rsidRPr="00D21D44">
              <w:rPr>
                <w:rFonts w:eastAsia="Times New Roman" w:cs="Segoe Sans Text"/>
              </w:rPr>
              <w:br/>
            </w:r>
            <w:r w:rsidRPr="00D21D44">
              <w:rPr>
                <w:rFonts w:eastAsia="Times New Roman" w:cs="Segoe Sans Text"/>
              </w:rPr>
              <w:br/>
              <w:t xml:space="preserve">• Required environments, tooling access, and approvals are completed in time to support planned sprint starts. </w:t>
            </w:r>
            <w:r w:rsidRPr="00D21D44">
              <w:rPr>
                <w:rFonts w:eastAsia="Times New Roman" w:cs="Segoe Sans Text"/>
              </w:rPr>
              <w:br/>
            </w:r>
            <w:r w:rsidRPr="00D21D44">
              <w:rPr>
                <w:rFonts w:eastAsia="Times New Roman" w:cs="Segoe Sans Text"/>
              </w:rPr>
              <w:br/>
              <w:t xml:space="preserve">• Model availability and usage (including GPT family models, Claude, and other models) is subject to </w:t>
            </w:r>
            <w:r w:rsidRPr="00D21D44">
              <w:rPr>
                <w:rFonts w:eastAsia="Times New Roman" w:cs="Segoe Sans Text"/>
                <w:b/>
                <w:bCs/>
              </w:rPr>
              <w:t>Customer approvals, licensing, regional availability, quota/capacity constraints, and enterprise policy</w:t>
            </w:r>
            <w:r w:rsidRPr="00D21D44">
              <w:rPr>
                <w:rFonts w:eastAsia="Times New Roman" w:cs="Segoe Sans Text"/>
              </w:rPr>
              <w:t xml:space="preserve">. </w:t>
            </w:r>
            <w:r w:rsidRPr="00D21D44">
              <w:rPr>
                <w:rFonts w:eastAsia="Times New Roman" w:cs="Segoe Sans Text"/>
              </w:rPr>
              <w:br/>
            </w:r>
            <w:r w:rsidRPr="00D21D44">
              <w:rPr>
                <w:rFonts w:eastAsia="Times New Roman" w:cs="Segoe Sans Text"/>
              </w:rPr>
              <w:br/>
              <w:t>• The backlog will be refined during baseline planning, which may change sequencing, scope emphasis, and/or required skills/capacity; material deviations are handled through the change management process.</w:t>
            </w:r>
          </w:p>
        </w:tc>
      </w:tr>
    </w:tbl>
    <w:p w14:paraId="624F091A" w14:textId="224FC00A" w:rsidR="00D53C11" w:rsidRPr="00D53C11" w:rsidRDefault="00D53C11" w:rsidP="00D53C11">
      <w:pPr>
        <w:pStyle w:val="Caption-Table-Above"/>
        <w:rPr>
          <w:bCs w:val="0"/>
          <w:i w:val="0"/>
          <w:color w:val="auto"/>
          <w:spacing w:val="0"/>
          <w:sz w:val="20"/>
        </w:rPr>
      </w:pPr>
      <w:r w:rsidRPr="00D53C11">
        <w:rPr>
          <w:bCs w:val="0"/>
          <w:i w:val="0"/>
          <w:color w:val="auto"/>
          <w:spacing w:val="0"/>
          <w:sz w:val="20"/>
        </w:rPr>
        <w:t xml:space="preserve">Each delivery sprint will last </w:t>
      </w:r>
      <w:r w:rsidR="000B273C">
        <w:rPr>
          <w:b/>
          <w:i w:val="0"/>
          <w:color w:val="auto"/>
          <w:spacing w:val="0"/>
          <w:sz w:val="20"/>
        </w:rPr>
        <w:t>four</w:t>
      </w:r>
      <w:r w:rsidR="00126CB7">
        <w:rPr>
          <w:b/>
          <w:i w:val="0"/>
          <w:color w:val="auto"/>
          <w:spacing w:val="0"/>
          <w:sz w:val="20"/>
        </w:rPr>
        <w:t xml:space="preserve"> </w:t>
      </w:r>
      <w:r w:rsidR="003650CF">
        <w:rPr>
          <w:b/>
          <w:i w:val="0"/>
          <w:color w:val="auto"/>
          <w:spacing w:val="0"/>
          <w:sz w:val="20"/>
        </w:rPr>
        <w:t>to</w:t>
      </w:r>
      <w:r w:rsidR="00126CB7">
        <w:rPr>
          <w:b/>
          <w:i w:val="0"/>
          <w:color w:val="auto"/>
          <w:spacing w:val="0"/>
          <w:sz w:val="20"/>
        </w:rPr>
        <w:t xml:space="preserve"> </w:t>
      </w:r>
      <w:r w:rsidR="000B273C">
        <w:rPr>
          <w:b/>
          <w:i w:val="0"/>
          <w:color w:val="auto"/>
          <w:spacing w:val="0"/>
          <w:sz w:val="20"/>
        </w:rPr>
        <w:t>six</w:t>
      </w:r>
      <w:r w:rsidR="001151E5">
        <w:rPr>
          <w:bCs w:val="0"/>
          <w:i w:val="0"/>
          <w:color w:val="auto"/>
          <w:spacing w:val="0"/>
          <w:sz w:val="20"/>
        </w:rPr>
        <w:t xml:space="preserve"> </w:t>
      </w:r>
      <w:r w:rsidRPr="00D53C11">
        <w:rPr>
          <w:bCs w:val="0"/>
          <w:i w:val="0"/>
          <w:color w:val="auto"/>
          <w:spacing w:val="0"/>
          <w:sz w:val="20"/>
        </w:rPr>
        <w:t>weeks. Microsoft and the Customer will collaborate to determine the final duration for sprints during baseline planning.</w:t>
      </w:r>
    </w:p>
    <w:p w14:paraId="0D1D2601" w14:textId="77777777" w:rsidR="00D53C11" w:rsidRPr="00D53C11" w:rsidRDefault="00D53C11" w:rsidP="00D53C11">
      <w:pPr>
        <w:pStyle w:val="Caption-Table-Above"/>
        <w:rPr>
          <w:bCs w:val="0"/>
          <w:i w:val="0"/>
          <w:color w:val="auto"/>
          <w:spacing w:val="0"/>
          <w:sz w:val="20"/>
        </w:rPr>
      </w:pPr>
      <w:r w:rsidRPr="00D53C11">
        <w:rPr>
          <w:bCs w:val="0"/>
          <w:i w:val="0"/>
          <w:color w:val="auto"/>
          <w:spacing w:val="0"/>
          <w:sz w:val="20"/>
        </w:rPr>
        <w:t>Before sprint planning starts, the product owner will collaborate with the feature team to define a sprint goal and a proposed sprint backlog. This sprint backlog will consist of a set of PBIs that the feature team estimates may be completed during the sprint.</w:t>
      </w:r>
    </w:p>
    <w:p w14:paraId="3247BBFF" w14:textId="77777777" w:rsidR="00D53C11" w:rsidRPr="00D53C11" w:rsidRDefault="00D53C11" w:rsidP="00D53C11">
      <w:pPr>
        <w:pStyle w:val="Caption-Table-Above"/>
        <w:rPr>
          <w:bCs w:val="0"/>
          <w:i w:val="0"/>
          <w:color w:val="auto"/>
          <w:spacing w:val="0"/>
          <w:sz w:val="20"/>
        </w:rPr>
      </w:pPr>
      <w:r w:rsidRPr="00D53C11">
        <w:rPr>
          <w:bCs w:val="0"/>
          <w:i w:val="0"/>
          <w:color w:val="auto"/>
          <w:spacing w:val="0"/>
          <w:sz w:val="20"/>
        </w:rPr>
        <w:t>The first half-day of every sprint will be set aside to plan for that sprint. In some exceptional cases, planning may extend past the first half-day. The feature team, the product owner, and the Microsoft project manager will attend. During sprint planning the following activities will take place:</w:t>
      </w:r>
    </w:p>
    <w:p w14:paraId="0503F1FE" w14:textId="09FEE8E1" w:rsidR="00D53C11" w:rsidRPr="00D53C11" w:rsidRDefault="00D53C11" w:rsidP="00272CF1">
      <w:pPr>
        <w:pStyle w:val="Bullet1"/>
      </w:pPr>
      <w:r w:rsidRPr="00D53C11">
        <w:t>The feature team will review each PBI. The feature team will determine if there is sufficient information to begin development. The Microsoft team may seek clarification from the product owner. If there is insufficient information to begin work on a PBI and the product owner cannot provide clarification during the meeting, the feature team may defer the story to a later sprint or the product backlog.</w:t>
      </w:r>
    </w:p>
    <w:p w14:paraId="03675446" w14:textId="170DD484" w:rsidR="00D53C11" w:rsidRPr="00D53C11" w:rsidRDefault="00D53C11" w:rsidP="00272CF1">
      <w:pPr>
        <w:pStyle w:val="Bullet1"/>
      </w:pPr>
      <w:r w:rsidRPr="00D53C11">
        <w:t>The feature team will determine which PBIs can be accomplished during the sprint. If the proposed sprint backlog is too large, the team will collaborate with the product owner to defer PBIs to a later sprint or the product backlog. If the proposed scope is too small, the team will collaborate with the product owner to add PBIs. The PBIs selected for the sprint are solely determined by the feature team.</w:t>
      </w:r>
    </w:p>
    <w:p w14:paraId="2E18C158" w14:textId="6CD83787" w:rsidR="00D53C11" w:rsidRPr="00D53C11" w:rsidRDefault="00D53C11" w:rsidP="00272CF1">
      <w:pPr>
        <w:pStyle w:val="Bullet1"/>
      </w:pPr>
      <w:r w:rsidRPr="00D53C11">
        <w:t>The feature team will determine the technical feasibility of a PBI. If the technical feasibility of a user story requires further investigation, a corresponding PBI may be added to investigate potential solutions. If the feature team determines that a PBI is not feasible, the feature team can remove the story from the backlog.</w:t>
      </w:r>
    </w:p>
    <w:p w14:paraId="06BE247D" w14:textId="6BD9ED02" w:rsidR="00D53C11" w:rsidRPr="00D53C11" w:rsidRDefault="00B23B97" w:rsidP="00272CF1">
      <w:pPr>
        <w:pStyle w:val="Bullet1"/>
      </w:pPr>
      <w:r w:rsidRPr="00D53C11">
        <w:t>The</w:t>
      </w:r>
      <w:r w:rsidR="00D53C11" w:rsidRPr="00D53C11">
        <w:t xml:space="preserve"> team will work to decide how the work will be accomplished. This may include design discussions, updates to the architecture, and a breakdown of PBIs into tasks.</w:t>
      </w:r>
    </w:p>
    <w:p w14:paraId="478A88E1" w14:textId="77777777" w:rsidR="00D53C11" w:rsidRPr="00D53C11" w:rsidRDefault="00D53C11" w:rsidP="00D53C11">
      <w:pPr>
        <w:pStyle w:val="Caption-Table-Above"/>
        <w:rPr>
          <w:bCs w:val="0"/>
          <w:i w:val="0"/>
          <w:color w:val="auto"/>
          <w:spacing w:val="0"/>
          <w:sz w:val="20"/>
        </w:rPr>
      </w:pPr>
      <w:r w:rsidRPr="00D53C11">
        <w:rPr>
          <w:bCs w:val="0"/>
          <w:i w:val="0"/>
          <w:color w:val="auto"/>
          <w:spacing w:val="0"/>
          <w:sz w:val="20"/>
        </w:rPr>
        <w:t>During the delivery sprint, the feature teams will build out the solution with planned PBIs and architecture, which will be updated, if it is required. The feature team will hold daily standup meetings to keep everyone informed and to report any impediments.</w:t>
      </w:r>
    </w:p>
    <w:p w14:paraId="28B205CB" w14:textId="77777777" w:rsidR="00D53C11" w:rsidRPr="00D53C11" w:rsidRDefault="00D53C11" w:rsidP="00D53C11">
      <w:pPr>
        <w:pStyle w:val="Caption-Table-Above"/>
        <w:rPr>
          <w:bCs w:val="0"/>
          <w:i w:val="0"/>
          <w:color w:val="auto"/>
          <w:spacing w:val="0"/>
          <w:sz w:val="20"/>
        </w:rPr>
      </w:pPr>
      <w:r w:rsidRPr="00D53C11">
        <w:rPr>
          <w:bCs w:val="0"/>
          <w:i w:val="0"/>
          <w:color w:val="auto"/>
          <w:spacing w:val="0"/>
          <w:sz w:val="20"/>
        </w:rPr>
        <w:t>During the sprint, if the feature team determines that a PBI cannot be completed within the sprint, it will be deferred to a later sprint after consultation with the team and the product owner. If the feature team has extra capacity in a sprint, it will collaborate with the product owner to select PBIs to be added to the sprint backlog. Changes to the sprint backlog should not compromise the sprint goal. The Microsoft project manager is the sole decision maker on scope changes during the sprint.</w:t>
      </w:r>
    </w:p>
    <w:p w14:paraId="0FD03589" w14:textId="5094FF5B" w:rsidR="00D53C11" w:rsidRPr="00C040F6" w:rsidRDefault="00D53C11" w:rsidP="00D53C11">
      <w:pPr>
        <w:pStyle w:val="Caption-Table-Above"/>
        <w:rPr>
          <w:bCs w:val="0"/>
          <w:i w:val="0"/>
          <w:color w:val="auto"/>
          <w:spacing w:val="0"/>
          <w:sz w:val="20"/>
        </w:rPr>
      </w:pPr>
      <w:r w:rsidRPr="00D53C11">
        <w:rPr>
          <w:bCs w:val="0"/>
          <w:i w:val="0"/>
          <w:color w:val="auto"/>
          <w:spacing w:val="0"/>
          <w:sz w:val="20"/>
        </w:rPr>
        <w:t>The last day of the sprint is usually dedicated to demonstrating the functionality that has been achieved and to carrying out a retrospective of the sprint. Microsoft and the Customer will review the delivered outcomes after every sprint to determine if changes are needed (for example, updates to the backlog/desired outcomes). Product changes during the sprint should be minimized so delivery times and sprint goals are not affected. Sprint retrospectives help determine where the team succeeded, and where improvements can be made. The product owner reviews the completed stories and marks them as Done or Not Done based on the Definition of Done.</w:t>
      </w:r>
    </w:p>
    <w:p w14:paraId="5A26605F" w14:textId="713FC662" w:rsidR="006E307E" w:rsidRDefault="006E307E" w:rsidP="00C040F6">
      <w:pPr>
        <w:pStyle w:val="Caption-Table-Above"/>
      </w:pPr>
      <w:bookmarkStart w:id="1067" w:name="_Toc213430939"/>
      <w:bookmarkStart w:id="1068" w:name="_Toc231555280"/>
      <w:r>
        <w:t xml:space="preserve">Table </w:t>
      </w:r>
      <w:r>
        <w:fldChar w:fldCharType="begin"/>
      </w:r>
      <w:r>
        <w:instrText>SEQ Table \* ARABIC</w:instrText>
      </w:r>
      <w:r>
        <w:fldChar w:fldCharType="separate"/>
      </w:r>
      <w:ins w:id="1069" w:author="Francis Moigula" w:date="2026-06-04T17:05:00Z" w16du:dateUtc="2026-06-04T22:05:00Z">
        <w:r w:rsidR="009917D6">
          <w:rPr>
            <w:noProof/>
          </w:rPr>
          <w:t>10</w:t>
        </w:r>
      </w:ins>
      <w:del w:id="1070" w:author="Francis Moigula" w:date="2026-06-04T10:10:00Z" w16du:dateUtc="2026-06-04T15:10:00Z">
        <w:r w:rsidR="008D6700" w:rsidDel="00A0348A">
          <w:rPr>
            <w:noProof/>
          </w:rPr>
          <w:delText>9</w:delText>
        </w:r>
      </w:del>
      <w:r>
        <w:fldChar w:fldCharType="end"/>
      </w:r>
      <w:r w:rsidRPr="00286165">
        <w:t xml:space="preserve">: </w:t>
      </w:r>
      <w:r>
        <w:t>Delivery sprints activities</w:t>
      </w:r>
      <w:bookmarkEnd w:id="1067"/>
      <w:bookmarkEnd w:id="1068"/>
    </w:p>
    <w:tbl>
      <w:tblPr>
        <w:tblStyle w:val="RFX-SOWTable"/>
        <w:tblW w:w="0" w:type="auto"/>
        <w:tblLook w:val="04A0" w:firstRow="1" w:lastRow="0" w:firstColumn="1" w:lastColumn="0" w:noHBand="0" w:noVBand="1"/>
      </w:tblPr>
      <w:tblGrid>
        <w:gridCol w:w="2970"/>
        <w:gridCol w:w="6380"/>
      </w:tblGrid>
      <w:tr w:rsidR="003277BF" w:rsidRPr="00E8749B" w14:paraId="04872C47" w14:textId="77777777" w:rsidTr="00244654">
        <w:trPr>
          <w:cnfStyle w:val="100000000000" w:firstRow="1" w:lastRow="0" w:firstColumn="0" w:lastColumn="0" w:oddVBand="0" w:evenVBand="0" w:oddHBand="0" w:evenHBand="0" w:firstRowFirstColumn="0" w:firstRowLastColumn="0" w:lastRowFirstColumn="0" w:lastRowLastColumn="0"/>
        </w:trPr>
        <w:tc>
          <w:tcPr>
            <w:tcW w:w="2970" w:type="dxa"/>
          </w:tcPr>
          <w:p w14:paraId="25660E71" w14:textId="77777777" w:rsidR="003277BF" w:rsidRPr="00E8749B" w:rsidRDefault="003277BF" w:rsidP="00244654">
            <w:pPr>
              <w:pStyle w:val="TableText"/>
            </w:pPr>
            <w:r>
              <w:t>Category</w:t>
            </w:r>
          </w:p>
        </w:tc>
        <w:tc>
          <w:tcPr>
            <w:tcW w:w="6380" w:type="dxa"/>
          </w:tcPr>
          <w:p w14:paraId="5744C6B0" w14:textId="77777777" w:rsidR="003277BF" w:rsidRPr="00E8749B" w:rsidRDefault="003277BF" w:rsidP="00244654">
            <w:pPr>
              <w:pStyle w:val="TableText"/>
            </w:pPr>
            <w:r w:rsidRPr="00E8749B">
              <w:t>Description</w:t>
            </w:r>
          </w:p>
        </w:tc>
      </w:tr>
      <w:tr w:rsidR="003277BF" w:rsidRPr="00C908C8" w14:paraId="6E5B372D" w14:textId="77777777" w:rsidTr="00244654">
        <w:trPr>
          <w:cnfStyle w:val="000000100000" w:firstRow="0" w:lastRow="0" w:firstColumn="0" w:lastColumn="0" w:oddVBand="0" w:evenVBand="0" w:oddHBand="1" w:evenHBand="0" w:firstRowFirstColumn="0" w:firstRowLastColumn="0" w:lastRowFirstColumn="0" w:lastRowLastColumn="0"/>
        </w:trPr>
        <w:tc>
          <w:tcPr>
            <w:tcW w:w="2970" w:type="dxa"/>
          </w:tcPr>
          <w:p w14:paraId="50BA4734" w14:textId="77777777" w:rsidR="003277BF" w:rsidRPr="00580407" w:rsidRDefault="003277BF" w:rsidP="00244654">
            <w:pPr>
              <w:pStyle w:val="TableText"/>
              <w:rPr>
                <w:b/>
                <w:bCs/>
              </w:rPr>
            </w:pPr>
            <w:r w:rsidRPr="00580407">
              <w:rPr>
                <w:b/>
                <w:bCs/>
              </w:rPr>
              <w:t>Microsoft activities</w:t>
            </w:r>
          </w:p>
          <w:p w14:paraId="154A8490" w14:textId="77777777" w:rsidR="003277BF" w:rsidRPr="00C908C8" w:rsidRDefault="003277BF" w:rsidP="00244654">
            <w:pPr>
              <w:pStyle w:val="TableText"/>
            </w:pPr>
            <w:r>
              <w:t>The activities to be performed by Microsoft</w:t>
            </w:r>
          </w:p>
        </w:tc>
        <w:tc>
          <w:tcPr>
            <w:tcW w:w="6380" w:type="dxa"/>
          </w:tcPr>
          <w:p w14:paraId="66CC46A7" w14:textId="77777777" w:rsidR="003277BF" w:rsidRDefault="003277BF" w:rsidP="00244654">
            <w:pPr>
              <w:pStyle w:val="TableText"/>
            </w:pPr>
            <w:r>
              <w:t>The following activities will be performed during each delivery sprint:</w:t>
            </w:r>
          </w:p>
          <w:p w14:paraId="45BF534D" w14:textId="77777777" w:rsidR="003277BF" w:rsidRDefault="003277BF" w:rsidP="00244654">
            <w:pPr>
              <w:pStyle w:val="Tablebullet1"/>
            </w:pPr>
            <w:r>
              <w:t>Collaborate with the Customer to jointly agree the priority of items in the backlog.</w:t>
            </w:r>
          </w:p>
          <w:p w14:paraId="57EB9A9F" w14:textId="77777777" w:rsidR="003277BF" w:rsidRDefault="003277BF" w:rsidP="00244654">
            <w:pPr>
              <w:pStyle w:val="Tablebullet1"/>
            </w:pPr>
            <w:r>
              <w:t>Review the PBIs assigned to a sprint.</w:t>
            </w:r>
          </w:p>
          <w:p w14:paraId="0497A3F3" w14:textId="77777777" w:rsidR="003277BF" w:rsidRDefault="003277BF" w:rsidP="00244654">
            <w:pPr>
              <w:pStyle w:val="Tablebullet1"/>
            </w:pPr>
            <w:r>
              <w:t>Determine whether sufficient information is available for each PBI. A PBI will be flagged if more clarification is needed; if clarification cannot be provided, the team may decide to defer the PBI to a later sprint.</w:t>
            </w:r>
          </w:p>
          <w:p w14:paraId="4879611E" w14:textId="77777777" w:rsidR="003277BF" w:rsidRDefault="003277BF" w:rsidP="00244654">
            <w:pPr>
              <w:pStyle w:val="Tablebullet1"/>
            </w:pPr>
            <w:r>
              <w:t>Conduct a sprint planning meeting with the Customer at the beginning of each sprint to agree on a sprint goal and plan the PBIs that will be included in the sprint backlog.</w:t>
            </w:r>
          </w:p>
          <w:p w14:paraId="738F8C72" w14:textId="77777777" w:rsidR="003277BF" w:rsidRDefault="003277BF" w:rsidP="00244654">
            <w:pPr>
              <w:pStyle w:val="Tablebullet1"/>
            </w:pPr>
            <w:r>
              <w:t>Determine whether the PBIs assigned to a sprint can be completed within that sprint based on available capacity and interdependencies across PBIs.</w:t>
            </w:r>
          </w:p>
          <w:p w14:paraId="650BD55E" w14:textId="77777777" w:rsidR="003277BF" w:rsidRDefault="003277BF" w:rsidP="00244654">
            <w:pPr>
              <w:pStyle w:val="Tablebullet1"/>
            </w:pPr>
            <w:r>
              <w:t>Conduct and participate in regular scrum meetings. Collaborate with the Customer to design and plan for the implementation of the PBIs.</w:t>
            </w:r>
          </w:p>
          <w:p w14:paraId="12055CFB" w14:textId="77777777" w:rsidR="003277BF" w:rsidRDefault="003277BF" w:rsidP="00244654">
            <w:pPr>
              <w:pStyle w:val="Tablebullet1"/>
            </w:pPr>
            <w:r>
              <w:t>Complete assigned PBIs in the sprint backlog according to the individual PBI acceptance criteria and Definition of Done (DOD).</w:t>
            </w:r>
          </w:p>
          <w:p w14:paraId="72CCB6E3" w14:textId="3FFE06AD" w:rsidR="003277BF" w:rsidRDefault="003277BF" w:rsidP="00244654">
            <w:pPr>
              <w:pStyle w:val="Tablebullet1"/>
            </w:pPr>
            <w:r>
              <w:t xml:space="preserve">Perform testing as defined in ‎the </w:t>
            </w:r>
            <w:r w:rsidRPr="009E6C59">
              <w:rPr>
                <w:i/>
                <w:iCs/>
                <w:highlight w:val="yellow"/>
              </w:rPr>
              <w:fldChar w:fldCharType="begin"/>
            </w:r>
            <w:r w:rsidRPr="009E6C59">
              <w:rPr>
                <w:i/>
                <w:iCs/>
              </w:rPr>
              <w:instrText xml:space="preserve"> REF _Ref207901866 \h </w:instrText>
            </w:r>
            <w:r>
              <w:rPr>
                <w:i/>
                <w:iCs/>
                <w:highlight w:val="yellow"/>
              </w:rPr>
              <w:instrText xml:space="preserve"> \* MERGEFORMAT </w:instrText>
            </w:r>
            <w:r w:rsidRPr="009E6C59">
              <w:rPr>
                <w:i/>
                <w:iCs/>
                <w:highlight w:val="yellow"/>
              </w:rPr>
            </w:r>
            <w:r w:rsidRPr="009E6C59">
              <w:rPr>
                <w:i/>
                <w:iCs/>
                <w:highlight w:val="yellow"/>
              </w:rPr>
              <w:fldChar w:fldCharType="separate"/>
            </w:r>
            <w:ins w:id="1071" w:author="Francis Moigula" w:date="2026-06-04T10:10:00Z" w16du:dateUtc="2026-06-04T15:10:00Z">
              <w:r w:rsidR="009917D6" w:rsidRPr="009917D6">
                <w:rPr>
                  <w:i/>
                  <w:iCs/>
                  <w:rPrChange w:id="1072" w:author="Francis Moigula" w:date="2026-06-04T17:05:00Z" w16du:dateUtc="2026-06-04T22:05:00Z">
                    <w:rPr/>
                  </w:rPrChange>
                </w:rPr>
                <w:t>Testing and defect remediation</w:t>
              </w:r>
            </w:ins>
            <w:del w:id="1073" w:author="Francis Moigula" w:date="2026-06-04T10:10:00Z" w16du:dateUtc="2026-06-04T15:10:00Z">
              <w:r w:rsidR="008D6700" w:rsidRPr="008D6700" w:rsidDel="00A0348A">
                <w:rPr>
                  <w:i/>
                  <w:iCs/>
                </w:rPr>
                <w:delText>Testing and defect remediation</w:delText>
              </w:r>
            </w:del>
            <w:r w:rsidRPr="009E6C59">
              <w:rPr>
                <w:i/>
                <w:iCs/>
                <w:highlight w:val="yellow"/>
              </w:rPr>
              <w:fldChar w:fldCharType="end"/>
            </w:r>
            <w:r w:rsidRPr="009E6C59">
              <w:rPr>
                <w:i/>
                <w:iCs/>
              </w:rPr>
              <w:t xml:space="preserve"> </w:t>
            </w:r>
            <w:r>
              <w:t>section.</w:t>
            </w:r>
          </w:p>
          <w:p w14:paraId="32911B07" w14:textId="77777777" w:rsidR="003277BF" w:rsidRDefault="003277BF" w:rsidP="00244654">
            <w:pPr>
              <w:pStyle w:val="Tablebullet1"/>
            </w:pPr>
            <w:r>
              <w:t>Collaborate with the product owner to create a proposed scope for future sprints, including a set of PBIs ready to be assigned.</w:t>
            </w:r>
          </w:p>
          <w:p w14:paraId="03C69910" w14:textId="77777777" w:rsidR="003277BF" w:rsidRDefault="003277BF" w:rsidP="00244654">
            <w:pPr>
              <w:pStyle w:val="Tablebullet1"/>
            </w:pPr>
            <w:r>
              <w:t>Collaborate with the product owner to manage the backlog.</w:t>
            </w:r>
          </w:p>
          <w:p w14:paraId="74EAB328" w14:textId="77777777" w:rsidR="003277BF" w:rsidRDefault="003277BF" w:rsidP="00244654">
            <w:pPr>
              <w:pStyle w:val="Tablebullet1"/>
            </w:pPr>
            <w:r>
              <w:t>Identify impediments to project delivery progress.</w:t>
            </w:r>
          </w:p>
          <w:p w14:paraId="6AE7F625" w14:textId="77777777" w:rsidR="003277BF" w:rsidRDefault="003277BF" w:rsidP="00244654">
            <w:pPr>
              <w:pStyle w:val="Tablebullet1"/>
            </w:pPr>
            <w:r>
              <w:t>Provide ongoing refinement of the effort estimate (effort remaining) for PBIs based on the development progress, dependencies, and architectural constraints or needs.</w:t>
            </w:r>
          </w:p>
          <w:p w14:paraId="5FDAE9F1" w14:textId="77777777" w:rsidR="003277BF" w:rsidRDefault="003277BF" w:rsidP="00244654">
            <w:pPr>
              <w:pStyle w:val="Tablebullet1"/>
            </w:pPr>
            <w:r>
              <w:t>Explore external dependencies.</w:t>
            </w:r>
          </w:p>
          <w:p w14:paraId="6C4DB02B" w14:textId="77777777" w:rsidR="003277BF" w:rsidRDefault="003277BF" w:rsidP="00244654">
            <w:pPr>
              <w:pStyle w:val="Tablebullet1"/>
            </w:pPr>
            <w:r>
              <w:t>Review and refine the risk list.</w:t>
            </w:r>
          </w:p>
          <w:p w14:paraId="7B6C57DB" w14:textId="77777777" w:rsidR="003277BF" w:rsidRDefault="003277BF" w:rsidP="00244654">
            <w:pPr>
              <w:pStyle w:val="Tablebullet1"/>
            </w:pPr>
            <w:r>
              <w:t>Provide ongoing collaboration with the Customer to reassess the remaining resource capacity based on the progress of delivery, refined product backlog, and understanding of requirements.</w:t>
            </w:r>
          </w:p>
          <w:p w14:paraId="06735EAE" w14:textId="77777777" w:rsidR="003277BF" w:rsidRDefault="003277BF" w:rsidP="00244654">
            <w:pPr>
              <w:pStyle w:val="Tablebullet1"/>
            </w:pPr>
            <w:r>
              <w:t>At the end of a sprint, the following activities will be conducted:</w:t>
            </w:r>
          </w:p>
          <w:p w14:paraId="1303DEE7" w14:textId="3933ECC4" w:rsidR="003277BF" w:rsidRDefault="003277BF" w:rsidP="00244654">
            <w:pPr>
              <w:pStyle w:val="Tablebullet2"/>
            </w:pPr>
            <w:r>
              <w:t xml:space="preserve">Sprint review: a single meeting held at the end of the sprint to inspect the outcome of the sprint and determine future adaptations if needed. Attendance by the product owner is mandatory; attendance by Customer </w:t>
            </w:r>
            <w:r w:rsidR="007200F4">
              <w:t>Stakeholders</w:t>
            </w:r>
            <w:r>
              <w:t xml:space="preserve"> is optional but recommended. (See </w:t>
            </w:r>
            <w:r w:rsidRPr="00ED3664">
              <w:t>sprint completion section</w:t>
            </w:r>
            <w:r>
              <w:t xml:space="preserve"> for detail).</w:t>
            </w:r>
          </w:p>
          <w:p w14:paraId="168B0568" w14:textId="77777777" w:rsidR="003277BF" w:rsidRPr="00C908C8" w:rsidRDefault="003277BF" w:rsidP="00244654">
            <w:pPr>
              <w:pStyle w:val="Tablebullet2"/>
            </w:pPr>
            <w:r>
              <w:t>Sprint retrospective: an opportunity for the scrum team to plan ways to increase quality and effectiveness.</w:t>
            </w:r>
          </w:p>
        </w:tc>
      </w:tr>
      <w:tr w:rsidR="003277BF" w:rsidRPr="00C908C8" w14:paraId="11CD0CD0" w14:textId="77777777" w:rsidTr="00244654">
        <w:trPr>
          <w:cnfStyle w:val="000000010000" w:firstRow="0" w:lastRow="0" w:firstColumn="0" w:lastColumn="0" w:oddVBand="0" w:evenVBand="0" w:oddHBand="0" w:evenHBand="1" w:firstRowFirstColumn="0" w:firstRowLastColumn="0" w:lastRowFirstColumn="0" w:lastRowLastColumn="0"/>
        </w:trPr>
        <w:tc>
          <w:tcPr>
            <w:tcW w:w="2970" w:type="dxa"/>
          </w:tcPr>
          <w:p w14:paraId="3C60B5BB" w14:textId="77777777" w:rsidR="003277BF" w:rsidRPr="00580407" w:rsidRDefault="003277BF" w:rsidP="00244654">
            <w:pPr>
              <w:pStyle w:val="TableText"/>
              <w:rPr>
                <w:b/>
                <w:bCs/>
              </w:rPr>
            </w:pPr>
            <w:r w:rsidRPr="00580407">
              <w:rPr>
                <w:b/>
                <w:bCs/>
              </w:rPr>
              <w:t>Customer activities</w:t>
            </w:r>
          </w:p>
          <w:p w14:paraId="65288E7D" w14:textId="77777777" w:rsidR="003277BF" w:rsidRPr="00C908C8" w:rsidRDefault="003277BF" w:rsidP="00244654">
            <w:pPr>
              <w:pStyle w:val="TableText"/>
            </w:pPr>
            <w:r>
              <w:t>The activities to be performed by the Customer</w:t>
            </w:r>
          </w:p>
        </w:tc>
        <w:tc>
          <w:tcPr>
            <w:tcW w:w="6380" w:type="dxa"/>
          </w:tcPr>
          <w:p w14:paraId="5FEF3D28" w14:textId="77777777" w:rsidR="003277BF" w:rsidRDefault="003277BF" w:rsidP="00244654">
            <w:pPr>
              <w:pStyle w:val="Tablebullet1"/>
            </w:pPr>
            <w:r>
              <w:t>Collaborate with Microsoft to jointly agree the priority of items in the backlog.</w:t>
            </w:r>
          </w:p>
          <w:p w14:paraId="780A0903" w14:textId="77777777" w:rsidR="003277BF" w:rsidRDefault="003277BF" w:rsidP="00244654">
            <w:pPr>
              <w:pStyle w:val="Tablebullet1"/>
            </w:pPr>
            <w:r>
              <w:t>Attend and participate in sprint planning meetings and workshops, as necessary.</w:t>
            </w:r>
          </w:p>
          <w:p w14:paraId="34089DFE" w14:textId="77777777" w:rsidR="003277BF" w:rsidRDefault="003277BF" w:rsidP="00244654">
            <w:pPr>
              <w:pStyle w:val="Tablebullet1"/>
            </w:pPr>
            <w:r>
              <w:t>Attend and participate in regular scrum meetings, as necessary.</w:t>
            </w:r>
          </w:p>
          <w:p w14:paraId="49A1F450" w14:textId="77777777" w:rsidR="003277BF" w:rsidRDefault="003277BF" w:rsidP="00244654">
            <w:pPr>
              <w:pStyle w:val="Tablebullet1"/>
            </w:pPr>
            <w:r>
              <w:t>Help refine PBIs and provide timely clarifications.</w:t>
            </w:r>
          </w:p>
          <w:p w14:paraId="65266F23" w14:textId="77777777" w:rsidR="003277BF" w:rsidRDefault="003277BF" w:rsidP="00244654">
            <w:pPr>
              <w:pStyle w:val="Tablebullet1"/>
            </w:pPr>
            <w:r>
              <w:t>Provide updated background information, documentation, and business requirements.</w:t>
            </w:r>
          </w:p>
          <w:p w14:paraId="0E8275E6" w14:textId="77777777" w:rsidR="003277BF" w:rsidRDefault="003277BF" w:rsidP="00244654">
            <w:pPr>
              <w:pStyle w:val="Tablebullet1"/>
            </w:pPr>
            <w:r>
              <w:t>Provide all necessary documents, content and information required to implement and test the solution.</w:t>
            </w:r>
          </w:p>
          <w:p w14:paraId="3DF1A669" w14:textId="77777777" w:rsidR="003277BF" w:rsidRDefault="003277BF" w:rsidP="00244654">
            <w:pPr>
              <w:pStyle w:val="Tablebullet1"/>
            </w:pPr>
            <w:r>
              <w:t>Collaborate with Microsoft to create the proposed scope for future sprints.</w:t>
            </w:r>
          </w:p>
          <w:p w14:paraId="7A89EA46" w14:textId="77777777" w:rsidR="003277BF" w:rsidRDefault="003277BF" w:rsidP="00244654">
            <w:pPr>
              <w:pStyle w:val="Tablebullet1"/>
            </w:pPr>
            <w:r>
              <w:t>Complete assigned PBIs in the sprint backlog according to the individual PBI acceptance criteria and Definition of Done (DOD).</w:t>
            </w:r>
          </w:p>
          <w:p w14:paraId="17ED815C" w14:textId="77777777" w:rsidR="003277BF" w:rsidRDefault="003277BF" w:rsidP="00244654">
            <w:pPr>
              <w:pStyle w:val="Tablebullet1"/>
            </w:pPr>
            <w:r>
              <w:t>Provide the required level of access to Customer systems to allow Microsoft team members to complete assigned PBIs.</w:t>
            </w:r>
          </w:p>
          <w:p w14:paraId="0D8858B4" w14:textId="751D55CE" w:rsidR="003277BF" w:rsidRDefault="003277BF" w:rsidP="00244654">
            <w:pPr>
              <w:pStyle w:val="Tablebullet1"/>
            </w:pPr>
            <w:r>
              <w:t xml:space="preserve">Perform testing as defined in ‎the </w:t>
            </w:r>
            <w:r w:rsidRPr="00ED3664">
              <w:rPr>
                <w:i/>
                <w:iCs/>
                <w:highlight w:val="yellow"/>
              </w:rPr>
              <w:fldChar w:fldCharType="begin"/>
            </w:r>
            <w:r w:rsidRPr="00ED3664">
              <w:rPr>
                <w:i/>
                <w:iCs/>
              </w:rPr>
              <w:instrText xml:space="preserve"> REF _Ref207901866 \h </w:instrText>
            </w:r>
            <w:r>
              <w:rPr>
                <w:i/>
                <w:iCs/>
                <w:highlight w:val="yellow"/>
              </w:rPr>
              <w:instrText xml:space="preserve"> \* MERGEFORMAT </w:instrText>
            </w:r>
            <w:r w:rsidRPr="00ED3664">
              <w:rPr>
                <w:i/>
                <w:iCs/>
                <w:highlight w:val="yellow"/>
              </w:rPr>
            </w:r>
            <w:r w:rsidRPr="00ED3664">
              <w:rPr>
                <w:i/>
                <w:iCs/>
                <w:highlight w:val="yellow"/>
              </w:rPr>
              <w:fldChar w:fldCharType="separate"/>
            </w:r>
            <w:ins w:id="1074" w:author="Francis Moigula" w:date="2026-06-04T10:10:00Z" w16du:dateUtc="2026-06-04T15:10:00Z">
              <w:r w:rsidR="009917D6" w:rsidRPr="009917D6">
                <w:rPr>
                  <w:i/>
                  <w:iCs/>
                  <w:rPrChange w:id="1075" w:author="Francis Moigula" w:date="2026-06-04T17:05:00Z" w16du:dateUtc="2026-06-04T22:05:00Z">
                    <w:rPr/>
                  </w:rPrChange>
                </w:rPr>
                <w:t>Testing and defect remediation</w:t>
              </w:r>
            </w:ins>
            <w:del w:id="1076" w:author="Francis Moigula" w:date="2026-06-04T10:10:00Z" w16du:dateUtc="2026-06-04T15:10:00Z">
              <w:r w:rsidR="008D6700" w:rsidRPr="008D6700" w:rsidDel="00A0348A">
                <w:rPr>
                  <w:i/>
                  <w:iCs/>
                </w:rPr>
                <w:delText>Testing and defect remediation</w:delText>
              </w:r>
            </w:del>
            <w:r w:rsidRPr="00ED3664">
              <w:rPr>
                <w:i/>
                <w:iCs/>
                <w:highlight w:val="yellow"/>
              </w:rPr>
              <w:fldChar w:fldCharType="end"/>
            </w:r>
            <w:r>
              <w:t xml:space="preserve"> section.</w:t>
            </w:r>
          </w:p>
          <w:p w14:paraId="42BFA04C" w14:textId="77777777" w:rsidR="003277BF" w:rsidRDefault="003277BF" w:rsidP="00244654">
            <w:pPr>
              <w:pStyle w:val="Tablebullet1"/>
            </w:pPr>
            <w:r>
              <w:t>Help to identify and remove any impediments.</w:t>
            </w:r>
          </w:p>
          <w:p w14:paraId="4C755235" w14:textId="77777777" w:rsidR="003277BF" w:rsidRDefault="003277BF" w:rsidP="00244654">
            <w:pPr>
              <w:pStyle w:val="Tablebullet1"/>
            </w:pPr>
            <w:r>
              <w:t>Manage and complete tasks associated with the Customer’s internal governance processes.</w:t>
            </w:r>
          </w:p>
          <w:p w14:paraId="4BDFA9D9" w14:textId="77777777" w:rsidR="003277BF" w:rsidRDefault="003277BF" w:rsidP="00244654">
            <w:pPr>
              <w:pStyle w:val="Tablebullet1"/>
            </w:pPr>
            <w:r>
              <w:t>Collaborate with the Microsoft team to deploy the solution into the Development and QA environments.</w:t>
            </w:r>
          </w:p>
          <w:p w14:paraId="5E83C791" w14:textId="3D8D4B01" w:rsidR="003277BF" w:rsidRPr="00C20199" w:rsidRDefault="003277BF" w:rsidP="00825686">
            <w:pPr>
              <w:pStyle w:val="Tablebullet1"/>
              <w:rPr>
                <w:i/>
                <w:iCs/>
              </w:rPr>
            </w:pPr>
            <w:r>
              <w:t>Collaborate with Microsoft to implement automated deployment pipelines in the Automation environment that will deploy the baseline solution to each of the other environments listed in th</w:t>
            </w:r>
            <w:r w:rsidR="00825686">
              <w:t xml:space="preserve">e environments </w:t>
            </w:r>
            <w:r>
              <w:t>section.</w:t>
            </w:r>
          </w:p>
          <w:p w14:paraId="008BE86F" w14:textId="77777777" w:rsidR="003277BF" w:rsidRDefault="003277BF" w:rsidP="00244654">
            <w:pPr>
              <w:pStyle w:val="Tablebullet1"/>
            </w:pPr>
            <w:r>
              <w:t>Deploy the solution into the production environment using the automated deployment scripts developed with Microsoft.</w:t>
            </w:r>
          </w:p>
          <w:p w14:paraId="1260AD3D" w14:textId="77777777" w:rsidR="003277BF" w:rsidRDefault="003277BF" w:rsidP="00244654">
            <w:pPr>
              <w:pStyle w:val="Tablebullet1"/>
            </w:pPr>
            <w:r>
              <w:t>Implement automated jobs for loading content and data into the solution.</w:t>
            </w:r>
          </w:p>
          <w:p w14:paraId="21E2B882" w14:textId="77777777" w:rsidR="003277BF" w:rsidRPr="00C908C8" w:rsidRDefault="003277BF" w:rsidP="00244654">
            <w:pPr>
              <w:pStyle w:val="Tablebullet1"/>
            </w:pPr>
            <w:r>
              <w:t>Attend the sprint review meetings and provide feedback.</w:t>
            </w:r>
          </w:p>
        </w:tc>
      </w:tr>
      <w:tr w:rsidR="003277BF" w14:paraId="531DDB30" w14:textId="77777777" w:rsidTr="00244654">
        <w:trPr>
          <w:cnfStyle w:val="000000100000" w:firstRow="0" w:lastRow="0" w:firstColumn="0" w:lastColumn="0" w:oddVBand="0" w:evenVBand="0" w:oddHBand="1" w:evenHBand="0" w:firstRowFirstColumn="0" w:firstRowLastColumn="0" w:lastRowFirstColumn="0" w:lastRowLastColumn="0"/>
        </w:trPr>
        <w:tc>
          <w:tcPr>
            <w:tcW w:w="2970" w:type="dxa"/>
          </w:tcPr>
          <w:p w14:paraId="02713E87" w14:textId="77777777" w:rsidR="003277BF" w:rsidRPr="00580407" w:rsidRDefault="003277BF" w:rsidP="00244654">
            <w:pPr>
              <w:pStyle w:val="TableText"/>
              <w:rPr>
                <w:b/>
                <w:bCs/>
              </w:rPr>
            </w:pPr>
            <w:r w:rsidRPr="00AF7171">
              <w:rPr>
                <w:b/>
                <w:bCs/>
              </w:rPr>
              <w:t>Key assumptions</w:t>
            </w:r>
          </w:p>
        </w:tc>
        <w:tc>
          <w:tcPr>
            <w:tcW w:w="6380" w:type="dxa"/>
          </w:tcPr>
          <w:p w14:paraId="4D786A4A" w14:textId="77777777" w:rsidR="003277BF" w:rsidRDefault="003277BF" w:rsidP="00244654">
            <w:pPr>
              <w:pStyle w:val="Tablebullet1"/>
            </w:pPr>
            <w:r>
              <w:t>Customer representatives, especially the product owner and sponsor, will be available throughout the duration of the sprint.</w:t>
            </w:r>
          </w:p>
          <w:p w14:paraId="1F9285A5" w14:textId="77777777" w:rsidR="003277BF" w:rsidRDefault="003277BF" w:rsidP="00244654">
            <w:pPr>
              <w:pStyle w:val="Tablebullet1"/>
            </w:pPr>
            <w:r>
              <w:t>The backlog will be continually refined in each sprint, which may result in changes to overall scope and changes to required skills and/or capacity.</w:t>
            </w:r>
          </w:p>
        </w:tc>
      </w:tr>
    </w:tbl>
    <w:p w14:paraId="3A43700B" w14:textId="36DAF6F8" w:rsidR="00320775" w:rsidRDefault="00D47CC2" w:rsidP="007D3DB1">
      <w:pPr>
        <w:pStyle w:val="Heading3NUM"/>
      </w:pPr>
      <w:bookmarkStart w:id="1077" w:name="_Ref207901866"/>
      <w:bookmarkStart w:id="1078" w:name="_Toc231555148"/>
      <w:commentRangeStart w:id="1079"/>
      <w:commentRangeStart w:id="1080"/>
      <w:r w:rsidRPr="00D47CC2">
        <w:t>Testing and defect remediation</w:t>
      </w:r>
      <w:bookmarkEnd w:id="1077"/>
      <w:bookmarkEnd w:id="1078"/>
      <w:commentRangeEnd w:id="1079"/>
      <w:r>
        <w:rPr>
          <w:rStyle w:val="CommentReference"/>
          <w:sz w:val="28"/>
          <w:szCs w:val="24"/>
        </w:rPr>
        <w:commentReference w:id="1079"/>
      </w:r>
      <w:commentRangeEnd w:id="1080"/>
      <w:r>
        <w:rPr>
          <w:rStyle w:val="CommentReference"/>
          <w:sz w:val="28"/>
          <w:szCs w:val="24"/>
        </w:rPr>
        <w:commentReference w:id="1080"/>
      </w:r>
    </w:p>
    <w:p w14:paraId="4D1BE246" w14:textId="02F23AF5" w:rsidR="00111CFA" w:rsidRDefault="00111CFA" w:rsidP="007D3DB1">
      <w:pPr>
        <w:pStyle w:val="Heading4"/>
      </w:pPr>
      <w:r w:rsidRPr="00111CFA">
        <w:t>Testing</w:t>
      </w:r>
    </w:p>
    <w:p w14:paraId="169244FE" w14:textId="313F78CE" w:rsidR="00B66321" w:rsidRPr="00B66321" w:rsidRDefault="00B66321" w:rsidP="00B66321">
      <w:r w:rsidRPr="00B66321">
        <w:t xml:space="preserve">The following </w:t>
      </w:r>
      <w:r w:rsidR="00E060D8">
        <w:t xml:space="preserve">types </w:t>
      </w:r>
      <w:r w:rsidRPr="00B66321">
        <w:t xml:space="preserve">of testing are included in the </w:t>
      </w:r>
      <w:r w:rsidR="00E86063">
        <w:t>project</w:t>
      </w:r>
      <w:r w:rsidRPr="00B66321">
        <w:t>.</w:t>
      </w:r>
    </w:p>
    <w:p w14:paraId="7E00408E" w14:textId="0DF4578F" w:rsidR="00E402B3" w:rsidRDefault="00E402B3" w:rsidP="00E402B3">
      <w:pPr>
        <w:pStyle w:val="Caption-Table-Above"/>
      </w:pPr>
      <w:bookmarkStart w:id="1081" w:name="_Toc213430940"/>
      <w:bookmarkStart w:id="1082" w:name="_Toc231555281"/>
      <w:r>
        <w:t xml:space="preserve">Table </w:t>
      </w:r>
      <w:r>
        <w:fldChar w:fldCharType="begin"/>
      </w:r>
      <w:r>
        <w:instrText>SEQ Table \* ARABIC</w:instrText>
      </w:r>
      <w:r>
        <w:fldChar w:fldCharType="separate"/>
      </w:r>
      <w:ins w:id="1083" w:author="Francis Moigula" w:date="2026-06-04T17:05:00Z" w16du:dateUtc="2026-06-04T22:05:00Z">
        <w:r w:rsidR="009917D6">
          <w:rPr>
            <w:noProof/>
          </w:rPr>
          <w:t>11</w:t>
        </w:r>
      </w:ins>
      <w:del w:id="1084" w:author="Francis Moigula" w:date="2026-06-04T10:10:00Z" w16du:dateUtc="2026-06-04T15:10:00Z">
        <w:r w:rsidR="008D6700" w:rsidDel="00A0348A">
          <w:rPr>
            <w:noProof/>
          </w:rPr>
          <w:delText>10</w:delText>
        </w:r>
      </w:del>
      <w:r>
        <w:fldChar w:fldCharType="end"/>
      </w:r>
      <w:r w:rsidRPr="004877C3">
        <w:t xml:space="preserve">: </w:t>
      </w:r>
      <w:r>
        <w:t>Testing in scope</w:t>
      </w:r>
      <w:bookmarkEnd w:id="1081"/>
      <w:bookmarkEnd w:id="1082"/>
    </w:p>
    <w:tbl>
      <w:tblPr>
        <w:tblStyle w:val="RFX-SOWTable"/>
        <w:tblW w:w="0" w:type="auto"/>
        <w:tblLook w:val="04A0" w:firstRow="1" w:lastRow="0" w:firstColumn="1" w:lastColumn="0" w:noHBand="0" w:noVBand="1"/>
      </w:tblPr>
      <w:tblGrid>
        <w:gridCol w:w="1594"/>
        <w:gridCol w:w="3393"/>
        <w:gridCol w:w="1428"/>
        <w:gridCol w:w="1477"/>
        <w:gridCol w:w="1468"/>
      </w:tblGrid>
      <w:tr w:rsidR="00756D4A" w:rsidRPr="00E10168" w14:paraId="0FEC6A61" w14:textId="77777777" w:rsidTr="00FE759F">
        <w:trPr>
          <w:cnfStyle w:val="100000000000" w:firstRow="1" w:lastRow="0" w:firstColumn="0" w:lastColumn="0" w:oddVBand="0" w:evenVBand="0" w:oddHBand="0" w:evenHBand="0" w:firstRowFirstColumn="0" w:firstRowLastColumn="0" w:lastRowFirstColumn="0" w:lastRowLastColumn="0"/>
        </w:trPr>
        <w:tc>
          <w:tcPr>
            <w:tcW w:w="1594" w:type="dxa"/>
            <w:vMerge w:val="restart"/>
          </w:tcPr>
          <w:p w14:paraId="6AB98CE2" w14:textId="77777777" w:rsidR="00E402B3" w:rsidRPr="0031739A" w:rsidRDefault="00E402B3" w:rsidP="005D2719">
            <w:pPr>
              <w:pStyle w:val="TableText"/>
            </w:pPr>
            <w:r w:rsidRPr="0031739A">
              <w:t>Test type</w:t>
            </w:r>
          </w:p>
        </w:tc>
        <w:tc>
          <w:tcPr>
            <w:tcW w:w="3393" w:type="dxa"/>
            <w:vMerge w:val="restart"/>
          </w:tcPr>
          <w:p w14:paraId="6B5E9955" w14:textId="77777777" w:rsidR="00E402B3" w:rsidRPr="00E10168" w:rsidRDefault="00E402B3" w:rsidP="005D2719">
            <w:pPr>
              <w:pStyle w:val="TableText"/>
            </w:pPr>
            <w:r w:rsidRPr="00E10168">
              <w:t>Description</w:t>
            </w:r>
          </w:p>
        </w:tc>
        <w:tc>
          <w:tcPr>
            <w:tcW w:w="4373" w:type="dxa"/>
            <w:gridSpan w:val="3"/>
          </w:tcPr>
          <w:p w14:paraId="272D4CEA" w14:textId="77777777" w:rsidR="00E402B3" w:rsidRPr="00E10168" w:rsidRDefault="00E402B3" w:rsidP="005D2719">
            <w:pPr>
              <w:pStyle w:val="TableText"/>
            </w:pPr>
            <w:r w:rsidRPr="00E10168">
              <w:t>Responsibility</w:t>
            </w:r>
          </w:p>
        </w:tc>
      </w:tr>
      <w:tr w:rsidR="00BF2A4E" w:rsidRPr="00E10168" w14:paraId="32B898F2" w14:textId="77777777" w:rsidTr="00FE759F">
        <w:trPr>
          <w:cnfStyle w:val="000000100000" w:firstRow="0" w:lastRow="0" w:firstColumn="0" w:lastColumn="0" w:oddVBand="0" w:evenVBand="0" w:oddHBand="1" w:evenHBand="0" w:firstRowFirstColumn="0" w:firstRowLastColumn="0" w:lastRowFirstColumn="0" w:lastRowLastColumn="0"/>
        </w:trPr>
        <w:tc>
          <w:tcPr>
            <w:tcW w:w="1594" w:type="dxa"/>
            <w:vMerge/>
          </w:tcPr>
          <w:p w14:paraId="7BB9B5A5" w14:textId="77777777" w:rsidR="00E402B3" w:rsidRPr="0031739A" w:rsidRDefault="00E402B3" w:rsidP="005D2719">
            <w:pPr>
              <w:pStyle w:val="TableText"/>
              <w:rPr>
                <w:b/>
              </w:rPr>
            </w:pPr>
          </w:p>
        </w:tc>
        <w:tc>
          <w:tcPr>
            <w:tcW w:w="3393" w:type="dxa"/>
            <w:vMerge/>
          </w:tcPr>
          <w:p w14:paraId="1E7A73CE" w14:textId="77777777" w:rsidR="00E402B3" w:rsidRPr="00E10168" w:rsidRDefault="00E402B3" w:rsidP="005D2719">
            <w:pPr>
              <w:pStyle w:val="TableText"/>
            </w:pPr>
          </w:p>
        </w:tc>
        <w:tc>
          <w:tcPr>
            <w:tcW w:w="1428" w:type="dxa"/>
            <w:shd w:val="clear" w:color="auto" w:fill="0070C0"/>
          </w:tcPr>
          <w:p w14:paraId="5AB958DC" w14:textId="77777777" w:rsidR="00E402B3" w:rsidRPr="00C21A73" w:rsidRDefault="00E402B3" w:rsidP="005D2719">
            <w:pPr>
              <w:pStyle w:val="TableText"/>
              <w:rPr>
                <w:color w:val="FFFFFF" w:themeColor="background1"/>
              </w:rPr>
            </w:pPr>
            <w:r w:rsidRPr="00C21A73">
              <w:rPr>
                <w:color w:val="FFFFFF" w:themeColor="background1"/>
              </w:rPr>
              <w:t>Has responsibility for testing</w:t>
            </w:r>
          </w:p>
        </w:tc>
        <w:tc>
          <w:tcPr>
            <w:tcW w:w="1477" w:type="dxa"/>
            <w:shd w:val="clear" w:color="auto" w:fill="0070C0"/>
          </w:tcPr>
          <w:p w14:paraId="1392E483" w14:textId="77777777" w:rsidR="00E402B3" w:rsidRPr="00C21A73" w:rsidRDefault="00E402B3" w:rsidP="005D2719">
            <w:pPr>
              <w:pStyle w:val="TableText"/>
              <w:rPr>
                <w:color w:val="FFFFFF" w:themeColor="background1"/>
              </w:rPr>
            </w:pPr>
            <w:r w:rsidRPr="00C21A73">
              <w:rPr>
                <w:color w:val="FFFFFF" w:themeColor="background1"/>
              </w:rPr>
              <w:t>Provides test data and test cases</w:t>
            </w:r>
          </w:p>
        </w:tc>
        <w:tc>
          <w:tcPr>
            <w:tcW w:w="1468" w:type="dxa"/>
            <w:shd w:val="clear" w:color="auto" w:fill="0070C0"/>
          </w:tcPr>
          <w:p w14:paraId="05554159" w14:textId="77777777" w:rsidR="00E402B3" w:rsidRPr="00C21A73" w:rsidRDefault="00E402B3" w:rsidP="005D2719">
            <w:pPr>
              <w:pStyle w:val="TableText"/>
              <w:rPr>
                <w:color w:val="FFFFFF" w:themeColor="background1"/>
              </w:rPr>
            </w:pPr>
            <w:r w:rsidRPr="00C21A73">
              <w:rPr>
                <w:color w:val="FFFFFF" w:themeColor="background1"/>
              </w:rPr>
              <w:t>Provides guidance and support</w:t>
            </w:r>
          </w:p>
        </w:tc>
      </w:tr>
      <w:tr w:rsidR="003456CF" w:rsidRPr="00E10168" w14:paraId="52EFA5E3" w14:textId="77777777" w:rsidTr="00FE759F">
        <w:trPr>
          <w:cnfStyle w:val="000000010000" w:firstRow="0" w:lastRow="0" w:firstColumn="0" w:lastColumn="0" w:oddVBand="0" w:evenVBand="0" w:oddHBand="0" w:evenHBand="1" w:firstRowFirstColumn="0" w:firstRowLastColumn="0" w:lastRowFirstColumn="0" w:lastRowLastColumn="0"/>
        </w:trPr>
        <w:tc>
          <w:tcPr>
            <w:tcW w:w="1594" w:type="dxa"/>
          </w:tcPr>
          <w:p w14:paraId="6ED05CCB" w14:textId="13E5639B" w:rsidR="00E402B3" w:rsidRPr="0031739A" w:rsidRDefault="00CD6192" w:rsidP="0061416F">
            <w:pPr>
              <w:pStyle w:val="TableText"/>
              <w:rPr>
                <w:b/>
              </w:rPr>
            </w:pPr>
            <w:r w:rsidRPr="0031739A">
              <w:rPr>
                <w:b/>
              </w:rPr>
              <w:t>Automated unit tests</w:t>
            </w:r>
          </w:p>
        </w:tc>
        <w:tc>
          <w:tcPr>
            <w:tcW w:w="3393" w:type="dxa"/>
          </w:tcPr>
          <w:p w14:paraId="4A84D2A1" w14:textId="4F627587" w:rsidR="00E402B3" w:rsidRPr="0061416F" w:rsidRDefault="00883643" w:rsidP="0061416F">
            <w:pPr>
              <w:pStyle w:val="TableText"/>
            </w:pPr>
            <w:r w:rsidRPr="00883643">
              <w:t>Automated tests that cover a single component.</w:t>
            </w:r>
          </w:p>
        </w:tc>
        <w:tc>
          <w:tcPr>
            <w:tcW w:w="1428" w:type="dxa"/>
          </w:tcPr>
          <w:p w14:paraId="64914021" w14:textId="007D2933" w:rsidR="00E402B3" w:rsidRPr="0061416F" w:rsidRDefault="00447D4A" w:rsidP="0061416F">
            <w:pPr>
              <w:pStyle w:val="TableText"/>
            </w:pPr>
            <w:r w:rsidRPr="00447D4A">
              <w:t>Feature team</w:t>
            </w:r>
          </w:p>
        </w:tc>
        <w:tc>
          <w:tcPr>
            <w:tcW w:w="1477" w:type="dxa"/>
          </w:tcPr>
          <w:p w14:paraId="3356236E" w14:textId="6C01BA62" w:rsidR="00E402B3" w:rsidRPr="0061416F" w:rsidRDefault="00447D4A" w:rsidP="0061416F">
            <w:pPr>
              <w:pStyle w:val="TableText"/>
            </w:pPr>
            <w:r>
              <w:t>Feature team</w:t>
            </w:r>
          </w:p>
        </w:tc>
        <w:tc>
          <w:tcPr>
            <w:tcW w:w="1468" w:type="dxa"/>
          </w:tcPr>
          <w:p w14:paraId="0A9A0CF4" w14:textId="2451E6B9" w:rsidR="00E402B3" w:rsidRPr="0061416F" w:rsidRDefault="009757FA" w:rsidP="0061416F">
            <w:pPr>
              <w:pStyle w:val="TableText"/>
            </w:pPr>
            <w:r>
              <w:t>Customer</w:t>
            </w:r>
          </w:p>
        </w:tc>
      </w:tr>
      <w:tr w:rsidR="003456CF" w:rsidRPr="00E10168" w14:paraId="14756C2B" w14:textId="77777777" w:rsidTr="00FE759F">
        <w:trPr>
          <w:cnfStyle w:val="000000100000" w:firstRow="0" w:lastRow="0" w:firstColumn="0" w:lastColumn="0" w:oddVBand="0" w:evenVBand="0" w:oddHBand="1" w:evenHBand="0" w:firstRowFirstColumn="0" w:firstRowLastColumn="0" w:lastRowFirstColumn="0" w:lastRowLastColumn="0"/>
        </w:trPr>
        <w:tc>
          <w:tcPr>
            <w:tcW w:w="1594" w:type="dxa"/>
          </w:tcPr>
          <w:p w14:paraId="3DA7DAC4" w14:textId="1EC6A8DC" w:rsidR="003F6C15" w:rsidRPr="0031739A" w:rsidRDefault="003F6C15" w:rsidP="0014342D">
            <w:pPr>
              <w:pStyle w:val="TableText"/>
              <w:rPr>
                <w:rStyle w:val="Optional"/>
                <w:bCs w:val="0"/>
                <w:color w:val="auto"/>
              </w:rPr>
            </w:pPr>
            <w:r w:rsidRPr="0031739A">
              <w:rPr>
                <w:rStyle w:val="Optional"/>
                <w:bCs w:val="0"/>
                <w:color w:val="auto"/>
              </w:rPr>
              <w:t>Deployment testing</w:t>
            </w:r>
          </w:p>
        </w:tc>
        <w:tc>
          <w:tcPr>
            <w:tcW w:w="3393" w:type="dxa"/>
          </w:tcPr>
          <w:p w14:paraId="6B8058AF" w14:textId="68FDFD6A" w:rsidR="003F6C15" w:rsidRPr="0014342D" w:rsidRDefault="0014342D" w:rsidP="0014342D">
            <w:pPr>
              <w:pStyle w:val="TableText"/>
              <w:rPr>
                <w:rStyle w:val="Optional"/>
                <w:b w:val="0"/>
                <w:bCs w:val="0"/>
                <w:color w:val="auto"/>
              </w:rPr>
            </w:pPr>
            <w:r w:rsidRPr="0014342D">
              <w:rPr>
                <w:rStyle w:val="Optional"/>
                <w:b w:val="0"/>
                <w:bCs w:val="0"/>
                <w:color w:val="auto"/>
              </w:rPr>
              <w:t>Testing to validate the deployment of the solution to environments other than development.</w:t>
            </w:r>
          </w:p>
        </w:tc>
        <w:tc>
          <w:tcPr>
            <w:tcW w:w="1428" w:type="dxa"/>
          </w:tcPr>
          <w:p w14:paraId="35D7165B" w14:textId="4672C2E6" w:rsidR="003F6C15" w:rsidRPr="0014342D" w:rsidRDefault="0014342D" w:rsidP="0014342D">
            <w:pPr>
              <w:pStyle w:val="TableText"/>
              <w:rPr>
                <w:rStyle w:val="Optional"/>
                <w:b w:val="0"/>
                <w:bCs w:val="0"/>
                <w:color w:val="auto"/>
              </w:rPr>
            </w:pPr>
            <w:r w:rsidRPr="0014342D">
              <w:rPr>
                <w:rStyle w:val="Optional"/>
                <w:b w:val="0"/>
                <w:bCs w:val="0"/>
                <w:color w:val="auto"/>
              </w:rPr>
              <w:t>Customer</w:t>
            </w:r>
          </w:p>
        </w:tc>
        <w:tc>
          <w:tcPr>
            <w:tcW w:w="1477" w:type="dxa"/>
          </w:tcPr>
          <w:p w14:paraId="17816060" w14:textId="16794E14" w:rsidR="003F6C15" w:rsidRPr="0014342D" w:rsidRDefault="00B677CB" w:rsidP="0014342D">
            <w:pPr>
              <w:pStyle w:val="TableText"/>
              <w:rPr>
                <w:rStyle w:val="Optional"/>
                <w:b w:val="0"/>
                <w:bCs w:val="0"/>
                <w:color w:val="auto"/>
              </w:rPr>
            </w:pPr>
            <w:r w:rsidRPr="0014342D">
              <w:rPr>
                <w:rStyle w:val="Optional"/>
                <w:b w:val="0"/>
                <w:bCs w:val="0"/>
                <w:color w:val="auto"/>
              </w:rPr>
              <w:t>Feature team</w:t>
            </w:r>
          </w:p>
        </w:tc>
        <w:tc>
          <w:tcPr>
            <w:tcW w:w="1468" w:type="dxa"/>
          </w:tcPr>
          <w:p w14:paraId="595B0902" w14:textId="03CFC112" w:rsidR="003F6C15" w:rsidRPr="0014342D" w:rsidRDefault="003F6C15" w:rsidP="0014342D">
            <w:pPr>
              <w:pStyle w:val="TableText"/>
              <w:rPr>
                <w:rStyle w:val="Optional"/>
                <w:b w:val="0"/>
                <w:bCs w:val="0"/>
                <w:color w:val="auto"/>
              </w:rPr>
            </w:pPr>
            <w:r w:rsidRPr="0014342D">
              <w:rPr>
                <w:rStyle w:val="Optional"/>
                <w:b w:val="0"/>
                <w:bCs w:val="0"/>
                <w:color w:val="auto"/>
              </w:rPr>
              <w:t>Microsoft</w:t>
            </w:r>
          </w:p>
        </w:tc>
      </w:tr>
      <w:tr w:rsidR="00D967D3" w:rsidRPr="00E10168" w14:paraId="4B4C82E5" w14:textId="77777777" w:rsidTr="00CA4FC5">
        <w:trPr>
          <w:cnfStyle w:val="000000010000" w:firstRow="0" w:lastRow="0" w:firstColumn="0" w:lastColumn="0" w:oddVBand="0" w:evenVBand="0" w:oddHBand="0" w:evenHBand="1" w:firstRowFirstColumn="0" w:firstRowLastColumn="0" w:lastRowFirstColumn="0" w:lastRowLastColumn="0"/>
        </w:trPr>
        <w:tc>
          <w:tcPr>
            <w:tcW w:w="1594" w:type="dxa"/>
          </w:tcPr>
          <w:p w14:paraId="2F0482F1" w14:textId="77777777" w:rsidR="00D967D3" w:rsidRPr="0031739A" w:rsidRDefault="00D967D3" w:rsidP="00CA4FC5">
            <w:pPr>
              <w:pStyle w:val="TableText"/>
              <w:rPr>
                <w:rStyle w:val="Optional"/>
                <w:bCs w:val="0"/>
                <w:color w:val="auto"/>
              </w:rPr>
            </w:pPr>
            <w:r w:rsidRPr="0031739A">
              <w:rPr>
                <w:rStyle w:val="Optional"/>
                <w:bCs w:val="0"/>
                <w:color w:val="auto"/>
              </w:rPr>
              <w:t>Functional testing</w:t>
            </w:r>
          </w:p>
        </w:tc>
        <w:tc>
          <w:tcPr>
            <w:tcW w:w="3393" w:type="dxa"/>
          </w:tcPr>
          <w:p w14:paraId="5B20161D" w14:textId="77777777" w:rsidR="00D967D3" w:rsidRPr="009B4292" w:rsidRDefault="00D967D3" w:rsidP="00CA4FC5">
            <w:pPr>
              <w:pStyle w:val="TableText"/>
              <w:rPr>
                <w:rStyle w:val="Optional"/>
                <w:b w:val="0"/>
                <w:bCs w:val="0"/>
                <w:color w:val="auto"/>
              </w:rPr>
            </w:pPr>
            <w:r w:rsidRPr="009B4292">
              <w:rPr>
                <w:rStyle w:val="Optional"/>
                <w:b w:val="0"/>
                <w:bCs w:val="0"/>
                <w:color w:val="auto"/>
              </w:rPr>
              <w:t>Tests performed by a feature team within a delivery sprint to validate that the product features function in accordance with the acceptance criteria defined for features and PBIs.</w:t>
            </w:r>
          </w:p>
        </w:tc>
        <w:tc>
          <w:tcPr>
            <w:tcW w:w="1428" w:type="dxa"/>
          </w:tcPr>
          <w:p w14:paraId="78FD4A12" w14:textId="77777777" w:rsidR="00D967D3" w:rsidRPr="009B4292" w:rsidRDefault="00D967D3" w:rsidP="00CA4FC5">
            <w:pPr>
              <w:pStyle w:val="TableText"/>
              <w:rPr>
                <w:rStyle w:val="Optional"/>
                <w:b w:val="0"/>
                <w:bCs w:val="0"/>
                <w:color w:val="auto"/>
              </w:rPr>
            </w:pPr>
            <w:r w:rsidRPr="009B4292">
              <w:t>Feature team</w:t>
            </w:r>
          </w:p>
        </w:tc>
        <w:tc>
          <w:tcPr>
            <w:tcW w:w="1477" w:type="dxa"/>
          </w:tcPr>
          <w:p w14:paraId="280F9831" w14:textId="77777777" w:rsidR="00D967D3" w:rsidRPr="009B4292" w:rsidRDefault="00D967D3" w:rsidP="00CA4FC5">
            <w:pPr>
              <w:pStyle w:val="TableText"/>
              <w:rPr>
                <w:rStyle w:val="Optional"/>
                <w:b w:val="0"/>
                <w:bCs w:val="0"/>
                <w:color w:val="auto"/>
              </w:rPr>
            </w:pPr>
            <w:r w:rsidRPr="009B4292">
              <w:t>Feature team</w:t>
            </w:r>
          </w:p>
        </w:tc>
        <w:tc>
          <w:tcPr>
            <w:tcW w:w="1468" w:type="dxa"/>
          </w:tcPr>
          <w:p w14:paraId="794E48D1" w14:textId="77777777" w:rsidR="00D967D3" w:rsidRPr="009B4292" w:rsidRDefault="00D967D3" w:rsidP="00CA4FC5">
            <w:pPr>
              <w:pStyle w:val="TableText"/>
              <w:rPr>
                <w:rStyle w:val="Optional"/>
                <w:b w:val="0"/>
                <w:bCs w:val="0"/>
                <w:color w:val="auto"/>
              </w:rPr>
            </w:pPr>
            <w:r w:rsidRPr="009B4292">
              <w:t>Customer</w:t>
            </w:r>
          </w:p>
        </w:tc>
      </w:tr>
      <w:tr w:rsidR="00630B52" w:rsidRPr="00E10168" w14:paraId="08BF7050" w14:textId="77777777" w:rsidTr="00FE759F">
        <w:trPr>
          <w:cnfStyle w:val="000000100000" w:firstRow="0" w:lastRow="0" w:firstColumn="0" w:lastColumn="0" w:oddVBand="0" w:evenVBand="0" w:oddHBand="1" w:evenHBand="0" w:firstRowFirstColumn="0" w:firstRowLastColumn="0" w:lastRowFirstColumn="0" w:lastRowLastColumn="0"/>
        </w:trPr>
        <w:tc>
          <w:tcPr>
            <w:tcW w:w="1594" w:type="dxa"/>
          </w:tcPr>
          <w:p w14:paraId="6B2CE549" w14:textId="6283B2EF" w:rsidR="00630B52" w:rsidRPr="0031739A" w:rsidRDefault="00630B52" w:rsidP="00630B52">
            <w:pPr>
              <w:pStyle w:val="TableText"/>
              <w:rPr>
                <w:rStyle w:val="Optional"/>
                <w:bCs w:val="0"/>
                <w:color w:val="auto"/>
              </w:rPr>
            </w:pPr>
            <w:r w:rsidRPr="0031739A">
              <w:rPr>
                <w:rStyle w:val="Optional"/>
                <w:bCs w:val="0"/>
                <w:color w:val="auto"/>
              </w:rPr>
              <w:t>System integration testing</w:t>
            </w:r>
          </w:p>
        </w:tc>
        <w:tc>
          <w:tcPr>
            <w:tcW w:w="3393" w:type="dxa"/>
          </w:tcPr>
          <w:p w14:paraId="34650D7E" w14:textId="0614CC58" w:rsidR="00630B52" w:rsidRPr="00D967D3" w:rsidRDefault="00630B52" w:rsidP="00630B52">
            <w:pPr>
              <w:pStyle w:val="TableText"/>
              <w:rPr>
                <w:rStyle w:val="Optional"/>
                <w:b w:val="0"/>
                <w:bCs w:val="0"/>
                <w:color w:val="auto"/>
              </w:rPr>
            </w:pPr>
            <w:r w:rsidRPr="00D967D3">
              <w:rPr>
                <w:rStyle w:val="Optional"/>
                <w:b w:val="0"/>
                <w:bCs w:val="0"/>
                <w:color w:val="auto"/>
              </w:rPr>
              <w:t>Tests performed to validate that the deployed solution operates as designed, across functionality delivered by different feature teams.</w:t>
            </w:r>
          </w:p>
        </w:tc>
        <w:tc>
          <w:tcPr>
            <w:tcW w:w="1428" w:type="dxa"/>
          </w:tcPr>
          <w:p w14:paraId="23C36AE0" w14:textId="1B3D95FA" w:rsidR="00630B52" w:rsidRPr="009B4292" w:rsidRDefault="00630B52" w:rsidP="00630B52">
            <w:pPr>
              <w:pStyle w:val="TableText"/>
            </w:pPr>
            <w:r w:rsidRPr="009B4292">
              <w:t>Feature team</w:t>
            </w:r>
          </w:p>
        </w:tc>
        <w:tc>
          <w:tcPr>
            <w:tcW w:w="1477" w:type="dxa"/>
          </w:tcPr>
          <w:p w14:paraId="1AE7CD86" w14:textId="24AF4F58" w:rsidR="00630B52" w:rsidRPr="009B4292" w:rsidRDefault="00630B52" w:rsidP="00630B52">
            <w:pPr>
              <w:pStyle w:val="TableText"/>
            </w:pPr>
            <w:r w:rsidRPr="009B4292">
              <w:t>Feature team</w:t>
            </w:r>
          </w:p>
        </w:tc>
        <w:tc>
          <w:tcPr>
            <w:tcW w:w="1468" w:type="dxa"/>
          </w:tcPr>
          <w:p w14:paraId="49C43F5B" w14:textId="7483AD4B" w:rsidR="00630B52" w:rsidRPr="009B4292" w:rsidRDefault="00630B52" w:rsidP="00630B52">
            <w:pPr>
              <w:pStyle w:val="TableText"/>
            </w:pPr>
            <w:r w:rsidRPr="009B4292">
              <w:t>Customer</w:t>
            </w:r>
          </w:p>
        </w:tc>
      </w:tr>
      <w:tr w:rsidR="003456CF" w:rsidRPr="00D94BAC" w14:paraId="39FFADCA" w14:textId="77777777" w:rsidTr="00FE759F">
        <w:trPr>
          <w:cnfStyle w:val="000000010000" w:firstRow="0" w:lastRow="0" w:firstColumn="0" w:lastColumn="0" w:oddVBand="0" w:evenVBand="0" w:oddHBand="0" w:evenHBand="1" w:firstRowFirstColumn="0" w:firstRowLastColumn="0" w:lastRowFirstColumn="0" w:lastRowLastColumn="0"/>
        </w:trPr>
        <w:tc>
          <w:tcPr>
            <w:tcW w:w="1594" w:type="dxa"/>
          </w:tcPr>
          <w:p w14:paraId="0EF7FFB5" w14:textId="720CAD7B" w:rsidR="00271A36" w:rsidRPr="0031739A" w:rsidRDefault="00271A36" w:rsidP="00271A36">
            <w:pPr>
              <w:pStyle w:val="TableText"/>
              <w:rPr>
                <w:rStyle w:val="Optional"/>
                <w:bCs w:val="0"/>
                <w:color w:val="auto"/>
              </w:rPr>
            </w:pPr>
            <w:r w:rsidRPr="0031739A">
              <w:rPr>
                <w:rStyle w:val="Optional"/>
                <w:bCs w:val="0"/>
                <w:color w:val="auto"/>
              </w:rPr>
              <w:t xml:space="preserve">Iterative prompt refinement / </w:t>
            </w:r>
          </w:p>
        </w:tc>
        <w:tc>
          <w:tcPr>
            <w:tcW w:w="3393" w:type="dxa"/>
          </w:tcPr>
          <w:p w14:paraId="5B196C43" w14:textId="5CD6783A" w:rsidR="00271A36" w:rsidRPr="00D94BAC" w:rsidRDefault="00271A36" w:rsidP="00271A36">
            <w:pPr>
              <w:pStyle w:val="TableText"/>
              <w:rPr>
                <w:rStyle w:val="Optional"/>
                <w:b w:val="0"/>
                <w:bCs w:val="0"/>
                <w:color w:val="auto"/>
              </w:rPr>
            </w:pPr>
            <w:r w:rsidRPr="00D94BAC">
              <w:rPr>
                <w:rStyle w:val="Optional"/>
                <w:b w:val="0"/>
                <w:bCs w:val="0"/>
                <w:color w:val="auto"/>
              </w:rPr>
              <w:t xml:space="preserve">Testing of different prompt variations and </w:t>
            </w:r>
            <w:r w:rsidR="009A727B" w:rsidRPr="00D94BAC">
              <w:rPr>
                <w:rStyle w:val="Optional"/>
                <w:b w:val="0"/>
                <w:bCs w:val="0"/>
                <w:color w:val="auto"/>
              </w:rPr>
              <w:t>a</w:t>
            </w:r>
            <w:r w:rsidRPr="00D94BAC">
              <w:rPr>
                <w:rStyle w:val="Optional"/>
                <w:b w:val="0"/>
                <w:bCs w:val="0"/>
                <w:color w:val="auto"/>
              </w:rPr>
              <w:t>gent logi</w:t>
            </w:r>
            <w:r w:rsidR="00287BA6" w:rsidRPr="00D94BAC">
              <w:rPr>
                <w:rStyle w:val="Optional"/>
                <w:b w:val="0"/>
                <w:bCs w:val="0"/>
                <w:color w:val="auto"/>
              </w:rPr>
              <w:t>c</w:t>
            </w:r>
            <w:r w:rsidRPr="00D94BAC">
              <w:rPr>
                <w:rStyle w:val="Optional"/>
                <w:b w:val="0"/>
                <w:bCs w:val="0"/>
                <w:color w:val="auto"/>
              </w:rPr>
              <w:t xml:space="preserve"> to validate and refine agent responses.</w:t>
            </w:r>
          </w:p>
        </w:tc>
        <w:tc>
          <w:tcPr>
            <w:tcW w:w="1428" w:type="dxa"/>
          </w:tcPr>
          <w:p w14:paraId="795B384D" w14:textId="78997E56" w:rsidR="00271A36" w:rsidRPr="00D94BAC" w:rsidRDefault="00271A36" w:rsidP="00271A36">
            <w:pPr>
              <w:pStyle w:val="TableText"/>
              <w:rPr>
                <w:rStyle w:val="Optional"/>
                <w:b w:val="0"/>
                <w:bCs w:val="0"/>
                <w:color w:val="auto"/>
              </w:rPr>
            </w:pPr>
            <w:r w:rsidRPr="00D94BAC">
              <w:rPr>
                <w:rStyle w:val="Optional"/>
                <w:b w:val="0"/>
                <w:bCs w:val="0"/>
                <w:color w:val="auto"/>
              </w:rPr>
              <w:t>Feature team</w:t>
            </w:r>
          </w:p>
        </w:tc>
        <w:tc>
          <w:tcPr>
            <w:tcW w:w="1477" w:type="dxa"/>
          </w:tcPr>
          <w:p w14:paraId="3B8BECBE" w14:textId="339098F6" w:rsidR="00271A36" w:rsidRPr="00D94BAC" w:rsidRDefault="00271A36" w:rsidP="00271A36">
            <w:pPr>
              <w:pStyle w:val="TableText"/>
              <w:rPr>
                <w:rStyle w:val="Optional"/>
                <w:b w:val="0"/>
                <w:bCs w:val="0"/>
                <w:color w:val="auto"/>
              </w:rPr>
            </w:pPr>
            <w:r w:rsidRPr="00D94BAC">
              <w:rPr>
                <w:rStyle w:val="Optional"/>
                <w:b w:val="0"/>
                <w:bCs w:val="0"/>
                <w:color w:val="auto"/>
              </w:rPr>
              <w:t>Feature team</w:t>
            </w:r>
          </w:p>
        </w:tc>
        <w:tc>
          <w:tcPr>
            <w:tcW w:w="1468" w:type="dxa"/>
          </w:tcPr>
          <w:p w14:paraId="0205F7CA" w14:textId="09686F93" w:rsidR="00271A36" w:rsidRPr="00D94BAC" w:rsidRDefault="00271A36" w:rsidP="00271A36">
            <w:pPr>
              <w:pStyle w:val="TableText"/>
              <w:rPr>
                <w:rStyle w:val="Optional"/>
                <w:b w:val="0"/>
                <w:bCs w:val="0"/>
                <w:color w:val="auto"/>
              </w:rPr>
            </w:pPr>
            <w:r w:rsidRPr="00D94BAC">
              <w:rPr>
                <w:rStyle w:val="Optional"/>
                <w:b w:val="0"/>
                <w:bCs w:val="0"/>
                <w:color w:val="auto"/>
              </w:rPr>
              <w:t>Microsoft</w:t>
            </w:r>
          </w:p>
        </w:tc>
      </w:tr>
      <w:tr w:rsidR="003456CF" w:rsidRPr="00D94BAC" w14:paraId="08D78A54" w14:textId="77777777" w:rsidTr="00FE759F">
        <w:trPr>
          <w:cnfStyle w:val="000000100000" w:firstRow="0" w:lastRow="0" w:firstColumn="0" w:lastColumn="0" w:oddVBand="0" w:evenVBand="0" w:oddHBand="1" w:evenHBand="0" w:firstRowFirstColumn="0" w:firstRowLastColumn="0" w:lastRowFirstColumn="0" w:lastRowLastColumn="0"/>
        </w:trPr>
        <w:tc>
          <w:tcPr>
            <w:tcW w:w="1594" w:type="dxa"/>
          </w:tcPr>
          <w:p w14:paraId="51DBA214" w14:textId="74A6ED5F" w:rsidR="00271A36" w:rsidRPr="0031739A" w:rsidRDefault="00271A36" w:rsidP="00271A36">
            <w:pPr>
              <w:pStyle w:val="TableText"/>
              <w:rPr>
                <w:rStyle w:val="Optional"/>
                <w:bCs w:val="0"/>
                <w:color w:val="auto"/>
              </w:rPr>
            </w:pPr>
            <w:r w:rsidRPr="0031739A">
              <w:rPr>
                <w:rStyle w:val="Optional"/>
                <w:bCs w:val="0"/>
                <w:color w:val="auto"/>
              </w:rPr>
              <w:t>UAT</w:t>
            </w:r>
          </w:p>
        </w:tc>
        <w:tc>
          <w:tcPr>
            <w:tcW w:w="3393" w:type="dxa"/>
          </w:tcPr>
          <w:p w14:paraId="71E5C1DD" w14:textId="29F524D2" w:rsidR="00271A36" w:rsidRPr="00D94BAC" w:rsidRDefault="003B5A5A" w:rsidP="003B5A5A">
            <w:pPr>
              <w:pStyle w:val="TableText"/>
              <w:rPr>
                <w:rStyle w:val="Optional"/>
                <w:b w:val="0"/>
                <w:bCs w:val="0"/>
                <w:color w:val="auto"/>
              </w:rPr>
            </w:pPr>
            <w:r w:rsidRPr="00D94BAC">
              <w:rPr>
                <w:rStyle w:val="Optional"/>
                <w:b w:val="0"/>
                <w:bCs w:val="0"/>
                <w:color w:val="auto"/>
              </w:rPr>
              <w:t xml:space="preserve">Tests the user functionality of key real-world scenarios. UAT will be conducted over the course of the </w:t>
            </w:r>
            <w:r w:rsidR="00E86063" w:rsidRPr="00D94BAC">
              <w:rPr>
                <w:rStyle w:val="Optional"/>
                <w:b w:val="0"/>
                <w:bCs w:val="0"/>
                <w:color w:val="auto"/>
              </w:rPr>
              <w:t>project</w:t>
            </w:r>
            <w:r w:rsidRPr="00D94BAC">
              <w:rPr>
                <w:rStyle w:val="Optional"/>
                <w:b w:val="0"/>
                <w:bCs w:val="0"/>
                <w:color w:val="auto"/>
              </w:rPr>
              <w:t xml:space="preserve"> according to the UAT time frames agreed upon during baseline planning (as described in the </w:t>
            </w:r>
            <w:r w:rsidR="00924849" w:rsidRPr="00D94BAC">
              <w:rPr>
                <w:rStyle w:val="Optional"/>
                <w:b w:val="0"/>
                <w:bCs w:val="0"/>
                <w:i/>
                <w:iCs/>
                <w:color w:val="auto"/>
              </w:rPr>
              <w:fldChar w:fldCharType="begin"/>
            </w:r>
            <w:r w:rsidR="00924849" w:rsidRPr="00D94BAC">
              <w:rPr>
                <w:rStyle w:val="Optional"/>
                <w:b w:val="0"/>
                <w:bCs w:val="0"/>
                <w:i/>
                <w:iCs/>
                <w:color w:val="auto"/>
              </w:rPr>
              <w:instrText xml:space="preserve"> REF _Ref207893500 \h  \* MERGEFORMAT Product Baseline Planning</w:instrText>
            </w:r>
            <w:r w:rsidR="00924849" w:rsidRPr="00D94BAC">
              <w:rPr>
                <w:rStyle w:val="Optional"/>
                <w:b w:val="0"/>
                <w:bCs w:val="0"/>
                <w:i/>
                <w:iCs/>
                <w:color w:val="auto"/>
              </w:rPr>
            </w:r>
            <w:r w:rsidR="00924849" w:rsidRPr="00D94BAC">
              <w:rPr>
                <w:rStyle w:val="Optional"/>
                <w:b w:val="0"/>
                <w:bCs w:val="0"/>
                <w:i/>
                <w:iCs/>
                <w:color w:val="auto"/>
              </w:rPr>
              <w:fldChar w:fldCharType="separate"/>
            </w:r>
            <w:ins w:id="1085" w:author="Francis Moigula" w:date="2026-06-04T10:10:00Z" w16du:dateUtc="2026-06-04T15:10:00Z">
              <w:r w:rsidR="009917D6" w:rsidRPr="00320775">
                <w:t xml:space="preserve">Product </w:t>
              </w:r>
              <w:r w:rsidR="009917D6">
                <w:t>b</w:t>
              </w:r>
              <w:r w:rsidR="009917D6" w:rsidRPr="00320775">
                <w:t xml:space="preserve">aseline </w:t>
              </w:r>
              <w:r w:rsidR="009917D6">
                <w:t>p</w:t>
              </w:r>
              <w:r w:rsidR="009917D6" w:rsidRPr="00320775">
                <w:t>lanning</w:t>
              </w:r>
            </w:ins>
            <w:del w:id="1086" w:author="Francis Moigula" w:date="2026-06-04T10:10:00Z" w16du:dateUtc="2026-06-04T15:10:00Z">
              <w:r w:rsidR="008D6700" w:rsidRPr="00320775" w:rsidDel="00A0348A">
                <w:delText xml:space="preserve">Product </w:delText>
              </w:r>
              <w:r w:rsidR="008D6700" w:rsidDel="00A0348A">
                <w:delText>b</w:delText>
              </w:r>
              <w:r w:rsidR="008D6700" w:rsidRPr="00320775" w:rsidDel="00A0348A">
                <w:delText xml:space="preserve">aseline </w:delText>
              </w:r>
              <w:r w:rsidR="008D6700" w:rsidDel="00A0348A">
                <w:delText>p</w:delText>
              </w:r>
              <w:r w:rsidR="008D6700" w:rsidRPr="00320775" w:rsidDel="00A0348A">
                <w:delText>lanning</w:delText>
              </w:r>
            </w:del>
            <w:r w:rsidR="00924849" w:rsidRPr="00D94BAC">
              <w:rPr>
                <w:rStyle w:val="Optional"/>
                <w:b w:val="0"/>
                <w:bCs w:val="0"/>
                <w:i/>
                <w:iCs/>
                <w:color w:val="auto"/>
              </w:rPr>
              <w:fldChar w:fldCharType="end"/>
            </w:r>
            <w:r w:rsidR="00924849" w:rsidRPr="00D94BAC">
              <w:rPr>
                <w:rStyle w:val="Optional"/>
                <w:b w:val="0"/>
                <w:bCs w:val="0"/>
                <w:i/>
                <w:iCs/>
                <w:color w:val="auto"/>
              </w:rPr>
              <w:t xml:space="preserve"> </w:t>
            </w:r>
            <w:r w:rsidRPr="00D94BAC">
              <w:rPr>
                <w:rStyle w:val="Optional"/>
                <w:b w:val="0"/>
                <w:bCs w:val="0"/>
                <w:color w:val="auto"/>
              </w:rPr>
              <w:t>section). Feedback from UAT (defect or new PBIs) and other backlog items will be added to the product backlog and prioritized alongside other PBIs.</w:t>
            </w:r>
          </w:p>
        </w:tc>
        <w:tc>
          <w:tcPr>
            <w:tcW w:w="1428" w:type="dxa"/>
          </w:tcPr>
          <w:p w14:paraId="164B2B02" w14:textId="54692570" w:rsidR="00271A36" w:rsidRPr="00D94BAC" w:rsidRDefault="00271A36" w:rsidP="00271A36">
            <w:pPr>
              <w:pStyle w:val="TableText"/>
              <w:rPr>
                <w:rStyle w:val="Optional"/>
                <w:b w:val="0"/>
                <w:bCs w:val="0"/>
                <w:color w:val="auto"/>
              </w:rPr>
            </w:pPr>
            <w:r w:rsidRPr="00D94BAC">
              <w:rPr>
                <w:rStyle w:val="Optional"/>
                <w:b w:val="0"/>
                <w:bCs w:val="0"/>
                <w:color w:val="auto"/>
              </w:rPr>
              <w:t>Customer</w:t>
            </w:r>
          </w:p>
        </w:tc>
        <w:tc>
          <w:tcPr>
            <w:tcW w:w="1477" w:type="dxa"/>
          </w:tcPr>
          <w:p w14:paraId="5CBD989B" w14:textId="75090A7A" w:rsidR="00271A36" w:rsidRPr="00D94BAC" w:rsidRDefault="00271A36" w:rsidP="00271A36">
            <w:pPr>
              <w:pStyle w:val="TableText"/>
              <w:rPr>
                <w:rStyle w:val="Optional"/>
                <w:b w:val="0"/>
                <w:bCs w:val="0"/>
                <w:color w:val="auto"/>
              </w:rPr>
            </w:pPr>
            <w:r w:rsidRPr="00D94BAC">
              <w:rPr>
                <w:rStyle w:val="Optional"/>
                <w:b w:val="0"/>
                <w:bCs w:val="0"/>
                <w:color w:val="auto"/>
              </w:rPr>
              <w:t>Customer</w:t>
            </w:r>
          </w:p>
        </w:tc>
        <w:tc>
          <w:tcPr>
            <w:tcW w:w="1468" w:type="dxa"/>
          </w:tcPr>
          <w:p w14:paraId="70946AF1" w14:textId="29583533" w:rsidR="00271A36" w:rsidRPr="00D94BAC" w:rsidRDefault="00271A36" w:rsidP="00271A36">
            <w:pPr>
              <w:pStyle w:val="TableText"/>
              <w:rPr>
                <w:rStyle w:val="Optional"/>
                <w:b w:val="0"/>
                <w:bCs w:val="0"/>
                <w:color w:val="auto"/>
              </w:rPr>
            </w:pPr>
            <w:r w:rsidRPr="00D94BAC">
              <w:rPr>
                <w:rStyle w:val="Optional"/>
                <w:b w:val="0"/>
                <w:bCs w:val="0"/>
                <w:color w:val="auto"/>
              </w:rPr>
              <w:t>Microsoft</w:t>
            </w:r>
          </w:p>
        </w:tc>
      </w:tr>
    </w:tbl>
    <w:p w14:paraId="039C42A7" w14:textId="6F2CAB3C" w:rsidR="00320775" w:rsidRDefault="002E3421" w:rsidP="007D3DB1">
      <w:pPr>
        <w:pStyle w:val="Heading4"/>
      </w:pPr>
      <w:r w:rsidRPr="002E3421">
        <w:t>Defect remediation</w:t>
      </w:r>
    </w:p>
    <w:p w14:paraId="2C5CFC3A" w14:textId="12ED1049" w:rsidR="007D3DB1" w:rsidRDefault="007D3DB1" w:rsidP="00D74DFB">
      <w:r w:rsidRPr="007D3DB1">
        <w:t>If possible, defects found by the feature team during a delivery sprint are fixed within the sprint itself. Defects that cannot be resolved during the sprint will be added to the product backlog. Defects found elsewhere will become part of the product backlog and be prioritized alongside other PBIs.</w:t>
      </w:r>
    </w:p>
    <w:p w14:paraId="4F9A6F5E" w14:textId="5970F2E9" w:rsidR="001F1E0E" w:rsidRPr="00F628F3" w:rsidRDefault="001F1E0E" w:rsidP="001F1E0E">
      <w:pPr>
        <w:rPr>
          <w:lang w:val="en-CA"/>
        </w:rPr>
      </w:pPr>
      <w:r w:rsidRPr="00F628F3">
        <w:rPr>
          <w:lang w:val="en-CA"/>
        </w:rPr>
        <w:t>During testing, ​</w:t>
      </w:r>
      <w:r>
        <w:rPr>
          <w:lang w:val="en-CA"/>
        </w:rPr>
        <w:t xml:space="preserve">Customer </w:t>
      </w:r>
      <w:r w:rsidRPr="00F628F3">
        <w:rPr>
          <w:lang w:val="en-CA"/>
        </w:rPr>
        <w:t xml:space="preserve">and Microsoft will jointly evaluate solution-related defects and their </w:t>
      </w:r>
      <w:r>
        <w:rPr>
          <w:lang w:val="en-CA"/>
        </w:rPr>
        <w:t xml:space="preserve">priority </w:t>
      </w:r>
      <w:r w:rsidRPr="00F628F3">
        <w:rPr>
          <w:lang w:val="en-CA"/>
        </w:rPr>
        <w:t>based on the following definitions.</w:t>
      </w:r>
    </w:p>
    <w:p w14:paraId="6EAE7B63" w14:textId="235E32D6" w:rsidR="001F1E0E" w:rsidRDefault="001F1E0E" w:rsidP="001F1E0E">
      <w:pPr>
        <w:pStyle w:val="Caption-Table-Above"/>
      </w:pPr>
      <w:bookmarkStart w:id="1087" w:name="_Toc215587312"/>
      <w:bookmarkStart w:id="1088" w:name="_Toc215558652"/>
      <w:bookmarkStart w:id="1089" w:name="_Toc215587396"/>
      <w:bookmarkStart w:id="1090" w:name="_Toc231555282"/>
      <w:r>
        <w:t xml:space="preserve">Table </w:t>
      </w:r>
      <w:r>
        <w:fldChar w:fldCharType="begin"/>
      </w:r>
      <w:r>
        <w:instrText>SEQ Table \* ARABIC</w:instrText>
      </w:r>
      <w:r>
        <w:fldChar w:fldCharType="separate"/>
      </w:r>
      <w:ins w:id="1091" w:author="Francis Moigula" w:date="2026-06-04T17:05:00Z" w16du:dateUtc="2026-06-04T22:05:00Z">
        <w:r w:rsidR="009917D6">
          <w:rPr>
            <w:noProof/>
          </w:rPr>
          <w:t>12</w:t>
        </w:r>
      </w:ins>
      <w:del w:id="1092" w:author="Francis Moigula" w:date="2026-06-04T10:10:00Z" w16du:dateUtc="2026-06-04T15:10:00Z">
        <w:r w:rsidR="008D6700" w:rsidDel="00A0348A">
          <w:rPr>
            <w:noProof/>
          </w:rPr>
          <w:delText>11</w:delText>
        </w:r>
      </w:del>
      <w:r>
        <w:fldChar w:fldCharType="end"/>
      </w:r>
      <w:r>
        <w:t xml:space="preserve">: </w:t>
      </w:r>
      <w:r w:rsidRPr="0083447F">
        <w:t xml:space="preserve">Defects </w:t>
      </w:r>
      <w:bookmarkEnd w:id="1087"/>
      <w:bookmarkEnd w:id="1088"/>
      <w:r w:rsidR="00B84F1C">
        <w:t>p</w:t>
      </w:r>
      <w:r w:rsidRPr="0083447F">
        <w:t xml:space="preserve">riority </w:t>
      </w:r>
      <w:r w:rsidR="00B84F1C">
        <w:t>d</w:t>
      </w:r>
      <w:r w:rsidRPr="0083447F">
        <w:t>efinitions</w:t>
      </w:r>
      <w:bookmarkEnd w:id="1089"/>
      <w:bookmarkEnd w:id="1090"/>
    </w:p>
    <w:tbl>
      <w:tblPr>
        <w:tblStyle w:val="RFX-SOWTable"/>
        <w:tblW w:w="0" w:type="dxa"/>
        <w:tblLook w:val="04A0" w:firstRow="1" w:lastRow="0" w:firstColumn="1" w:lastColumn="0" w:noHBand="0" w:noVBand="1"/>
      </w:tblPr>
      <w:tblGrid>
        <w:gridCol w:w="990"/>
        <w:gridCol w:w="5580"/>
        <w:gridCol w:w="2775"/>
      </w:tblGrid>
      <w:tr w:rsidR="001F1E0E" w:rsidRPr="001F1E0E" w14:paraId="7F543C04" w14:textId="77777777" w:rsidTr="001F1E0E">
        <w:trPr>
          <w:cnfStyle w:val="100000000000" w:firstRow="1" w:lastRow="0" w:firstColumn="0" w:lastColumn="0" w:oddVBand="0" w:evenVBand="0" w:oddHBand="0" w:evenHBand="0" w:firstRowFirstColumn="0" w:firstRowLastColumn="0" w:lastRowFirstColumn="0" w:lastRowLastColumn="0"/>
          <w:trHeight w:val="300"/>
        </w:trPr>
        <w:tc>
          <w:tcPr>
            <w:tcW w:w="990" w:type="dxa"/>
            <w:hideMark/>
          </w:tcPr>
          <w:p w14:paraId="36C084A5" w14:textId="77777777" w:rsidR="001F1E0E" w:rsidRPr="001F1E0E" w:rsidRDefault="001F1E0E" w:rsidP="00CA4FC5">
            <w:pPr>
              <w:rPr>
                <w:lang w:val="en-CA"/>
              </w:rPr>
            </w:pPr>
            <w:r w:rsidRPr="001F1E0E">
              <w:rPr>
                <w:bCs/>
                <w:lang w:val="en-CA"/>
              </w:rPr>
              <w:t>Priority </w:t>
            </w:r>
          </w:p>
        </w:tc>
        <w:tc>
          <w:tcPr>
            <w:tcW w:w="5580" w:type="dxa"/>
            <w:hideMark/>
          </w:tcPr>
          <w:p w14:paraId="12AD7534" w14:textId="77777777" w:rsidR="001F1E0E" w:rsidRPr="001F1E0E" w:rsidRDefault="001F1E0E" w:rsidP="00CA4FC5">
            <w:pPr>
              <w:rPr>
                <w:lang w:val="en-CA"/>
              </w:rPr>
            </w:pPr>
            <w:r w:rsidRPr="001F1E0E">
              <w:rPr>
                <w:bCs/>
                <w:lang w:val="en-CA"/>
              </w:rPr>
              <w:t>Description </w:t>
            </w:r>
          </w:p>
        </w:tc>
        <w:tc>
          <w:tcPr>
            <w:tcW w:w="2775" w:type="dxa"/>
            <w:hideMark/>
          </w:tcPr>
          <w:p w14:paraId="2375F567" w14:textId="77777777" w:rsidR="001F1E0E" w:rsidRPr="001F1E0E" w:rsidRDefault="001F1E0E" w:rsidP="00CA4FC5">
            <w:pPr>
              <w:rPr>
                <w:lang w:val="en-CA"/>
              </w:rPr>
            </w:pPr>
            <w:r w:rsidRPr="001F1E0E">
              <w:rPr>
                <w:bCs/>
                <w:lang w:val="en-CA"/>
              </w:rPr>
              <w:t>Remediation in scope? </w:t>
            </w:r>
          </w:p>
        </w:tc>
      </w:tr>
      <w:tr w:rsidR="001F1E0E" w:rsidRPr="00EC3419" w14:paraId="23E383E2" w14:textId="77777777" w:rsidTr="001F1E0E">
        <w:trPr>
          <w:cnfStyle w:val="000000100000" w:firstRow="0" w:lastRow="0" w:firstColumn="0" w:lastColumn="0" w:oddVBand="0" w:evenVBand="0" w:oddHBand="1" w:evenHBand="0" w:firstRowFirstColumn="0" w:firstRowLastColumn="0" w:lastRowFirstColumn="0" w:lastRowLastColumn="0"/>
          <w:trHeight w:val="300"/>
        </w:trPr>
        <w:tc>
          <w:tcPr>
            <w:tcW w:w="990" w:type="dxa"/>
            <w:hideMark/>
          </w:tcPr>
          <w:p w14:paraId="5D8F7038" w14:textId="77777777" w:rsidR="001F1E0E" w:rsidRPr="00816B72" w:rsidRDefault="001F1E0E" w:rsidP="00CA4FC5">
            <w:pPr>
              <w:rPr>
                <w:b/>
                <w:lang w:val="en-CA"/>
              </w:rPr>
            </w:pPr>
            <w:r w:rsidRPr="00816B72">
              <w:rPr>
                <w:b/>
                <w:lang w:val="en-CA"/>
              </w:rPr>
              <w:t>P1 </w:t>
            </w:r>
          </w:p>
        </w:tc>
        <w:tc>
          <w:tcPr>
            <w:tcW w:w="5580" w:type="dxa"/>
            <w:hideMark/>
          </w:tcPr>
          <w:p w14:paraId="62D0FD77" w14:textId="77777777" w:rsidR="001F1E0E" w:rsidRPr="00F57F02" w:rsidRDefault="001F1E0E" w:rsidP="00CA4FC5">
            <w:pPr>
              <w:rPr>
                <w:lang w:val="en-CA"/>
              </w:rPr>
            </w:pPr>
            <w:r w:rsidRPr="00F57F02">
              <w:rPr>
                <w:b/>
                <w:bCs/>
                <w:lang w:val="en-CA"/>
              </w:rPr>
              <w:t>Blocking defect </w:t>
            </w:r>
            <w:r w:rsidRPr="00F57F02">
              <w:rPr>
                <w:lang w:val="en-CA"/>
              </w:rPr>
              <w:t> </w:t>
            </w:r>
          </w:p>
          <w:p w14:paraId="0698B85E" w14:textId="77777777" w:rsidR="001F1E0E" w:rsidRPr="00F57F02" w:rsidRDefault="001F1E0E" w:rsidP="00CA4FC5">
            <w:pPr>
              <w:rPr>
                <w:lang w:val="en-CA"/>
              </w:rPr>
            </w:pPr>
            <w:r w:rsidRPr="00F57F02">
              <w:rPr>
                <w:lang w:val="en-CA"/>
              </w:rPr>
              <w:t>Development, testing, or production launch cannot proceed until this type of defect is corrected. A defect of this type blocks further progress in this area. The solution cannot ship, and the project team cannot achieve the next milestone until such a defect is corrected. </w:t>
            </w:r>
          </w:p>
        </w:tc>
        <w:tc>
          <w:tcPr>
            <w:tcW w:w="2775" w:type="dxa"/>
            <w:hideMark/>
          </w:tcPr>
          <w:p w14:paraId="2BE5A479" w14:textId="77777777" w:rsidR="001F1E0E" w:rsidRPr="00F57F02" w:rsidRDefault="001F1E0E" w:rsidP="00CA4FC5">
            <w:pPr>
              <w:rPr>
                <w:lang w:val="en-CA"/>
              </w:rPr>
            </w:pPr>
            <w:r w:rsidRPr="00F57F02">
              <w:rPr>
                <w:lang w:val="en-CA"/>
              </w:rPr>
              <w:t>Yes </w:t>
            </w:r>
          </w:p>
        </w:tc>
      </w:tr>
      <w:tr w:rsidR="001F1E0E" w:rsidRPr="00EC3419" w14:paraId="45C656BD" w14:textId="77777777" w:rsidTr="001F1E0E">
        <w:trPr>
          <w:cnfStyle w:val="000000010000" w:firstRow="0" w:lastRow="0" w:firstColumn="0" w:lastColumn="0" w:oddVBand="0" w:evenVBand="0" w:oddHBand="0" w:evenHBand="1" w:firstRowFirstColumn="0" w:firstRowLastColumn="0" w:lastRowFirstColumn="0" w:lastRowLastColumn="0"/>
          <w:trHeight w:val="300"/>
        </w:trPr>
        <w:tc>
          <w:tcPr>
            <w:tcW w:w="990" w:type="dxa"/>
            <w:hideMark/>
          </w:tcPr>
          <w:p w14:paraId="6A474B57" w14:textId="77777777" w:rsidR="001F1E0E" w:rsidRPr="00816B72" w:rsidRDefault="001F1E0E" w:rsidP="00CA4FC5">
            <w:pPr>
              <w:rPr>
                <w:b/>
                <w:lang w:val="en-CA"/>
              </w:rPr>
            </w:pPr>
            <w:r w:rsidRPr="00816B72">
              <w:rPr>
                <w:b/>
                <w:lang w:val="en-CA"/>
              </w:rPr>
              <w:t>P2 </w:t>
            </w:r>
          </w:p>
        </w:tc>
        <w:tc>
          <w:tcPr>
            <w:tcW w:w="5580" w:type="dxa"/>
            <w:hideMark/>
          </w:tcPr>
          <w:p w14:paraId="4C224B6E" w14:textId="77777777" w:rsidR="001F1E0E" w:rsidRPr="00F57F02" w:rsidRDefault="001F1E0E" w:rsidP="00CA4FC5">
            <w:pPr>
              <w:rPr>
                <w:lang w:val="en-CA"/>
              </w:rPr>
            </w:pPr>
            <w:r w:rsidRPr="00F57F02">
              <w:rPr>
                <w:b/>
                <w:bCs/>
                <w:lang w:val="en-CA"/>
              </w:rPr>
              <w:t>Significant defect</w:t>
            </w:r>
            <w:r w:rsidRPr="00F57F02">
              <w:rPr>
                <w:lang w:val="en-CA"/>
              </w:rPr>
              <w:t> </w:t>
            </w:r>
          </w:p>
          <w:p w14:paraId="5AB49A58" w14:textId="77777777" w:rsidR="001F1E0E" w:rsidRPr="00F57F02" w:rsidRDefault="001F1E0E" w:rsidP="00CA4FC5">
            <w:pPr>
              <w:rPr>
                <w:lang w:val="en-CA"/>
              </w:rPr>
            </w:pPr>
            <w:r w:rsidRPr="00F57F02">
              <w:rPr>
                <w:lang w:val="en-CA"/>
              </w:rPr>
              <w:t>The defect must be fixed prior to moving to production. Such a defect, however, will not affect test plan implementation. </w:t>
            </w:r>
          </w:p>
        </w:tc>
        <w:tc>
          <w:tcPr>
            <w:tcW w:w="2775" w:type="dxa"/>
            <w:hideMark/>
          </w:tcPr>
          <w:p w14:paraId="5D920493" w14:textId="77777777" w:rsidR="001F1E0E" w:rsidRPr="00F57F02" w:rsidRDefault="001F1E0E" w:rsidP="00CA4FC5">
            <w:pPr>
              <w:rPr>
                <w:lang w:val="en-CA"/>
              </w:rPr>
            </w:pPr>
            <w:r w:rsidRPr="00F57F02">
              <w:rPr>
                <w:lang w:val="en-CA"/>
              </w:rPr>
              <w:t>Yes </w:t>
            </w:r>
          </w:p>
        </w:tc>
      </w:tr>
      <w:tr w:rsidR="001F1E0E" w:rsidRPr="00EC3419" w14:paraId="72B3A187" w14:textId="77777777" w:rsidTr="001F1E0E">
        <w:trPr>
          <w:cnfStyle w:val="000000100000" w:firstRow="0" w:lastRow="0" w:firstColumn="0" w:lastColumn="0" w:oddVBand="0" w:evenVBand="0" w:oddHBand="1" w:evenHBand="0" w:firstRowFirstColumn="0" w:firstRowLastColumn="0" w:lastRowFirstColumn="0" w:lastRowLastColumn="0"/>
          <w:trHeight w:val="300"/>
        </w:trPr>
        <w:tc>
          <w:tcPr>
            <w:tcW w:w="990" w:type="dxa"/>
            <w:hideMark/>
          </w:tcPr>
          <w:p w14:paraId="64FA7A9B" w14:textId="77777777" w:rsidR="001F1E0E" w:rsidRPr="00816B72" w:rsidRDefault="001F1E0E" w:rsidP="00CA4FC5">
            <w:pPr>
              <w:rPr>
                <w:b/>
                <w:lang w:val="en-CA"/>
              </w:rPr>
            </w:pPr>
            <w:r w:rsidRPr="00816B72">
              <w:rPr>
                <w:b/>
                <w:lang w:val="en-CA"/>
              </w:rPr>
              <w:t>P3 </w:t>
            </w:r>
          </w:p>
        </w:tc>
        <w:tc>
          <w:tcPr>
            <w:tcW w:w="5580" w:type="dxa"/>
            <w:hideMark/>
          </w:tcPr>
          <w:p w14:paraId="783E865D" w14:textId="77777777" w:rsidR="001F1E0E" w:rsidRPr="00F57F02" w:rsidRDefault="001F1E0E" w:rsidP="00CA4FC5">
            <w:pPr>
              <w:rPr>
                <w:lang w:val="en-CA"/>
              </w:rPr>
            </w:pPr>
            <w:r w:rsidRPr="00F57F02">
              <w:rPr>
                <w:b/>
                <w:bCs/>
                <w:lang w:val="en-CA"/>
              </w:rPr>
              <w:t>Important defect</w:t>
            </w:r>
            <w:r w:rsidRPr="00F57F02">
              <w:rPr>
                <w:lang w:val="en-CA"/>
              </w:rPr>
              <w:t> </w:t>
            </w:r>
          </w:p>
          <w:p w14:paraId="11B599DF" w14:textId="77777777" w:rsidR="001F1E0E" w:rsidRPr="00F57F02" w:rsidRDefault="001F1E0E" w:rsidP="00CA4FC5">
            <w:pPr>
              <w:rPr>
                <w:lang w:val="en-CA"/>
              </w:rPr>
            </w:pPr>
            <w:r w:rsidRPr="00F57F02">
              <w:rPr>
                <w:lang w:val="en-CA"/>
              </w:rPr>
              <w:t>It is important to correct the defect. However, it is possible to move forward into production using a workaround. </w:t>
            </w:r>
          </w:p>
        </w:tc>
        <w:tc>
          <w:tcPr>
            <w:tcW w:w="2775" w:type="dxa"/>
            <w:hideMark/>
          </w:tcPr>
          <w:p w14:paraId="7EDCABB1" w14:textId="77777777" w:rsidR="001F1E0E" w:rsidRPr="00F57F02" w:rsidRDefault="001F1E0E" w:rsidP="00CA4FC5">
            <w:pPr>
              <w:rPr>
                <w:lang w:val="en-CA"/>
              </w:rPr>
            </w:pPr>
            <w:r w:rsidRPr="00F57F02">
              <w:rPr>
                <w:lang w:val="en-CA"/>
              </w:rPr>
              <w:t>No; the defect will be logged. Remediation will be performed through an agreed-upon change request only. </w:t>
            </w:r>
          </w:p>
        </w:tc>
      </w:tr>
      <w:tr w:rsidR="001F1E0E" w:rsidRPr="00EC3419" w14:paraId="3B8D7839" w14:textId="77777777" w:rsidTr="001F1E0E">
        <w:trPr>
          <w:cnfStyle w:val="000000010000" w:firstRow="0" w:lastRow="0" w:firstColumn="0" w:lastColumn="0" w:oddVBand="0" w:evenVBand="0" w:oddHBand="0" w:evenHBand="1" w:firstRowFirstColumn="0" w:firstRowLastColumn="0" w:lastRowFirstColumn="0" w:lastRowLastColumn="0"/>
          <w:trHeight w:val="300"/>
        </w:trPr>
        <w:tc>
          <w:tcPr>
            <w:tcW w:w="990" w:type="dxa"/>
            <w:hideMark/>
          </w:tcPr>
          <w:p w14:paraId="7048BE89" w14:textId="77777777" w:rsidR="001F1E0E" w:rsidRPr="00816B72" w:rsidRDefault="001F1E0E" w:rsidP="00CA4FC5">
            <w:pPr>
              <w:rPr>
                <w:b/>
                <w:lang w:val="en-CA"/>
              </w:rPr>
            </w:pPr>
            <w:r w:rsidRPr="00816B72">
              <w:rPr>
                <w:b/>
                <w:lang w:val="en-CA"/>
              </w:rPr>
              <w:t>P4 </w:t>
            </w:r>
          </w:p>
        </w:tc>
        <w:tc>
          <w:tcPr>
            <w:tcW w:w="5580" w:type="dxa"/>
            <w:hideMark/>
          </w:tcPr>
          <w:p w14:paraId="31C28FC5" w14:textId="77777777" w:rsidR="001F1E0E" w:rsidRPr="00F57F02" w:rsidRDefault="001F1E0E" w:rsidP="00CA4FC5">
            <w:pPr>
              <w:rPr>
                <w:lang w:val="en-CA"/>
              </w:rPr>
            </w:pPr>
            <w:r w:rsidRPr="00F57F02">
              <w:rPr>
                <w:b/>
                <w:bCs/>
                <w:lang w:val="en-CA"/>
              </w:rPr>
              <w:t>Enhancements and cosmetic defects</w:t>
            </w:r>
            <w:r w:rsidRPr="00F57F02">
              <w:rPr>
                <w:lang w:val="en-CA"/>
              </w:rPr>
              <w:t> </w:t>
            </w:r>
          </w:p>
          <w:p w14:paraId="1012581A" w14:textId="77777777" w:rsidR="001F1E0E" w:rsidRPr="00F57F02" w:rsidRDefault="001F1E0E" w:rsidP="00CA4FC5">
            <w:pPr>
              <w:rPr>
                <w:lang w:val="en-CA"/>
              </w:rPr>
            </w:pPr>
            <w:r w:rsidRPr="00F57F02">
              <w:rPr>
                <w:lang w:val="en-CA"/>
              </w:rPr>
              <w:t>Feature enhancement and cosmetic defects, including design requests that vary from original concepts. </w:t>
            </w:r>
          </w:p>
        </w:tc>
        <w:tc>
          <w:tcPr>
            <w:tcW w:w="2775" w:type="dxa"/>
            <w:hideMark/>
          </w:tcPr>
          <w:p w14:paraId="2ACAA7A0" w14:textId="77777777" w:rsidR="001F1E0E" w:rsidRPr="00F57F02" w:rsidRDefault="001F1E0E" w:rsidP="00CA4FC5">
            <w:pPr>
              <w:rPr>
                <w:lang w:val="en-CA"/>
              </w:rPr>
            </w:pPr>
            <w:r w:rsidRPr="00F57F02">
              <w:rPr>
                <w:lang w:val="en-CA"/>
              </w:rPr>
              <w:t>No; the defect will be logged. Remediation will be performed through an agreed-upon change request only. </w:t>
            </w:r>
          </w:p>
        </w:tc>
      </w:tr>
    </w:tbl>
    <w:p w14:paraId="33D4CEE3" w14:textId="6ABBFBA9" w:rsidR="00496CFB" w:rsidRPr="00FD28FE" w:rsidRDefault="00496CFB" w:rsidP="00496CFB">
      <w:pPr>
        <w:pStyle w:val="Heading3NUM"/>
      </w:pPr>
      <w:bookmarkStart w:id="1093" w:name="_Toc231555149"/>
      <w:r w:rsidRPr="00B40411">
        <w:t xml:space="preserve">Delivery </w:t>
      </w:r>
      <w:r w:rsidR="004B29FB">
        <w:t>c</w:t>
      </w:r>
      <w:r w:rsidRPr="00B40411">
        <w:t xml:space="preserve">ompliance, </w:t>
      </w:r>
      <w:r w:rsidR="004B29FB">
        <w:t>p</w:t>
      </w:r>
      <w:r w:rsidRPr="00B40411">
        <w:t xml:space="preserve">rivacy and </w:t>
      </w:r>
      <w:r w:rsidR="004B29FB">
        <w:t>s</w:t>
      </w:r>
      <w:r w:rsidRPr="00B40411">
        <w:t>ecurity</w:t>
      </w:r>
      <w:bookmarkEnd w:id="1093"/>
    </w:p>
    <w:p w14:paraId="06119FED" w14:textId="77777777" w:rsidR="00496CFB" w:rsidRPr="00FD28FE" w:rsidRDefault="00496CFB" w:rsidP="00496CFB">
      <w:r w:rsidRPr="0050267F">
        <w:t>Microsoft will support our data protection commitments in the following areas:</w:t>
      </w:r>
    </w:p>
    <w:p w14:paraId="6D31092F" w14:textId="77777777" w:rsidR="00496CFB" w:rsidRDefault="00496CFB" w:rsidP="00496CFB"/>
    <w:tbl>
      <w:tblPr>
        <w:tblStyle w:val="RFX-SOWTable"/>
        <w:tblW w:w="9396" w:type="dxa"/>
        <w:tblLook w:val="04A0" w:firstRow="1" w:lastRow="0" w:firstColumn="1" w:lastColumn="0" w:noHBand="0" w:noVBand="1"/>
      </w:tblPr>
      <w:tblGrid>
        <w:gridCol w:w="2747"/>
        <w:gridCol w:w="3556"/>
        <w:gridCol w:w="3093"/>
      </w:tblGrid>
      <w:tr w:rsidR="00496CFB" w:rsidRPr="00517CE9" w14:paraId="58CC7C8E" w14:textId="77777777" w:rsidTr="00496CFB">
        <w:trPr>
          <w:cnfStyle w:val="100000000000" w:firstRow="1" w:lastRow="0" w:firstColumn="0" w:lastColumn="0" w:oddVBand="0" w:evenVBand="0" w:oddHBand="0" w:evenHBand="0" w:firstRowFirstColumn="0" w:firstRowLastColumn="0" w:lastRowFirstColumn="0" w:lastRowLastColumn="0"/>
          <w:trHeight w:val="343"/>
        </w:trPr>
        <w:tc>
          <w:tcPr>
            <w:tcW w:w="0" w:type="auto"/>
          </w:tcPr>
          <w:p w14:paraId="0D3A31DC" w14:textId="77777777" w:rsidR="00496CFB" w:rsidRPr="00517CE9" w:rsidRDefault="00496CFB" w:rsidP="00CA4FC5">
            <w:pPr>
              <w:pStyle w:val="Table-Header"/>
              <w:rPr>
                <w:b/>
                <w:bCs/>
              </w:rPr>
            </w:pPr>
            <w:commentRangeStart w:id="1094"/>
            <w:commentRangeStart w:id="1095"/>
            <w:commentRangeStart w:id="1096"/>
            <w:r w:rsidRPr="00517CE9">
              <w:rPr>
                <w:b/>
                <w:bCs/>
              </w:rPr>
              <w:t>Area</w:t>
            </w:r>
            <w:commentRangeEnd w:id="1094"/>
            <w:r w:rsidR="00152CB2" w:rsidRPr="00517CE9">
              <w:rPr>
                <w:rStyle w:val="CommentReference"/>
                <w:b/>
                <w:bCs/>
                <w:sz w:val="20"/>
                <w:szCs w:val="22"/>
              </w:rPr>
              <w:commentReference w:id="1094"/>
            </w:r>
            <w:commentRangeEnd w:id="1095"/>
            <w:r w:rsidRPr="00517CE9">
              <w:rPr>
                <w:rStyle w:val="CommentReference"/>
                <w:b/>
                <w:bCs/>
                <w:sz w:val="20"/>
                <w:szCs w:val="22"/>
              </w:rPr>
              <w:commentReference w:id="1095"/>
            </w:r>
            <w:commentRangeEnd w:id="1096"/>
            <w:r w:rsidRPr="00517CE9">
              <w:rPr>
                <w:rStyle w:val="CommentReference"/>
                <w:b/>
                <w:bCs/>
                <w:sz w:val="20"/>
                <w:szCs w:val="22"/>
              </w:rPr>
              <w:commentReference w:id="1096"/>
            </w:r>
          </w:p>
        </w:tc>
        <w:tc>
          <w:tcPr>
            <w:tcW w:w="0" w:type="auto"/>
          </w:tcPr>
          <w:p w14:paraId="0C977A0D" w14:textId="77777777" w:rsidR="00496CFB" w:rsidRPr="00517CE9" w:rsidRDefault="00496CFB" w:rsidP="00CA4FC5">
            <w:pPr>
              <w:pStyle w:val="Table-Header"/>
              <w:rPr>
                <w:b/>
                <w:bCs/>
              </w:rPr>
            </w:pPr>
            <w:r w:rsidRPr="00517CE9">
              <w:rPr>
                <w:b/>
                <w:bCs/>
              </w:rPr>
              <w:t xml:space="preserve">Description </w:t>
            </w:r>
          </w:p>
        </w:tc>
        <w:tc>
          <w:tcPr>
            <w:tcW w:w="0" w:type="auto"/>
          </w:tcPr>
          <w:p w14:paraId="2A31EFE2" w14:textId="77777777" w:rsidR="00496CFB" w:rsidRPr="00517CE9" w:rsidRDefault="00496CFB" w:rsidP="00CA4FC5">
            <w:pPr>
              <w:pStyle w:val="Table-Header"/>
              <w:rPr>
                <w:b/>
                <w:bCs/>
              </w:rPr>
            </w:pPr>
            <w:r w:rsidRPr="00517CE9">
              <w:rPr>
                <w:b/>
                <w:bCs/>
              </w:rPr>
              <w:t>Assumptions</w:t>
            </w:r>
          </w:p>
        </w:tc>
      </w:tr>
      <w:tr w:rsidR="00496CFB" w:rsidRPr="007D2C4D" w14:paraId="075640F1" w14:textId="77777777" w:rsidTr="00496CFB">
        <w:trPr>
          <w:cnfStyle w:val="000000100000" w:firstRow="0" w:lastRow="0" w:firstColumn="0" w:lastColumn="0" w:oddVBand="0" w:evenVBand="0" w:oddHBand="1" w:evenHBand="0" w:firstRowFirstColumn="0" w:firstRowLastColumn="0" w:lastRowFirstColumn="0" w:lastRowLastColumn="0"/>
          <w:trHeight w:val="413"/>
        </w:trPr>
        <w:tc>
          <w:tcPr>
            <w:tcW w:w="0" w:type="auto"/>
          </w:tcPr>
          <w:p w14:paraId="37D32A0E" w14:textId="77777777" w:rsidR="00496CFB" w:rsidRPr="00C815D8" w:rsidRDefault="00496CFB" w:rsidP="00CA4FC5">
            <w:pPr>
              <w:pStyle w:val="TableText"/>
            </w:pPr>
            <w:r w:rsidRPr="00C815D8">
              <w:t>Data Protection Questionnaire (DPQ)</w:t>
            </w:r>
          </w:p>
        </w:tc>
        <w:tc>
          <w:tcPr>
            <w:tcW w:w="0" w:type="auto"/>
          </w:tcPr>
          <w:p w14:paraId="3B012617" w14:textId="77777777" w:rsidR="00496CFB" w:rsidRPr="00200BE6" w:rsidRDefault="00496CFB" w:rsidP="00496CFB">
            <w:pPr>
              <w:pStyle w:val="Bulletlist"/>
              <w:numPr>
                <w:ilvl w:val="0"/>
                <w:numId w:val="2"/>
              </w:numPr>
              <w:spacing w:after="120" w:line="240" w:lineRule="auto"/>
            </w:pPr>
            <w:r>
              <w:t xml:space="preserve">Conduct discovery </w:t>
            </w:r>
            <w:r w:rsidRPr="0050267F">
              <w:rPr>
                <w:i/>
              </w:rPr>
              <w:t xml:space="preserve">of </w:t>
            </w:r>
            <w:r w:rsidRPr="0050267F">
              <w:rPr>
                <w:rStyle w:val="InstructionalChar"/>
                <w:i w:val="0"/>
                <w:iCs/>
                <w:color w:val="auto"/>
              </w:rPr>
              <w:t>customer</w:t>
            </w:r>
            <w:r w:rsidRPr="0050267F">
              <w:rPr>
                <w:i/>
                <w:iCs/>
              </w:rPr>
              <w:t>’s</w:t>
            </w:r>
            <w:r w:rsidRPr="00200BE6">
              <w:t xml:space="preserve"> data protection </w:t>
            </w:r>
            <w:r>
              <w:t>environment for</w:t>
            </w:r>
            <w:r w:rsidRPr="00200BE6">
              <w:t xml:space="preserve"> engagement delivery.</w:t>
            </w:r>
          </w:p>
          <w:p w14:paraId="361F1360" w14:textId="77777777" w:rsidR="00496CFB" w:rsidRDefault="00496CFB" w:rsidP="00AF3FDD">
            <w:pPr>
              <w:pStyle w:val="TableBullet10"/>
              <w:numPr>
                <w:ilvl w:val="0"/>
                <w:numId w:val="14"/>
              </w:numPr>
            </w:pPr>
            <w:r w:rsidRPr="0013130E">
              <w:t>Complete a</w:t>
            </w:r>
            <w:r>
              <w:t xml:space="preserve"> Microsoft-internal</w:t>
            </w:r>
            <w:r w:rsidRPr="0013130E">
              <w:t xml:space="preserve"> data protection questionnaire (DPQ) that provides a view </w:t>
            </w:r>
            <w:r>
              <w:t>of</w:t>
            </w:r>
            <w:r w:rsidRPr="0013130E">
              <w:t xml:space="preserve"> </w:t>
            </w:r>
            <w:r>
              <w:t xml:space="preserve">current </w:t>
            </w:r>
            <w:r w:rsidRPr="0013130E">
              <w:t xml:space="preserve">issues and compliance requirements that may </w:t>
            </w:r>
            <w:r>
              <w:t>be required according to applicable</w:t>
            </w:r>
            <w:r w:rsidRPr="0013130E">
              <w:t xml:space="preserve"> data protection requirements.</w:t>
            </w:r>
          </w:p>
          <w:p w14:paraId="61372D9A" w14:textId="77777777" w:rsidR="00496CFB" w:rsidRPr="001A5DFF" w:rsidRDefault="00496CFB" w:rsidP="00CA4FC5">
            <w:pPr>
              <w:pStyle w:val="TableText"/>
            </w:pPr>
            <w:r w:rsidRPr="0013130E">
              <w:t>The DPQ covers data discovery, classification, and the applicability of security controls.</w:t>
            </w:r>
          </w:p>
        </w:tc>
        <w:tc>
          <w:tcPr>
            <w:tcW w:w="0" w:type="auto"/>
          </w:tcPr>
          <w:p w14:paraId="1CDD6415" w14:textId="77777777" w:rsidR="00496CFB" w:rsidRDefault="00496CFB" w:rsidP="00496CFB">
            <w:pPr>
              <w:pStyle w:val="Bulletlist"/>
              <w:numPr>
                <w:ilvl w:val="0"/>
                <w:numId w:val="2"/>
              </w:numPr>
              <w:spacing w:after="120" w:line="240" w:lineRule="auto"/>
            </w:pPr>
            <w:r>
              <w:t xml:space="preserve">Customer to provide Microsoft with a baseline understanding of </w:t>
            </w:r>
            <w:r w:rsidRPr="0050267F">
              <w:rPr>
                <w:rStyle w:val="InstructionalChar"/>
                <w:i w:val="0"/>
                <w:iCs/>
                <w:color w:val="auto"/>
              </w:rPr>
              <w:t>customer</w:t>
            </w:r>
            <w:r w:rsidRPr="0050267F">
              <w:rPr>
                <w:i/>
                <w:iCs/>
              </w:rPr>
              <w:t>’s</w:t>
            </w:r>
            <w:r>
              <w:t xml:space="preserve"> relevant data protection requirements.</w:t>
            </w:r>
          </w:p>
          <w:p w14:paraId="74554C1F" w14:textId="45399546" w:rsidR="00496CFB" w:rsidRPr="001A5DFF" w:rsidRDefault="00496CFB" w:rsidP="00496CFB">
            <w:pPr>
              <w:pStyle w:val="TableBullet10"/>
              <w:numPr>
                <w:ilvl w:val="0"/>
                <w:numId w:val="2"/>
              </w:numPr>
            </w:pPr>
            <w:r>
              <w:t xml:space="preserve">Customer to provide </w:t>
            </w:r>
            <w:r w:rsidR="007200F4">
              <w:t>Microsoft</w:t>
            </w:r>
            <w:r>
              <w:t xml:space="preserve"> inputs for data classification to determine personal, sensitive personal, confidential, and highly confidential data.  </w:t>
            </w:r>
          </w:p>
        </w:tc>
      </w:tr>
      <w:tr w:rsidR="00496CFB" w:rsidRPr="007D2C4D" w14:paraId="5295DAE8" w14:textId="77777777" w:rsidTr="00496CFB">
        <w:trPr>
          <w:cnfStyle w:val="000000010000" w:firstRow="0" w:lastRow="0" w:firstColumn="0" w:lastColumn="0" w:oddVBand="0" w:evenVBand="0" w:oddHBand="0" w:evenHBand="1" w:firstRowFirstColumn="0" w:firstRowLastColumn="0" w:lastRowFirstColumn="0" w:lastRowLastColumn="0"/>
          <w:trHeight w:val="413"/>
        </w:trPr>
        <w:tc>
          <w:tcPr>
            <w:tcW w:w="0" w:type="auto"/>
          </w:tcPr>
          <w:p w14:paraId="130624D0" w14:textId="77777777" w:rsidR="00496CFB" w:rsidRPr="00C815D8" w:rsidRDefault="00496CFB" w:rsidP="00CA4FC5">
            <w:pPr>
              <w:pStyle w:val="TableText"/>
            </w:pPr>
            <w:r>
              <w:t>Solution s</w:t>
            </w:r>
            <w:r w:rsidRPr="00C815D8">
              <w:t xml:space="preserve">ecurity design review </w:t>
            </w:r>
          </w:p>
        </w:tc>
        <w:tc>
          <w:tcPr>
            <w:tcW w:w="0" w:type="auto"/>
          </w:tcPr>
          <w:p w14:paraId="6DBEE912" w14:textId="77777777" w:rsidR="00496CFB" w:rsidRPr="006450F1" w:rsidRDefault="00496CFB" w:rsidP="00496CFB">
            <w:pPr>
              <w:pStyle w:val="Bulletlist"/>
              <w:numPr>
                <w:ilvl w:val="0"/>
                <w:numId w:val="2"/>
              </w:numPr>
              <w:spacing w:after="120" w:line="240" w:lineRule="auto"/>
              <w:rPr>
                <w:rFonts w:eastAsia="Times New Roman"/>
              </w:rPr>
            </w:pPr>
            <w:r w:rsidRPr="006450F1">
              <w:t>Review and assess the solution architecture for design-related security issues.</w:t>
            </w:r>
            <w:r w:rsidRPr="006450F1">
              <w:br/>
            </w:r>
          </w:p>
          <w:p w14:paraId="50004981" w14:textId="77777777" w:rsidR="00496CFB" w:rsidRPr="006450F1" w:rsidRDefault="00496CFB" w:rsidP="00496CFB">
            <w:pPr>
              <w:pStyle w:val="Bulletlist"/>
              <w:numPr>
                <w:ilvl w:val="0"/>
                <w:numId w:val="2"/>
              </w:numPr>
              <w:spacing w:after="120" w:line="240" w:lineRule="auto"/>
            </w:pPr>
            <w:r w:rsidRPr="006450F1">
              <w:t>Recommend mitigations for identified design-related security issues.</w:t>
            </w:r>
          </w:p>
          <w:p w14:paraId="3610BE58" w14:textId="77777777" w:rsidR="00496CFB" w:rsidRPr="006450F1" w:rsidRDefault="00496CFB" w:rsidP="00CA4FC5">
            <w:pPr>
              <w:pStyle w:val="TableText"/>
            </w:pPr>
          </w:p>
        </w:tc>
        <w:tc>
          <w:tcPr>
            <w:tcW w:w="0" w:type="auto"/>
          </w:tcPr>
          <w:p w14:paraId="3B62FFB3" w14:textId="77777777" w:rsidR="00496CFB" w:rsidRPr="006450F1" w:rsidRDefault="00496CFB" w:rsidP="00496CFB">
            <w:pPr>
              <w:pStyle w:val="Bulletlist"/>
              <w:numPr>
                <w:ilvl w:val="0"/>
                <w:numId w:val="2"/>
              </w:numPr>
              <w:spacing w:after="120" w:line="240" w:lineRule="auto"/>
            </w:pPr>
            <w:r w:rsidRPr="006450F1">
              <w:t>Customer will provide Microsoft with of</w:t>
            </w:r>
            <w:r w:rsidRPr="006450F1">
              <w:rPr>
                <w:i/>
                <w:iCs/>
              </w:rPr>
              <w:t xml:space="preserve"> </w:t>
            </w:r>
            <w:r w:rsidRPr="006450F1">
              <w:rPr>
                <w:rStyle w:val="InstructionalChar"/>
                <w:i w:val="0"/>
                <w:iCs/>
                <w:color w:val="auto"/>
              </w:rPr>
              <w:t>customer</w:t>
            </w:r>
            <w:r w:rsidRPr="006450F1">
              <w:rPr>
                <w:i/>
                <w:iCs/>
              </w:rPr>
              <w:t>’s</w:t>
            </w:r>
            <w:r w:rsidRPr="006450F1">
              <w:t xml:space="preserve"> relevant security policy documentation.</w:t>
            </w:r>
            <w:r w:rsidRPr="006450F1">
              <w:br/>
            </w:r>
          </w:p>
          <w:p w14:paraId="5FF845AD" w14:textId="77777777" w:rsidR="00496CFB" w:rsidRPr="006450F1" w:rsidRDefault="00496CFB" w:rsidP="00496CFB">
            <w:pPr>
              <w:pStyle w:val="Bulletlist"/>
              <w:numPr>
                <w:ilvl w:val="0"/>
                <w:numId w:val="2"/>
              </w:numPr>
              <w:spacing w:after="120" w:line="240" w:lineRule="auto"/>
            </w:pPr>
            <w:r w:rsidRPr="006450F1">
              <w:t>Customer Subject Matter Experts (SME)s will participate in the security design review.</w:t>
            </w:r>
          </w:p>
        </w:tc>
      </w:tr>
    </w:tbl>
    <w:p w14:paraId="19BFD3D0" w14:textId="54B30B1C" w:rsidR="002E3421" w:rsidRDefault="00CB348E" w:rsidP="00380F7E">
      <w:pPr>
        <w:pStyle w:val="Heading2NUM"/>
      </w:pPr>
      <w:bookmarkStart w:id="1098" w:name="_Toc231555150"/>
      <w:r>
        <w:t>Outputs</w:t>
      </w:r>
      <w:bookmarkEnd w:id="1098"/>
    </w:p>
    <w:p w14:paraId="0F11195B" w14:textId="25039128" w:rsidR="00324F9A" w:rsidRDefault="00326E1C" w:rsidP="00324F9A">
      <w:r w:rsidRPr="00326E1C">
        <w:t>Microsoft will provide the following</w:t>
      </w:r>
      <w:r w:rsidR="001D05E7">
        <w:t xml:space="preserve"> outputs</w:t>
      </w:r>
      <w:r w:rsidRPr="00326E1C">
        <w:t>.</w:t>
      </w:r>
    </w:p>
    <w:p w14:paraId="2C218681" w14:textId="105526B4" w:rsidR="00326E1C" w:rsidRDefault="00326E1C" w:rsidP="00326E1C">
      <w:pPr>
        <w:pStyle w:val="Caption-Table-Above"/>
      </w:pPr>
      <w:bookmarkStart w:id="1099" w:name="_Toc213430941"/>
      <w:bookmarkStart w:id="1100" w:name="_Toc231555283"/>
      <w:r>
        <w:t xml:space="preserve">Table </w:t>
      </w:r>
      <w:r>
        <w:fldChar w:fldCharType="begin"/>
      </w:r>
      <w:r>
        <w:instrText>SEQ Table \* ARABIC</w:instrText>
      </w:r>
      <w:r>
        <w:fldChar w:fldCharType="separate"/>
      </w:r>
      <w:ins w:id="1101" w:author="Francis Moigula" w:date="2026-06-04T17:05:00Z" w16du:dateUtc="2026-06-04T22:05:00Z">
        <w:r w:rsidR="009917D6">
          <w:rPr>
            <w:noProof/>
          </w:rPr>
          <w:t>13</w:t>
        </w:r>
      </w:ins>
      <w:del w:id="1102" w:author="Francis Moigula" w:date="2026-06-04T10:10:00Z" w16du:dateUtc="2026-06-04T15:10:00Z">
        <w:r w:rsidR="008D6700" w:rsidDel="00A0348A">
          <w:rPr>
            <w:noProof/>
          </w:rPr>
          <w:delText>12</w:delText>
        </w:r>
      </w:del>
      <w:r>
        <w:fldChar w:fldCharType="end"/>
      </w:r>
      <w:r>
        <w:t>: Outputs</w:t>
      </w:r>
      <w:bookmarkEnd w:id="1099"/>
      <w:bookmarkEnd w:id="1100"/>
    </w:p>
    <w:tbl>
      <w:tblPr>
        <w:tblStyle w:val="RFX-SOWTable"/>
        <w:tblW w:w="9360" w:type="dxa"/>
        <w:tblLook w:val="04A0" w:firstRow="1" w:lastRow="0" w:firstColumn="1" w:lastColumn="0" w:noHBand="0" w:noVBand="1"/>
      </w:tblPr>
      <w:tblGrid>
        <w:gridCol w:w="2610"/>
        <w:gridCol w:w="5490"/>
        <w:gridCol w:w="1260"/>
      </w:tblGrid>
      <w:tr w:rsidR="005F5462" w14:paraId="73C9B09F" w14:textId="0B0A8292" w:rsidTr="00326E1C">
        <w:trPr>
          <w:cnfStyle w:val="100000000000" w:firstRow="1" w:lastRow="0" w:firstColumn="0" w:lastColumn="0" w:oddVBand="0" w:evenVBand="0" w:oddHBand="0" w:evenHBand="0" w:firstRowFirstColumn="0" w:firstRowLastColumn="0" w:lastRowFirstColumn="0" w:lastRowLastColumn="0"/>
          <w:trHeight w:val="300"/>
        </w:trPr>
        <w:tc>
          <w:tcPr>
            <w:tcW w:w="2610" w:type="dxa"/>
          </w:tcPr>
          <w:p w14:paraId="241AA4EA" w14:textId="65C53F40" w:rsidR="00326E1C" w:rsidRDefault="00326E1C">
            <w:pPr>
              <w:pStyle w:val="TableText"/>
            </w:pPr>
            <w:r>
              <w:t>Name</w:t>
            </w:r>
          </w:p>
        </w:tc>
        <w:tc>
          <w:tcPr>
            <w:tcW w:w="5490" w:type="dxa"/>
          </w:tcPr>
          <w:p w14:paraId="2D3560A7" w14:textId="77777777" w:rsidR="00326E1C" w:rsidRDefault="00326E1C">
            <w:pPr>
              <w:pStyle w:val="TableText"/>
            </w:pPr>
            <w:r>
              <w:t>Description</w:t>
            </w:r>
          </w:p>
        </w:tc>
        <w:tc>
          <w:tcPr>
            <w:tcW w:w="1260" w:type="dxa"/>
          </w:tcPr>
          <w:p w14:paraId="2D3FBFFB" w14:textId="71A83916" w:rsidR="00326E1C" w:rsidRDefault="00326E1C">
            <w:pPr>
              <w:pStyle w:val="TableText"/>
            </w:pPr>
            <w:r>
              <w:t>Acceptance required</w:t>
            </w:r>
          </w:p>
        </w:tc>
      </w:tr>
      <w:tr w:rsidR="005F5462" w:rsidRPr="00E15C63" w14:paraId="3F7CE2E5" w14:textId="78BA9CD7" w:rsidTr="00326E1C">
        <w:trPr>
          <w:cnfStyle w:val="000000100000" w:firstRow="0" w:lastRow="0" w:firstColumn="0" w:lastColumn="0" w:oddVBand="0" w:evenVBand="0" w:oddHBand="1" w:evenHBand="0" w:firstRowFirstColumn="0" w:firstRowLastColumn="0" w:lastRowFirstColumn="0" w:lastRowLastColumn="0"/>
          <w:trHeight w:val="300"/>
        </w:trPr>
        <w:tc>
          <w:tcPr>
            <w:tcW w:w="2610" w:type="dxa"/>
          </w:tcPr>
          <w:p w14:paraId="1B89A851" w14:textId="65DEA23B" w:rsidR="00326E1C" w:rsidRPr="00E15C63" w:rsidRDefault="009F7F59">
            <w:pPr>
              <w:pStyle w:val="TableText"/>
            </w:pPr>
            <w:r w:rsidRPr="009F7F59">
              <w:t xml:space="preserve">Scenario </w:t>
            </w:r>
            <w:r w:rsidR="00CF0601" w:rsidRPr="009F7F59">
              <w:t>description document</w:t>
            </w:r>
          </w:p>
        </w:tc>
        <w:tc>
          <w:tcPr>
            <w:tcW w:w="5490" w:type="dxa"/>
          </w:tcPr>
          <w:p w14:paraId="0B0AFC47" w14:textId="7CC31E08" w:rsidR="00326E1C" w:rsidRPr="00E15C63" w:rsidRDefault="004A0AB9">
            <w:pPr>
              <w:pStyle w:val="TableText"/>
            </w:pPr>
            <w:r w:rsidRPr="004A0AB9">
              <w:t>A Word document or PowerPoint presentation that describes the desired business outcomes (in terms of OKRs) and anticipated business benefits for a mutually agreed AI scenario.</w:t>
            </w:r>
          </w:p>
        </w:tc>
        <w:tc>
          <w:tcPr>
            <w:tcW w:w="1260" w:type="dxa"/>
          </w:tcPr>
          <w:p w14:paraId="2A1FE5E2" w14:textId="471E66B5" w:rsidR="00EE3C50" w:rsidRPr="00E15C63" w:rsidRDefault="00EE3C50">
            <w:pPr>
              <w:pStyle w:val="TableText"/>
            </w:pPr>
            <w:r>
              <w:t>No</w:t>
            </w:r>
          </w:p>
        </w:tc>
      </w:tr>
      <w:tr w:rsidR="005F5462" w:rsidRPr="00D7493A" w14:paraId="228D02F0" w14:textId="3989FD67" w:rsidTr="00326E1C">
        <w:trPr>
          <w:cnfStyle w:val="000000010000" w:firstRow="0" w:lastRow="0" w:firstColumn="0" w:lastColumn="0" w:oddVBand="0" w:evenVBand="0" w:oddHBand="0" w:evenHBand="1" w:firstRowFirstColumn="0" w:firstRowLastColumn="0" w:lastRowFirstColumn="0" w:lastRowLastColumn="0"/>
          <w:trHeight w:val="300"/>
        </w:trPr>
        <w:tc>
          <w:tcPr>
            <w:tcW w:w="2610" w:type="dxa"/>
          </w:tcPr>
          <w:p w14:paraId="35194063" w14:textId="328FCC36" w:rsidR="00326E1C" w:rsidRPr="00D7493A" w:rsidRDefault="00C67889">
            <w:pPr>
              <w:pStyle w:val="TableText"/>
              <w:rPr>
                <w:rStyle w:val="Optional"/>
                <w:b w:val="0"/>
                <w:bCs w:val="0"/>
                <w:color w:val="auto"/>
              </w:rPr>
            </w:pPr>
            <w:r w:rsidRPr="00D7493A">
              <w:rPr>
                <w:rStyle w:val="Optional"/>
                <w:b w:val="0"/>
                <w:bCs w:val="0"/>
                <w:color w:val="auto"/>
              </w:rPr>
              <w:t>Initial product backlog</w:t>
            </w:r>
          </w:p>
        </w:tc>
        <w:tc>
          <w:tcPr>
            <w:tcW w:w="5490" w:type="dxa"/>
          </w:tcPr>
          <w:p w14:paraId="24C7DD99" w14:textId="1D94C63E" w:rsidR="00326E1C" w:rsidRPr="00D7493A" w:rsidRDefault="00EF5661">
            <w:pPr>
              <w:pStyle w:val="TableText"/>
              <w:rPr>
                <w:rStyle w:val="Optional"/>
                <w:b w:val="0"/>
                <w:bCs w:val="0"/>
                <w:color w:val="auto"/>
              </w:rPr>
            </w:pPr>
            <w:r w:rsidRPr="00D7493A">
              <w:rPr>
                <w:rStyle w:val="Optional"/>
                <w:b w:val="0"/>
                <w:bCs w:val="0"/>
                <w:color w:val="auto"/>
              </w:rPr>
              <w:t>An initial product backlog that defines the high-level epics and features for a solution that will address the desired business outcomes for the mutually agreed AI scenario.</w:t>
            </w:r>
          </w:p>
        </w:tc>
        <w:tc>
          <w:tcPr>
            <w:tcW w:w="1260" w:type="dxa"/>
          </w:tcPr>
          <w:p w14:paraId="7DCB26F0" w14:textId="797ED2E7" w:rsidR="00326E1C" w:rsidRPr="00D7493A" w:rsidRDefault="00EE3C50">
            <w:pPr>
              <w:pStyle w:val="TableText"/>
              <w:rPr>
                <w:rStyle w:val="Optional"/>
                <w:b w:val="0"/>
                <w:bCs w:val="0"/>
                <w:color w:val="auto"/>
              </w:rPr>
            </w:pPr>
            <w:r w:rsidRPr="00D7493A">
              <w:rPr>
                <w:rStyle w:val="Optional"/>
                <w:b w:val="0"/>
                <w:bCs w:val="0"/>
                <w:color w:val="auto"/>
              </w:rPr>
              <w:t>No</w:t>
            </w:r>
          </w:p>
        </w:tc>
      </w:tr>
      <w:tr w:rsidR="005F5462" w:rsidRPr="00D7493A" w14:paraId="7F1E8935" w14:textId="1CCE5838" w:rsidTr="00326E1C">
        <w:trPr>
          <w:cnfStyle w:val="000000100000" w:firstRow="0" w:lastRow="0" w:firstColumn="0" w:lastColumn="0" w:oddVBand="0" w:evenVBand="0" w:oddHBand="1" w:evenHBand="0" w:firstRowFirstColumn="0" w:firstRowLastColumn="0" w:lastRowFirstColumn="0" w:lastRowLastColumn="0"/>
          <w:trHeight w:val="300"/>
        </w:trPr>
        <w:tc>
          <w:tcPr>
            <w:tcW w:w="2610" w:type="dxa"/>
          </w:tcPr>
          <w:p w14:paraId="16B66830" w14:textId="51824F84" w:rsidR="00326E1C" w:rsidRPr="00D7493A" w:rsidRDefault="00BD1739">
            <w:pPr>
              <w:pStyle w:val="TableText"/>
              <w:rPr>
                <w:rStyle w:val="Optional"/>
                <w:b w:val="0"/>
                <w:bCs w:val="0"/>
                <w:color w:val="auto"/>
              </w:rPr>
            </w:pPr>
            <w:r w:rsidRPr="00D7493A">
              <w:rPr>
                <w:rStyle w:val="Optional"/>
                <w:b w:val="0"/>
                <w:bCs w:val="0"/>
                <w:color w:val="auto"/>
              </w:rPr>
              <w:t>Initial release plan</w:t>
            </w:r>
          </w:p>
        </w:tc>
        <w:tc>
          <w:tcPr>
            <w:tcW w:w="5490" w:type="dxa"/>
          </w:tcPr>
          <w:p w14:paraId="6EC7B959" w14:textId="71963C46" w:rsidR="00326E1C" w:rsidRPr="00D7493A" w:rsidRDefault="00C73EB9">
            <w:pPr>
              <w:pStyle w:val="TableText"/>
              <w:rPr>
                <w:rStyle w:val="Optional"/>
                <w:b w:val="0"/>
                <w:bCs w:val="0"/>
                <w:color w:val="auto"/>
              </w:rPr>
            </w:pPr>
            <w:r w:rsidRPr="00D7493A">
              <w:rPr>
                <w:rStyle w:val="Optional"/>
                <w:b w:val="0"/>
                <w:bCs w:val="0"/>
                <w:color w:val="auto"/>
              </w:rPr>
              <w:t>A plan showing the desired outcomes and key features that should be delivered during the initial release of the product.</w:t>
            </w:r>
          </w:p>
        </w:tc>
        <w:tc>
          <w:tcPr>
            <w:tcW w:w="1260" w:type="dxa"/>
          </w:tcPr>
          <w:p w14:paraId="331B25A0" w14:textId="4465736D" w:rsidR="00326E1C" w:rsidRPr="00D7493A" w:rsidRDefault="00EE3C50">
            <w:pPr>
              <w:pStyle w:val="TableText"/>
              <w:rPr>
                <w:rStyle w:val="Optional"/>
                <w:b w:val="0"/>
                <w:bCs w:val="0"/>
                <w:color w:val="auto"/>
              </w:rPr>
            </w:pPr>
            <w:r w:rsidRPr="00D7493A">
              <w:rPr>
                <w:rStyle w:val="Optional"/>
                <w:b w:val="0"/>
                <w:bCs w:val="0"/>
                <w:color w:val="auto"/>
              </w:rPr>
              <w:t>No</w:t>
            </w:r>
          </w:p>
        </w:tc>
      </w:tr>
      <w:tr w:rsidR="005F5462" w:rsidRPr="00E15C63" w14:paraId="367926DD" w14:textId="1BE5C5B6" w:rsidTr="00326E1C">
        <w:trPr>
          <w:cnfStyle w:val="000000010000" w:firstRow="0" w:lastRow="0" w:firstColumn="0" w:lastColumn="0" w:oddVBand="0" w:evenVBand="0" w:oddHBand="0" w:evenHBand="1" w:firstRowFirstColumn="0" w:firstRowLastColumn="0" w:lastRowFirstColumn="0" w:lastRowLastColumn="0"/>
          <w:trHeight w:val="300"/>
        </w:trPr>
        <w:tc>
          <w:tcPr>
            <w:tcW w:w="2610" w:type="dxa"/>
          </w:tcPr>
          <w:p w14:paraId="5182BC73" w14:textId="4607F658" w:rsidR="00326E1C" w:rsidRPr="00E15C63" w:rsidRDefault="007701FB">
            <w:pPr>
              <w:pStyle w:val="TableText"/>
            </w:pPr>
            <w:r w:rsidRPr="007701FB">
              <w:t>Sprint completion report</w:t>
            </w:r>
          </w:p>
        </w:tc>
        <w:tc>
          <w:tcPr>
            <w:tcW w:w="5490" w:type="dxa"/>
          </w:tcPr>
          <w:p w14:paraId="1F846DE8" w14:textId="01B023E3" w:rsidR="00326E1C" w:rsidRPr="00E15C63" w:rsidRDefault="00EE3C50">
            <w:pPr>
              <w:pStyle w:val="TableText"/>
            </w:pPr>
            <w:r w:rsidRPr="00EE3C50">
              <w:t xml:space="preserve">This report lists the PBIs that have been completed during the sprint, any planned work that was not completed, and any </w:t>
            </w:r>
            <w:r w:rsidR="00E86063">
              <w:t>project</w:t>
            </w:r>
            <w:r w:rsidRPr="00EE3C50">
              <w:t xml:space="preserve"> risks or problems. This report is produced as an output of each sprint.</w:t>
            </w:r>
          </w:p>
        </w:tc>
        <w:tc>
          <w:tcPr>
            <w:tcW w:w="1260" w:type="dxa"/>
          </w:tcPr>
          <w:p w14:paraId="58DE8785" w14:textId="6FE2B68A" w:rsidR="00326E1C" w:rsidRPr="00E15C63" w:rsidRDefault="00EE3C50">
            <w:pPr>
              <w:pStyle w:val="TableText"/>
            </w:pPr>
            <w:r>
              <w:t>No</w:t>
            </w:r>
          </w:p>
        </w:tc>
      </w:tr>
      <w:tr w:rsidR="00711111" w:rsidRPr="00E15C63" w14:paraId="6E8345BB" w14:textId="77777777" w:rsidTr="00326E1C">
        <w:trPr>
          <w:cnfStyle w:val="000000100000" w:firstRow="0" w:lastRow="0" w:firstColumn="0" w:lastColumn="0" w:oddVBand="0" w:evenVBand="0" w:oddHBand="1" w:evenHBand="0" w:firstRowFirstColumn="0" w:firstRowLastColumn="0" w:lastRowFirstColumn="0" w:lastRowLastColumn="0"/>
          <w:trHeight w:val="300"/>
        </w:trPr>
        <w:tc>
          <w:tcPr>
            <w:tcW w:w="2610" w:type="dxa"/>
          </w:tcPr>
          <w:p w14:paraId="45061349" w14:textId="110F815C" w:rsidR="00711111" w:rsidRPr="007701FB" w:rsidRDefault="00711111" w:rsidP="00711111">
            <w:pPr>
              <w:pStyle w:val="TableText"/>
            </w:pPr>
            <w:r>
              <w:t>Security Recommendations (PowerPoint)</w:t>
            </w:r>
          </w:p>
        </w:tc>
        <w:tc>
          <w:tcPr>
            <w:tcW w:w="5490" w:type="dxa"/>
          </w:tcPr>
          <w:p w14:paraId="151EB45C" w14:textId="76512B79" w:rsidR="00711111" w:rsidRPr="00EE3C50" w:rsidRDefault="00711111" w:rsidP="00711111">
            <w:pPr>
              <w:pStyle w:val="TableText"/>
            </w:pPr>
            <w:r>
              <w:t xml:space="preserve">PowerPoint prioritizing Microsoft recommendations for securing the foundation through native platform features and functionality. </w:t>
            </w:r>
          </w:p>
        </w:tc>
        <w:tc>
          <w:tcPr>
            <w:tcW w:w="1260" w:type="dxa"/>
          </w:tcPr>
          <w:p w14:paraId="55F9E2EB" w14:textId="7DC0C22F" w:rsidR="00711111" w:rsidRDefault="00711111" w:rsidP="00711111">
            <w:pPr>
              <w:pStyle w:val="TableText"/>
            </w:pPr>
            <w:r>
              <w:t>No</w:t>
            </w:r>
          </w:p>
        </w:tc>
      </w:tr>
      <w:tr w:rsidR="00711111" w:rsidRPr="00E15C63" w14:paraId="32923C78" w14:textId="77777777" w:rsidTr="00326E1C">
        <w:trPr>
          <w:cnfStyle w:val="000000010000" w:firstRow="0" w:lastRow="0" w:firstColumn="0" w:lastColumn="0" w:oddVBand="0" w:evenVBand="0" w:oddHBand="0" w:evenHBand="1" w:firstRowFirstColumn="0" w:firstRowLastColumn="0" w:lastRowFirstColumn="0" w:lastRowLastColumn="0"/>
          <w:trHeight w:val="300"/>
        </w:trPr>
        <w:tc>
          <w:tcPr>
            <w:tcW w:w="2610" w:type="dxa"/>
          </w:tcPr>
          <w:p w14:paraId="2999FF12" w14:textId="2D51036A" w:rsidR="00711111" w:rsidRDefault="00005744" w:rsidP="00711111">
            <w:pPr>
              <w:pStyle w:val="TableText"/>
            </w:pPr>
            <w:r>
              <w:t>Solution Overview Document</w:t>
            </w:r>
            <w:ins w:id="1103" w:author="Francis Moigula" w:date="2026-06-05T11:40:00Z" w16du:dateUtc="2026-06-05T16:40:00Z">
              <w:r w:rsidR="003308E5">
                <w:t xml:space="preserve"> (PowerPoint)</w:t>
              </w:r>
            </w:ins>
          </w:p>
        </w:tc>
        <w:tc>
          <w:tcPr>
            <w:tcW w:w="5490" w:type="dxa"/>
          </w:tcPr>
          <w:p w14:paraId="62AE393B" w14:textId="1B428D00" w:rsidR="00711111" w:rsidRPr="007F0586" w:rsidRDefault="00711111" w:rsidP="00005744">
            <w:pPr>
              <w:pStyle w:val="TableText"/>
            </w:pPr>
            <w:r w:rsidRPr="007F0586">
              <w:t xml:space="preserve">For each selected Agentic Use Case, Ford will receive the following products: </w:t>
            </w:r>
          </w:p>
          <w:p w14:paraId="50D670C3" w14:textId="77777777" w:rsidR="00711111" w:rsidRPr="007F0586" w:rsidRDefault="00711111" w:rsidP="00AF3FDD">
            <w:pPr>
              <w:pStyle w:val="ListParagraph"/>
              <w:numPr>
                <w:ilvl w:val="0"/>
                <w:numId w:val="18"/>
              </w:numPr>
              <w:spacing w:before="120" w:after="160" w:line="278" w:lineRule="auto"/>
              <w:ind w:left="704" w:hanging="425"/>
            </w:pPr>
            <w:r w:rsidRPr="007F0586">
              <w:rPr>
                <w:b/>
                <w:bCs/>
              </w:rPr>
              <w:t>Solution Architecture Diagram:</w:t>
            </w:r>
            <w:r w:rsidRPr="007F0586">
              <w:t xml:space="preserve"> Visual blueprint detailing the technical design and integration points for the agentic solution.</w:t>
            </w:r>
          </w:p>
          <w:p w14:paraId="13DB2A49" w14:textId="5087475D" w:rsidR="00711111" w:rsidRDefault="00711111" w:rsidP="00AF3FDD">
            <w:pPr>
              <w:pStyle w:val="ListParagraph"/>
              <w:numPr>
                <w:ilvl w:val="0"/>
                <w:numId w:val="18"/>
              </w:numPr>
              <w:spacing w:before="120" w:after="160" w:line="278" w:lineRule="auto"/>
              <w:ind w:left="704" w:hanging="425"/>
            </w:pPr>
            <w:r w:rsidRPr="007F0586">
              <w:rPr>
                <w:b/>
                <w:bCs/>
              </w:rPr>
              <w:t>Application Development Runbook:</w:t>
            </w:r>
            <w:r w:rsidRPr="007F0586">
              <w:t xml:space="preserve"> Step-by-step documentation of the build process, configuration, and deployment instructions for the developed application.</w:t>
            </w:r>
          </w:p>
        </w:tc>
        <w:tc>
          <w:tcPr>
            <w:tcW w:w="1260" w:type="dxa"/>
          </w:tcPr>
          <w:p w14:paraId="59F1F6B4" w14:textId="1F5A80F0" w:rsidR="00711111" w:rsidRDefault="00005744" w:rsidP="00711111">
            <w:pPr>
              <w:pStyle w:val="TableText"/>
            </w:pPr>
            <w:r>
              <w:t>No</w:t>
            </w:r>
          </w:p>
        </w:tc>
      </w:tr>
      <w:tr w:rsidR="0076316D" w:rsidRPr="00E15C63" w14:paraId="6CADAA13" w14:textId="77777777" w:rsidTr="00326E1C">
        <w:trPr>
          <w:cnfStyle w:val="000000100000" w:firstRow="0" w:lastRow="0" w:firstColumn="0" w:lastColumn="0" w:oddVBand="0" w:evenVBand="0" w:oddHBand="1" w:evenHBand="0" w:firstRowFirstColumn="0" w:firstRowLastColumn="0" w:lastRowFirstColumn="0" w:lastRowLastColumn="0"/>
          <w:trHeight w:val="300"/>
          <w:ins w:id="1104" w:author="Francis Moigula" w:date="2026-06-05T11:38:00Z"/>
        </w:trPr>
        <w:tc>
          <w:tcPr>
            <w:tcW w:w="2610" w:type="dxa"/>
          </w:tcPr>
          <w:p w14:paraId="1CB3923F" w14:textId="5CA81622" w:rsidR="0076316D" w:rsidRPr="0076316D" w:rsidRDefault="0076316D">
            <w:pPr>
              <w:rPr>
                <w:ins w:id="1105" w:author="Francis Moigula" w:date="2026-06-05T11:38:00Z" w16du:dateUtc="2026-06-05T16:38:00Z"/>
                <w:b/>
                <w:bCs/>
                <w:rPrChange w:id="1106" w:author="Francis Moigula" w:date="2026-06-05T11:39:00Z" w16du:dateUtc="2026-06-05T16:39:00Z">
                  <w:rPr>
                    <w:ins w:id="1107" w:author="Francis Moigula" w:date="2026-06-05T11:38:00Z" w16du:dateUtc="2026-06-05T16:38:00Z"/>
                  </w:rPr>
                </w:rPrChange>
              </w:rPr>
              <w:pPrChange w:id="1108" w:author="Francis Moigula" w:date="2026-06-05T11:39:00Z" w16du:dateUtc="2026-06-05T16:39:00Z">
                <w:pPr>
                  <w:pStyle w:val="TableText"/>
                </w:pPr>
              </w:pPrChange>
            </w:pPr>
            <w:ins w:id="1109" w:author="Francis Moigula" w:date="2026-06-05T11:38:00Z" w16du:dateUtc="2026-06-05T16:38:00Z">
              <w:r>
                <w:rPr>
                  <w:b/>
                  <w:bCs/>
                </w:rPr>
                <w:t>Prototype Design</w:t>
              </w:r>
            </w:ins>
            <w:ins w:id="1110" w:author="Francis Moigula" w:date="2026-06-05T11:39:00Z" w16du:dateUtc="2026-06-05T16:39:00Z">
              <w:r w:rsidR="00056C76">
                <w:rPr>
                  <w:b/>
                  <w:bCs/>
                </w:rPr>
                <w:t xml:space="preserve"> </w:t>
              </w:r>
              <w:r w:rsidR="007809BC">
                <w:rPr>
                  <w:b/>
                  <w:bCs/>
                </w:rPr>
                <w:t>Document</w:t>
              </w:r>
            </w:ins>
            <w:ins w:id="1111" w:author="Francis Moigula" w:date="2026-06-05T11:40:00Z" w16du:dateUtc="2026-06-05T16:40:00Z">
              <w:r w:rsidR="003308E5">
                <w:rPr>
                  <w:b/>
                  <w:bCs/>
                </w:rPr>
                <w:t xml:space="preserve"> (Word)</w:t>
              </w:r>
            </w:ins>
          </w:p>
        </w:tc>
        <w:tc>
          <w:tcPr>
            <w:tcW w:w="5490" w:type="dxa"/>
          </w:tcPr>
          <w:p w14:paraId="2FFE40F3" w14:textId="6AF43A46" w:rsidR="0076316D" w:rsidRPr="007F0586" w:rsidRDefault="00056C76" w:rsidP="0076316D">
            <w:pPr>
              <w:pStyle w:val="TableText"/>
              <w:rPr>
                <w:ins w:id="1112" w:author="Francis Moigula" w:date="2026-06-05T11:38:00Z" w16du:dateUtc="2026-06-05T16:38:00Z"/>
              </w:rPr>
            </w:pPr>
            <w:ins w:id="1113" w:author="Francis Moigula" w:date="2026-06-05T11:39:00Z" w16du:dateUtc="2026-06-05T16:39:00Z">
              <w:r w:rsidRPr="00FB4440">
                <w:t xml:space="preserve">Defines the architecture, core capabilities, and integration </w:t>
              </w:r>
              <w:r>
                <w:t xml:space="preserve">of </w:t>
              </w:r>
              <w:r w:rsidRPr="00FB4440">
                <w:t>points required to implement a minimally viable AI agent using Microsoft ecosystem services</w:t>
              </w:r>
              <w:r>
                <w:t>.</w:t>
              </w:r>
              <w:r w:rsidRPr="00FB4440">
                <w:t xml:space="preserve"> Documents how the agent ingests data, orchestrates workflows, and produces outputs to support build, iteration, and scaling.</w:t>
              </w:r>
            </w:ins>
          </w:p>
        </w:tc>
        <w:tc>
          <w:tcPr>
            <w:tcW w:w="1260" w:type="dxa"/>
          </w:tcPr>
          <w:p w14:paraId="480E6E63" w14:textId="75D80353" w:rsidR="0076316D" w:rsidRDefault="00056C76" w:rsidP="0076316D">
            <w:pPr>
              <w:pStyle w:val="TableText"/>
              <w:rPr>
                <w:ins w:id="1114" w:author="Francis Moigula" w:date="2026-06-05T11:38:00Z" w16du:dateUtc="2026-06-05T16:38:00Z"/>
              </w:rPr>
            </w:pPr>
            <w:ins w:id="1115" w:author="Francis Moigula" w:date="2026-06-05T11:39:00Z" w16du:dateUtc="2026-06-05T16:39:00Z">
              <w:r>
                <w:t>No</w:t>
              </w:r>
            </w:ins>
          </w:p>
        </w:tc>
      </w:tr>
      <w:tr w:rsidR="0076316D" w:rsidRPr="00E15C63" w14:paraId="74B73DDD" w14:textId="77777777" w:rsidTr="00326E1C">
        <w:trPr>
          <w:cnfStyle w:val="000000010000" w:firstRow="0" w:lastRow="0" w:firstColumn="0" w:lastColumn="0" w:oddVBand="0" w:evenVBand="0" w:oddHBand="0" w:evenHBand="1" w:firstRowFirstColumn="0" w:firstRowLastColumn="0" w:lastRowFirstColumn="0" w:lastRowLastColumn="0"/>
          <w:trHeight w:val="300"/>
          <w:ins w:id="1116" w:author="Francis Moigula" w:date="2026-06-05T11:38:00Z"/>
        </w:trPr>
        <w:tc>
          <w:tcPr>
            <w:tcW w:w="2610" w:type="dxa"/>
          </w:tcPr>
          <w:p w14:paraId="3212D961" w14:textId="3A9709F5" w:rsidR="0076316D" w:rsidRPr="007809BC" w:rsidRDefault="0076316D">
            <w:pPr>
              <w:rPr>
                <w:ins w:id="1117" w:author="Francis Moigula" w:date="2026-06-05T11:38:00Z" w16du:dateUtc="2026-06-05T16:38:00Z"/>
                <w:b/>
                <w:rPrChange w:id="1118" w:author="Francis Moigula" w:date="2026-06-05T09:39:00Z" w16du:dateUtc="2026-06-05T16:39:00Z">
                  <w:rPr>
                    <w:ins w:id="1119" w:author="Francis Moigula" w:date="2026-06-05T11:38:00Z" w16du:dateUtc="2026-06-05T16:38:00Z"/>
                  </w:rPr>
                </w:rPrChange>
              </w:rPr>
              <w:pPrChange w:id="1120" w:author="Francis Moigula" w:date="2026-06-05T09:39:00Z" w16du:dateUtc="2026-06-05T16:39:00Z">
                <w:pPr>
                  <w:pStyle w:val="TableText"/>
                </w:pPr>
              </w:pPrChange>
            </w:pPr>
            <w:ins w:id="1121" w:author="Francis Moigula" w:date="2026-06-05T11:38:00Z" w16du:dateUtc="2026-06-05T16:38:00Z">
              <w:r>
                <w:rPr>
                  <w:b/>
                  <w:bCs/>
                </w:rPr>
                <w:t>Prototype Code and Configuration</w:t>
              </w:r>
            </w:ins>
            <w:ins w:id="1122" w:author="Francis Moigula" w:date="2026-06-05T11:40:00Z" w16du:dateUtc="2026-06-05T16:40:00Z">
              <w:r w:rsidR="003308E5">
                <w:rPr>
                  <w:b/>
                  <w:bCs/>
                </w:rPr>
                <w:t xml:space="preserve"> (Solution Files)</w:t>
              </w:r>
            </w:ins>
          </w:p>
        </w:tc>
        <w:tc>
          <w:tcPr>
            <w:tcW w:w="5490" w:type="dxa"/>
          </w:tcPr>
          <w:p w14:paraId="182A281F" w14:textId="515DE9DA" w:rsidR="0076316D" w:rsidRPr="007F0586" w:rsidRDefault="00C718ED" w:rsidP="0076316D">
            <w:pPr>
              <w:pStyle w:val="TableText"/>
              <w:rPr>
                <w:ins w:id="1123" w:author="Francis Moigula" w:date="2026-06-05T11:38:00Z" w16du:dateUtc="2026-06-05T16:38:00Z"/>
              </w:rPr>
            </w:pPr>
            <w:ins w:id="1124" w:author="Francis Moigula" w:date="2026-06-05T11:39:00Z" w16du:dateUtc="2026-06-05T16:39:00Z">
              <w:r w:rsidRPr="00ED0237">
                <w:t>Implements the AI agent</w:t>
              </w:r>
              <w:r>
                <w:t>(s)</w:t>
              </w:r>
              <w:r w:rsidRPr="00ED0237">
                <w:t xml:space="preserve"> through code development and platform configuration using Microsoft services</w:t>
              </w:r>
              <w:r>
                <w:t>.</w:t>
              </w:r>
              <w:r w:rsidRPr="00ED0237">
                <w:t xml:space="preserve"> Establishes the required logic, integrations, and settings to enable data ingestion, workflow orchestration, and output generation.</w:t>
              </w:r>
            </w:ins>
          </w:p>
        </w:tc>
        <w:tc>
          <w:tcPr>
            <w:tcW w:w="1260" w:type="dxa"/>
          </w:tcPr>
          <w:p w14:paraId="7CEFCD3B" w14:textId="77777777" w:rsidR="0076316D" w:rsidRDefault="0076316D" w:rsidP="0076316D">
            <w:pPr>
              <w:pStyle w:val="TableText"/>
              <w:rPr>
                <w:ins w:id="1125" w:author="Francis Moigula" w:date="2026-06-05T11:39:00Z" w16du:dateUtc="2026-06-05T16:39:00Z"/>
              </w:rPr>
            </w:pPr>
          </w:p>
          <w:p w14:paraId="2451E47C" w14:textId="137138F7" w:rsidR="0076316D" w:rsidRPr="00B47C70" w:rsidRDefault="00C718ED">
            <w:pPr>
              <w:rPr>
                <w:ins w:id="1126" w:author="Francis Moigula" w:date="2026-06-05T11:38:00Z" w16du:dateUtc="2026-06-05T16:38:00Z"/>
              </w:rPr>
              <w:pPrChange w:id="1127" w:author="Francis Moigula" w:date="2026-06-05T09:40:00Z" w16du:dateUtc="2026-06-05T16:40:00Z">
                <w:pPr>
                  <w:pStyle w:val="TableText"/>
                </w:pPr>
              </w:pPrChange>
            </w:pPr>
            <w:ins w:id="1128" w:author="Francis Moigula" w:date="2026-06-05T11:39:00Z" w16du:dateUtc="2026-06-05T16:39:00Z">
              <w:r>
                <w:t>No</w:t>
              </w:r>
            </w:ins>
          </w:p>
        </w:tc>
      </w:tr>
    </w:tbl>
    <w:p w14:paraId="4976CBF8" w14:textId="7D3C98A7" w:rsidR="00EE3C50" w:rsidRDefault="00EE3C50" w:rsidP="00CA0D38">
      <w:pPr>
        <w:pStyle w:val="Heading2NUM"/>
      </w:pPr>
      <w:bookmarkStart w:id="1129" w:name="_Ref213430631"/>
      <w:bookmarkStart w:id="1130" w:name="_Toc231555151"/>
      <w:bookmarkStart w:id="1131" w:name="_Ref207881723"/>
      <w:r>
        <w:t>Completion and definition of done</w:t>
      </w:r>
      <w:bookmarkEnd w:id="1129"/>
      <w:bookmarkEnd w:id="1130"/>
    </w:p>
    <w:p w14:paraId="4B9B7293" w14:textId="3F6B2834" w:rsidR="00EE3C50" w:rsidRDefault="00EE3C50" w:rsidP="00EE3C50">
      <w:pPr>
        <w:pStyle w:val="Heading3NUM"/>
      </w:pPr>
      <w:bookmarkStart w:id="1132" w:name="_Ref213430679"/>
      <w:bookmarkStart w:id="1133" w:name="_Toc231555152"/>
      <w:r>
        <w:t>Sprint completion</w:t>
      </w:r>
      <w:bookmarkEnd w:id="1132"/>
      <w:bookmarkEnd w:id="1133"/>
    </w:p>
    <w:p w14:paraId="6BD6D247" w14:textId="77777777" w:rsidR="00364A45" w:rsidRDefault="00364A45" w:rsidP="00364A45">
      <w:r>
        <w:t xml:space="preserve">Sprints will end based on the calendar schedule defined during Baseline Planning. At the conclusion of each sprint, feature teams will conduct a sprint review and sprint retrospective. During the sprint review, completed work will be demonstrated. At the end of each sprint, Microsoft will provide a sprint completion report. </w:t>
      </w:r>
    </w:p>
    <w:p w14:paraId="599CB9FB" w14:textId="59842184" w:rsidR="00364A45" w:rsidRDefault="00364A45" w:rsidP="00364A45">
      <w:pPr>
        <w:pStyle w:val="Heading3NUM"/>
      </w:pPr>
      <w:bookmarkStart w:id="1134" w:name="_Toc231555153"/>
      <w:r>
        <w:t>Backlog item completion</w:t>
      </w:r>
      <w:bookmarkEnd w:id="1134"/>
    </w:p>
    <w:p w14:paraId="38CBADAA" w14:textId="77777777" w:rsidR="00132455" w:rsidRDefault="00132455" w:rsidP="00132455">
      <w:r>
        <w:t>Backlog items do not require formal sign-off or Customer acceptance when they are completed by the feature team.</w:t>
      </w:r>
    </w:p>
    <w:p w14:paraId="78D23789" w14:textId="677287F0" w:rsidR="00132455" w:rsidRDefault="00132455" w:rsidP="00132455">
      <w:r>
        <w:t xml:space="preserve">As part of each sprint review, the Customer will review each backlog item (user story or defects) completed in the delivery sprint and confirm whether it is considered done using the Definition of Done agreed during </w:t>
      </w:r>
      <w:r w:rsidR="00E86063">
        <w:t>Project</w:t>
      </w:r>
      <w:r>
        <w:t xml:space="preserve"> Baseline Planning. Each backlog item that is done will be recorded as such in Azure DevOps. The results will also be captured as part of the sprint completion report.</w:t>
      </w:r>
    </w:p>
    <w:p w14:paraId="0515EA0B" w14:textId="77777777" w:rsidR="00132455" w:rsidRPr="003D7ABA" w:rsidRDefault="00132455" w:rsidP="00132455">
      <w:pPr>
        <w:rPr>
          <w:rStyle w:val="Optional"/>
          <w:b w:val="0"/>
          <w:bCs w:val="0"/>
          <w:color w:val="auto"/>
        </w:rPr>
      </w:pPr>
      <w:r w:rsidRPr="003D7ABA">
        <w:rPr>
          <w:rStyle w:val="Optional"/>
          <w:b w:val="0"/>
          <w:bCs w:val="0"/>
          <w:color w:val="auto"/>
        </w:rPr>
        <w:t>The status of each completed backlog item must be updated in Azure DevOps within five days after the sprint review meeting is complete.</w:t>
      </w:r>
    </w:p>
    <w:p w14:paraId="34C06031" w14:textId="77777777" w:rsidR="00132455" w:rsidRDefault="00132455" w:rsidP="00132455">
      <w:r>
        <w:t>Items that are not considered done at the end of a sprint will be moved to the product backlog and prioritized alongside other backlog items during sprint planning.</w:t>
      </w:r>
    </w:p>
    <w:p w14:paraId="53371A7B" w14:textId="77777777" w:rsidR="00132455" w:rsidRDefault="00132455" w:rsidP="00132455">
      <w:r>
        <w:t>Any defects found in a finished backlog item will be added to the product backlog as a defect and prioritized alongside the other backlog items. A finished backlog item may also prompt the Customer product owner to include additional backlog items to enhance the software.</w:t>
      </w:r>
    </w:p>
    <w:p w14:paraId="10B8B2D1" w14:textId="576BB21C" w:rsidR="002E3421" w:rsidRDefault="00CA0D38" w:rsidP="00CA0D38">
      <w:pPr>
        <w:pStyle w:val="Heading2NUM"/>
      </w:pPr>
      <w:bookmarkStart w:id="1135" w:name="_Toc231555154"/>
      <w:r w:rsidRPr="00CA0D38">
        <w:t>Timeline</w:t>
      </w:r>
      <w:bookmarkEnd w:id="1131"/>
      <w:bookmarkEnd w:id="1135"/>
    </w:p>
    <w:p w14:paraId="2B545466" w14:textId="0114A39F" w:rsidR="00B21DF5" w:rsidRDefault="00B21DF5" w:rsidP="00B21DF5">
      <w:r>
        <w:t xml:space="preserve">The timeline for this </w:t>
      </w:r>
      <w:r w:rsidR="00E86063">
        <w:t>project</w:t>
      </w:r>
      <w:r>
        <w:t xml:space="preserve"> is relative to the </w:t>
      </w:r>
      <w:r w:rsidR="00E86063">
        <w:t>project</w:t>
      </w:r>
      <w:r>
        <w:t xml:space="preserve"> start date. All dates and durations provided are estimates only. The specific timeline will be finalized during baseline planning and will be updated as part of core </w:t>
      </w:r>
      <w:r w:rsidR="00E86063">
        <w:t>project</w:t>
      </w:r>
      <w:r>
        <w:t xml:space="preserve"> planning activities.</w:t>
      </w:r>
    </w:p>
    <w:p w14:paraId="5D3691C3" w14:textId="4894F132" w:rsidR="00B21DF5" w:rsidRDefault="00B21DF5" w:rsidP="00B21DF5">
      <w:r>
        <w:t xml:space="preserve">Microsoft will provide the Microsoft team described in the </w:t>
      </w:r>
      <w:r w:rsidR="00924849" w:rsidRPr="00DF1A49">
        <w:rPr>
          <w:i/>
          <w:iCs/>
        </w:rPr>
        <w:fldChar w:fldCharType="begin"/>
      </w:r>
      <w:r w:rsidR="00924849" w:rsidRPr="00DF1A49">
        <w:rPr>
          <w:i/>
          <w:iCs/>
        </w:rPr>
        <w:instrText xml:space="preserve"> REF _Ref207893533 \h  \* MERGEFORMAT </w:instrText>
      </w:r>
      <w:r w:rsidR="00924849" w:rsidRPr="00DF1A49">
        <w:rPr>
          <w:i/>
          <w:iCs/>
        </w:rPr>
      </w:r>
      <w:r w:rsidR="00924849" w:rsidRPr="00DF1A49">
        <w:rPr>
          <w:i/>
          <w:iCs/>
        </w:rPr>
        <w:fldChar w:fldCharType="separate"/>
      </w:r>
      <w:ins w:id="1136" w:author="Francis Moigula" w:date="2026-06-04T10:10:00Z" w16du:dateUtc="2026-06-04T15:10:00Z">
        <w:r w:rsidR="009917D6" w:rsidRPr="009917D6">
          <w:rPr>
            <w:i/>
            <w:iCs/>
            <w:rPrChange w:id="1137" w:author="Francis Moigula" w:date="2026-06-04T17:05:00Z" w16du:dateUtc="2026-06-04T22:05:00Z">
              <w:rPr/>
            </w:rPrChange>
          </w:rPr>
          <w:t>Project organization</w:t>
        </w:r>
      </w:ins>
      <w:del w:id="1138" w:author="Francis Moigula" w:date="2026-06-04T10:10:00Z" w16du:dateUtc="2026-06-04T15:10:00Z">
        <w:r w:rsidR="008D6700" w:rsidRPr="008D6700" w:rsidDel="00A0348A">
          <w:rPr>
            <w:i/>
            <w:iCs/>
          </w:rPr>
          <w:delText>Project organization</w:delText>
        </w:r>
      </w:del>
      <w:r w:rsidR="00924849" w:rsidRPr="00DF1A49">
        <w:rPr>
          <w:i/>
          <w:iCs/>
        </w:rPr>
        <w:fldChar w:fldCharType="end"/>
      </w:r>
      <w:r w:rsidR="00924849" w:rsidRPr="00DF1A49">
        <w:t xml:space="preserve"> </w:t>
      </w:r>
      <w:r w:rsidRPr="00DF1A49">
        <w:t>section for</w:t>
      </w:r>
      <w:r>
        <w:t xml:space="preserve"> a period not to </w:t>
      </w:r>
      <w:r w:rsidRPr="006E5E20">
        <w:t xml:space="preserve">exceed </w:t>
      </w:r>
      <w:r w:rsidR="006E5E20" w:rsidRPr="006E5E20">
        <w:rPr>
          <w:rStyle w:val="Instructional"/>
          <w:b/>
          <w:bCs/>
          <w:color w:val="auto"/>
        </w:rPr>
        <w:t>26 weeks</w:t>
      </w:r>
      <w:r w:rsidR="006E5E20" w:rsidRPr="006E5E20">
        <w:t xml:space="preserve"> </w:t>
      </w:r>
      <w:r w:rsidRPr="006E5E20">
        <w:t xml:space="preserve">or </w:t>
      </w:r>
      <w:r>
        <w:t xml:space="preserve">until the capacity defined in the WO is consumed. </w:t>
      </w:r>
      <w:commentRangeStart w:id="1139"/>
      <w:commentRangeStart w:id="1140"/>
      <w:r>
        <w:t>The</w:t>
      </w:r>
      <w:commentRangeEnd w:id="1139"/>
      <w:r w:rsidR="00A03C38">
        <w:rPr>
          <w:rStyle w:val="CommentReference"/>
          <w:sz w:val="20"/>
          <w:szCs w:val="20"/>
        </w:rPr>
        <w:commentReference w:id="1139"/>
      </w:r>
      <w:commentRangeEnd w:id="1140"/>
      <w:r>
        <w:rPr>
          <w:rStyle w:val="CommentReference"/>
          <w:sz w:val="20"/>
          <w:szCs w:val="20"/>
        </w:rPr>
        <w:commentReference w:id="1140"/>
      </w:r>
      <w:r>
        <w:t xml:space="preserve"> Microsoft team will work on the </w:t>
      </w:r>
      <w:r w:rsidR="00BA397B">
        <w:t>highest priority</w:t>
      </w:r>
      <w:r>
        <w:t xml:space="preserve"> outcomes, specified by the Customer, as </w:t>
      </w:r>
      <w:r w:rsidRPr="00875D34">
        <w:t xml:space="preserve">described in the </w:t>
      </w:r>
      <w:r w:rsidR="00C47104" w:rsidRPr="00875D34">
        <w:t xml:space="preserve">Customer </w:t>
      </w:r>
      <w:r w:rsidR="00F02F2F" w:rsidRPr="00875D34">
        <w:t>Goals</w:t>
      </w:r>
      <w:r w:rsidR="00C47104" w:rsidRPr="00875D34">
        <w:t xml:space="preserve"> </w:t>
      </w:r>
      <w:r w:rsidRPr="00875D34">
        <w:t>section</w:t>
      </w:r>
      <w:r>
        <w:t>.</w:t>
      </w:r>
    </w:p>
    <w:p w14:paraId="6256E19F" w14:textId="1FCE31A4" w:rsidR="00102C96" w:rsidRDefault="00102C96" w:rsidP="00102C96">
      <w:pPr>
        <w:rPr>
          <w:ins w:id="1141" w:author="Francis Moigula" w:date="2026-06-04T15:54:00Z" w16du:dateUtc="2026-06-04T20:54:00Z"/>
        </w:rPr>
      </w:pPr>
      <w:r>
        <w:t xml:space="preserve">The high-level timeline of the project is depicted in the following </w:t>
      </w:r>
      <w:commentRangeStart w:id="1142"/>
      <w:r>
        <w:t>image</w:t>
      </w:r>
      <w:commentRangeEnd w:id="1142"/>
      <w:r w:rsidR="00817F4C">
        <w:rPr>
          <w:rStyle w:val="CommentReference"/>
          <w:sz w:val="20"/>
          <w:szCs w:val="20"/>
        </w:rPr>
        <w:commentReference w:id="1142"/>
      </w:r>
      <w:r>
        <w:t>.</w:t>
      </w:r>
    </w:p>
    <w:p w14:paraId="7B844199" w14:textId="6CDD0690" w:rsidR="00CF0F82" w:rsidRPr="00CF0F82" w:rsidRDefault="00CF0F82" w:rsidP="00CF0F82">
      <w:pPr>
        <w:rPr>
          <w:ins w:id="1143" w:author="Francis Moigula" w:date="2026-06-04T15:58:00Z"/>
          <w:lang w:val="en-CA"/>
        </w:rPr>
      </w:pPr>
      <w:ins w:id="1144" w:author="Francis Moigula" w:date="2026-06-04T15:58:00Z">
        <w:r w:rsidRPr="00CF0F82">
          <w:rPr>
            <w:noProof/>
            <w:lang w:val="en-CA"/>
          </w:rPr>
          <w:drawing>
            <wp:inline distT="0" distB="0" distL="0" distR="0" wp14:anchorId="0C1778DC" wp14:editId="30CBFA3B">
              <wp:extent cx="5943600" cy="3635375"/>
              <wp:effectExtent l="0" t="0" r="0" b="3175"/>
              <wp:docPr id="16466320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635375"/>
                      </a:xfrm>
                      <a:prstGeom prst="rect">
                        <a:avLst/>
                      </a:prstGeom>
                      <a:noFill/>
                      <a:ln>
                        <a:noFill/>
                      </a:ln>
                    </pic:spPr>
                  </pic:pic>
                </a:graphicData>
              </a:graphic>
            </wp:inline>
          </w:drawing>
        </w:r>
      </w:ins>
    </w:p>
    <w:p w14:paraId="567BA11B" w14:textId="77777777" w:rsidR="00C1126D" w:rsidDel="005B4BA4" w:rsidRDefault="00C1126D" w:rsidP="00102C96">
      <w:pPr>
        <w:rPr>
          <w:del w:id="1145" w:author="Francis Moigula" w:date="2026-06-04T15:55:00Z" w16du:dateUtc="2026-06-04T20:55:00Z"/>
        </w:rPr>
      </w:pPr>
    </w:p>
    <w:p w14:paraId="0CD602A9" w14:textId="7AE8383C" w:rsidR="006F0CDE" w:rsidRPr="006F0CDE" w:rsidDel="005B4BA4" w:rsidRDefault="006F0CDE" w:rsidP="006F0CDE">
      <w:pPr>
        <w:rPr>
          <w:del w:id="1146" w:author="Francis Moigula" w:date="2026-06-04T15:55:00Z" w16du:dateUtc="2026-06-04T20:55:00Z"/>
          <w:i/>
          <w:iCs/>
          <w:color w:val="950095"/>
          <w:lang w:val="en-CA"/>
        </w:rPr>
      </w:pPr>
      <w:commentRangeStart w:id="1147"/>
      <w:commentRangeStart w:id="1148"/>
      <w:commentRangeStart w:id="1149"/>
      <w:del w:id="1150" w:author="Francis Moigula" w:date="2026-06-04T15:55:00Z" w16du:dateUtc="2026-06-04T20:55:00Z">
        <w:r w:rsidRPr="006F0CDE" w:rsidDel="005B4BA4">
          <w:rPr>
            <w:i/>
            <w:iCs/>
            <w:noProof/>
            <w:color w:val="950095"/>
            <w:lang w:val="en-CA"/>
          </w:rPr>
          <w:drawing>
            <wp:inline distT="0" distB="0" distL="0" distR="0" wp14:anchorId="52406E58" wp14:editId="0CF3FD82">
              <wp:extent cx="5943600" cy="3268980"/>
              <wp:effectExtent l="0" t="0" r="0" b="7620"/>
              <wp:docPr id="6206546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commentRangeEnd w:id="1147"/>
        <w:r w:rsidR="00CF0F82" w:rsidRPr="006F0CDE" w:rsidDel="005B4BA4">
          <w:rPr>
            <w:rStyle w:val="CommentReference"/>
            <w:i/>
            <w:iCs/>
            <w:color w:val="950095"/>
            <w:sz w:val="20"/>
            <w:szCs w:val="20"/>
            <w:lang w:val="en-CA"/>
          </w:rPr>
          <w:commentReference w:id="1147"/>
        </w:r>
        <w:commentRangeEnd w:id="1148"/>
        <w:r w:rsidRPr="006F0CDE">
          <w:rPr>
            <w:rStyle w:val="CommentReference"/>
            <w:i/>
            <w:iCs/>
            <w:color w:val="950095"/>
            <w:sz w:val="20"/>
            <w:szCs w:val="20"/>
            <w:lang w:val="en-CA"/>
          </w:rPr>
          <w:commentReference w:id="1148"/>
        </w:r>
        <w:commentRangeEnd w:id="1149"/>
        <w:r w:rsidRPr="006F0CDE">
          <w:rPr>
            <w:rStyle w:val="CommentReference"/>
            <w:i/>
            <w:iCs/>
            <w:color w:val="950095"/>
            <w:sz w:val="20"/>
            <w:szCs w:val="20"/>
            <w:lang w:val="en-CA"/>
          </w:rPr>
          <w:commentReference w:id="1149"/>
        </w:r>
      </w:del>
    </w:p>
    <w:p w14:paraId="769B5BA6" w14:textId="6D0FE55E" w:rsidR="000B3F0C" w:rsidRPr="00BB73C3" w:rsidDel="005B4BA4" w:rsidRDefault="000B3F0C" w:rsidP="00BB73C3">
      <w:pPr>
        <w:rPr>
          <w:del w:id="1152" w:author="Francis Moigula" w:date="2026-06-04T15:55:00Z" w16du:dateUtc="2026-06-04T20:55:00Z"/>
          <w:i/>
          <w:iCs/>
          <w:color w:val="950095"/>
          <w:lang w:val="en-CA"/>
        </w:rPr>
      </w:pPr>
    </w:p>
    <w:p w14:paraId="298CE5B3" w14:textId="1F4914E1" w:rsidR="001F1316" w:rsidRPr="0060675E" w:rsidRDefault="004A78A6">
      <w:pPr>
        <w:pStyle w:val="Caption-Figure-Below"/>
        <w:keepNext w:val="0"/>
        <w:widowControl w:val="0"/>
        <w:spacing w:before="120" w:after="120"/>
        <w:pPrChange w:id="1153" w:author="Francis Moigula" w:date="2026-06-04T15:58:00Z" w16du:dateUtc="2026-06-04T20:58:00Z">
          <w:pPr>
            <w:pStyle w:val="Caption-Figure-Below"/>
            <w:spacing w:before="120" w:after="120"/>
          </w:pPr>
        </w:pPrChange>
      </w:pPr>
      <w:bookmarkStart w:id="1154" w:name="_Toc222472758"/>
      <w:bookmarkStart w:id="1155" w:name="_Toc231555296"/>
      <w:r w:rsidRPr="0060675E">
        <w:t xml:space="preserve">Figure </w:t>
      </w:r>
      <w:r w:rsidRPr="0060675E">
        <w:fldChar w:fldCharType="begin"/>
      </w:r>
      <w:r w:rsidRPr="0060675E">
        <w:instrText>SEQ Figure \* ARABIC</w:instrText>
      </w:r>
      <w:r w:rsidRPr="0060675E">
        <w:fldChar w:fldCharType="separate"/>
      </w:r>
      <w:ins w:id="1156" w:author="Francis Moigula" w:date="2026-06-05T10:54:00Z" w16du:dateUtc="2026-06-05T15:54:00Z">
        <w:r w:rsidR="006A26B3">
          <w:rPr>
            <w:noProof/>
          </w:rPr>
          <w:t>4</w:t>
        </w:r>
      </w:ins>
      <w:del w:id="1157" w:author="Francis Moigula" w:date="2026-06-04T10:10:00Z" w16du:dateUtc="2026-06-04T15:10:00Z">
        <w:r w:rsidR="008D6700" w:rsidDel="00A0348A">
          <w:rPr>
            <w:noProof/>
          </w:rPr>
          <w:delText>4</w:delText>
        </w:r>
      </w:del>
      <w:r w:rsidRPr="0060675E">
        <w:fldChar w:fldCharType="end"/>
      </w:r>
      <w:r w:rsidRPr="0060675E">
        <w:t>: High-level timeline</w:t>
      </w:r>
      <w:bookmarkEnd w:id="1154"/>
      <w:bookmarkEnd w:id="1155"/>
    </w:p>
    <w:p w14:paraId="0A64841B" w14:textId="65D7D631" w:rsidR="00E9443B" w:rsidRDefault="00E86063" w:rsidP="00594D9C">
      <w:pPr>
        <w:pStyle w:val="Heading1NUM"/>
      </w:pPr>
      <w:bookmarkStart w:id="1158" w:name="_Ref207893533"/>
      <w:bookmarkStart w:id="1159" w:name="_Ref207894712"/>
      <w:bookmarkStart w:id="1160" w:name="_Toc231555155"/>
      <w:r>
        <w:t>Project</w:t>
      </w:r>
      <w:r w:rsidR="00594D9C" w:rsidRPr="00594D9C">
        <w:t xml:space="preserve"> organization</w:t>
      </w:r>
      <w:bookmarkEnd w:id="1158"/>
      <w:bookmarkEnd w:id="1159"/>
      <w:bookmarkEnd w:id="1160"/>
    </w:p>
    <w:p w14:paraId="20A06CEF" w14:textId="2A3AD35B" w:rsidR="00E9443B" w:rsidRDefault="00E86063" w:rsidP="004D1B0C">
      <w:pPr>
        <w:pStyle w:val="Heading2NUM"/>
      </w:pPr>
      <w:bookmarkStart w:id="1161" w:name="_Ref213430286"/>
      <w:bookmarkStart w:id="1162" w:name="_Toc231555156"/>
      <w:r>
        <w:t>Project</w:t>
      </w:r>
      <w:r w:rsidR="004D1B0C" w:rsidRPr="004D1B0C">
        <w:t xml:space="preserve"> staffing</w:t>
      </w:r>
      <w:bookmarkEnd w:id="1161"/>
      <w:bookmarkEnd w:id="1162"/>
    </w:p>
    <w:p w14:paraId="70D7A0EA" w14:textId="77327DAF" w:rsidR="00537E1C" w:rsidRDefault="00537E1C" w:rsidP="00F72896">
      <w:r w:rsidRPr="00537E1C">
        <w:t xml:space="preserve">The role descriptions for each area in the </w:t>
      </w:r>
      <w:r w:rsidR="00E86063">
        <w:t>project</w:t>
      </w:r>
      <w:r w:rsidRPr="00537E1C">
        <w:t xml:space="preserve"> organization are shown in the roles and responsibilities table in the sections that follow. The capacity available for each Microsoft resource is specified in the WO. If more resource capacity of any role is needed, it can be added through the change management process.</w:t>
      </w:r>
    </w:p>
    <w:p w14:paraId="3890FE9A" w14:textId="6F73169C" w:rsidR="00697F65" w:rsidRDefault="00697F65" w:rsidP="003940E6">
      <w:pPr>
        <w:pStyle w:val="Heading3NUM"/>
      </w:pPr>
      <w:bookmarkStart w:id="1163" w:name="_Toc231555157"/>
      <w:r>
        <w:t xml:space="preserve">Customer </w:t>
      </w:r>
      <w:r w:rsidR="00B622D8">
        <w:t>r</w:t>
      </w:r>
      <w:r>
        <w:t>oles</w:t>
      </w:r>
      <w:bookmarkEnd w:id="1163"/>
    </w:p>
    <w:p w14:paraId="7663D7F9" w14:textId="2546E090" w:rsidR="00C624C1" w:rsidRDefault="00C624C1" w:rsidP="00C624C1">
      <w:pPr>
        <w:pStyle w:val="Caption-Table-Above"/>
      </w:pPr>
      <w:bookmarkStart w:id="1164" w:name="_Toc231555284"/>
      <w:r>
        <w:t xml:space="preserve">Table </w:t>
      </w:r>
      <w:r>
        <w:fldChar w:fldCharType="begin"/>
      </w:r>
      <w:r>
        <w:instrText>SEQ Table \* ARABIC</w:instrText>
      </w:r>
      <w:r>
        <w:fldChar w:fldCharType="separate"/>
      </w:r>
      <w:ins w:id="1165" w:author="Francis Moigula" w:date="2026-06-04T17:05:00Z" w16du:dateUtc="2026-06-04T22:05:00Z">
        <w:r w:rsidR="009917D6">
          <w:rPr>
            <w:noProof/>
          </w:rPr>
          <w:t>14</w:t>
        </w:r>
      </w:ins>
      <w:del w:id="1166" w:author="Francis Moigula" w:date="2026-06-04T10:10:00Z" w16du:dateUtc="2026-06-04T15:10:00Z">
        <w:r w:rsidR="008D6700" w:rsidDel="00A0348A">
          <w:rPr>
            <w:noProof/>
          </w:rPr>
          <w:delText>13</w:delText>
        </w:r>
      </w:del>
      <w:r>
        <w:fldChar w:fldCharType="end"/>
      </w:r>
      <w:r>
        <w:t xml:space="preserve">: Customer </w:t>
      </w:r>
      <w:r w:rsidR="00BB4CCB">
        <w:t>r</w:t>
      </w:r>
      <w:r>
        <w:t>oles</w:t>
      </w:r>
      <w:bookmarkEnd w:id="1164"/>
    </w:p>
    <w:tbl>
      <w:tblPr>
        <w:tblStyle w:val="RFX-SOWTable"/>
        <w:tblW w:w="9410" w:type="dxa"/>
        <w:tblLook w:val="04A0" w:firstRow="1" w:lastRow="0" w:firstColumn="1" w:lastColumn="0" w:noHBand="0" w:noVBand="1"/>
      </w:tblPr>
      <w:tblGrid>
        <w:gridCol w:w="1599"/>
        <w:gridCol w:w="6296"/>
        <w:gridCol w:w="1515"/>
      </w:tblGrid>
      <w:tr w:rsidR="001174F3" w:rsidRPr="00B00282" w14:paraId="01167148" w14:textId="77777777" w:rsidTr="00126899">
        <w:trPr>
          <w:cnfStyle w:val="100000000000" w:firstRow="1" w:lastRow="0" w:firstColumn="0" w:lastColumn="0" w:oddVBand="0" w:evenVBand="0" w:oddHBand="0" w:evenHBand="0" w:firstRowFirstColumn="0" w:firstRowLastColumn="0" w:lastRowFirstColumn="0" w:lastRowLastColumn="0"/>
        </w:trPr>
        <w:tc>
          <w:tcPr>
            <w:tcW w:w="1599" w:type="dxa"/>
          </w:tcPr>
          <w:p w14:paraId="74FD1D23" w14:textId="77777777" w:rsidR="001174F3" w:rsidRPr="00B00282" w:rsidRDefault="001174F3" w:rsidP="00CA4FC5">
            <w:pPr>
              <w:pStyle w:val="TableText"/>
              <w:rPr>
                <w:szCs w:val="20"/>
              </w:rPr>
            </w:pPr>
            <w:r w:rsidRPr="00B00282">
              <w:rPr>
                <w:szCs w:val="20"/>
              </w:rPr>
              <w:t>Roles</w:t>
            </w:r>
          </w:p>
        </w:tc>
        <w:tc>
          <w:tcPr>
            <w:tcW w:w="6296" w:type="dxa"/>
          </w:tcPr>
          <w:p w14:paraId="2D53B616" w14:textId="77777777" w:rsidR="001174F3" w:rsidRPr="00B00282" w:rsidRDefault="001174F3" w:rsidP="00CA4FC5">
            <w:pPr>
              <w:pStyle w:val="TableText"/>
              <w:rPr>
                <w:szCs w:val="20"/>
              </w:rPr>
            </w:pPr>
            <w:r w:rsidRPr="00B00282">
              <w:rPr>
                <w:szCs w:val="20"/>
              </w:rPr>
              <w:t>Responsibilities</w:t>
            </w:r>
          </w:p>
        </w:tc>
        <w:tc>
          <w:tcPr>
            <w:tcW w:w="1515" w:type="dxa"/>
          </w:tcPr>
          <w:p w14:paraId="7F7D32E5" w14:textId="77777777" w:rsidR="001174F3" w:rsidRPr="00B00282" w:rsidRDefault="001174F3" w:rsidP="00CA4FC5">
            <w:pPr>
              <w:pStyle w:val="TableText"/>
              <w:rPr>
                <w:szCs w:val="20"/>
              </w:rPr>
            </w:pPr>
            <w:r w:rsidRPr="00B00282">
              <w:rPr>
                <w:szCs w:val="20"/>
              </w:rPr>
              <w:t>Commitment</w:t>
            </w:r>
          </w:p>
        </w:tc>
      </w:tr>
      <w:tr w:rsidR="001174F3" w:rsidRPr="00C411B6" w14:paraId="0BF19072" w14:textId="77777777" w:rsidTr="00CA4FC5">
        <w:trPr>
          <w:cnfStyle w:val="000000100000" w:firstRow="0" w:lastRow="0" w:firstColumn="0" w:lastColumn="0" w:oddVBand="0" w:evenVBand="0" w:oddHBand="1" w:evenHBand="0" w:firstRowFirstColumn="0" w:firstRowLastColumn="0" w:lastRowFirstColumn="0" w:lastRowLastColumn="0"/>
        </w:trPr>
        <w:tc>
          <w:tcPr>
            <w:tcW w:w="1599" w:type="dxa"/>
          </w:tcPr>
          <w:p w14:paraId="550494D2" w14:textId="77777777" w:rsidR="001174F3" w:rsidRPr="00C411B6" w:rsidRDefault="001174F3" w:rsidP="00CA4FC5">
            <w:pPr>
              <w:pStyle w:val="TableText"/>
              <w:rPr>
                <w:szCs w:val="20"/>
              </w:rPr>
            </w:pPr>
            <w:r w:rsidRPr="00C411B6">
              <w:rPr>
                <w:color w:val="1B1C1D"/>
                <w:szCs w:val="20"/>
              </w:rPr>
              <w:t>Executive Sponsor</w:t>
            </w:r>
          </w:p>
        </w:tc>
        <w:tc>
          <w:tcPr>
            <w:tcW w:w="6296" w:type="dxa"/>
          </w:tcPr>
          <w:p w14:paraId="2BCE28F0" w14:textId="77777777" w:rsidR="001174F3" w:rsidRDefault="001174F3" w:rsidP="00CA4FC5">
            <w:pPr>
              <w:pStyle w:val="TableBullet10"/>
              <w:numPr>
                <w:ilvl w:val="0"/>
                <w:numId w:val="2"/>
              </w:numPr>
            </w:pPr>
            <w:r w:rsidRPr="00FD28FE">
              <w:t xml:space="preserve">Participates in the </w:t>
            </w:r>
            <w:r>
              <w:t>steering committee</w:t>
            </w:r>
            <w:r w:rsidRPr="00FD28FE">
              <w:t>.</w:t>
            </w:r>
          </w:p>
          <w:p w14:paraId="1F054CAA" w14:textId="77777777" w:rsidR="001174F3" w:rsidRDefault="001174F3" w:rsidP="00CA4FC5">
            <w:pPr>
              <w:pStyle w:val="TableBullet10"/>
              <w:numPr>
                <w:ilvl w:val="0"/>
                <w:numId w:val="2"/>
              </w:numPr>
            </w:pPr>
            <w:r w:rsidRPr="00C411B6">
              <w:t>Provides overall strategic direction and project approval.</w:t>
            </w:r>
          </w:p>
          <w:p w14:paraId="295AE88E" w14:textId="77777777" w:rsidR="001174F3" w:rsidRDefault="001174F3" w:rsidP="00CA4FC5">
            <w:pPr>
              <w:pStyle w:val="TableBullet10"/>
              <w:numPr>
                <w:ilvl w:val="0"/>
                <w:numId w:val="2"/>
              </w:numPr>
            </w:pPr>
            <w:r w:rsidRPr="00C411B6">
              <w:t>Secures and allocates necessary budget and resources.</w:t>
            </w:r>
          </w:p>
          <w:p w14:paraId="1F985E6A" w14:textId="77777777" w:rsidR="001174F3" w:rsidRDefault="001174F3" w:rsidP="00CA4FC5">
            <w:pPr>
              <w:pStyle w:val="TableBullet10"/>
              <w:numPr>
                <w:ilvl w:val="0"/>
                <w:numId w:val="2"/>
              </w:numPr>
            </w:pPr>
            <w:r w:rsidRPr="00C411B6">
              <w:t>Resolves high-level escalations and organizational roadblocks.</w:t>
            </w:r>
          </w:p>
          <w:p w14:paraId="336ABF48" w14:textId="77777777" w:rsidR="001174F3" w:rsidRDefault="001174F3" w:rsidP="00CA4FC5">
            <w:pPr>
              <w:pStyle w:val="TableBullet10"/>
              <w:numPr>
                <w:ilvl w:val="0"/>
                <w:numId w:val="2"/>
              </w:numPr>
            </w:pPr>
            <w:r w:rsidRPr="00C411B6">
              <w:t>Ensures project aligns with corporate strategic goals.</w:t>
            </w:r>
          </w:p>
          <w:p w14:paraId="2138FE88" w14:textId="77777777" w:rsidR="001174F3" w:rsidRPr="00C411B6" w:rsidRDefault="001174F3" w:rsidP="00CA4FC5">
            <w:pPr>
              <w:pStyle w:val="TableBullet10"/>
              <w:numPr>
                <w:ilvl w:val="0"/>
                <w:numId w:val="2"/>
              </w:numPr>
              <w:ind w:left="376"/>
              <w:rPr>
                <w:szCs w:val="20"/>
              </w:rPr>
            </w:pPr>
            <w:r w:rsidRPr="00C411B6">
              <w:t>Champions the project to all key executive stakeholders.</w:t>
            </w:r>
          </w:p>
        </w:tc>
        <w:tc>
          <w:tcPr>
            <w:tcW w:w="1515" w:type="dxa"/>
          </w:tcPr>
          <w:p w14:paraId="228964ED" w14:textId="77777777" w:rsidR="001174F3" w:rsidRPr="00C411B6" w:rsidRDefault="001174F3" w:rsidP="00CA4FC5">
            <w:pPr>
              <w:pStyle w:val="Bulletlist"/>
              <w:numPr>
                <w:ilvl w:val="0"/>
                <w:numId w:val="2"/>
              </w:numPr>
              <w:spacing w:after="120" w:line="240" w:lineRule="auto"/>
            </w:pPr>
            <w:r>
              <w:t xml:space="preserve">minimum of </w:t>
            </w:r>
            <w:r w:rsidRPr="00C411B6">
              <w:t>10%</w:t>
            </w:r>
          </w:p>
        </w:tc>
      </w:tr>
      <w:tr w:rsidR="001174F3" w:rsidRPr="00C411B6" w14:paraId="424DE577" w14:textId="77777777" w:rsidTr="00CA4FC5">
        <w:trPr>
          <w:cnfStyle w:val="000000010000" w:firstRow="0" w:lastRow="0" w:firstColumn="0" w:lastColumn="0" w:oddVBand="0" w:evenVBand="0" w:oddHBand="0" w:evenHBand="1" w:firstRowFirstColumn="0" w:firstRowLastColumn="0" w:lastRowFirstColumn="0" w:lastRowLastColumn="0"/>
        </w:trPr>
        <w:tc>
          <w:tcPr>
            <w:tcW w:w="1599" w:type="dxa"/>
          </w:tcPr>
          <w:p w14:paraId="4D3F2FAB" w14:textId="77777777" w:rsidR="001174F3" w:rsidRPr="00C411B6" w:rsidRDefault="001174F3" w:rsidP="00CA4FC5">
            <w:pPr>
              <w:pStyle w:val="TableText"/>
              <w:rPr>
                <w:szCs w:val="20"/>
              </w:rPr>
            </w:pPr>
            <w:r w:rsidRPr="00C411B6">
              <w:rPr>
                <w:color w:val="1B1C1D"/>
                <w:szCs w:val="20"/>
              </w:rPr>
              <w:t>Project Sponsor</w:t>
            </w:r>
          </w:p>
        </w:tc>
        <w:tc>
          <w:tcPr>
            <w:tcW w:w="6296" w:type="dxa"/>
          </w:tcPr>
          <w:p w14:paraId="0C148D30" w14:textId="77777777" w:rsidR="001174F3" w:rsidRPr="00D22123" w:rsidRDefault="001174F3" w:rsidP="00CA4FC5">
            <w:pPr>
              <w:pStyle w:val="TableBullet10"/>
              <w:numPr>
                <w:ilvl w:val="0"/>
                <w:numId w:val="2"/>
              </w:numPr>
            </w:pPr>
            <w:r w:rsidRPr="00D22123">
              <w:t>Defines and approves the project charter, scope, and objectives.</w:t>
            </w:r>
          </w:p>
          <w:p w14:paraId="0B792AA8" w14:textId="77777777" w:rsidR="001174F3" w:rsidRPr="00D22123" w:rsidRDefault="001174F3" w:rsidP="00CA4FC5">
            <w:pPr>
              <w:pStyle w:val="TableBullet10"/>
              <w:numPr>
                <w:ilvl w:val="0"/>
                <w:numId w:val="2"/>
              </w:numPr>
            </w:pPr>
            <w:r w:rsidRPr="00D22123">
              <w:t>Makes key project decisions, serve as a point of escalation, and clears project roadblocks.</w:t>
            </w:r>
          </w:p>
          <w:p w14:paraId="426615B2" w14:textId="77777777" w:rsidR="001174F3" w:rsidRPr="00D22123" w:rsidRDefault="001174F3" w:rsidP="00CA4FC5">
            <w:pPr>
              <w:pStyle w:val="TableBullet10"/>
              <w:numPr>
                <w:ilvl w:val="0"/>
                <w:numId w:val="2"/>
              </w:numPr>
            </w:pPr>
            <w:r w:rsidRPr="00D22123">
              <w:t>Provides guidance on business priorities and constraints.</w:t>
            </w:r>
            <w:r w:rsidRPr="00D22123">
              <w:br/>
              <w:t>Secures and commits key business resources and subject matter experts.</w:t>
            </w:r>
          </w:p>
          <w:p w14:paraId="615B1D03" w14:textId="77777777" w:rsidR="001174F3" w:rsidRPr="00D22123" w:rsidRDefault="001174F3" w:rsidP="00CA4FC5">
            <w:pPr>
              <w:pStyle w:val="TableBullet10"/>
              <w:numPr>
                <w:ilvl w:val="0"/>
                <w:numId w:val="2"/>
              </w:numPr>
            </w:pPr>
            <w:r w:rsidRPr="00D22123">
              <w:t>Communicates project status and decisions to the Executive Sponsor.</w:t>
            </w:r>
          </w:p>
        </w:tc>
        <w:tc>
          <w:tcPr>
            <w:tcW w:w="1515" w:type="dxa"/>
          </w:tcPr>
          <w:p w14:paraId="7F74E3A3" w14:textId="77777777" w:rsidR="001174F3" w:rsidRPr="008E1E48" w:rsidRDefault="001174F3" w:rsidP="00CA4FC5">
            <w:pPr>
              <w:pStyle w:val="Bulletlist"/>
              <w:numPr>
                <w:ilvl w:val="0"/>
                <w:numId w:val="2"/>
              </w:numPr>
              <w:spacing w:after="120" w:line="240" w:lineRule="auto"/>
            </w:pPr>
            <w:r w:rsidRPr="008E1E48">
              <w:t>minimum of 25%</w:t>
            </w:r>
          </w:p>
        </w:tc>
      </w:tr>
      <w:tr w:rsidR="001174F3" w:rsidRPr="00C411B6" w14:paraId="6A46D1AF" w14:textId="77777777" w:rsidTr="00CA4FC5">
        <w:trPr>
          <w:cnfStyle w:val="000000100000" w:firstRow="0" w:lastRow="0" w:firstColumn="0" w:lastColumn="0" w:oddVBand="0" w:evenVBand="0" w:oddHBand="1" w:evenHBand="0" w:firstRowFirstColumn="0" w:firstRowLastColumn="0" w:lastRowFirstColumn="0" w:lastRowLastColumn="0"/>
        </w:trPr>
        <w:tc>
          <w:tcPr>
            <w:tcW w:w="1599" w:type="dxa"/>
          </w:tcPr>
          <w:p w14:paraId="4168ECCF" w14:textId="77777777" w:rsidR="001174F3" w:rsidRPr="00C411B6" w:rsidRDefault="001174F3" w:rsidP="00CA4FC5">
            <w:pPr>
              <w:pStyle w:val="TableText"/>
              <w:rPr>
                <w:szCs w:val="20"/>
              </w:rPr>
            </w:pPr>
            <w:r w:rsidRPr="00C411B6">
              <w:rPr>
                <w:color w:val="1B1C1D"/>
                <w:szCs w:val="20"/>
              </w:rPr>
              <w:t>Project Manager</w:t>
            </w:r>
          </w:p>
        </w:tc>
        <w:tc>
          <w:tcPr>
            <w:tcW w:w="6296" w:type="dxa"/>
          </w:tcPr>
          <w:p w14:paraId="71518E39" w14:textId="77777777" w:rsidR="001174F3" w:rsidRPr="007E7FA1" w:rsidRDefault="001174F3" w:rsidP="00CA4FC5">
            <w:pPr>
              <w:pStyle w:val="Bulletlist"/>
              <w:numPr>
                <w:ilvl w:val="0"/>
                <w:numId w:val="2"/>
              </w:numPr>
              <w:spacing w:after="120" w:line="240" w:lineRule="auto"/>
              <w:rPr>
                <w:b/>
              </w:rPr>
            </w:pPr>
            <w:r w:rsidRPr="007E7FA1">
              <w:t>Oversees and coordinates the overall engagement decisions / schedule / budget / status.</w:t>
            </w:r>
          </w:p>
          <w:p w14:paraId="60CA166B" w14:textId="77777777" w:rsidR="001174F3" w:rsidRPr="007E7FA1" w:rsidRDefault="001174F3" w:rsidP="00CA4FC5">
            <w:pPr>
              <w:pStyle w:val="Bulletlist"/>
              <w:numPr>
                <w:ilvl w:val="0"/>
                <w:numId w:val="2"/>
              </w:numPr>
              <w:spacing w:after="120" w:line="240" w:lineRule="auto"/>
              <w:rPr>
                <w:b/>
              </w:rPr>
            </w:pPr>
            <w:r w:rsidRPr="007E7FA1">
              <w:t xml:space="preserve">Oversees </w:t>
            </w:r>
            <w:r>
              <w:t>Customer</w:t>
            </w:r>
            <w:r w:rsidRPr="007E7FA1">
              <w:t xml:space="preserve"> resource allocation, risk management, engagement priorities, and communication with executive management.</w:t>
            </w:r>
          </w:p>
          <w:p w14:paraId="43CAEE7F" w14:textId="77777777" w:rsidR="001174F3" w:rsidRPr="007E7FA1" w:rsidRDefault="001174F3" w:rsidP="00CA4FC5">
            <w:pPr>
              <w:pStyle w:val="Bulletlist"/>
              <w:numPr>
                <w:ilvl w:val="0"/>
                <w:numId w:val="2"/>
              </w:numPr>
              <w:spacing w:after="120" w:line="240" w:lineRule="auto"/>
              <w:rPr>
                <w:b/>
              </w:rPr>
            </w:pPr>
            <w:r w:rsidRPr="007E7FA1">
              <w:t>Coordinates resources and drives internal processes necessary to deliver the program.</w:t>
            </w:r>
          </w:p>
          <w:p w14:paraId="5B2C5FFE" w14:textId="77777777" w:rsidR="001174F3" w:rsidRPr="00D22123" w:rsidRDefault="001174F3" w:rsidP="00CA4FC5">
            <w:pPr>
              <w:pStyle w:val="Bulletlist"/>
              <w:numPr>
                <w:ilvl w:val="0"/>
                <w:numId w:val="2"/>
              </w:numPr>
              <w:spacing w:after="120" w:line="240" w:lineRule="auto"/>
            </w:pPr>
            <w:r w:rsidRPr="00D22123">
              <w:t>Serves as the primary point of contact for the Microsoft team.</w:t>
            </w:r>
          </w:p>
          <w:p w14:paraId="506B75A7" w14:textId="77777777" w:rsidR="001174F3" w:rsidRPr="00D22123" w:rsidRDefault="001174F3" w:rsidP="00CA4FC5">
            <w:pPr>
              <w:pStyle w:val="Bulletlist"/>
              <w:numPr>
                <w:ilvl w:val="0"/>
                <w:numId w:val="2"/>
              </w:numPr>
              <w:spacing w:after="120" w:line="240" w:lineRule="auto"/>
            </w:pPr>
            <w:r w:rsidRPr="00D22123">
              <w:t>Supports development of the discovery phase project plan and timeline.</w:t>
            </w:r>
          </w:p>
          <w:p w14:paraId="458D7477" w14:textId="77777777" w:rsidR="001174F3" w:rsidRPr="00D22123" w:rsidRDefault="001174F3" w:rsidP="00CA4FC5">
            <w:pPr>
              <w:pStyle w:val="Bulletlist"/>
              <w:numPr>
                <w:ilvl w:val="0"/>
                <w:numId w:val="2"/>
              </w:numPr>
              <w:spacing w:after="120" w:line="240" w:lineRule="auto"/>
            </w:pPr>
            <w:r w:rsidRPr="00D22123">
              <w:t>Coordinates and schedules meetings with all key stakeholders.</w:t>
            </w:r>
          </w:p>
          <w:p w14:paraId="5EB9C92D" w14:textId="77777777" w:rsidR="001174F3" w:rsidRDefault="001174F3" w:rsidP="00CA4FC5">
            <w:pPr>
              <w:pStyle w:val="Bulletlist"/>
              <w:numPr>
                <w:ilvl w:val="0"/>
                <w:numId w:val="2"/>
              </w:numPr>
              <w:spacing w:after="120" w:line="240" w:lineRule="auto"/>
            </w:pPr>
            <w:r w:rsidRPr="00D22123">
              <w:t>Manages project risks, issues, and dependencies.</w:t>
            </w:r>
          </w:p>
          <w:p w14:paraId="1867BC49" w14:textId="77777777" w:rsidR="001174F3" w:rsidRDefault="001174F3" w:rsidP="00CA4FC5">
            <w:pPr>
              <w:pStyle w:val="Bulletlist"/>
              <w:numPr>
                <w:ilvl w:val="0"/>
                <w:numId w:val="2"/>
              </w:numPr>
              <w:spacing w:after="120" w:line="240" w:lineRule="auto"/>
            </w:pPr>
            <w:r w:rsidRPr="007E7FA1">
              <w:t>Communicates the project efforts and activities to executive committee members and stakeholders.</w:t>
            </w:r>
          </w:p>
          <w:p w14:paraId="5EAEF670" w14:textId="77777777" w:rsidR="001174F3" w:rsidRPr="00D22123" w:rsidRDefault="001174F3" w:rsidP="00CA4FC5">
            <w:pPr>
              <w:pStyle w:val="Bulletlist"/>
              <w:numPr>
                <w:ilvl w:val="0"/>
                <w:numId w:val="2"/>
              </w:numPr>
              <w:spacing w:after="120" w:line="240" w:lineRule="auto"/>
            </w:pPr>
            <w:r w:rsidRPr="00D22123">
              <w:t>Ensures effective communication and collaboration among all stakeholders</w:t>
            </w:r>
            <w:r>
              <w:t>.</w:t>
            </w:r>
          </w:p>
        </w:tc>
        <w:tc>
          <w:tcPr>
            <w:tcW w:w="1515" w:type="dxa"/>
          </w:tcPr>
          <w:p w14:paraId="7931102F" w14:textId="77777777" w:rsidR="001174F3" w:rsidRPr="008E1E48" w:rsidRDefault="001174F3" w:rsidP="00CA4FC5">
            <w:pPr>
              <w:pStyle w:val="Bulletlist"/>
              <w:numPr>
                <w:ilvl w:val="0"/>
                <w:numId w:val="2"/>
              </w:numPr>
              <w:spacing w:after="120" w:line="240" w:lineRule="auto"/>
            </w:pPr>
            <w:r w:rsidRPr="008E1E48">
              <w:t>minimum of 75%</w:t>
            </w:r>
          </w:p>
        </w:tc>
      </w:tr>
      <w:tr w:rsidR="001174F3" w:rsidRPr="00C411B6" w14:paraId="2E43ABCE" w14:textId="77777777" w:rsidTr="00CA4FC5">
        <w:trPr>
          <w:cnfStyle w:val="000000010000" w:firstRow="0" w:lastRow="0" w:firstColumn="0" w:lastColumn="0" w:oddVBand="0" w:evenVBand="0" w:oddHBand="0" w:evenHBand="1" w:firstRowFirstColumn="0" w:firstRowLastColumn="0" w:lastRowFirstColumn="0" w:lastRowLastColumn="0"/>
        </w:trPr>
        <w:tc>
          <w:tcPr>
            <w:tcW w:w="1599" w:type="dxa"/>
          </w:tcPr>
          <w:p w14:paraId="39E71518" w14:textId="77777777" w:rsidR="001174F3" w:rsidRPr="00B00282" w:rsidRDefault="001174F3" w:rsidP="00CA4FC5">
            <w:pPr>
              <w:pStyle w:val="TableText"/>
              <w:rPr>
                <w:color w:val="1B1C1D"/>
                <w:szCs w:val="20"/>
              </w:rPr>
            </w:pPr>
            <w:r w:rsidRPr="00B00282">
              <w:rPr>
                <w:color w:val="1B1C1D"/>
                <w:szCs w:val="20"/>
              </w:rPr>
              <w:t>Product Owner</w:t>
            </w:r>
          </w:p>
        </w:tc>
        <w:tc>
          <w:tcPr>
            <w:tcW w:w="6296" w:type="dxa"/>
          </w:tcPr>
          <w:p w14:paraId="7121107C" w14:textId="77777777" w:rsidR="001174F3" w:rsidRPr="00B00282" w:rsidRDefault="001174F3" w:rsidP="00CA4FC5">
            <w:pPr>
              <w:pStyle w:val="Bulletlist"/>
              <w:numPr>
                <w:ilvl w:val="0"/>
                <w:numId w:val="2"/>
              </w:numPr>
              <w:spacing w:after="120" w:line="240" w:lineRule="auto"/>
            </w:pPr>
            <w:r w:rsidRPr="00FA6AC1">
              <w:t xml:space="preserve">Serves as the single point of contact for decisions about product backlog items and prioritization. </w:t>
            </w:r>
          </w:p>
          <w:p w14:paraId="1C824BED" w14:textId="77777777" w:rsidR="001174F3" w:rsidRPr="00B00282" w:rsidRDefault="001174F3" w:rsidP="00CA4FC5">
            <w:pPr>
              <w:pStyle w:val="Bulletlist"/>
              <w:numPr>
                <w:ilvl w:val="0"/>
                <w:numId w:val="2"/>
              </w:numPr>
              <w:spacing w:after="120" w:line="240" w:lineRule="auto"/>
            </w:pPr>
            <w:r w:rsidRPr="00FA6AC1">
              <w:t>Take responsibility for making decisions on services and/or product features.</w:t>
            </w:r>
          </w:p>
          <w:p w14:paraId="4DA785B5" w14:textId="77777777" w:rsidR="001174F3" w:rsidRPr="00B00282" w:rsidRDefault="001174F3" w:rsidP="00CA4FC5">
            <w:pPr>
              <w:pStyle w:val="Bulletlist"/>
              <w:numPr>
                <w:ilvl w:val="0"/>
                <w:numId w:val="2"/>
              </w:numPr>
              <w:spacing w:after="120" w:line="240" w:lineRule="auto"/>
            </w:pPr>
            <w:r w:rsidRPr="00FA6AC1">
              <w:t>Serves as the primary person responsible for user story scope decisions during sprint planning.</w:t>
            </w:r>
          </w:p>
          <w:p w14:paraId="2EC15CF4" w14:textId="77777777" w:rsidR="001174F3" w:rsidRPr="00AE740F" w:rsidRDefault="001174F3" w:rsidP="00CA4FC5">
            <w:pPr>
              <w:pStyle w:val="Bulletlist"/>
              <w:numPr>
                <w:ilvl w:val="0"/>
                <w:numId w:val="2"/>
              </w:numPr>
              <w:spacing w:after="120" w:line="240" w:lineRule="auto"/>
            </w:pPr>
            <w:r w:rsidRPr="00AE740F">
              <w:t>Speaks to business vision, technology roadmap, and project objectives.</w:t>
            </w:r>
          </w:p>
          <w:p w14:paraId="4B17BB35" w14:textId="77777777" w:rsidR="001174F3" w:rsidRPr="00B00282" w:rsidRDefault="001174F3" w:rsidP="00CA4FC5">
            <w:pPr>
              <w:pStyle w:val="Bulletlist"/>
              <w:numPr>
                <w:ilvl w:val="0"/>
                <w:numId w:val="2"/>
              </w:numPr>
              <w:spacing w:after="120" w:line="240" w:lineRule="auto"/>
            </w:pPr>
            <w:r w:rsidRPr="00FA6AC1">
              <w:t>Defines acceptance criteria for work items, especially user stories.</w:t>
            </w:r>
          </w:p>
          <w:p w14:paraId="6875AD6E" w14:textId="77777777" w:rsidR="001174F3" w:rsidRPr="00B00282" w:rsidRDefault="001174F3" w:rsidP="00CA4FC5">
            <w:pPr>
              <w:pStyle w:val="Bulletlist"/>
              <w:numPr>
                <w:ilvl w:val="0"/>
                <w:numId w:val="2"/>
              </w:numPr>
              <w:spacing w:after="120" w:line="240" w:lineRule="auto"/>
            </w:pPr>
            <w:r w:rsidRPr="00FA6AC1">
              <w:t xml:space="preserve">Serves as the single point of contact for decisions about product backlog items and prioritization. </w:t>
            </w:r>
          </w:p>
          <w:p w14:paraId="058B3240" w14:textId="77777777" w:rsidR="001174F3" w:rsidRPr="00334F77" w:rsidRDefault="001174F3" w:rsidP="00CA4FC5">
            <w:pPr>
              <w:pStyle w:val="Bulletlist"/>
              <w:numPr>
                <w:ilvl w:val="0"/>
                <w:numId w:val="2"/>
              </w:numPr>
              <w:spacing w:after="120" w:line="240" w:lineRule="auto"/>
            </w:pPr>
            <w:r w:rsidRPr="00FA6AC1">
              <w:t>Provides Microsoft teams with prompt answers to questions affecting development activities and, more generally, services to be delivered.</w:t>
            </w:r>
          </w:p>
        </w:tc>
        <w:tc>
          <w:tcPr>
            <w:tcW w:w="1515" w:type="dxa"/>
          </w:tcPr>
          <w:p w14:paraId="48137A32" w14:textId="77777777" w:rsidR="001174F3" w:rsidRPr="008E1E48" w:rsidRDefault="001174F3" w:rsidP="00CA4FC5">
            <w:pPr>
              <w:pStyle w:val="Bulletlist"/>
              <w:numPr>
                <w:ilvl w:val="0"/>
                <w:numId w:val="2"/>
              </w:numPr>
              <w:spacing w:after="120" w:line="240" w:lineRule="auto"/>
            </w:pPr>
            <w:r>
              <w:t>Full Time</w:t>
            </w:r>
          </w:p>
        </w:tc>
      </w:tr>
      <w:tr w:rsidR="001174F3" w:rsidRPr="00C411B6" w14:paraId="408C7C03" w14:textId="77777777" w:rsidTr="00CA4FC5">
        <w:trPr>
          <w:cnfStyle w:val="000000100000" w:firstRow="0" w:lastRow="0" w:firstColumn="0" w:lastColumn="0" w:oddVBand="0" w:evenVBand="0" w:oddHBand="1" w:evenHBand="0" w:firstRowFirstColumn="0" w:firstRowLastColumn="0" w:lastRowFirstColumn="0" w:lastRowLastColumn="0"/>
        </w:trPr>
        <w:tc>
          <w:tcPr>
            <w:tcW w:w="1599" w:type="dxa"/>
          </w:tcPr>
          <w:p w14:paraId="7522B6EE" w14:textId="77777777" w:rsidR="001174F3" w:rsidRPr="00C411B6" w:rsidRDefault="001174F3" w:rsidP="00CA4FC5">
            <w:pPr>
              <w:pStyle w:val="TableText"/>
              <w:rPr>
                <w:szCs w:val="20"/>
              </w:rPr>
            </w:pPr>
            <w:r w:rsidRPr="00C411B6">
              <w:rPr>
                <w:color w:val="1B1C1D"/>
                <w:szCs w:val="20"/>
              </w:rPr>
              <w:t>Process Owner</w:t>
            </w:r>
            <w:r>
              <w:rPr>
                <w:color w:val="1B1C1D"/>
                <w:szCs w:val="20"/>
              </w:rPr>
              <w:t xml:space="preserve"> (s)</w:t>
            </w:r>
          </w:p>
        </w:tc>
        <w:tc>
          <w:tcPr>
            <w:tcW w:w="6296" w:type="dxa"/>
          </w:tcPr>
          <w:p w14:paraId="4FD0B209" w14:textId="77777777" w:rsidR="001174F3" w:rsidRPr="00334F77" w:rsidRDefault="001174F3" w:rsidP="00CA4FC5">
            <w:pPr>
              <w:pStyle w:val="Bulletlist"/>
              <w:numPr>
                <w:ilvl w:val="0"/>
                <w:numId w:val="2"/>
              </w:numPr>
              <w:spacing w:after="120" w:line="240" w:lineRule="auto"/>
            </w:pPr>
            <w:r w:rsidRPr="00334F77">
              <w:t>Provides knowledge of current business processes.</w:t>
            </w:r>
          </w:p>
          <w:p w14:paraId="144ADA90" w14:textId="77777777" w:rsidR="001174F3" w:rsidRPr="00334F77" w:rsidRDefault="001174F3" w:rsidP="00CA4FC5">
            <w:pPr>
              <w:pStyle w:val="Bulletlist"/>
              <w:numPr>
                <w:ilvl w:val="0"/>
                <w:numId w:val="2"/>
              </w:numPr>
              <w:spacing w:after="120" w:line="240" w:lineRule="auto"/>
            </w:pPr>
            <w:r w:rsidRPr="00334F77">
              <w:t>Identifies pain points, inefficiencies, and opportunities for improvement.</w:t>
            </w:r>
          </w:p>
          <w:p w14:paraId="16AF913E" w14:textId="77777777" w:rsidR="001174F3" w:rsidRPr="00334F77" w:rsidRDefault="001174F3" w:rsidP="00CA4FC5">
            <w:pPr>
              <w:pStyle w:val="Bulletlist"/>
              <w:numPr>
                <w:ilvl w:val="0"/>
                <w:numId w:val="2"/>
              </w:numPr>
              <w:spacing w:after="120" w:line="240" w:lineRule="auto"/>
            </w:pPr>
            <w:r w:rsidRPr="00334F77">
              <w:t>Defines the desired future state ("To-Be") business processes.</w:t>
            </w:r>
          </w:p>
          <w:p w14:paraId="6863C393" w14:textId="77777777" w:rsidR="001174F3" w:rsidRPr="00C411B6" w:rsidRDefault="001174F3" w:rsidP="00CA4FC5">
            <w:pPr>
              <w:pStyle w:val="Bulletlist"/>
              <w:numPr>
                <w:ilvl w:val="0"/>
                <w:numId w:val="2"/>
              </w:numPr>
              <w:spacing w:after="120" w:line="240" w:lineRule="auto"/>
            </w:pPr>
            <w:r w:rsidRPr="00334F77">
              <w:t>Acts as a communication bridge between the project team and subject matter experts.</w:t>
            </w:r>
          </w:p>
        </w:tc>
        <w:tc>
          <w:tcPr>
            <w:tcW w:w="1515" w:type="dxa"/>
          </w:tcPr>
          <w:p w14:paraId="5652C640" w14:textId="77777777" w:rsidR="001174F3" w:rsidRPr="008E1E48" w:rsidRDefault="001174F3" w:rsidP="00CA4FC5">
            <w:pPr>
              <w:pStyle w:val="Bulletlist"/>
              <w:numPr>
                <w:ilvl w:val="0"/>
                <w:numId w:val="2"/>
              </w:numPr>
              <w:spacing w:after="120" w:line="240" w:lineRule="auto"/>
            </w:pPr>
            <w:r w:rsidRPr="008E1E48">
              <w:t>minimum of 50%</w:t>
            </w:r>
          </w:p>
        </w:tc>
      </w:tr>
      <w:tr w:rsidR="001174F3" w:rsidRPr="00C411B6" w14:paraId="5EEECF9C" w14:textId="77777777" w:rsidTr="00CA4FC5">
        <w:trPr>
          <w:cnfStyle w:val="000000010000" w:firstRow="0" w:lastRow="0" w:firstColumn="0" w:lastColumn="0" w:oddVBand="0" w:evenVBand="0" w:oddHBand="0" w:evenHBand="1" w:firstRowFirstColumn="0" w:firstRowLastColumn="0" w:lastRowFirstColumn="0" w:lastRowLastColumn="0"/>
        </w:trPr>
        <w:tc>
          <w:tcPr>
            <w:tcW w:w="1599" w:type="dxa"/>
          </w:tcPr>
          <w:p w14:paraId="687E551B" w14:textId="77777777" w:rsidR="001174F3" w:rsidRPr="00AA079E" w:rsidRDefault="001174F3" w:rsidP="00CA4FC5">
            <w:pPr>
              <w:pStyle w:val="TableText"/>
              <w:rPr>
                <w:color w:val="1B1C1D"/>
                <w:szCs w:val="20"/>
              </w:rPr>
            </w:pPr>
            <w:r w:rsidRPr="00C411B6">
              <w:rPr>
                <w:color w:val="1B1C1D"/>
                <w:szCs w:val="20"/>
              </w:rPr>
              <w:t>Subject Matter</w:t>
            </w:r>
            <w:r>
              <w:rPr>
                <w:color w:val="1B1C1D"/>
                <w:szCs w:val="20"/>
              </w:rPr>
              <w:t xml:space="preserve"> </w:t>
            </w:r>
            <w:r w:rsidRPr="00C411B6">
              <w:rPr>
                <w:color w:val="1B1C1D"/>
                <w:szCs w:val="20"/>
              </w:rPr>
              <w:t>Experts (SMEs)</w:t>
            </w:r>
          </w:p>
        </w:tc>
        <w:tc>
          <w:tcPr>
            <w:tcW w:w="6296" w:type="dxa"/>
          </w:tcPr>
          <w:p w14:paraId="5193DABA" w14:textId="77777777" w:rsidR="001174F3" w:rsidRPr="00334F77" w:rsidRDefault="001174F3" w:rsidP="00CA4FC5">
            <w:pPr>
              <w:pStyle w:val="Bulletlist"/>
              <w:numPr>
                <w:ilvl w:val="0"/>
                <w:numId w:val="2"/>
              </w:numPr>
              <w:spacing w:after="120" w:line="240" w:lineRule="auto"/>
            </w:pPr>
            <w:r w:rsidRPr="00334F77">
              <w:t>Provides in-depth expertise in specific business areas (e.g., finance, supply chain).</w:t>
            </w:r>
          </w:p>
          <w:p w14:paraId="303AFD52" w14:textId="77777777" w:rsidR="001174F3" w:rsidRPr="00334F77" w:rsidRDefault="001174F3" w:rsidP="00CA4FC5">
            <w:pPr>
              <w:pStyle w:val="Bulletlist"/>
              <w:numPr>
                <w:ilvl w:val="0"/>
                <w:numId w:val="2"/>
              </w:numPr>
              <w:spacing w:after="120" w:line="240" w:lineRule="auto"/>
            </w:pPr>
            <w:r w:rsidRPr="00334F77">
              <w:t>Clarifies functional details and constraints of current systems and processes.</w:t>
            </w:r>
          </w:p>
          <w:p w14:paraId="6214EDE8" w14:textId="77777777" w:rsidR="001174F3" w:rsidRPr="00334F77" w:rsidRDefault="001174F3" w:rsidP="00CA4FC5">
            <w:pPr>
              <w:pStyle w:val="Bulletlist"/>
              <w:numPr>
                <w:ilvl w:val="0"/>
                <w:numId w:val="2"/>
              </w:numPr>
              <w:spacing w:after="120" w:line="240" w:lineRule="auto"/>
            </w:pPr>
            <w:r w:rsidRPr="00334F77">
              <w:t>Participates in workshops and provides input for process discovery.</w:t>
            </w:r>
          </w:p>
          <w:p w14:paraId="57F7C32F" w14:textId="77777777" w:rsidR="001174F3" w:rsidRPr="00334F77" w:rsidRDefault="001174F3" w:rsidP="00CA4FC5">
            <w:pPr>
              <w:pStyle w:val="Bulletlist"/>
              <w:numPr>
                <w:ilvl w:val="0"/>
                <w:numId w:val="2"/>
              </w:numPr>
              <w:spacing w:after="120" w:line="240" w:lineRule="auto"/>
            </w:pPr>
            <w:r w:rsidRPr="00334F77">
              <w:t>Reviews proposed solutions related to their domain.</w:t>
            </w:r>
          </w:p>
        </w:tc>
        <w:tc>
          <w:tcPr>
            <w:tcW w:w="1515" w:type="dxa"/>
          </w:tcPr>
          <w:p w14:paraId="5707BD1C" w14:textId="77777777" w:rsidR="001174F3" w:rsidRPr="00334F77" w:rsidRDefault="001174F3" w:rsidP="00CA4FC5">
            <w:pPr>
              <w:pStyle w:val="Bulletlist"/>
              <w:numPr>
                <w:ilvl w:val="0"/>
                <w:numId w:val="2"/>
              </w:numPr>
              <w:spacing w:after="120" w:line="240" w:lineRule="auto"/>
            </w:pPr>
            <w:r w:rsidRPr="00334F77">
              <w:t>minimum of 25%</w:t>
            </w:r>
          </w:p>
        </w:tc>
      </w:tr>
      <w:tr w:rsidR="00AA079E" w:rsidRPr="00C411B6" w14:paraId="4CD568FA" w14:textId="77777777" w:rsidTr="00CA4FC5">
        <w:trPr>
          <w:cnfStyle w:val="000000100000" w:firstRow="0" w:lastRow="0" w:firstColumn="0" w:lastColumn="0" w:oddVBand="0" w:evenVBand="0" w:oddHBand="1" w:evenHBand="0" w:firstRowFirstColumn="0" w:firstRowLastColumn="0" w:lastRowFirstColumn="0" w:lastRowLastColumn="0"/>
        </w:trPr>
        <w:tc>
          <w:tcPr>
            <w:tcW w:w="1599" w:type="dxa"/>
          </w:tcPr>
          <w:p w14:paraId="515B4561" w14:textId="7A174F8B" w:rsidR="00AA079E" w:rsidRDefault="00AA079E" w:rsidP="00AA079E">
            <w:pPr>
              <w:pStyle w:val="TableText"/>
              <w:rPr>
                <w:color w:val="1B1C1D"/>
                <w:szCs w:val="20"/>
              </w:rPr>
            </w:pPr>
            <w:r w:rsidRPr="00AA079E">
              <w:rPr>
                <w:color w:val="1B1C1D"/>
                <w:szCs w:val="20"/>
              </w:rPr>
              <w:t xml:space="preserve">Architecture </w:t>
            </w:r>
            <w:r>
              <w:rPr>
                <w:color w:val="1B1C1D"/>
                <w:szCs w:val="20"/>
              </w:rPr>
              <w:t>L</w:t>
            </w:r>
            <w:r w:rsidRPr="00AA079E">
              <w:rPr>
                <w:color w:val="1B1C1D"/>
                <w:szCs w:val="20"/>
              </w:rPr>
              <w:t>ead</w:t>
            </w:r>
          </w:p>
        </w:tc>
        <w:tc>
          <w:tcPr>
            <w:tcW w:w="6296" w:type="dxa"/>
          </w:tcPr>
          <w:p w14:paraId="04C3907C" w14:textId="152893EE" w:rsidR="00AA079E" w:rsidRPr="00C62D64" w:rsidRDefault="00AA079E" w:rsidP="00AA079E">
            <w:pPr>
              <w:pStyle w:val="Bulletlist"/>
              <w:numPr>
                <w:ilvl w:val="0"/>
                <w:numId w:val="2"/>
              </w:numPr>
              <w:spacing w:after="120" w:line="240" w:lineRule="auto"/>
            </w:pPr>
            <w:r w:rsidRPr="00C62D64">
              <w:t xml:space="preserve">Partner with the Microsoft architecture </w:t>
            </w:r>
            <w:r w:rsidR="00BC5232" w:rsidRPr="00C62D64">
              <w:t>led</w:t>
            </w:r>
            <w:r w:rsidRPr="00C62D64">
              <w:t xml:space="preserve"> to</w:t>
            </w:r>
            <w:r>
              <w:t xml:space="preserve"> review </w:t>
            </w:r>
            <w:r w:rsidRPr="00C62D64">
              <w:t>business needs and objectives.</w:t>
            </w:r>
          </w:p>
          <w:p w14:paraId="5D8A97B2" w14:textId="77777777" w:rsidR="00AA079E" w:rsidRPr="00C62D64" w:rsidRDefault="00AA079E" w:rsidP="00AA079E">
            <w:pPr>
              <w:pStyle w:val="Bulletlist"/>
              <w:numPr>
                <w:ilvl w:val="0"/>
                <w:numId w:val="2"/>
              </w:numPr>
              <w:spacing w:after="120" w:line="240" w:lineRule="auto"/>
            </w:pPr>
            <w:r w:rsidRPr="00C62D64">
              <w:t>Serve as the primary technical point of contact for the Microsoft</w:t>
            </w:r>
            <w:r>
              <w:t xml:space="preserve"> </w:t>
            </w:r>
            <w:r w:rsidRPr="00C62D64">
              <w:t>partner team.</w:t>
            </w:r>
          </w:p>
          <w:p w14:paraId="28EA7FC7" w14:textId="77777777" w:rsidR="00AA079E" w:rsidRPr="00C62D64" w:rsidRDefault="00AA079E" w:rsidP="00AA079E">
            <w:pPr>
              <w:pStyle w:val="Bulletlist"/>
              <w:numPr>
                <w:ilvl w:val="0"/>
                <w:numId w:val="2"/>
              </w:numPr>
              <w:spacing w:after="120" w:line="240" w:lineRule="auto"/>
            </w:pPr>
            <w:r w:rsidRPr="00C62D64">
              <w:t xml:space="preserve">Provide requirements and make decisions related to the architecture and </w:t>
            </w:r>
            <w:r>
              <w:t>deployment</w:t>
            </w:r>
            <w:r w:rsidRPr="00C62D64">
              <w:t xml:space="preserve"> plan.</w:t>
            </w:r>
          </w:p>
          <w:p w14:paraId="4734AF4A" w14:textId="77777777" w:rsidR="00AA079E" w:rsidRPr="00C62D64" w:rsidRDefault="00AA079E" w:rsidP="00AA079E">
            <w:pPr>
              <w:pStyle w:val="Bulletlist"/>
              <w:numPr>
                <w:ilvl w:val="0"/>
                <w:numId w:val="2"/>
              </w:numPr>
              <w:spacing w:after="120" w:line="240" w:lineRule="auto"/>
            </w:pPr>
            <w:r w:rsidRPr="00C62D64">
              <w:t>Review engagement work products and provide feedback.</w:t>
            </w:r>
          </w:p>
          <w:p w14:paraId="4B3573FD" w14:textId="77777777" w:rsidR="00AA079E" w:rsidRDefault="00AA079E" w:rsidP="00AA079E">
            <w:pPr>
              <w:pStyle w:val="Bulletlist"/>
              <w:numPr>
                <w:ilvl w:val="0"/>
                <w:numId w:val="2"/>
              </w:numPr>
              <w:spacing w:after="120" w:line="240" w:lineRule="auto"/>
            </w:pPr>
            <w:r w:rsidRPr="00C62D64">
              <w:t>Advise on prioritization decisions.</w:t>
            </w:r>
          </w:p>
          <w:p w14:paraId="358168D7" w14:textId="4A425CE4" w:rsidR="00AA079E" w:rsidRPr="007C08CE" w:rsidRDefault="00AA079E" w:rsidP="00AA079E">
            <w:pPr>
              <w:pStyle w:val="Bulletlist"/>
              <w:numPr>
                <w:ilvl w:val="0"/>
                <w:numId w:val="2"/>
              </w:numPr>
              <w:spacing w:after="120" w:line="240" w:lineRule="auto"/>
            </w:pPr>
            <w:r w:rsidRPr="00630B7C">
              <w:t>Participate in Architecture Review Board (ARB) sessions to review and approve architectural decisions</w:t>
            </w:r>
            <w:r>
              <w:t>.</w:t>
            </w:r>
          </w:p>
        </w:tc>
        <w:tc>
          <w:tcPr>
            <w:tcW w:w="1515" w:type="dxa"/>
          </w:tcPr>
          <w:p w14:paraId="409FC856" w14:textId="795FB87C" w:rsidR="00AA079E" w:rsidRPr="00DF7EE9" w:rsidRDefault="00AA079E" w:rsidP="00AA079E">
            <w:pPr>
              <w:pStyle w:val="Bulletlist"/>
              <w:numPr>
                <w:ilvl w:val="0"/>
                <w:numId w:val="2"/>
              </w:numPr>
              <w:spacing w:after="120" w:line="240" w:lineRule="auto"/>
              <w:rPr>
                <w:color w:val="000000"/>
              </w:rPr>
            </w:pPr>
            <w:r>
              <w:rPr>
                <w:color w:val="000000"/>
              </w:rPr>
              <w:t>25%~50%</w:t>
            </w:r>
          </w:p>
        </w:tc>
      </w:tr>
      <w:tr w:rsidR="001174F3" w:rsidRPr="00C411B6" w14:paraId="32541760" w14:textId="77777777" w:rsidTr="00CA4FC5">
        <w:trPr>
          <w:cnfStyle w:val="000000010000" w:firstRow="0" w:lastRow="0" w:firstColumn="0" w:lastColumn="0" w:oddVBand="0" w:evenVBand="0" w:oddHBand="0" w:evenHBand="1" w:firstRowFirstColumn="0" w:firstRowLastColumn="0" w:lastRowFirstColumn="0" w:lastRowLastColumn="0"/>
        </w:trPr>
        <w:tc>
          <w:tcPr>
            <w:tcW w:w="1599" w:type="dxa"/>
          </w:tcPr>
          <w:p w14:paraId="0A9F77DB" w14:textId="77777777" w:rsidR="001174F3" w:rsidRPr="00AA079E" w:rsidRDefault="001174F3" w:rsidP="00CA4FC5">
            <w:pPr>
              <w:pStyle w:val="TableText"/>
              <w:rPr>
                <w:color w:val="1B1C1D"/>
                <w:szCs w:val="20"/>
              </w:rPr>
            </w:pPr>
            <w:r>
              <w:rPr>
                <w:color w:val="1B1C1D"/>
                <w:szCs w:val="20"/>
              </w:rPr>
              <w:t xml:space="preserve">Integration &amp; </w:t>
            </w:r>
            <w:r w:rsidRPr="00C411B6">
              <w:rPr>
                <w:color w:val="1B1C1D"/>
                <w:szCs w:val="20"/>
              </w:rPr>
              <w:t>Data Architect</w:t>
            </w:r>
          </w:p>
        </w:tc>
        <w:tc>
          <w:tcPr>
            <w:tcW w:w="6296" w:type="dxa"/>
          </w:tcPr>
          <w:p w14:paraId="22C5BA6B" w14:textId="77777777" w:rsidR="001174F3" w:rsidRPr="007C08CE" w:rsidRDefault="001174F3" w:rsidP="00CA4FC5">
            <w:pPr>
              <w:pStyle w:val="Bulletlist"/>
              <w:numPr>
                <w:ilvl w:val="0"/>
                <w:numId w:val="2"/>
              </w:numPr>
              <w:spacing w:after="120" w:line="240" w:lineRule="auto"/>
            </w:pPr>
            <w:r w:rsidRPr="007C08CE">
              <w:t>Presents and discusses current data sources and data models.</w:t>
            </w:r>
          </w:p>
          <w:p w14:paraId="168D54A5" w14:textId="77777777" w:rsidR="001174F3" w:rsidRDefault="001174F3" w:rsidP="00CA4FC5">
            <w:pPr>
              <w:pStyle w:val="Bulletlist"/>
              <w:numPr>
                <w:ilvl w:val="0"/>
                <w:numId w:val="2"/>
              </w:numPr>
              <w:spacing w:after="120" w:line="240" w:lineRule="auto"/>
            </w:pPr>
            <w:r w:rsidRPr="007C08CE">
              <w:t>Attends workshops on the proposed future state data architecture.</w:t>
            </w:r>
          </w:p>
          <w:p w14:paraId="46F4F324" w14:textId="77777777" w:rsidR="001174F3" w:rsidRPr="007C08CE" w:rsidRDefault="001174F3" w:rsidP="00CA4FC5">
            <w:pPr>
              <w:pStyle w:val="Bulletlist"/>
              <w:numPr>
                <w:ilvl w:val="0"/>
                <w:numId w:val="2"/>
              </w:numPr>
              <w:spacing w:after="120" w:line="240" w:lineRule="auto"/>
            </w:pPr>
            <w:r w:rsidRPr="007C08CE">
              <w:t>Presents existing system integrations overview diagrams.</w:t>
            </w:r>
          </w:p>
          <w:p w14:paraId="3E208492" w14:textId="77777777" w:rsidR="001174F3" w:rsidRPr="007C08CE" w:rsidRDefault="001174F3" w:rsidP="00CA4FC5">
            <w:pPr>
              <w:pStyle w:val="Bulletlist"/>
              <w:numPr>
                <w:ilvl w:val="0"/>
                <w:numId w:val="2"/>
              </w:numPr>
              <w:spacing w:after="120" w:line="240" w:lineRule="auto"/>
            </w:pPr>
            <w:r w:rsidRPr="007C08CE">
              <w:t>Support the definition of a high-level integration strategy and architecture.</w:t>
            </w:r>
          </w:p>
          <w:p w14:paraId="008A9C60" w14:textId="77777777" w:rsidR="001174F3" w:rsidRPr="007C08CE" w:rsidRDefault="001174F3" w:rsidP="00CA4FC5">
            <w:pPr>
              <w:pStyle w:val="Bulletlist"/>
              <w:numPr>
                <w:ilvl w:val="0"/>
                <w:numId w:val="2"/>
              </w:numPr>
              <w:spacing w:after="120" w:line="240" w:lineRule="auto"/>
            </w:pPr>
            <w:r w:rsidRPr="007C08CE">
              <w:t>Presents existing data flow, protocols, and APIs for key integration point.</w:t>
            </w:r>
          </w:p>
          <w:p w14:paraId="609DBF5A" w14:textId="77777777" w:rsidR="001174F3" w:rsidRPr="007C08CE" w:rsidRDefault="001174F3" w:rsidP="00CA4FC5">
            <w:pPr>
              <w:pStyle w:val="Bulletlist"/>
              <w:numPr>
                <w:ilvl w:val="0"/>
                <w:numId w:val="2"/>
              </w:numPr>
              <w:spacing w:after="120" w:line="240" w:lineRule="auto"/>
            </w:pPr>
            <w:r w:rsidRPr="007C08CE">
              <w:t>Attends workshops on the proposed future state integration architecture.</w:t>
            </w:r>
          </w:p>
        </w:tc>
        <w:tc>
          <w:tcPr>
            <w:tcW w:w="1515" w:type="dxa"/>
          </w:tcPr>
          <w:p w14:paraId="1EC2CD8B" w14:textId="77777777" w:rsidR="001174F3" w:rsidRPr="00DF7EE9" w:rsidRDefault="001174F3" w:rsidP="00CA4FC5">
            <w:pPr>
              <w:pStyle w:val="Bulletlist"/>
              <w:numPr>
                <w:ilvl w:val="0"/>
                <w:numId w:val="2"/>
              </w:numPr>
              <w:spacing w:after="120" w:line="240" w:lineRule="auto"/>
              <w:rPr>
                <w:color w:val="000000"/>
              </w:rPr>
            </w:pPr>
            <w:r w:rsidRPr="00DF7EE9">
              <w:rPr>
                <w:color w:val="000000"/>
              </w:rPr>
              <w:t>minimum of 25%</w:t>
            </w:r>
          </w:p>
        </w:tc>
      </w:tr>
      <w:tr w:rsidR="001174F3" w:rsidRPr="00C411B6" w14:paraId="056ADEC0" w14:textId="77777777" w:rsidTr="00CA4FC5">
        <w:trPr>
          <w:cnfStyle w:val="000000100000" w:firstRow="0" w:lastRow="0" w:firstColumn="0" w:lastColumn="0" w:oddVBand="0" w:evenVBand="0" w:oddHBand="1" w:evenHBand="0" w:firstRowFirstColumn="0" w:firstRowLastColumn="0" w:lastRowFirstColumn="0" w:lastRowLastColumn="0"/>
        </w:trPr>
        <w:tc>
          <w:tcPr>
            <w:tcW w:w="1599" w:type="dxa"/>
          </w:tcPr>
          <w:p w14:paraId="5F119B75" w14:textId="77777777" w:rsidR="001174F3" w:rsidRPr="00C411B6" w:rsidRDefault="001174F3" w:rsidP="00CA4FC5">
            <w:pPr>
              <w:pStyle w:val="TableText"/>
              <w:rPr>
                <w:szCs w:val="20"/>
              </w:rPr>
            </w:pPr>
            <w:r w:rsidRPr="00C411B6">
              <w:rPr>
                <w:color w:val="1B1C1D"/>
                <w:szCs w:val="20"/>
              </w:rPr>
              <w:t xml:space="preserve">Infrastructure </w:t>
            </w:r>
            <w:r>
              <w:rPr>
                <w:color w:val="1B1C1D"/>
                <w:szCs w:val="20"/>
              </w:rPr>
              <w:t xml:space="preserve">&amp; Security </w:t>
            </w:r>
            <w:r w:rsidRPr="00C411B6">
              <w:rPr>
                <w:color w:val="1B1C1D"/>
                <w:szCs w:val="20"/>
              </w:rPr>
              <w:t>Lead</w:t>
            </w:r>
          </w:p>
        </w:tc>
        <w:tc>
          <w:tcPr>
            <w:tcW w:w="6296" w:type="dxa"/>
          </w:tcPr>
          <w:p w14:paraId="4185D2B0" w14:textId="77777777" w:rsidR="001174F3" w:rsidRPr="00DF7EE9" w:rsidRDefault="001174F3" w:rsidP="00CA4FC5">
            <w:pPr>
              <w:pStyle w:val="Bulletlist"/>
              <w:numPr>
                <w:ilvl w:val="0"/>
                <w:numId w:val="2"/>
              </w:numPr>
              <w:spacing w:after="120" w:line="240" w:lineRule="auto"/>
            </w:pPr>
            <w:r w:rsidRPr="00DF7EE9">
              <w:t xml:space="preserve">Presents the current IT infrastructure and </w:t>
            </w:r>
            <w:r>
              <w:t xml:space="preserve">security </w:t>
            </w:r>
            <w:r w:rsidRPr="00DF7EE9">
              <w:t>landscape.</w:t>
            </w:r>
          </w:p>
          <w:p w14:paraId="45F07517" w14:textId="77777777" w:rsidR="001174F3" w:rsidRPr="00DF7EE9" w:rsidRDefault="001174F3" w:rsidP="00CA4FC5">
            <w:pPr>
              <w:pStyle w:val="Bulletlist"/>
              <w:numPr>
                <w:ilvl w:val="0"/>
                <w:numId w:val="2"/>
              </w:numPr>
              <w:spacing w:after="120" w:line="240" w:lineRule="auto"/>
            </w:pPr>
            <w:r w:rsidRPr="00DF7EE9">
              <w:t>Support the definition of a future state infrastructure for the solution.</w:t>
            </w:r>
          </w:p>
          <w:p w14:paraId="34C8D450" w14:textId="77777777" w:rsidR="001174F3" w:rsidRPr="00C411B6" w:rsidRDefault="001174F3" w:rsidP="00CA4FC5">
            <w:pPr>
              <w:pStyle w:val="Bulletlist"/>
              <w:numPr>
                <w:ilvl w:val="0"/>
                <w:numId w:val="2"/>
              </w:numPr>
              <w:spacing w:after="120" w:line="240" w:lineRule="auto"/>
            </w:pPr>
            <w:r w:rsidRPr="00DF7EE9">
              <w:t>Supports the requirements for future state system environments (development, testing</w:t>
            </w:r>
            <w:r w:rsidRPr="00C411B6">
              <w:t>, production).</w:t>
            </w:r>
          </w:p>
        </w:tc>
        <w:tc>
          <w:tcPr>
            <w:tcW w:w="1515" w:type="dxa"/>
          </w:tcPr>
          <w:p w14:paraId="1785DC8E" w14:textId="77777777" w:rsidR="001174F3" w:rsidRPr="00DF7EE9" w:rsidRDefault="001174F3" w:rsidP="00CA4FC5">
            <w:pPr>
              <w:pStyle w:val="Bulletlist"/>
              <w:numPr>
                <w:ilvl w:val="0"/>
                <w:numId w:val="2"/>
              </w:numPr>
              <w:spacing w:after="120" w:line="240" w:lineRule="auto"/>
              <w:rPr>
                <w:color w:val="000000"/>
              </w:rPr>
            </w:pPr>
            <w:r w:rsidRPr="00DF7EE9">
              <w:rPr>
                <w:color w:val="000000"/>
              </w:rPr>
              <w:t>minimum of 25%</w:t>
            </w:r>
          </w:p>
        </w:tc>
      </w:tr>
      <w:tr w:rsidR="00B94EB6" w:rsidRPr="00C411B6" w14:paraId="276F1461" w14:textId="77777777" w:rsidTr="00CA4FC5">
        <w:trPr>
          <w:cnfStyle w:val="000000010000" w:firstRow="0" w:lastRow="0" w:firstColumn="0" w:lastColumn="0" w:oddVBand="0" w:evenVBand="0" w:oddHBand="0" w:evenHBand="1" w:firstRowFirstColumn="0" w:firstRowLastColumn="0" w:lastRowFirstColumn="0" w:lastRowLastColumn="0"/>
        </w:trPr>
        <w:tc>
          <w:tcPr>
            <w:tcW w:w="1599" w:type="dxa"/>
          </w:tcPr>
          <w:p w14:paraId="4DDFA3D5" w14:textId="0E06899B" w:rsidR="00B94EB6" w:rsidRPr="00C411B6" w:rsidRDefault="00B94EB6" w:rsidP="00B94EB6">
            <w:pPr>
              <w:pStyle w:val="TableText"/>
              <w:rPr>
                <w:color w:val="1B1C1D"/>
                <w:szCs w:val="20"/>
              </w:rPr>
            </w:pPr>
            <w:r w:rsidRPr="003E677A">
              <w:rPr>
                <w:color w:val="1B1C1D"/>
                <w:szCs w:val="20"/>
              </w:rPr>
              <w:t>Change management lead (including sponsors, leaders, and champions)</w:t>
            </w:r>
          </w:p>
        </w:tc>
        <w:tc>
          <w:tcPr>
            <w:tcW w:w="6296" w:type="dxa"/>
          </w:tcPr>
          <w:p w14:paraId="2BD9BD6D" w14:textId="77777777" w:rsidR="00B94EB6" w:rsidRPr="00C62D64" w:rsidRDefault="00B94EB6" w:rsidP="00B94EB6">
            <w:pPr>
              <w:pStyle w:val="Bulletlist"/>
              <w:numPr>
                <w:ilvl w:val="0"/>
                <w:numId w:val="2"/>
              </w:numPr>
              <w:spacing w:after="120" w:line="240" w:lineRule="auto"/>
            </w:pPr>
            <w:r w:rsidRPr="00C62D64">
              <w:t>Manage and coordinate change management activities, and identify sponsors, leaders, and champions.</w:t>
            </w:r>
          </w:p>
          <w:p w14:paraId="5B44C853" w14:textId="77777777" w:rsidR="00B94EB6" w:rsidRPr="00C62D64" w:rsidRDefault="00B94EB6" w:rsidP="00B94EB6">
            <w:pPr>
              <w:pStyle w:val="Bulletlist"/>
              <w:numPr>
                <w:ilvl w:val="0"/>
                <w:numId w:val="2"/>
              </w:numPr>
              <w:spacing w:after="120" w:line="240" w:lineRule="auto"/>
            </w:pPr>
            <w:r w:rsidRPr="00C62D64">
              <w:t>Attend activities, sessions, workshops, or classes relevant to his or her scope of influence and help drive the change program.</w:t>
            </w:r>
          </w:p>
          <w:p w14:paraId="78C60E29" w14:textId="77777777" w:rsidR="00B94EB6" w:rsidRPr="00C62D64" w:rsidRDefault="00B94EB6" w:rsidP="00B94EB6">
            <w:pPr>
              <w:pStyle w:val="Bulletlist"/>
              <w:numPr>
                <w:ilvl w:val="0"/>
                <w:numId w:val="2"/>
              </w:numPr>
              <w:spacing w:after="120" w:line="240" w:lineRule="auto"/>
            </w:pPr>
            <w:r w:rsidRPr="00C62D64">
              <w:t>Identify, schedule, and assist with coordinating interviews and gathering organizational information.</w:t>
            </w:r>
          </w:p>
          <w:p w14:paraId="179D04C3" w14:textId="6CC2B8D5" w:rsidR="00B94EB6" w:rsidRPr="00DF7EE9" w:rsidRDefault="00B94EB6" w:rsidP="00EC52D3">
            <w:pPr>
              <w:pStyle w:val="Bulletlist"/>
              <w:numPr>
                <w:ilvl w:val="0"/>
                <w:numId w:val="2"/>
              </w:numPr>
              <w:spacing w:after="120" w:line="240" w:lineRule="auto"/>
            </w:pPr>
            <w:r w:rsidRPr="00C62D64">
              <w:t>Drive persona group adoption activities, including ongoing business value measurement.</w:t>
            </w:r>
          </w:p>
        </w:tc>
        <w:tc>
          <w:tcPr>
            <w:tcW w:w="1515" w:type="dxa"/>
          </w:tcPr>
          <w:p w14:paraId="7DCC7345" w14:textId="35BED1C7" w:rsidR="00B94EB6" w:rsidRPr="00DF7EE9" w:rsidRDefault="00B94EB6" w:rsidP="00B94EB6">
            <w:pPr>
              <w:pStyle w:val="Bulletlist"/>
              <w:numPr>
                <w:ilvl w:val="0"/>
                <w:numId w:val="2"/>
              </w:numPr>
              <w:spacing w:after="120" w:line="240" w:lineRule="auto"/>
              <w:rPr>
                <w:color w:val="000000"/>
              </w:rPr>
            </w:pPr>
            <w:r w:rsidRPr="000E51D7">
              <w:rPr>
                <w:color w:val="000000"/>
              </w:rPr>
              <w:t>25%~50%</w:t>
            </w:r>
          </w:p>
        </w:tc>
      </w:tr>
      <w:tr w:rsidR="003E677A" w:rsidRPr="00C411B6" w14:paraId="7B3419B8" w14:textId="77777777" w:rsidTr="00CA4FC5">
        <w:trPr>
          <w:cnfStyle w:val="000000100000" w:firstRow="0" w:lastRow="0" w:firstColumn="0" w:lastColumn="0" w:oddVBand="0" w:evenVBand="0" w:oddHBand="1" w:evenHBand="0" w:firstRowFirstColumn="0" w:firstRowLastColumn="0" w:lastRowFirstColumn="0" w:lastRowLastColumn="0"/>
        </w:trPr>
        <w:tc>
          <w:tcPr>
            <w:tcW w:w="1599" w:type="dxa"/>
          </w:tcPr>
          <w:p w14:paraId="5E9808F0" w14:textId="77777777" w:rsidR="003E677A" w:rsidRPr="003E677A" w:rsidRDefault="003E677A" w:rsidP="003E677A">
            <w:pPr>
              <w:pStyle w:val="TableText"/>
              <w:rPr>
                <w:color w:val="1B1C1D"/>
                <w:szCs w:val="20"/>
              </w:rPr>
            </w:pPr>
            <w:r w:rsidRPr="003E677A">
              <w:rPr>
                <w:color w:val="1B1C1D"/>
                <w:szCs w:val="20"/>
              </w:rPr>
              <w:t>Training Lead</w:t>
            </w:r>
          </w:p>
          <w:p w14:paraId="40199DB6" w14:textId="77777777" w:rsidR="003E677A" w:rsidRPr="003E677A" w:rsidRDefault="003E677A" w:rsidP="003E677A">
            <w:pPr>
              <w:pStyle w:val="TableText"/>
              <w:rPr>
                <w:color w:val="1B1C1D"/>
                <w:szCs w:val="20"/>
              </w:rPr>
            </w:pPr>
          </w:p>
        </w:tc>
        <w:tc>
          <w:tcPr>
            <w:tcW w:w="6296" w:type="dxa"/>
          </w:tcPr>
          <w:p w14:paraId="099BBC8D" w14:textId="77777777" w:rsidR="003E677A" w:rsidRPr="003E677A" w:rsidRDefault="003E677A" w:rsidP="003E677A">
            <w:pPr>
              <w:pStyle w:val="Bulletlist"/>
              <w:numPr>
                <w:ilvl w:val="0"/>
                <w:numId w:val="2"/>
              </w:numPr>
              <w:spacing w:after="120" w:line="240" w:lineRule="auto"/>
            </w:pPr>
            <w:r w:rsidRPr="003E677A">
              <w:t>This member of your organization is responsible for technology training and learning.</w:t>
            </w:r>
          </w:p>
          <w:p w14:paraId="31C42AAE" w14:textId="32629C6E" w:rsidR="003E677A" w:rsidRPr="00C62D64" w:rsidRDefault="003E677A" w:rsidP="000E51D7">
            <w:pPr>
              <w:pStyle w:val="Bulletlist"/>
              <w:numPr>
                <w:ilvl w:val="0"/>
                <w:numId w:val="2"/>
              </w:numPr>
              <w:spacing w:after="120" w:line="240" w:lineRule="auto"/>
            </w:pPr>
            <w:r w:rsidRPr="0083148F">
              <w:t>Attend activities, sessions, workshops, or classes relevant to his or her scope of influence and help drive program learning initiatives.</w:t>
            </w:r>
          </w:p>
        </w:tc>
        <w:tc>
          <w:tcPr>
            <w:tcW w:w="1515" w:type="dxa"/>
          </w:tcPr>
          <w:p w14:paraId="4DA62DB3" w14:textId="266B649F" w:rsidR="003E677A" w:rsidRPr="000E51D7" w:rsidRDefault="000E51D7" w:rsidP="003E677A">
            <w:pPr>
              <w:pStyle w:val="Bulletlist"/>
              <w:numPr>
                <w:ilvl w:val="0"/>
                <w:numId w:val="2"/>
              </w:numPr>
              <w:spacing w:after="120" w:line="240" w:lineRule="auto"/>
              <w:rPr>
                <w:color w:val="000000"/>
              </w:rPr>
            </w:pPr>
            <w:r w:rsidRPr="000E51D7">
              <w:rPr>
                <w:color w:val="000000"/>
              </w:rPr>
              <w:t>25%</w:t>
            </w:r>
          </w:p>
        </w:tc>
      </w:tr>
      <w:tr w:rsidR="003E677A" w:rsidRPr="00C411B6" w14:paraId="5FAB5561" w14:textId="77777777" w:rsidTr="00CA4FC5">
        <w:trPr>
          <w:cnfStyle w:val="000000010000" w:firstRow="0" w:lastRow="0" w:firstColumn="0" w:lastColumn="0" w:oddVBand="0" w:evenVBand="0" w:oddHBand="0" w:evenHBand="1" w:firstRowFirstColumn="0" w:firstRowLastColumn="0" w:lastRowFirstColumn="0" w:lastRowLastColumn="0"/>
        </w:trPr>
        <w:tc>
          <w:tcPr>
            <w:tcW w:w="1599" w:type="dxa"/>
          </w:tcPr>
          <w:p w14:paraId="1E8D0A45" w14:textId="77777777" w:rsidR="003E677A" w:rsidRPr="003E677A" w:rsidRDefault="003E677A" w:rsidP="003E677A">
            <w:pPr>
              <w:pStyle w:val="TableText"/>
              <w:rPr>
                <w:color w:val="1B1C1D"/>
                <w:szCs w:val="20"/>
              </w:rPr>
            </w:pPr>
            <w:r w:rsidRPr="003E677A">
              <w:rPr>
                <w:color w:val="1B1C1D"/>
                <w:szCs w:val="20"/>
              </w:rPr>
              <w:t>Community Lead</w:t>
            </w:r>
          </w:p>
          <w:p w14:paraId="12E991F0" w14:textId="77777777" w:rsidR="003E677A" w:rsidRPr="003E677A" w:rsidRDefault="003E677A" w:rsidP="003E677A">
            <w:pPr>
              <w:pStyle w:val="TableText"/>
              <w:rPr>
                <w:color w:val="1B1C1D"/>
                <w:szCs w:val="20"/>
              </w:rPr>
            </w:pPr>
          </w:p>
        </w:tc>
        <w:tc>
          <w:tcPr>
            <w:tcW w:w="6296" w:type="dxa"/>
          </w:tcPr>
          <w:p w14:paraId="23CFB8C2" w14:textId="77777777" w:rsidR="003E677A" w:rsidRPr="003E677A" w:rsidRDefault="003E677A" w:rsidP="003E677A">
            <w:pPr>
              <w:pStyle w:val="Bulletlist"/>
              <w:numPr>
                <w:ilvl w:val="0"/>
                <w:numId w:val="2"/>
              </w:numPr>
              <w:spacing w:after="120" w:line="240" w:lineRule="auto"/>
            </w:pPr>
            <w:r w:rsidRPr="003E677A">
              <w:t>This member of your organization, usually 1 or 2 individuals, act as leaders and manage the overall Pioneers community.</w:t>
            </w:r>
          </w:p>
          <w:p w14:paraId="25905904" w14:textId="15EEBCD9" w:rsidR="003E677A" w:rsidRPr="00C62D64" w:rsidRDefault="003E677A" w:rsidP="000E51D7">
            <w:pPr>
              <w:pStyle w:val="Bulletlist"/>
              <w:numPr>
                <w:ilvl w:val="0"/>
                <w:numId w:val="2"/>
              </w:numPr>
              <w:spacing w:after="120" w:line="240" w:lineRule="auto"/>
            </w:pPr>
            <w:r w:rsidRPr="0083148F">
              <w:t>Attend activities, sessions, workshops, or classes relevant to his or her scope of influence and help drive program champion engagement initiatives.</w:t>
            </w:r>
          </w:p>
        </w:tc>
        <w:tc>
          <w:tcPr>
            <w:tcW w:w="1515" w:type="dxa"/>
          </w:tcPr>
          <w:p w14:paraId="2DB3A41A" w14:textId="3B1599E0" w:rsidR="003E677A" w:rsidRPr="000E51D7" w:rsidRDefault="000E51D7" w:rsidP="003E677A">
            <w:pPr>
              <w:pStyle w:val="Bulletlist"/>
              <w:numPr>
                <w:ilvl w:val="0"/>
                <w:numId w:val="2"/>
              </w:numPr>
              <w:spacing w:after="120" w:line="240" w:lineRule="auto"/>
              <w:rPr>
                <w:color w:val="000000"/>
              </w:rPr>
            </w:pPr>
            <w:r w:rsidRPr="000E51D7">
              <w:rPr>
                <w:color w:val="000000"/>
              </w:rPr>
              <w:t>25%</w:t>
            </w:r>
          </w:p>
        </w:tc>
      </w:tr>
    </w:tbl>
    <w:p w14:paraId="3E54832D" w14:textId="13DEC469" w:rsidR="00A55E4F" w:rsidRDefault="00A55E4F" w:rsidP="00A55E4F">
      <w:pPr>
        <w:pStyle w:val="Heading3NUM"/>
      </w:pPr>
      <w:bookmarkStart w:id="1167" w:name="_Toc231555158"/>
      <w:r>
        <w:t>Microsoft roles</w:t>
      </w:r>
      <w:bookmarkEnd w:id="1167"/>
    </w:p>
    <w:p w14:paraId="1B3DFEFB" w14:textId="45A3E695" w:rsidR="00B76CB2" w:rsidRPr="00A97C3C" w:rsidRDefault="00B76CB2" w:rsidP="00B76CB2">
      <w:r w:rsidRPr="00A97C3C">
        <w:t xml:space="preserve">This </w:t>
      </w:r>
      <w:r>
        <w:t>project</w:t>
      </w:r>
      <w:r w:rsidRPr="00A97C3C">
        <w:t xml:space="preserve"> </w:t>
      </w:r>
      <w:r>
        <w:t>uses</w:t>
      </w:r>
      <w:r w:rsidRPr="00A97C3C">
        <w:t xml:space="preserve"> a </w:t>
      </w:r>
      <w:r>
        <w:t xml:space="preserve">time and material </w:t>
      </w:r>
      <w:r w:rsidRPr="00A97C3C">
        <w:t xml:space="preserve">delivery </w:t>
      </w:r>
      <w:commentRangeStart w:id="1168"/>
      <w:r w:rsidRPr="00A97C3C">
        <w:t>model</w:t>
      </w:r>
      <w:commentRangeEnd w:id="1168"/>
      <w:r w:rsidR="00314018" w:rsidRPr="00A97C3C">
        <w:rPr>
          <w:rStyle w:val="CommentReference"/>
          <w:sz w:val="20"/>
          <w:szCs w:val="20"/>
        </w:rPr>
        <w:commentReference w:id="1168"/>
      </w:r>
      <w:r w:rsidRPr="00A97C3C">
        <w:t xml:space="preserve">. Microsoft will </w:t>
      </w:r>
      <w:r w:rsidRPr="00990A6C">
        <w:t xml:space="preserve">provide Ford with a delivery </w:t>
      </w:r>
      <w:r w:rsidRPr="00A97C3C">
        <w:t xml:space="preserve">team staffed as defined </w:t>
      </w:r>
      <w:r>
        <w:t xml:space="preserve">below </w:t>
      </w:r>
      <w:r w:rsidRPr="00A97C3C">
        <w:t>and</w:t>
      </w:r>
      <w:ins w:id="1169" w:author="Wayne Schmoyer" w:date="2026-06-03T17:33:00Z" w16du:dateUtc="2026-06-03T21:33:00Z">
        <w:r w:rsidRPr="00A97C3C">
          <w:t xml:space="preserve"> </w:t>
        </w:r>
        <w:r w:rsidR="00C547E9">
          <w:t>in</w:t>
        </w:r>
      </w:ins>
      <w:r w:rsidRPr="00A97C3C">
        <w:t xml:space="preserve"> the Enterprise Services Work Order (ESWO). If additional capacity and/or skills are needed to deliver the desired </w:t>
      </w:r>
      <w:r>
        <w:t>project</w:t>
      </w:r>
      <w:r w:rsidRPr="00A97C3C">
        <w:t xml:space="preserve"> objectives or if additional </w:t>
      </w:r>
      <w:r>
        <w:t>project</w:t>
      </w:r>
      <w:r w:rsidRPr="00A97C3C">
        <w:t xml:space="preserve"> objectives need to be defined, the change management process will be followed.</w:t>
      </w:r>
    </w:p>
    <w:p w14:paraId="4B391988" w14:textId="6FC2AD4F" w:rsidR="00A55E4F" w:rsidRDefault="00A55E4F" w:rsidP="00A55E4F">
      <w:pPr>
        <w:pStyle w:val="Caption-Table-Above"/>
      </w:pPr>
      <w:bookmarkStart w:id="1170" w:name="_Toc231555285"/>
      <w:r>
        <w:t xml:space="preserve">Table </w:t>
      </w:r>
      <w:r>
        <w:fldChar w:fldCharType="begin"/>
      </w:r>
      <w:r>
        <w:instrText>SEQ Table \* ARABIC</w:instrText>
      </w:r>
      <w:r>
        <w:fldChar w:fldCharType="separate"/>
      </w:r>
      <w:ins w:id="1171" w:author="Francis Moigula" w:date="2026-06-04T17:05:00Z" w16du:dateUtc="2026-06-04T22:05:00Z">
        <w:r w:rsidR="009917D6">
          <w:rPr>
            <w:noProof/>
          </w:rPr>
          <w:t>15</w:t>
        </w:r>
      </w:ins>
      <w:del w:id="1172" w:author="Francis Moigula" w:date="2026-06-04T10:10:00Z" w16du:dateUtc="2026-06-04T15:10:00Z">
        <w:r w:rsidR="008D6700" w:rsidDel="00A0348A">
          <w:rPr>
            <w:noProof/>
          </w:rPr>
          <w:delText>14</w:delText>
        </w:r>
      </w:del>
      <w:r>
        <w:fldChar w:fldCharType="end"/>
      </w:r>
      <w:r>
        <w:t>: Microsoft roles</w:t>
      </w:r>
      <w:bookmarkEnd w:id="1170"/>
    </w:p>
    <w:tbl>
      <w:tblPr>
        <w:tblStyle w:val="RFX-SOWTable"/>
        <w:tblW w:w="9360" w:type="dxa"/>
        <w:tblLayout w:type="fixed"/>
        <w:tblLook w:val="0420" w:firstRow="1" w:lastRow="0" w:firstColumn="0" w:lastColumn="0" w:noHBand="0" w:noVBand="1"/>
      </w:tblPr>
      <w:tblGrid>
        <w:gridCol w:w="2160"/>
        <w:gridCol w:w="7200"/>
      </w:tblGrid>
      <w:tr w:rsidR="00A55E4F" w:rsidRPr="005C48B2" w14:paraId="3D4FC650" w14:textId="77777777" w:rsidTr="00A55E4F">
        <w:trPr>
          <w:cnfStyle w:val="100000000000" w:firstRow="1" w:lastRow="0" w:firstColumn="0" w:lastColumn="0" w:oddVBand="0" w:evenVBand="0" w:oddHBand="0" w:evenHBand="0" w:firstRowFirstColumn="0" w:firstRowLastColumn="0" w:lastRowFirstColumn="0" w:lastRowLastColumn="0"/>
        </w:trPr>
        <w:tc>
          <w:tcPr>
            <w:tcW w:w="2160" w:type="dxa"/>
            <w:hideMark/>
          </w:tcPr>
          <w:p w14:paraId="71CB3EBC" w14:textId="77777777" w:rsidR="00A55E4F" w:rsidRPr="005C48B2" w:rsidRDefault="00A55E4F" w:rsidP="00244654">
            <w:pPr>
              <w:pStyle w:val="TableText"/>
            </w:pPr>
            <w:r w:rsidRPr="005C48B2">
              <w:t>Role</w:t>
            </w:r>
          </w:p>
        </w:tc>
        <w:tc>
          <w:tcPr>
            <w:tcW w:w="7200" w:type="dxa"/>
          </w:tcPr>
          <w:p w14:paraId="1D32B4D3" w14:textId="77777777" w:rsidR="00A55E4F" w:rsidRPr="005C48B2" w:rsidRDefault="00A55E4F" w:rsidP="00244654">
            <w:pPr>
              <w:pStyle w:val="TableText"/>
            </w:pPr>
            <w:r w:rsidRPr="005C48B2">
              <w:t>Responsibilities</w:t>
            </w:r>
          </w:p>
        </w:tc>
      </w:tr>
      <w:tr w:rsidR="00F7678B" w:rsidRPr="005C48B2" w14:paraId="253F8C9C" w14:textId="77777777" w:rsidTr="00A55E4F">
        <w:trPr>
          <w:cnfStyle w:val="000000100000" w:firstRow="0" w:lastRow="0" w:firstColumn="0" w:lastColumn="0" w:oddVBand="0" w:evenVBand="0" w:oddHBand="1" w:evenHBand="0" w:firstRowFirstColumn="0" w:firstRowLastColumn="0" w:lastRowFirstColumn="0" w:lastRowLastColumn="0"/>
        </w:trPr>
        <w:tc>
          <w:tcPr>
            <w:tcW w:w="2160" w:type="dxa"/>
          </w:tcPr>
          <w:p w14:paraId="1F88B6EE" w14:textId="1C049AC2" w:rsidR="00F7678B" w:rsidRDefault="00F7678B" w:rsidP="00244654">
            <w:pPr>
              <w:pStyle w:val="TableText"/>
            </w:pPr>
            <w:r w:rsidRPr="005C48B2">
              <w:t>Microsoft project sponsor</w:t>
            </w:r>
          </w:p>
        </w:tc>
        <w:tc>
          <w:tcPr>
            <w:tcW w:w="7200" w:type="dxa"/>
          </w:tcPr>
          <w:p w14:paraId="5ADE8274" w14:textId="37AE3D9E" w:rsidR="00F7678B" w:rsidRPr="005C48B2" w:rsidRDefault="00F7678B" w:rsidP="00A55E4F">
            <w:pPr>
              <w:pStyle w:val="Tablebullet1"/>
              <w:ind w:left="720"/>
            </w:pPr>
            <w:r w:rsidRPr="00F7678B">
              <w:t>Make key project decisions, serve as a point of escalation, and clear project roadblocks.</w:t>
            </w:r>
          </w:p>
        </w:tc>
      </w:tr>
      <w:tr w:rsidR="00F7678B" w:rsidRPr="005C48B2" w14:paraId="14A79542" w14:textId="77777777" w:rsidTr="00244654">
        <w:trPr>
          <w:cnfStyle w:val="000000010000" w:firstRow="0" w:lastRow="0" w:firstColumn="0" w:lastColumn="0" w:oddVBand="0" w:evenVBand="0" w:oddHBand="0" w:evenHBand="1" w:firstRowFirstColumn="0" w:firstRowLastColumn="0" w:lastRowFirstColumn="0" w:lastRowLastColumn="0"/>
        </w:trPr>
        <w:tc>
          <w:tcPr>
            <w:tcW w:w="2160" w:type="dxa"/>
          </w:tcPr>
          <w:p w14:paraId="086D34C4" w14:textId="77777777" w:rsidR="00F7678B" w:rsidRPr="005C48B2" w:rsidRDefault="00F7678B" w:rsidP="00244654">
            <w:pPr>
              <w:pStyle w:val="TableText"/>
            </w:pPr>
            <w:r>
              <w:t>Delivery Management Executive</w:t>
            </w:r>
          </w:p>
        </w:tc>
        <w:tc>
          <w:tcPr>
            <w:tcW w:w="7200" w:type="dxa"/>
          </w:tcPr>
          <w:p w14:paraId="608DE7FE" w14:textId="77777777" w:rsidR="00F7678B" w:rsidRPr="005C48B2" w:rsidRDefault="00F7678B" w:rsidP="00244654">
            <w:pPr>
              <w:pStyle w:val="Tablebullet1"/>
              <w:ind w:left="720"/>
              <w:rPr>
                <w:rFonts w:asciiTheme="minorHAnsi" w:hAnsiTheme="minorHAnsi"/>
              </w:rPr>
            </w:pPr>
            <w:r w:rsidRPr="005C48B2">
              <w:t xml:space="preserve">Serve as the primary point of contact for overall satisfaction and concerns related to </w:t>
            </w:r>
            <w:r>
              <w:t xml:space="preserve">services provided by </w:t>
            </w:r>
            <w:r w:rsidRPr="005C48B2">
              <w:t>Microsoft.</w:t>
            </w:r>
          </w:p>
          <w:p w14:paraId="3F09DC3B" w14:textId="77777777" w:rsidR="00F7678B" w:rsidRPr="005C48B2" w:rsidRDefault="00F7678B" w:rsidP="00244654">
            <w:pPr>
              <w:pStyle w:val="Tablebullet1"/>
              <w:ind w:left="720"/>
              <w:rPr>
                <w:rFonts w:asciiTheme="minorHAnsi" w:hAnsiTheme="minorHAnsi"/>
              </w:rPr>
            </w:pPr>
            <w:r w:rsidRPr="005C48B2">
              <w:t>Serve as the single point of contact for billing issues, personnel matters, and contract extensions.</w:t>
            </w:r>
          </w:p>
          <w:p w14:paraId="78529EEB" w14:textId="77777777" w:rsidR="00F7678B" w:rsidRPr="005C48B2" w:rsidRDefault="00F7678B" w:rsidP="00244654">
            <w:pPr>
              <w:pStyle w:val="Tablebullet1"/>
              <w:ind w:left="720"/>
              <w:rPr>
                <w:rFonts w:asciiTheme="minorHAnsi" w:hAnsiTheme="minorHAnsi"/>
              </w:rPr>
            </w:pPr>
            <w:r w:rsidRPr="005C48B2">
              <w:t>Facilitate project governance activities</w:t>
            </w:r>
            <w:r>
              <w:t>.</w:t>
            </w:r>
          </w:p>
        </w:tc>
      </w:tr>
      <w:tr w:rsidR="00A55E4F" w:rsidRPr="005C48B2" w14:paraId="6E331C35" w14:textId="77777777" w:rsidTr="00A55E4F">
        <w:trPr>
          <w:cnfStyle w:val="000000100000" w:firstRow="0" w:lastRow="0" w:firstColumn="0" w:lastColumn="0" w:oddVBand="0" w:evenVBand="0" w:oddHBand="1" w:evenHBand="0" w:firstRowFirstColumn="0" w:firstRowLastColumn="0" w:lastRowFirstColumn="0" w:lastRowLastColumn="0"/>
        </w:trPr>
        <w:tc>
          <w:tcPr>
            <w:tcW w:w="2160" w:type="dxa"/>
          </w:tcPr>
          <w:p w14:paraId="6713CB5E" w14:textId="77777777" w:rsidR="00A55E4F" w:rsidRPr="005C48B2" w:rsidRDefault="00A55E4F" w:rsidP="00244654">
            <w:pPr>
              <w:pStyle w:val="TableText"/>
            </w:pPr>
            <w:commentRangeStart w:id="1173"/>
            <w:r w:rsidRPr="005C48B2">
              <w:t>Project manager</w:t>
            </w:r>
          </w:p>
        </w:tc>
        <w:tc>
          <w:tcPr>
            <w:tcW w:w="7200" w:type="dxa"/>
          </w:tcPr>
          <w:p w14:paraId="7D6DBAE6" w14:textId="77777777" w:rsidR="00A55E4F" w:rsidRPr="005C48B2" w:rsidRDefault="00A55E4F" w:rsidP="00A55E4F">
            <w:pPr>
              <w:pStyle w:val="Tablebullet1"/>
              <w:ind w:left="720"/>
            </w:pPr>
            <w:r w:rsidRPr="005C48B2">
              <w:t>Manage the Microsoft project delivery and coordinate the overall project to deliver it according to schedule.</w:t>
            </w:r>
          </w:p>
          <w:p w14:paraId="75A7FD04" w14:textId="77777777" w:rsidR="00A55E4F" w:rsidRPr="00C4111C" w:rsidRDefault="00A55E4F" w:rsidP="00A55E4F">
            <w:pPr>
              <w:pStyle w:val="Tablebullet1"/>
              <w:ind w:left="720"/>
            </w:pPr>
            <w:r w:rsidRPr="005C48B2">
              <w:t xml:space="preserve">Serve as </w:t>
            </w:r>
            <w:r>
              <w:t xml:space="preserve">the </w:t>
            </w:r>
            <w:r w:rsidRPr="005C48B2">
              <w:t xml:space="preserve">primary point of contact for </w:t>
            </w:r>
            <w:r>
              <w:t xml:space="preserve">the </w:t>
            </w:r>
            <w:r w:rsidRPr="005C48B2">
              <w:t>Microsoft team.</w:t>
            </w:r>
          </w:p>
          <w:p w14:paraId="48A27F35" w14:textId="77777777" w:rsidR="00A55E4F" w:rsidRPr="00C4111C" w:rsidRDefault="00A55E4F" w:rsidP="00A55E4F">
            <w:pPr>
              <w:pStyle w:val="Tablebullet1"/>
              <w:ind w:left="720"/>
            </w:pPr>
            <w:r w:rsidRPr="00C4111C">
              <w:t>Serves as the point of contact for contract extensions, personnel matters, and billing.</w:t>
            </w:r>
          </w:p>
          <w:p w14:paraId="1CF6FEBB" w14:textId="77777777" w:rsidR="00A55E4F" w:rsidRPr="008A2068" w:rsidRDefault="00A55E4F" w:rsidP="00A55E4F">
            <w:pPr>
              <w:pStyle w:val="Tablebullet1"/>
              <w:ind w:left="720"/>
              <w:rPr>
                <w:rFonts w:asciiTheme="minorHAnsi" w:hAnsiTheme="minorHAnsi"/>
              </w:rPr>
            </w:pPr>
            <w:r w:rsidRPr="008A2068">
              <w:t>Take responsibility for change management, project priorities, status communications, and status meetings.</w:t>
            </w:r>
          </w:p>
          <w:p w14:paraId="4A9703AE" w14:textId="77777777" w:rsidR="00A55E4F" w:rsidRPr="008A2068" w:rsidRDefault="00A55E4F" w:rsidP="00A55E4F">
            <w:pPr>
              <w:pStyle w:val="Tablebullet1"/>
              <w:ind w:left="720"/>
              <w:rPr>
                <w:rFonts w:asciiTheme="minorHAnsi" w:hAnsiTheme="minorHAnsi"/>
              </w:rPr>
            </w:pPr>
            <w:r w:rsidRPr="005C48B2">
              <w:t xml:space="preserve">Coordinate </w:t>
            </w:r>
            <w:r>
              <w:t>Microsoft r</w:t>
            </w:r>
            <w:r w:rsidRPr="005C48B2">
              <w:t xml:space="preserve">esources and partners subcontracted to </w:t>
            </w:r>
            <w:r>
              <w:t>Microsoft</w:t>
            </w:r>
            <w:r w:rsidRPr="005C48B2">
              <w:t>, including staffing, task assignments, and status reporting.</w:t>
            </w:r>
          </w:p>
          <w:p w14:paraId="1E750972" w14:textId="77777777" w:rsidR="00A55E4F" w:rsidRPr="00C4111C" w:rsidRDefault="00A55E4F" w:rsidP="00A55E4F">
            <w:pPr>
              <w:pStyle w:val="Tablebullet1"/>
              <w:ind w:left="720"/>
              <w:rPr>
                <w:rFonts w:asciiTheme="minorHAnsi" w:hAnsiTheme="minorHAnsi"/>
              </w:rPr>
            </w:pPr>
            <w:r w:rsidRPr="00C4111C">
              <w:t>Coordinate decisions within three (3) business days, or according to an otherwise agreed-upon timeline.</w:t>
            </w:r>
          </w:p>
          <w:p w14:paraId="0AF82F16" w14:textId="77777777" w:rsidR="00A55E4F" w:rsidRPr="005C48B2" w:rsidRDefault="00A55E4F" w:rsidP="00A55E4F">
            <w:pPr>
              <w:pStyle w:val="Tablebullet1"/>
              <w:ind w:left="720"/>
              <w:rPr>
                <w:rFonts w:asciiTheme="minorHAnsi" w:hAnsiTheme="minorHAnsi"/>
              </w:rPr>
            </w:pPr>
            <w:r w:rsidRPr="00C4111C">
              <w:rPr>
                <w:rFonts w:asciiTheme="minorHAnsi" w:hAnsiTheme="minorHAnsi"/>
              </w:rPr>
              <w:t>Facilitate planning, regular standup meetings, and reviews</w:t>
            </w:r>
            <w:commentRangeEnd w:id="1173"/>
            <w:r w:rsidR="00DF3E06" w:rsidRPr="005C48B2">
              <w:rPr>
                <w:rStyle w:val="CommentReference"/>
                <w:rFonts w:asciiTheme="minorHAnsi" w:hAnsiTheme="minorHAnsi"/>
                <w:sz w:val="20"/>
                <w:szCs w:val="20"/>
              </w:rPr>
              <w:commentReference w:id="1173"/>
            </w:r>
          </w:p>
        </w:tc>
      </w:tr>
      <w:tr w:rsidR="00A55E4F" w:rsidRPr="005C48B2" w14:paraId="26A3539D" w14:textId="77777777" w:rsidTr="00A55E4F">
        <w:trPr>
          <w:cnfStyle w:val="000000010000" w:firstRow="0" w:lastRow="0" w:firstColumn="0" w:lastColumn="0" w:oddVBand="0" w:evenVBand="0" w:oddHBand="0" w:evenHBand="1" w:firstRowFirstColumn="0" w:firstRowLastColumn="0" w:lastRowFirstColumn="0" w:lastRowLastColumn="0"/>
        </w:trPr>
        <w:tc>
          <w:tcPr>
            <w:tcW w:w="2160" w:type="dxa"/>
          </w:tcPr>
          <w:p w14:paraId="39CE0674" w14:textId="3FD02507" w:rsidR="00A55E4F" w:rsidRPr="005C48B2" w:rsidRDefault="00A55E4F" w:rsidP="00244654">
            <w:pPr>
              <w:pStyle w:val="TableText"/>
            </w:pPr>
            <w:commentRangeStart w:id="1174"/>
            <w:commentRangeStart w:id="1175"/>
            <w:commentRangeStart w:id="1176"/>
            <w:del w:id="1177" w:author="Francis Moigula" w:date="2026-06-04T14:03:00Z" w16du:dateUtc="2026-06-04T19:03:00Z">
              <w:r w:rsidDel="007551B8">
                <w:delText>Business architect / industry architect</w:delText>
              </w:r>
            </w:del>
            <w:ins w:id="1178" w:author="Francis Moigula" w:date="2026-06-04T14:03:00Z" w16du:dateUtc="2026-06-04T19:03:00Z">
              <w:r w:rsidR="007551B8">
                <w:t>Delivery Lead / Architect</w:t>
              </w:r>
            </w:ins>
            <w:r>
              <w:t xml:space="preserve"> </w:t>
            </w:r>
            <w:commentRangeEnd w:id="1174"/>
            <w:r w:rsidR="007551B8" w:rsidRPr="005C48B2">
              <w:rPr>
                <w:rStyle w:val="CommentReference"/>
                <w:sz w:val="20"/>
                <w:szCs w:val="24"/>
              </w:rPr>
              <w:commentReference w:id="1174"/>
            </w:r>
            <w:commentRangeEnd w:id="1175"/>
            <w:r w:rsidRPr="005C48B2">
              <w:rPr>
                <w:rStyle w:val="CommentReference"/>
                <w:sz w:val="20"/>
                <w:szCs w:val="24"/>
              </w:rPr>
              <w:commentReference w:id="1175"/>
            </w:r>
            <w:commentRangeEnd w:id="1176"/>
            <w:r w:rsidRPr="005C48B2">
              <w:rPr>
                <w:rStyle w:val="CommentReference"/>
                <w:sz w:val="20"/>
                <w:szCs w:val="24"/>
              </w:rPr>
              <w:commentReference w:id="1176"/>
            </w:r>
          </w:p>
        </w:tc>
        <w:tc>
          <w:tcPr>
            <w:tcW w:w="7200" w:type="dxa"/>
          </w:tcPr>
          <w:p w14:paraId="2FDA6AE1" w14:textId="77777777" w:rsidR="00A55E4F" w:rsidRPr="00DB2929" w:rsidRDefault="00A55E4F" w:rsidP="00A55E4F">
            <w:pPr>
              <w:pStyle w:val="Tablebullet1"/>
              <w:ind w:left="720"/>
            </w:pPr>
            <w:r w:rsidRPr="00DB2929">
              <w:t xml:space="preserve">Serve as the primary Microsoft point of contact for business engagement at the project level, ensuring alignment with agreed scope and objectives. </w:t>
            </w:r>
          </w:p>
          <w:p w14:paraId="6943124D" w14:textId="77777777" w:rsidR="00A55E4F" w:rsidRPr="00DB2929" w:rsidRDefault="00A55E4F" w:rsidP="00A55E4F">
            <w:pPr>
              <w:pStyle w:val="Tablebullet1"/>
              <w:ind w:left="720"/>
            </w:pPr>
            <w:r w:rsidRPr="00DB2929">
              <w:t xml:space="preserve">Facilitate business and technical workshops to explore customer needs, pain points, and strategic priorities. </w:t>
            </w:r>
          </w:p>
          <w:p w14:paraId="4D2208A3" w14:textId="77777777" w:rsidR="00A55E4F" w:rsidRPr="00DB2929" w:rsidRDefault="00A55E4F" w:rsidP="00A55E4F">
            <w:pPr>
              <w:pStyle w:val="Tablebullet1"/>
              <w:ind w:left="720"/>
            </w:pPr>
            <w:r w:rsidRPr="00DB2929">
              <w:t xml:space="preserve">Guide use case ideation and prioritization by helping the Customer articulate business scenarios and value drivers that will form the Use Case Inventory. </w:t>
            </w:r>
          </w:p>
          <w:p w14:paraId="2DB227F0" w14:textId="77777777" w:rsidR="00A55E4F" w:rsidRPr="00DB2929" w:rsidRDefault="00A55E4F" w:rsidP="00A55E4F">
            <w:pPr>
              <w:pStyle w:val="Tablebullet1"/>
              <w:ind w:left="720"/>
            </w:pPr>
            <w:r w:rsidRPr="00DB2929">
              <w:t xml:space="preserve">Translate business objectives into actionable insights for solution design without performing detailed fit-gap analysis. </w:t>
            </w:r>
          </w:p>
          <w:p w14:paraId="26B2EA0C" w14:textId="77777777" w:rsidR="00A55E4F" w:rsidRPr="00DB2929" w:rsidRDefault="00A55E4F" w:rsidP="00A55E4F">
            <w:pPr>
              <w:pStyle w:val="Tablebullet1"/>
              <w:ind w:left="720"/>
            </w:pPr>
            <w:r w:rsidRPr="00DB2929">
              <w:t xml:space="preserve">Provide industry and Microsoft best-practice guidance to ensure proposed use cases align with proven patterns and deliver measurable value. </w:t>
            </w:r>
          </w:p>
          <w:p w14:paraId="38C98941" w14:textId="77777777" w:rsidR="00A55E4F" w:rsidRPr="005C48B2" w:rsidRDefault="00A55E4F" w:rsidP="00A55E4F">
            <w:pPr>
              <w:pStyle w:val="Tablebullet1"/>
              <w:ind w:left="720"/>
              <w:rPr>
                <w:rFonts w:asciiTheme="minorHAnsi" w:hAnsiTheme="minorHAnsi"/>
              </w:rPr>
            </w:pPr>
            <w:r w:rsidRPr="00E43548">
              <w:t>Collaborate with technical leads</w:t>
            </w:r>
            <w:r w:rsidRPr="00DB2929">
              <w:t xml:space="preserve"> to validate feasibility and dependencies for identified use cases.</w:t>
            </w:r>
          </w:p>
        </w:tc>
      </w:tr>
      <w:tr w:rsidR="00A55E4F" w14:paraId="7677F1E8" w14:textId="77777777" w:rsidTr="00A55E4F">
        <w:trPr>
          <w:cnfStyle w:val="000000100000" w:firstRow="0" w:lastRow="0" w:firstColumn="0" w:lastColumn="0" w:oddVBand="0" w:evenVBand="0" w:oddHBand="1" w:evenHBand="0" w:firstRowFirstColumn="0" w:firstRowLastColumn="0" w:lastRowFirstColumn="0" w:lastRowLastColumn="0"/>
          <w:trHeight w:val="300"/>
        </w:trPr>
        <w:tc>
          <w:tcPr>
            <w:tcW w:w="2160" w:type="dxa"/>
          </w:tcPr>
          <w:p w14:paraId="62CB6F12" w14:textId="77777777" w:rsidR="00A55E4F" w:rsidRDefault="00A55E4F" w:rsidP="00244654">
            <w:pPr>
              <w:pStyle w:val="TableText"/>
              <w:rPr>
                <w:rFonts w:eastAsia="Segoe UI" w:cs="Segoe UI"/>
                <w:color w:val="000000" w:themeColor="text1"/>
                <w:szCs w:val="20"/>
              </w:rPr>
            </w:pPr>
            <w:r>
              <w:rPr>
                <w:rFonts w:eastAsia="Segoe UI" w:cs="Segoe UI"/>
                <w:color w:val="000000" w:themeColor="text1"/>
                <w:szCs w:val="20"/>
              </w:rPr>
              <w:t>Solution a</w:t>
            </w:r>
            <w:r w:rsidRPr="39F33284">
              <w:rPr>
                <w:rFonts w:eastAsia="Segoe UI" w:cs="Segoe UI"/>
                <w:color w:val="000000" w:themeColor="text1"/>
                <w:szCs w:val="20"/>
              </w:rPr>
              <w:t xml:space="preserve">rchitect </w:t>
            </w:r>
          </w:p>
        </w:tc>
        <w:tc>
          <w:tcPr>
            <w:tcW w:w="7200" w:type="dxa"/>
          </w:tcPr>
          <w:p w14:paraId="3170F8DB" w14:textId="77777777" w:rsidR="00A55E4F" w:rsidRPr="00AF0FD0" w:rsidRDefault="00A55E4F" w:rsidP="00A55E4F">
            <w:pPr>
              <w:pStyle w:val="Tablebullet1"/>
              <w:ind w:left="720"/>
            </w:pPr>
            <w:r w:rsidRPr="00AF0FD0">
              <w:t xml:space="preserve">Serve as the primary Microsoft point of contact for the respective technical domain or solution area. </w:t>
            </w:r>
          </w:p>
          <w:p w14:paraId="5607B1F0" w14:textId="77777777" w:rsidR="00A55E4F" w:rsidRPr="00AF0FD0" w:rsidRDefault="00A55E4F" w:rsidP="00A55E4F">
            <w:pPr>
              <w:pStyle w:val="Tablebullet1"/>
              <w:ind w:left="720"/>
            </w:pPr>
            <w:r w:rsidRPr="00AF0FD0">
              <w:t xml:space="preserve">Own solution design and architecture to ensure the proposed solution meets the outcomes of prioritized use cases. </w:t>
            </w:r>
          </w:p>
          <w:p w14:paraId="00422FDD" w14:textId="77777777" w:rsidR="00A55E4F" w:rsidRPr="00AF0FD0" w:rsidRDefault="00A55E4F" w:rsidP="00A55E4F">
            <w:pPr>
              <w:pStyle w:val="Tablebullet1"/>
              <w:ind w:left="720"/>
            </w:pPr>
            <w:r w:rsidRPr="00AF0FD0">
              <w:t>Collaborate with business</w:t>
            </w:r>
            <w:r>
              <w:t xml:space="preserve"> </w:t>
            </w:r>
            <w:r w:rsidRPr="00AF0FD0">
              <w:t>/</w:t>
            </w:r>
            <w:r>
              <w:t xml:space="preserve"> </w:t>
            </w:r>
            <w:r w:rsidRPr="00AF0FD0">
              <w:t xml:space="preserve">industry architect to translate business requirements into technical specifications and solution components. </w:t>
            </w:r>
          </w:p>
          <w:p w14:paraId="0632E570" w14:textId="3B427320" w:rsidR="00A55E4F" w:rsidRPr="00AF0FD0" w:rsidRDefault="00A55E4F" w:rsidP="00A55E4F">
            <w:pPr>
              <w:pStyle w:val="Tablebullet1"/>
              <w:ind w:left="720"/>
            </w:pPr>
            <w:r w:rsidRPr="00AF0FD0">
              <w:t xml:space="preserve">Identify the right Microsoft technologies and patterns to deliver expected business value and align with </w:t>
            </w:r>
            <w:ins w:id="1180" w:author="Wayne Schmoyer" w:date="2026-06-03T14:22:00Z" w16du:dateUtc="2026-06-03T18:22:00Z">
              <w:r w:rsidR="00A429D3">
                <w:t>re</w:t>
              </w:r>
            </w:ins>
            <w:ins w:id="1181" w:author="Wayne Schmoyer" w:date="2026-06-03T14:23:00Z" w16du:dateUtc="2026-06-03T18:23:00Z">
              <w:r w:rsidR="00A429D3">
                <w:t xml:space="preserve">commended </w:t>
              </w:r>
            </w:ins>
            <w:r w:rsidRPr="00AF0FD0">
              <w:t xml:space="preserve">practices. </w:t>
            </w:r>
          </w:p>
          <w:p w14:paraId="6998BD59" w14:textId="77777777" w:rsidR="00A55E4F" w:rsidRPr="00AF0FD0" w:rsidRDefault="00A55E4F" w:rsidP="00A55E4F">
            <w:pPr>
              <w:pStyle w:val="Tablebullet1"/>
              <w:ind w:left="720"/>
            </w:pPr>
            <w:r w:rsidRPr="00AF0FD0">
              <w:t xml:space="preserve">Lead technical workshops and design sessions focused on solution feasibility, integration, and performance. </w:t>
            </w:r>
          </w:p>
          <w:p w14:paraId="23A4E85F" w14:textId="77777777" w:rsidR="00A55E4F" w:rsidRPr="00AF0FD0" w:rsidRDefault="00A55E4F" w:rsidP="00A55E4F">
            <w:pPr>
              <w:pStyle w:val="Tablebullet1"/>
              <w:ind w:left="720"/>
            </w:pPr>
            <w:r w:rsidRPr="00AF0FD0">
              <w:t xml:space="preserve">Provide guidance on implementation approach, dependencies, and scalability based on Microsoft-recommended practices. </w:t>
            </w:r>
          </w:p>
          <w:p w14:paraId="08733A77" w14:textId="77777777" w:rsidR="00A55E4F" w:rsidRDefault="00A55E4F" w:rsidP="00A55E4F">
            <w:pPr>
              <w:pStyle w:val="Tablebullet1"/>
              <w:ind w:left="720"/>
            </w:pPr>
            <w:r w:rsidRPr="00AF0FD0">
              <w:t>Ensure technical alignment across all phases and validate that the solution supports agreed KPIs and success criteria.</w:t>
            </w:r>
          </w:p>
          <w:p w14:paraId="47969250" w14:textId="77777777" w:rsidR="00A55E4F" w:rsidRPr="00AF0FD0" w:rsidRDefault="00A55E4F" w:rsidP="00A55E4F">
            <w:pPr>
              <w:pStyle w:val="Tablebullet1"/>
              <w:ind w:left="720"/>
            </w:pPr>
            <w:r w:rsidRPr="00630B7C">
              <w:t>Participate in Architecture Review Board (ARB) sessions to review and approve architectural decisions</w:t>
            </w:r>
            <w:r>
              <w:t>.</w:t>
            </w:r>
          </w:p>
        </w:tc>
      </w:tr>
      <w:tr w:rsidR="00A55E4F" w:rsidRPr="005C48B2" w14:paraId="5B6F24BD" w14:textId="77777777" w:rsidTr="00A55E4F">
        <w:trPr>
          <w:cnfStyle w:val="000000010000" w:firstRow="0" w:lastRow="0" w:firstColumn="0" w:lastColumn="0" w:oddVBand="0" w:evenVBand="0" w:oddHBand="0" w:evenHBand="1" w:firstRowFirstColumn="0" w:firstRowLastColumn="0" w:lastRowFirstColumn="0" w:lastRowLastColumn="0"/>
        </w:trPr>
        <w:tc>
          <w:tcPr>
            <w:tcW w:w="2160" w:type="dxa"/>
          </w:tcPr>
          <w:p w14:paraId="7288523B" w14:textId="77777777" w:rsidR="00A55E4F" w:rsidRPr="00CC1305" w:rsidRDefault="00A55E4F" w:rsidP="00244654">
            <w:pPr>
              <w:pStyle w:val="TableText"/>
              <w:rPr>
                <w:b/>
              </w:rPr>
            </w:pPr>
            <w:r w:rsidRPr="00CC1305">
              <w:rPr>
                <w:b/>
              </w:rPr>
              <w:t>Power Platform Consultant</w:t>
            </w:r>
          </w:p>
        </w:tc>
        <w:tc>
          <w:tcPr>
            <w:tcW w:w="7200" w:type="dxa"/>
          </w:tcPr>
          <w:p w14:paraId="72C7927F" w14:textId="77777777" w:rsidR="00A55E4F" w:rsidRPr="00AE15AD" w:rsidRDefault="00A55E4F" w:rsidP="00A55E4F">
            <w:pPr>
              <w:pStyle w:val="Tablebullet1"/>
              <w:ind w:left="720"/>
            </w:pPr>
            <w:r w:rsidRPr="00AE15AD">
              <w:t xml:space="preserve">Participate in the agile development of Power Platform solutions, including configuration, customization, and automation of business processes. </w:t>
            </w:r>
          </w:p>
          <w:p w14:paraId="6D4C1615" w14:textId="77777777" w:rsidR="00A55E4F" w:rsidRPr="00AE15AD" w:rsidRDefault="00A55E4F" w:rsidP="00A55E4F">
            <w:pPr>
              <w:pStyle w:val="Tablebullet1"/>
              <w:ind w:left="720"/>
            </w:pPr>
            <w:r w:rsidRPr="00AE15AD">
              <w:t xml:space="preserve">Collaborate with onshore and customer teams to deliver technical components, integrations, and enhancements according to solution architecture. </w:t>
            </w:r>
          </w:p>
          <w:p w14:paraId="1AF81EE3" w14:textId="268B8E28" w:rsidR="00A55E4F" w:rsidRPr="00AE15AD" w:rsidRDefault="00A55E4F" w:rsidP="00A55E4F">
            <w:pPr>
              <w:pStyle w:val="Tablebullet1"/>
              <w:ind w:left="720"/>
            </w:pPr>
            <w:r w:rsidRPr="00AE15AD">
              <w:t xml:space="preserve">Develop and document build tasks, technical specifications, and iterative releases for assigned use cases. </w:t>
            </w:r>
          </w:p>
          <w:p w14:paraId="3BC5BCA9" w14:textId="77777777" w:rsidR="00A55E4F" w:rsidRPr="00AE15AD" w:rsidRDefault="00A55E4F" w:rsidP="00A55E4F">
            <w:pPr>
              <w:pStyle w:val="Tablebullet1"/>
              <w:ind w:left="720"/>
            </w:pPr>
            <w:r w:rsidRPr="00AE15AD">
              <w:t xml:space="preserve">Support testing activities by preparing test data, executing test scripts, and addressing defects during development cycles. </w:t>
            </w:r>
          </w:p>
          <w:p w14:paraId="2BE38333" w14:textId="77777777" w:rsidR="00A55E4F" w:rsidRPr="00AE15AD" w:rsidRDefault="00A55E4F" w:rsidP="00A55E4F">
            <w:pPr>
              <w:pStyle w:val="Tablebullet1"/>
              <w:ind w:left="720"/>
            </w:pPr>
            <w:r w:rsidRPr="00AE15AD">
              <w:t xml:space="preserve">Provide technical input for fit-gap analysis, solution design, and implementation planning. </w:t>
            </w:r>
          </w:p>
          <w:p w14:paraId="522D1345" w14:textId="77777777" w:rsidR="00A55E4F" w:rsidRPr="00AE15AD" w:rsidRDefault="00A55E4F" w:rsidP="00A55E4F">
            <w:pPr>
              <w:pStyle w:val="Tablebullet1"/>
              <w:ind w:left="720"/>
            </w:pPr>
            <w:r w:rsidRPr="00AE15AD">
              <w:t xml:space="preserve">Coordinate with project managers and architects to track progress, manage dependencies, and address technical issues across workstreams. </w:t>
            </w:r>
          </w:p>
          <w:p w14:paraId="26490C71" w14:textId="77777777" w:rsidR="00A55E4F" w:rsidRPr="00280BDE" w:rsidRDefault="00A55E4F" w:rsidP="00A55E4F">
            <w:pPr>
              <w:pStyle w:val="Tablebullet1"/>
              <w:ind w:left="720"/>
            </w:pPr>
            <w:r w:rsidRPr="00AE15AD">
              <w:t>Transfer knowledge and implementation details to customer and project team members as required.</w:t>
            </w:r>
          </w:p>
        </w:tc>
      </w:tr>
      <w:tr w:rsidR="00A55E4F" w:rsidRPr="005C48B2" w14:paraId="0E5F1F0E" w14:textId="77777777" w:rsidTr="00A55E4F">
        <w:trPr>
          <w:cnfStyle w:val="000000100000" w:firstRow="0" w:lastRow="0" w:firstColumn="0" w:lastColumn="0" w:oddVBand="0" w:evenVBand="0" w:oddHBand="1" w:evenHBand="0" w:firstRowFirstColumn="0" w:firstRowLastColumn="0" w:lastRowFirstColumn="0" w:lastRowLastColumn="0"/>
        </w:trPr>
        <w:tc>
          <w:tcPr>
            <w:tcW w:w="2160" w:type="dxa"/>
          </w:tcPr>
          <w:p w14:paraId="51E150C2" w14:textId="77777777" w:rsidR="00A55E4F" w:rsidRDefault="00A55E4F" w:rsidP="00244654">
            <w:pPr>
              <w:pStyle w:val="TableText"/>
            </w:pPr>
            <w:r w:rsidRPr="00CC1305">
              <w:rPr>
                <w:b/>
              </w:rPr>
              <w:t>Dev Lead/Scrum Master</w:t>
            </w:r>
          </w:p>
        </w:tc>
        <w:tc>
          <w:tcPr>
            <w:tcW w:w="7200" w:type="dxa"/>
          </w:tcPr>
          <w:p w14:paraId="4BE4041C" w14:textId="77777777" w:rsidR="00A55E4F" w:rsidRPr="00280BDE" w:rsidRDefault="00A55E4F" w:rsidP="00A55E4F">
            <w:pPr>
              <w:pStyle w:val="Tablebullet1"/>
              <w:ind w:left="720"/>
            </w:pPr>
            <w:r w:rsidRPr="00280BDE">
              <w:t xml:space="preserve">Lead the offshore development team </w:t>
            </w:r>
          </w:p>
          <w:p w14:paraId="057E73A7" w14:textId="77777777" w:rsidR="00A55E4F" w:rsidRPr="00280BDE" w:rsidRDefault="00A55E4F" w:rsidP="00A55E4F">
            <w:pPr>
              <w:pStyle w:val="Tablebullet1"/>
              <w:ind w:left="720"/>
            </w:pPr>
            <w:r w:rsidRPr="00280BDE">
              <w:t xml:space="preserve">Serve as Scrum Master, facilitating sprint planning, daily stand-ups, sprint reviews, and retrospectives. </w:t>
            </w:r>
          </w:p>
          <w:p w14:paraId="5F277A19" w14:textId="77777777" w:rsidR="00A55E4F" w:rsidRPr="00280BDE" w:rsidRDefault="00A55E4F" w:rsidP="00A55E4F">
            <w:pPr>
              <w:pStyle w:val="Tablebullet1"/>
              <w:ind w:left="720"/>
            </w:pPr>
            <w:r w:rsidRPr="00280BDE">
              <w:t xml:space="preserve">Coordinate with onshore and </w:t>
            </w:r>
            <w:r>
              <w:t xml:space="preserve">offshore </w:t>
            </w:r>
            <w:r w:rsidRPr="00280BDE">
              <w:t xml:space="preserve">teams to align backlog priorities, clarify requirements, and remove impediments. </w:t>
            </w:r>
          </w:p>
          <w:p w14:paraId="08840646" w14:textId="77777777" w:rsidR="00A55E4F" w:rsidRPr="00280BDE" w:rsidRDefault="00A55E4F" w:rsidP="00A55E4F">
            <w:pPr>
              <w:pStyle w:val="Tablebullet1"/>
              <w:ind w:left="720"/>
            </w:pPr>
            <w:r w:rsidRPr="00280BDE">
              <w:t xml:space="preserve">Track progress of development tasks, manage sprint commitments, and iterative releases. </w:t>
            </w:r>
          </w:p>
          <w:p w14:paraId="4BF16234" w14:textId="77777777" w:rsidR="00A55E4F" w:rsidRPr="00280BDE" w:rsidRDefault="00A55E4F" w:rsidP="00A55E4F">
            <w:pPr>
              <w:pStyle w:val="Tablebullet1"/>
              <w:ind w:left="720"/>
            </w:pPr>
            <w:r w:rsidRPr="00280BDE">
              <w:t xml:space="preserve">Support the translation of solution architecture into actionable development tasks and oversee their execution. </w:t>
            </w:r>
          </w:p>
          <w:p w14:paraId="06513644" w14:textId="23563268" w:rsidR="00A55E4F" w:rsidRPr="00280BDE" w:rsidRDefault="00A55E4F" w:rsidP="00A55E4F">
            <w:pPr>
              <w:pStyle w:val="Tablebullet1"/>
              <w:ind w:left="720"/>
            </w:pPr>
            <w:r w:rsidRPr="00280BDE">
              <w:t xml:space="preserve">Foster a culture of continuous improvement, technical excellence, and agile </w:t>
            </w:r>
            <w:r w:rsidR="000669CF">
              <w:t>recommended</w:t>
            </w:r>
            <w:r w:rsidR="000669CF" w:rsidRPr="00280BDE">
              <w:t xml:space="preserve"> </w:t>
            </w:r>
            <w:r w:rsidRPr="00280BDE">
              <w:t xml:space="preserve">practices within the offshore team. </w:t>
            </w:r>
          </w:p>
          <w:p w14:paraId="749B8C37" w14:textId="77777777" w:rsidR="00A55E4F" w:rsidRPr="009B7012" w:rsidRDefault="00A55E4F" w:rsidP="00A55E4F">
            <w:pPr>
              <w:pStyle w:val="Tablebullet1"/>
              <w:ind w:left="720"/>
            </w:pPr>
            <w:r w:rsidRPr="00280BDE">
              <w:t>Report status, risks, and issues to the Project Manager and participate in project governance as required.</w:t>
            </w:r>
          </w:p>
        </w:tc>
      </w:tr>
      <w:tr w:rsidR="00A55E4F" w:rsidRPr="005C48B2" w14:paraId="755770D5" w14:textId="77777777" w:rsidTr="00A55E4F">
        <w:trPr>
          <w:cnfStyle w:val="000000010000" w:firstRow="0" w:lastRow="0" w:firstColumn="0" w:lastColumn="0" w:oddVBand="0" w:evenVBand="0" w:oddHBand="0" w:evenHBand="1" w:firstRowFirstColumn="0" w:firstRowLastColumn="0" w:lastRowFirstColumn="0" w:lastRowLastColumn="0"/>
        </w:trPr>
        <w:tc>
          <w:tcPr>
            <w:tcW w:w="2160" w:type="dxa"/>
          </w:tcPr>
          <w:p w14:paraId="72372656" w14:textId="77777777" w:rsidR="00A55E4F" w:rsidRPr="00CC1305" w:rsidRDefault="00A55E4F" w:rsidP="00244654">
            <w:pPr>
              <w:pStyle w:val="TableText"/>
              <w:rPr>
                <w:b/>
              </w:rPr>
            </w:pPr>
            <w:r w:rsidRPr="00CC1305">
              <w:rPr>
                <w:b/>
              </w:rPr>
              <w:t>Tester</w:t>
            </w:r>
          </w:p>
        </w:tc>
        <w:tc>
          <w:tcPr>
            <w:tcW w:w="7200" w:type="dxa"/>
          </w:tcPr>
          <w:p w14:paraId="48C6B1AB" w14:textId="77777777" w:rsidR="00A55E4F" w:rsidRPr="000B0C05" w:rsidRDefault="00A55E4F" w:rsidP="00A55E4F">
            <w:pPr>
              <w:pStyle w:val="Tablebullet1"/>
              <w:ind w:left="720"/>
            </w:pPr>
            <w:r w:rsidRPr="000B0C05">
              <w:t xml:space="preserve">Build and execute test scripts for assigned features and user stories. </w:t>
            </w:r>
          </w:p>
          <w:p w14:paraId="099AD3DA" w14:textId="77777777" w:rsidR="00A55E4F" w:rsidRPr="000B0C05" w:rsidRDefault="00A55E4F" w:rsidP="00A55E4F">
            <w:pPr>
              <w:pStyle w:val="Tablebullet1"/>
              <w:ind w:left="720"/>
            </w:pPr>
            <w:r w:rsidRPr="000B0C05">
              <w:t xml:space="preserve">Conduct functional, system, and integration testing across project environments. </w:t>
            </w:r>
          </w:p>
          <w:p w14:paraId="13BE06CC" w14:textId="77777777" w:rsidR="00A55E4F" w:rsidRPr="000B0C05" w:rsidRDefault="00A55E4F" w:rsidP="00A55E4F">
            <w:pPr>
              <w:pStyle w:val="Tablebullet1"/>
              <w:ind w:left="720"/>
            </w:pPr>
            <w:r w:rsidRPr="000B0C05">
              <w:t xml:space="preserve">Log defects, track resolution status, and retest fixes during development cycles. </w:t>
            </w:r>
          </w:p>
          <w:p w14:paraId="7C178737" w14:textId="77777777" w:rsidR="00A55E4F" w:rsidRPr="000B0C05" w:rsidRDefault="00A55E4F" w:rsidP="00A55E4F">
            <w:pPr>
              <w:pStyle w:val="Tablebullet1"/>
              <w:ind w:left="720"/>
            </w:pPr>
            <w:r w:rsidRPr="000B0C05">
              <w:t xml:space="preserve">Participate in test case reviews and contribute to test data preparation. </w:t>
            </w:r>
          </w:p>
          <w:p w14:paraId="2DAB3148" w14:textId="77777777" w:rsidR="00A55E4F" w:rsidRPr="000B0C05" w:rsidRDefault="00A55E4F" w:rsidP="00A55E4F">
            <w:pPr>
              <w:pStyle w:val="Tablebullet1"/>
              <w:ind w:left="720"/>
            </w:pPr>
            <w:r w:rsidRPr="000B0C05">
              <w:t xml:space="preserve">Provide user acceptance testing (UAT) support and document test results. </w:t>
            </w:r>
          </w:p>
          <w:p w14:paraId="1B8E6B01" w14:textId="77777777" w:rsidR="00A55E4F" w:rsidRPr="000B0C05" w:rsidRDefault="00A55E4F" w:rsidP="00A55E4F">
            <w:pPr>
              <w:pStyle w:val="Tablebullet1"/>
              <w:ind w:left="720"/>
            </w:pPr>
            <w:r w:rsidRPr="000B0C05">
              <w:t xml:space="preserve">Collaborate with developers, test leads, and project teams to clarify requirements and resolve issues. </w:t>
            </w:r>
          </w:p>
          <w:p w14:paraId="41ABC2A8" w14:textId="77777777" w:rsidR="00A55E4F" w:rsidRPr="00280BDE" w:rsidRDefault="00A55E4F" w:rsidP="00A55E4F">
            <w:pPr>
              <w:pStyle w:val="Tablebullet1"/>
              <w:ind w:left="720"/>
            </w:pPr>
            <w:r w:rsidRPr="000B0C05">
              <w:t>Transfer testing knowledge</w:t>
            </w:r>
          </w:p>
        </w:tc>
      </w:tr>
      <w:tr w:rsidR="00A55E4F" w:rsidRPr="005C48B2" w14:paraId="3ABE0596" w14:textId="77777777" w:rsidTr="00A55E4F">
        <w:trPr>
          <w:cnfStyle w:val="000000100000" w:firstRow="0" w:lastRow="0" w:firstColumn="0" w:lastColumn="0" w:oddVBand="0" w:evenVBand="0" w:oddHBand="1" w:evenHBand="0" w:firstRowFirstColumn="0" w:firstRowLastColumn="0" w:lastRowFirstColumn="0" w:lastRowLastColumn="0"/>
        </w:trPr>
        <w:tc>
          <w:tcPr>
            <w:tcW w:w="2160" w:type="dxa"/>
          </w:tcPr>
          <w:p w14:paraId="3690985C" w14:textId="77777777" w:rsidR="00A55E4F" w:rsidRPr="00CC1305" w:rsidRDefault="00A55E4F" w:rsidP="00244654">
            <w:pPr>
              <w:pStyle w:val="TableText"/>
              <w:rPr>
                <w:b/>
              </w:rPr>
            </w:pPr>
            <w:r w:rsidRPr="00CC1305">
              <w:rPr>
                <w:b/>
              </w:rPr>
              <w:t>Security Architect</w:t>
            </w:r>
          </w:p>
        </w:tc>
        <w:tc>
          <w:tcPr>
            <w:tcW w:w="7200" w:type="dxa"/>
          </w:tcPr>
          <w:p w14:paraId="6431DA5C" w14:textId="77777777" w:rsidR="00A55E4F" w:rsidRPr="00630B7C" w:rsidRDefault="00A55E4F" w:rsidP="00A55E4F">
            <w:pPr>
              <w:pStyle w:val="Tablebullet1"/>
              <w:ind w:left="720"/>
            </w:pPr>
            <w:r w:rsidRPr="00630B7C">
              <w:t xml:space="preserve">Lead and conduct solution security design reviews for project components. </w:t>
            </w:r>
          </w:p>
          <w:p w14:paraId="6792EC90" w14:textId="77777777" w:rsidR="00A55E4F" w:rsidRPr="00630B7C" w:rsidRDefault="00A55E4F" w:rsidP="00A55E4F">
            <w:pPr>
              <w:pStyle w:val="Tablebullet1"/>
              <w:ind w:left="720"/>
            </w:pPr>
            <w:r w:rsidRPr="00630B7C">
              <w:t xml:space="preserve">Provide guidance on security architecture, risk identification, and mitigation strategies. </w:t>
            </w:r>
          </w:p>
          <w:p w14:paraId="0A8A34CC" w14:textId="77777777" w:rsidR="00A55E4F" w:rsidRPr="00630B7C" w:rsidRDefault="00A55E4F" w:rsidP="00A55E4F">
            <w:pPr>
              <w:pStyle w:val="Tablebullet1"/>
              <w:ind w:left="720"/>
            </w:pPr>
            <w:r w:rsidRPr="00630B7C">
              <w:t xml:space="preserve">Advise on implementation of security controls, compliance requirements, and data protection standards. </w:t>
            </w:r>
          </w:p>
          <w:p w14:paraId="73181979" w14:textId="77777777" w:rsidR="00A55E4F" w:rsidRPr="00630B7C" w:rsidRDefault="00A55E4F" w:rsidP="00A55E4F">
            <w:pPr>
              <w:pStyle w:val="Tablebullet1"/>
              <w:ind w:left="720"/>
            </w:pPr>
            <w:r w:rsidRPr="00630B7C">
              <w:t xml:space="preserve">Collaborate with Ford and Microsoft teams to address high-risk configurations and recommend technical solutions. </w:t>
            </w:r>
          </w:p>
          <w:p w14:paraId="7E962CF7" w14:textId="77777777" w:rsidR="00A55E4F" w:rsidRPr="00630B7C" w:rsidRDefault="00A55E4F" w:rsidP="00A55E4F">
            <w:pPr>
              <w:pStyle w:val="Tablebullet1"/>
              <w:ind w:left="720"/>
            </w:pPr>
            <w:r w:rsidRPr="00630B7C">
              <w:t xml:space="preserve">Document security recommendations, decisions, and rationale for project records. </w:t>
            </w:r>
          </w:p>
          <w:p w14:paraId="6248033A" w14:textId="77777777" w:rsidR="00A55E4F" w:rsidRPr="00630B7C" w:rsidRDefault="00A55E4F" w:rsidP="00A55E4F">
            <w:pPr>
              <w:pStyle w:val="Tablebullet1"/>
              <w:ind w:left="720"/>
            </w:pPr>
            <w:r w:rsidRPr="00630B7C">
              <w:t xml:space="preserve">Participate in Architecture Review Board (ARB) sessions to review and approve security-related architectural decisions. </w:t>
            </w:r>
          </w:p>
          <w:p w14:paraId="7FB0BFE1" w14:textId="75944F34" w:rsidR="00A55E4F" w:rsidRPr="00280BDE" w:rsidRDefault="00A55E4F" w:rsidP="00A55E4F">
            <w:pPr>
              <w:pStyle w:val="Tablebullet1"/>
              <w:ind w:left="720"/>
            </w:pPr>
            <w:r w:rsidRPr="00630B7C">
              <w:t xml:space="preserve">Support knowledge transfer on </w:t>
            </w:r>
            <w:r w:rsidR="00442B67">
              <w:t xml:space="preserve">recommended </w:t>
            </w:r>
            <w:r w:rsidRPr="00630B7C">
              <w:t>security practices to project stakeholders.</w:t>
            </w:r>
          </w:p>
        </w:tc>
      </w:tr>
      <w:tr w:rsidR="00A55E4F" w:rsidRPr="005C48B2" w14:paraId="268820B2" w14:textId="77777777" w:rsidTr="00A55E4F">
        <w:trPr>
          <w:cnfStyle w:val="000000010000" w:firstRow="0" w:lastRow="0" w:firstColumn="0" w:lastColumn="0" w:oddVBand="0" w:evenVBand="0" w:oddHBand="0" w:evenHBand="1" w:firstRowFirstColumn="0" w:firstRowLastColumn="0" w:lastRowFirstColumn="0" w:lastRowLastColumn="0"/>
        </w:trPr>
        <w:tc>
          <w:tcPr>
            <w:tcW w:w="2160" w:type="dxa"/>
          </w:tcPr>
          <w:p w14:paraId="26E9263B" w14:textId="77777777" w:rsidR="00A55E4F" w:rsidRPr="00CC1305" w:rsidRDefault="00A55E4F" w:rsidP="00244654">
            <w:pPr>
              <w:pStyle w:val="TableText"/>
              <w:rPr>
                <w:b/>
              </w:rPr>
            </w:pPr>
            <w:r w:rsidRPr="00CC1305">
              <w:rPr>
                <w:b/>
              </w:rPr>
              <w:t>Security Consultant</w:t>
            </w:r>
          </w:p>
        </w:tc>
        <w:tc>
          <w:tcPr>
            <w:tcW w:w="7200" w:type="dxa"/>
          </w:tcPr>
          <w:p w14:paraId="596C7DFF" w14:textId="77777777" w:rsidR="00A55E4F" w:rsidRDefault="00A55E4F" w:rsidP="00A55E4F">
            <w:pPr>
              <w:pStyle w:val="Tablebullet1"/>
              <w:ind w:left="720"/>
            </w:pPr>
            <w:r>
              <w:t xml:space="preserve">Conducts the solution security design review </w:t>
            </w:r>
          </w:p>
          <w:p w14:paraId="322A944D" w14:textId="77777777" w:rsidR="00A55E4F" w:rsidRPr="00280BDE" w:rsidRDefault="00A55E4F" w:rsidP="00A55E4F">
            <w:pPr>
              <w:pStyle w:val="Tablebullet1"/>
              <w:ind w:left="720"/>
            </w:pPr>
            <w:r>
              <w:t xml:space="preserve">Provide guidance and assistance to the engagement team to identify high risk configurations and recommend mitigations for the most significant risks of the solution design. </w:t>
            </w:r>
          </w:p>
        </w:tc>
      </w:tr>
      <w:tr w:rsidR="00A55E4F" w:rsidRPr="005C48B2" w14:paraId="3202A6FB" w14:textId="77777777" w:rsidTr="00A55E4F">
        <w:trPr>
          <w:cnfStyle w:val="000000100000" w:firstRow="0" w:lastRow="0" w:firstColumn="0" w:lastColumn="0" w:oddVBand="0" w:evenVBand="0" w:oddHBand="1" w:evenHBand="0" w:firstRowFirstColumn="0" w:firstRowLastColumn="0" w:lastRowFirstColumn="0" w:lastRowLastColumn="0"/>
        </w:trPr>
        <w:tc>
          <w:tcPr>
            <w:tcW w:w="2160" w:type="dxa"/>
          </w:tcPr>
          <w:p w14:paraId="4F5B1485" w14:textId="77777777" w:rsidR="00A55E4F" w:rsidRPr="00CC1305" w:rsidRDefault="00A55E4F" w:rsidP="00244654">
            <w:pPr>
              <w:pStyle w:val="TableText"/>
              <w:rPr>
                <w:b/>
              </w:rPr>
            </w:pPr>
            <w:r w:rsidRPr="00CC1305">
              <w:rPr>
                <w:b/>
              </w:rPr>
              <w:t>ACSM Architect</w:t>
            </w:r>
          </w:p>
        </w:tc>
        <w:tc>
          <w:tcPr>
            <w:tcW w:w="7200" w:type="dxa"/>
          </w:tcPr>
          <w:p w14:paraId="742F1392" w14:textId="77777777" w:rsidR="00A55E4F" w:rsidRDefault="00A55E4F" w:rsidP="00A55E4F">
            <w:pPr>
              <w:pStyle w:val="Tablebullet1"/>
              <w:ind w:left="720"/>
            </w:pPr>
            <w:r>
              <w:t>Provide oversight and governance for the Microsoft Organizational Enablement delivery.</w:t>
            </w:r>
          </w:p>
          <w:p w14:paraId="4D0EBF66" w14:textId="77777777" w:rsidR="00A55E4F" w:rsidRDefault="00A55E4F" w:rsidP="00A55E4F">
            <w:pPr>
              <w:pStyle w:val="Tablebullet1"/>
              <w:ind w:left="720"/>
            </w:pPr>
            <w:r>
              <w:t>Take responsibility for Microsoft Organizational Enablement resource allocation, risk management, engagement priorities, and communication with executive management.</w:t>
            </w:r>
          </w:p>
          <w:p w14:paraId="49D19388" w14:textId="77777777" w:rsidR="00A55E4F" w:rsidRDefault="00A55E4F" w:rsidP="00A55E4F">
            <w:pPr>
              <w:pStyle w:val="Tablebullet1"/>
              <w:ind w:left="720"/>
            </w:pPr>
            <w:r>
              <w:t>Verify that the work is completed according to the plan.</w:t>
            </w:r>
          </w:p>
          <w:p w14:paraId="08159C54" w14:textId="77777777" w:rsidR="00A55E4F" w:rsidRDefault="00A55E4F" w:rsidP="00A55E4F">
            <w:pPr>
              <w:pStyle w:val="Tablebullet1"/>
              <w:ind w:left="720"/>
            </w:pPr>
            <w:r>
              <w:t>Provide Organizational Enablement thought leadership.</w:t>
            </w:r>
          </w:p>
          <w:p w14:paraId="401B06C7" w14:textId="77777777" w:rsidR="00A55E4F" w:rsidRDefault="00A55E4F" w:rsidP="00A55E4F">
            <w:pPr>
              <w:pStyle w:val="Tablebullet1"/>
              <w:ind w:left="720"/>
            </w:pPr>
            <w:r>
              <w:t>Deliver Organizational Enablement sessions, workshops, classes, work products, in accordance with the engagement scope.</w:t>
            </w:r>
          </w:p>
          <w:p w14:paraId="67DFC5F9" w14:textId="77777777" w:rsidR="00A55E4F" w:rsidRDefault="00A55E4F" w:rsidP="00A55E4F">
            <w:pPr>
              <w:pStyle w:val="Tablebullet1"/>
              <w:ind w:left="720"/>
            </w:pPr>
            <w:r>
              <w:t>Verify that engagement sponsors are equipped with the knowledge and tools needed to be effective leaders of change.</w:t>
            </w:r>
          </w:p>
          <w:p w14:paraId="0EBADED1" w14:textId="77777777" w:rsidR="00A55E4F" w:rsidRDefault="00A55E4F" w:rsidP="00A55E4F">
            <w:pPr>
              <w:pStyle w:val="Tablebullet1"/>
              <w:ind w:left="720"/>
            </w:pPr>
            <w:r w:rsidRPr="00630B7C">
              <w:t>Participate in Architecture Review Board (ARB) sessions to review and approve architectural decisions</w:t>
            </w:r>
            <w:r>
              <w:t>.</w:t>
            </w:r>
          </w:p>
        </w:tc>
      </w:tr>
      <w:tr w:rsidR="00A55E4F" w:rsidRPr="005C48B2" w14:paraId="7C142C30" w14:textId="77777777" w:rsidTr="00A55E4F">
        <w:trPr>
          <w:cnfStyle w:val="000000010000" w:firstRow="0" w:lastRow="0" w:firstColumn="0" w:lastColumn="0" w:oddVBand="0" w:evenVBand="0" w:oddHBand="0" w:evenHBand="1" w:firstRowFirstColumn="0" w:firstRowLastColumn="0" w:lastRowFirstColumn="0" w:lastRowLastColumn="0"/>
        </w:trPr>
        <w:tc>
          <w:tcPr>
            <w:tcW w:w="2160" w:type="dxa"/>
          </w:tcPr>
          <w:p w14:paraId="2ACCC7B9" w14:textId="77777777" w:rsidR="00A55E4F" w:rsidRPr="00CC1305" w:rsidRDefault="00A55E4F" w:rsidP="00244654">
            <w:pPr>
              <w:pStyle w:val="TableText"/>
              <w:rPr>
                <w:b/>
              </w:rPr>
            </w:pPr>
            <w:r w:rsidRPr="00CC1305">
              <w:rPr>
                <w:b/>
              </w:rPr>
              <w:t>ACSM Consultant/s</w:t>
            </w:r>
          </w:p>
        </w:tc>
        <w:tc>
          <w:tcPr>
            <w:tcW w:w="7200" w:type="dxa"/>
          </w:tcPr>
          <w:p w14:paraId="0D16C433" w14:textId="77777777" w:rsidR="00A55E4F" w:rsidRDefault="00A55E4F" w:rsidP="00A55E4F">
            <w:pPr>
              <w:pStyle w:val="Tablebullet1"/>
              <w:ind w:left="720"/>
            </w:pPr>
            <w:r>
              <w:t>Have deep knowledge of, and skills in, specific Organizational Enablement domains.</w:t>
            </w:r>
          </w:p>
          <w:p w14:paraId="3D7190A6" w14:textId="77777777" w:rsidR="00A55E4F" w:rsidRDefault="00A55E4F" w:rsidP="00A55E4F">
            <w:pPr>
              <w:pStyle w:val="Tablebullet1"/>
              <w:ind w:left="720"/>
            </w:pPr>
            <w:r>
              <w:t>Take responsibility for the Organizational Enablement delivery of sessions, workshops, work products related to their areas of expertise.</w:t>
            </w:r>
          </w:p>
          <w:p w14:paraId="48C70C04" w14:textId="77777777" w:rsidR="00A55E4F" w:rsidRDefault="00A55E4F" w:rsidP="00A55E4F">
            <w:pPr>
              <w:pStyle w:val="Tablebullet1"/>
              <w:ind w:left="720"/>
            </w:pPr>
            <w:r>
              <w:t>Verify that Ford change managers are equipped with the knowledge and tools needed to effectively manage the change network.</w:t>
            </w:r>
          </w:p>
          <w:p w14:paraId="1724DBE2" w14:textId="77777777" w:rsidR="00A55E4F" w:rsidRDefault="00A55E4F" w:rsidP="00A55E4F">
            <w:pPr>
              <w:pStyle w:val="Tablebullet1"/>
              <w:ind w:left="720"/>
            </w:pPr>
            <w:r>
              <w:t>Adoption Content Creation/Curation.</w:t>
            </w:r>
          </w:p>
        </w:tc>
      </w:tr>
    </w:tbl>
    <w:p w14:paraId="0B8264F8" w14:textId="6F2D8CC8" w:rsidR="00625134" w:rsidRDefault="00625134" w:rsidP="00E26C98">
      <w:pPr>
        <w:pStyle w:val="Heading2NUM"/>
      </w:pPr>
      <w:bookmarkStart w:id="1182" w:name="_Toc231555159"/>
      <w:r>
        <w:t>Executive steering committee</w:t>
      </w:r>
      <w:bookmarkEnd w:id="1182"/>
    </w:p>
    <w:p w14:paraId="17F4C6A4" w14:textId="2FEDC8DC" w:rsidR="00CA523B" w:rsidRDefault="00CA523B" w:rsidP="00CA523B">
      <w:r>
        <w:t xml:space="preserve">The executive steering committee provides overall senior management oversight and strategic direction for the </w:t>
      </w:r>
      <w:r w:rsidR="00E86063">
        <w:t>project</w:t>
      </w:r>
      <w:r>
        <w:t xml:space="preserve">. In addition, it removes obstacles for the </w:t>
      </w:r>
      <w:r w:rsidR="00E86063">
        <w:t>project</w:t>
      </w:r>
      <w:r>
        <w:t xml:space="preserve"> team. The executive steering committee for the </w:t>
      </w:r>
      <w:r w:rsidR="00E86063">
        <w:t>project</w:t>
      </w:r>
      <w:r>
        <w:t xml:space="preserve"> will meet </w:t>
      </w:r>
      <w:r w:rsidR="00E91959">
        <w:t>with</w:t>
      </w:r>
      <w:r>
        <w:t xml:space="preserve"> the frequency defined in the communication plan and will include the roles listed in the table below.</w:t>
      </w:r>
    </w:p>
    <w:p w14:paraId="28E22489" w14:textId="27D5DAB8" w:rsidR="00CA523B" w:rsidRDefault="00CA523B" w:rsidP="00CA523B">
      <w:pPr>
        <w:pStyle w:val="Caption-Table-Above"/>
      </w:pPr>
      <w:bookmarkStart w:id="1183" w:name="_Toc213430942"/>
      <w:bookmarkStart w:id="1184" w:name="_Toc231555286"/>
      <w:r>
        <w:t xml:space="preserve">Table </w:t>
      </w:r>
      <w:r>
        <w:fldChar w:fldCharType="begin"/>
      </w:r>
      <w:r>
        <w:instrText>SEQ Table \* ARABIC</w:instrText>
      </w:r>
      <w:r>
        <w:fldChar w:fldCharType="separate"/>
      </w:r>
      <w:ins w:id="1185" w:author="Francis Moigula" w:date="2026-06-04T17:05:00Z" w16du:dateUtc="2026-06-04T22:05:00Z">
        <w:r w:rsidR="009917D6">
          <w:rPr>
            <w:noProof/>
          </w:rPr>
          <w:t>16</w:t>
        </w:r>
      </w:ins>
      <w:del w:id="1186" w:author="Francis Moigula" w:date="2026-06-04T10:10:00Z" w16du:dateUtc="2026-06-04T15:10:00Z">
        <w:r w:rsidR="008D6700" w:rsidDel="00A0348A">
          <w:rPr>
            <w:noProof/>
          </w:rPr>
          <w:delText>15</w:delText>
        </w:r>
      </w:del>
      <w:r>
        <w:fldChar w:fldCharType="end"/>
      </w:r>
      <w:r>
        <w:t>: Executive steering committee roles and responsibilities</w:t>
      </w:r>
      <w:bookmarkEnd w:id="1183"/>
      <w:bookmarkEnd w:id="1184"/>
    </w:p>
    <w:tbl>
      <w:tblPr>
        <w:tblStyle w:val="RFX-SOWTable"/>
        <w:tblW w:w="5000" w:type="pct"/>
        <w:tblLook w:val="04A0" w:firstRow="1" w:lastRow="0" w:firstColumn="1" w:lastColumn="0" w:noHBand="0" w:noVBand="1"/>
      </w:tblPr>
      <w:tblGrid>
        <w:gridCol w:w="5247"/>
        <w:gridCol w:w="4113"/>
      </w:tblGrid>
      <w:tr w:rsidR="001B7E7D" w:rsidRPr="001B7E7D" w14:paraId="7D99C8A5" w14:textId="77777777" w:rsidTr="00B761EF">
        <w:trPr>
          <w:cnfStyle w:val="100000000000" w:firstRow="1" w:lastRow="0" w:firstColumn="0" w:lastColumn="0" w:oddVBand="0" w:evenVBand="0" w:oddHBand="0" w:evenHBand="0" w:firstRowFirstColumn="0" w:firstRowLastColumn="0" w:lastRowFirstColumn="0" w:lastRowLastColumn="0"/>
          <w:trHeight w:val="542"/>
        </w:trPr>
        <w:tc>
          <w:tcPr>
            <w:tcW w:w="2803" w:type="pct"/>
          </w:tcPr>
          <w:p w14:paraId="33D3560C" w14:textId="77777777" w:rsidR="001B7E7D" w:rsidRPr="001B7E7D" w:rsidRDefault="001B7E7D" w:rsidP="00CA4FC5">
            <w:pPr>
              <w:pStyle w:val="Table-Header"/>
              <w:rPr>
                <w:b/>
                <w:bCs/>
              </w:rPr>
            </w:pPr>
            <w:r w:rsidRPr="001B7E7D">
              <w:rPr>
                <w:b/>
                <w:bCs/>
              </w:rPr>
              <w:t>Role</w:t>
            </w:r>
          </w:p>
        </w:tc>
        <w:tc>
          <w:tcPr>
            <w:tcW w:w="2197" w:type="pct"/>
          </w:tcPr>
          <w:p w14:paraId="4D98E519" w14:textId="77777777" w:rsidR="001B7E7D" w:rsidRPr="001B7E7D" w:rsidRDefault="001B7E7D" w:rsidP="00CA4FC5">
            <w:pPr>
              <w:pStyle w:val="Table-Header"/>
              <w:rPr>
                <w:b/>
                <w:bCs/>
              </w:rPr>
            </w:pPr>
            <w:r w:rsidRPr="001B7E7D">
              <w:rPr>
                <w:b/>
                <w:bCs/>
              </w:rPr>
              <w:t>Organization</w:t>
            </w:r>
          </w:p>
        </w:tc>
      </w:tr>
      <w:tr w:rsidR="004C5A54" w:rsidRPr="00FD28FE" w14:paraId="356419A2"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2803" w:type="pct"/>
            <w:vAlign w:val="center"/>
          </w:tcPr>
          <w:p w14:paraId="0FB3569C" w14:textId="77777777" w:rsidR="004C5A54" w:rsidRPr="00FD28FE" w:rsidRDefault="004C5A54" w:rsidP="004C5A54">
            <w:pPr>
              <w:pStyle w:val="TableText"/>
              <w:spacing w:after="0"/>
            </w:pPr>
            <w:r w:rsidRPr="00FD28FE">
              <w:t>Executive sponsor</w:t>
            </w:r>
          </w:p>
        </w:tc>
        <w:tc>
          <w:tcPr>
            <w:tcW w:w="2197" w:type="pct"/>
          </w:tcPr>
          <w:p w14:paraId="6E0E4B1A" w14:textId="73A3A02E" w:rsidR="004C5A54" w:rsidRPr="00FD28FE" w:rsidRDefault="004C5A54" w:rsidP="004C5A54">
            <w:pPr>
              <w:spacing w:before="0"/>
              <w:rPr>
                <w:b/>
              </w:rPr>
            </w:pPr>
            <w:r w:rsidRPr="00381148">
              <w:t>Ford</w:t>
            </w:r>
          </w:p>
        </w:tc>
      </w:tr>
      <w:tr w:rsidR="004C5A54" w:rsidRPr="00FD28FE" w14:paraId="30B159CD" w14:textId="77777777" w:rsidTr="00B761EF">
        <w:trPr>
          <w:cnfStyle w:val="000000010000" w:firstRow="0" w:lastRow="0" w:firstColumn="0" w:lastColumn="0" w:oddVBand="0" w:evenVBand="0" w:oddHBand="0" w:evenHBand="1" w:firstRowFirstColumn="0" w:firstRowLastColumn="0" w:lastRowFirstColumn="0" w:lastRowLastColumn="0"/>
          <w:trHeight w:val="422"/>
        </w:trPr>
        <w:tc>
          <w:tcPr>
            <w:tcW w:w="2803" w:type="pct"/>
            <w:vAlign w:val="center"/>
          </w:tcPr>
          <w:p w14:paraId="5A674297" w14:textId="324DEE63" w:rsidR="004C5A54" w:rsidRPr="00FD28FE" w:rsidRDefault="004C5A54" w:rsidP="004C5A54">
            <w:pPr>
              <w:pStyle w:val="TableText"/>
              <w:spacing w:after="0"/>
            </w:pPr>
            <w:r>
              <w:t xml:space="preserve">Project </w:t>
            </w:r>
            <w:r w:rsidRPr="00FD28FE">
              <w:t>sponsor</w:t>
            </w:r>
          </w:p>
        </w:tc>
        <w:tc>
          <w:tcPr>
            <w:tcW w:w="2197" w:type="pct"/>
          </w:tcPr>
          <w:p w14:paraId="467279A4" w14:textId="5C61C79F" w:rsidR="004C5A54" w:rsidRPr="00FD28FE" w:rsidRDefault="004C5A54" w:rsidP="004C5A54">
            <w:pPr>
              <w:spacing w:before="0"/>
              <w:rPr>
                <w:b/>
              </w:rPr>
            </w:pPr>
            <w:r w:rsidRPr="00381148">
              <w:t>Ford</w:t>
            </w:r>
          </w:p>
        </w:tc>
      </w:tr>
      <w:tr w:rsidR="004C5A54" w:rsidRPr="00FD28FE" w14:paraId="35C39509"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2803" w:type="pct"/>
            <w:vAlign w:val="center"/>
          </w:tcPr>
          <w:p w14:paraId="5C3838FC" w14:textId="77777777" w:rsidR="004C5A54" w:rsidRPr="00FD28FE" w:rsidRDefault="004C5A54" w:rsidP="004C5A54">
            <w:pPr>
              <w:spacing w:before="0"/>
              <w:rPr>
                <w:b/>
                <w:bCs/>
                <w:color w:val="000000" w:themeColor="text1"/>
              </w:rPr>
            </w:pPr>
            <w:r>
              <w:t xml:space="preserve">Project </w:t>
            </w:r>
            <w:r w:rsidRPr="00FD28FE">
              <w:t>manager</w:t>
            </w:r>
          </w:p>
        </w:tc>
        <w:tc>
          <w:tcPr>
            <w:tcW w:w="2197" w:type="pct"/>
          </w:tcPr>
          <w:p w14:paraId="73EF1348" w14:textId="1B2E199C" w:rsidR="004C5A54" w:rsidRPr="00FD28FE" w:rsidRDefault="004C5A54" w:rsidP="004C5A54">
            <w:pPr>
              <w:spacing w:before="0"/>
              <w:rPr>
                <w:b/>
                <w:bCs/>
                <w:color w:val="000000" w:themeColor="text1"/>
              </w:rPr>
            </w:pPr>
            <w:r w:rsidRPr="00381148">
              <w:t>Ford</w:t>
            </w:r>
          </w:p>
        </w:tc>
      </w:tr>
      <w:tr w:rsidR="004C5A54" w:rsidRPr="00FD28FE" w14:paraId="53FB8FA4" w14:textId="77777777" w:rsidTr="00B761EF">
        <w:trPr>
          <w:cnfStyle w:val="000000010000" w:firstRow="0" w:lastRow="0" w:firstColumn="0" w:lastColumn="0" w:oddVBand="0" w:evenVBand="0" w:oddHBand="0" w:evenHBand="1" w:firstRowFirstColumn="0" w:firstRowLastColumn="0" w:lastRowFirstColumn="0" w:lastRowLastColumn="0"/>
          <w:trHeight w:val="422"/>
        </w:trPr>
        <w:tc>
          <w:tcPr>
            <w:tcW w:w="2803" w:type="pct"/>
            <w:vAlign w:val="center"/>
          </w:tcPr>
          <w:p w14:paraId="2B39590E" w14:textId="77777777" w:rsidR="004C5A54" w:rsidRPr="00FD28FE" w:rsidRDefault="004C5A54" w:rsidP="004C5A54">
            <w:pPr>
              <w:spacing w:before="0"/>
              <w:rPr>
                <w:b/>
                <w:bCs/>
                <w:color w:val="000000" w:themeColor="text1"/>
              </w:rPr>
            </w:pPr>
            <w:r>
              <w:t>Key Business Stakeholder (s)</w:t>
            </w:r>
          </w:p>
        </w:tc>
        <w:tc>
          <w:tcPr>
            <w:tcW w:w="2197" w:type="pct"/>
          </w:tcPr>
          <w:p w14:paraId="521A3F4F" w14:textId="5C951CE4" w:rsidR="004C5A54" w:rsidRPr="00FD28FE" w:rsidRDefault="004C5A54" w:rsidP="004C5A54">
            <w:pPr>
              <w:spacing w:before="0"/>
              <w:rPr>
                <w:b/>
                <w:bCs/>
                <w:color w:val="000000" w:themeColor="text1"/>
              </w:rPr>
            </w:pPr>
            <w:r w:rsidRPr="00381148">
              <w:t>Ford</w:t>
            </w:r>
          </w:p>
        </w:tc>
      </w:tr>
      <w:tr w:rsidR="004C5A54" w:rsidRPr="00FD28FE" w14:paraId="6C98A2D3"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2803" w:type="pct"/>
            <w:vAlign w:val="center"/>
          </w:tcPr>
          <w:p w14:paraId="74C26D87" w14:textId="77777777" w:rsidR="004C5A54" w:rsidRPr="00FD28FE" w:rsidRDefault="004C5A54" w:rsidP="004C5A54">
            <w:pPr>
              <w:spacing w:before="0"/>
              <w:rPr>
                <w:b/>
                <w:bCs/>
                <w:color w:val="000000" w:themeColor="text1"/>
              </w:rPr>
            </w:pPr>
            <w:r>
              <w:rPr>
                <w:bCs/>
                <w:color w:val="000000" w:themeColor="text1"/>
              </w:rPr>
              <w:t>Product Owner</w:t>
            </w:r>
          </w:p>
        </w:tc>
        <w:tc>
          <w:tcPr>
            <w:tcW w:w="2197" w:type="pct"/>
          </w:tcPr>
          <w:p w14:paraId="61F0C3E9" w14:textId="25184DAD" w:rsidR="004C5A54" w:rsidRPr="00FD28FE" w:rsidRDefault="004C5A54" w:rsidP="004C5A54">
            <w:pPr>
              <w:spacing w:before="0"/>
              <w:rPr>
                <w:b/>
                <w:bCs/>
                <w:color w:val="000000" w:themeColor="text1"/>
              </w:rPr>
            </w:pPr>
            <w:r w:rsidRPr="00381148">
              <w:t>Ford</w:t>
            </w:r>
          </w:p>
        </w:tc>
      </w:tr>
      <w:tr w:rsidR="001B7E7D" w:rsidRPr="00FD28FE" w14:paraId="690BD8E4" w14:textId="77777777" w:rsidTr="00B761EF">
        <w:trPr>
          <w:cnfStyle w:val="000000010000" w:firstRow="0" w:lastRow="0" w:firstColumn="0" w:lastColumn="0" w:oddVBand="0" w:evenVBand="0" w:oddHBand="0" w:evenHBand="1" w:firstRowFirstColumn="0" w:firstRowLastColumn="0" w:lastRowFirstColumn="0" w:lastRowLastColumn="0"/>
          <w:trHeight w:val="422"/>
        </w:trPr>
        <w:tc>
          <w:tcPr>
            <w:tcW w:w="2803" w:type="pct"/>
            <w:vAlign w:val="center"/>
          </w:tcPr>
          <w:p w14:paraId="36AB690C" w14:textId="77777777" w:rsidR="001B7E7D" w:rsidRPr="00FD28FE" w:rsidRDefault="001B7E7D" w:rsidP="008256EE">
            <w:pPr>
              <w:spacing w:before="0"/>
              <w:rPr>
                <w:b/>
                <w:bCs/>
                <w:color w:val="000000" w:themeColor="text1"/>
              </w:rPr>
            </w:pPr>
            <w:r w:rsidRPr="00FD28FE">
              <w:rPr>
                <w:bCs/>
                <w:color w:val="000000" w:themeColor="text1"/>
              </w:rPr>
              <w:t>Delivery Management Executive (DME)</w:t>
            </w:r>
          </w:p>
        </w:tc>
        <w:tc>
          <w:tcPr>
            <w:tcW w:w="2197" w:type="pct"/>
            <w:vAlign w:val="center"/>
          </w:tcPr>
          <w:p w14:paraId="68E9B684" w14:textId="77777777" w:rsidR="001B7E7D" w:rsidRPr="00FD28FE" w:rsidRDefault="001B7E7D" w:rsidP="008256EE">
            <w:pPr>
              <w:spacing w:before="0"/>
              <w:rPr>
                <w:b/>
                <w:bCs/>
                <w:color w:val="000000" w:themeColor="text1"/>
              </w:rPr>
            </w:pPr>
            <w:r w:rsidRPr="00FD28FE">
              <w:rPr>
                <w:bCs/>
                <w:color w:val="000000" w:themeColor="text1"/>
              </w:rPr>
              <w:t>Microsoft</w:t>
            </w:r>
          </w:p>
        </w:tc>
      </w:tr>
      <w:tr w:rsidR="001B7E7D" w:rsidRPr="00FD28FE" w14:paraId="7A6C867D"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2803" w:type="pct"/>
            <w:vAlign w:val="center"/>
          </w:tcPr>
          <w:p w14:paraId="068C9519" w14:textId="77777777" w:rsidR="001B7E7D" w:rsidRPr="00FD28FE" w:rsidRDefault="001B7E7D" w:rsidP="008256EE">
            <w:pPr>
              <w:spacing w:before="0"/>
              <w:rPr>
                <w:b/>
              </w:rPr>
            </w:pPr>
            <w:commentRangeStart w:id="1187"/>
            <w:r>
              <w:t>Project</w:t>
            </w:r>
            <w:commentRangeEnd w:id="1187"/>
            <w:r w:rsidR="00911CC1">
              <w:rPr>
                <w:rStyle w:val="CommentReference"/>
                <w:sz w:val="20"/>
                <w:szCs w:val="20"/>
              </w:rPr>
              <w:commentReference w:id="1187"/>
            </w:r>
            <w:r>
              <w:t xml:space="preserve"> </w:t>
            </w:r>
            <w:r w:rsidRPr="00FD28FE">
              <w:t>manager</w:t>
            </w:r>
          </w:p>
        </w:tc>
        <w:tc>
          <w:tcPr>
            <w:tcW w:w="2197" w:type="pct"/>
            <w:vAlign w:val="center"/>
          </w:tcPr>
          <w:p w14:paraId="5A4093A2" w14:textId="77777777" w:rsidR="001B7E7D" w:rsidRPr="00FD28FE" w:rsidRDefault="001B7E7D" w:rsidP="008256EE">
            <w:pPr>
              <w:spacing w:before="0"/>
              <w:rPr>
                <w:b/>
                <w:bCs/>
                <w:color w:val="000000" w:themeColor="text1"/>
              </w:rPr>
            </w:pPr>
            <w:r w:rsidRPr="00FD28FE">
              <w:rPr>
                <w:bCs/>
                <w:color w:val="000000" w:themeColor="text1"/>
              </w:rPr>
              <w:t>Microsoft</w:t>
            </w:r>
          </w:p>
        </w:tc>
      </w:tr>
      <w:tr w:rsidR="001B7E7D" w:rsidRPr="00FD28FE" w14:paraId="7271E68D" w14:textId="77777777" w:rsidTr="00B761EF">
        <w:trPr>
          <w:cnfStyle w:val="000000010000" w:firstRow="0" w:lastRow="0" w:firstColumn="0" w:lastColumn="0" w:oddVBand="0" w:evenVBand="0" w:oddHBand="0" w:evenHBand="1" w:firstRowFirstColumn="0" w:firstRowLastColumn="0" w:lastRowFirstColumn="0" w:lastRowLastColumn="0"/>
          <w:trHeight w:val="422"/>
        </w:trPr>
        <w:tc>
          <w:tcPr>
            <w:tcW w:w="2803" w:type="pct"/>
            <w:vAlign w:val="center"/>
          </w:tcPr>
          <w:p w14:paraId="3070650B" w14:textId="77777777" w:rsidR="001B7E7D" w:rsidRDefault="001B7E7D" w:rsidP="008256EE">
            <w:pPr>
              <w:spacing w:before="0"/>
              <w:rPr>
                <w:b/>
              </w:rPr>
            </w:pPr>
            <w:r>
              <w:t>Architect (Solution)</w:t>
            </w:r>
          </w:p>
        </w:tc>
        <w:tc>
          <w:tcPr>
            <w:tcW w:w="2197" w:type="pct"/>
            <w:vAlign w:val="center"/>
          </w:tcPr>
          <w:p w14:paraId="62E125BE" w14:textId="77777777" w:rsidR="001B7E7D" w:rsidRPr="00FD28FE" w:rsidRDefault="001B7E7D" w:rsidP="008256EE">
            <w:pPr>
              <w:spacing w:before="0"/>
              <w:rPr>
                <w:b/>
                <w:bCs/>
                <w:color w:val="000000" w:themeColor="text1"/>
              </w:rPr>
            </w:pPr>
            <w:r>
              <w:rPr>
                <w:bCs/>
                <w:color w:val="000000" w:themeColor="text1"/>
              </w:rPr>
              <w:t>Microsoft</w:t>
            </w:r>
          </w:p>
        </w:tc>
      </w:tr>
      <w:tr w:rsidR="001B7E7D" w:rsidRPr="00FD28FE" w14:paraId="3599A4AB"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2803" w:type="pct"/>
            <w:vAlign w:val="center"/>
          </w:tcPr>
          <w:p w14:paraId="16A6AB15" w14:textId="77777777" w:rsidR="001B7E7D" w:rsidRDefault="001B7E7D" w:rsidP="008256EE">
            <w:pPr>
              <w:spacing w:before="0"/>
              <w:rPr>
                <w:b/>
              </w:rPr>
            </w:pPr>
            <w:r>
              <w:t>Architect (Delivery Lead)</w:t>
            </w:r>
          </w:p>
        </w:tc>
        <w:tc>
          <w:tcPr>
            <w:tcW w:w="2197" w:type="pct"/>
            <w:vAlign w:val="center"/>
          </w:tcPr>
          <w:p w14:paraId="12FE01D9" w14:textId="77777777" w:rsidR="001B7E7D" w:rsidRPr="00FD28FE" w:rsidRDefault="001B7E7D" w:rsidP="008256EE">
            <w:pPr>
              <w:spacing w:before="0"/>
              <w:rPr>
                <w:b/>
                <w:bCs/>
                <w:color w:val="000000" w:themeColor="text1"/>
              </w:rPr>
            </w:pPr>
            <w:r>
              <w:rPr>
                <w:bCs/>
                <w:color w:val="000000" w:themeColor="text1"/>
              </w:rPr>
              <w:t>Microsoft</w:t>
            </w:r>
          </w:p>
        </w:tc>
      </w:tr>
    </w:tbl>
    <w:p w14:paraId="11DB3F5C" w14:textId="1C7FC0F1" w:rsidR="00BB7D69" w:rsidRDefault="00BB7D69" w:rsidP="00E26C98">
      <w:pPr>
        <w:pStyle w:val="Heading2NUM"/>
      </w:pPr>
      <w:bookmarkStart w:id="1188" w:name="_Toc231555160"/>
      <w:r>
        <w:t>Product council</w:t>
      </w:r>
      <w:bookmarkEnd w:id="1188"/>
    </w:p>
    <w:p w14:paraId="0D5BE9D6" w14:textId="7447E72B" w:rsidR="00BB7D69" w:rsidRDefault="004F072F" w:rsidP="00BB7D69">
      <w:r w:rsidRPr="004F072F">
        <w:t>The product council is the primary mechanism for aligning stakeholders and dealing with competing priorities. It acts as the forum where the strategy is agreed upon so that all key decision makers understand what decisions are being made about the direction of the product and why. The product council allows the feature teams to maintain autonomy while simultaneously determining the overall priorities for business outcomes.</w:t>
      </w:r>
    </w:p>
    <w:p w14:paraId="05A32AEA" w14:textId="25261992" w:rsidR="00B36830" w:rsidRDefault="00A251F0" w:rsidP="00A07718">
      <w:pPr>
        <w:keepNext/>
        <w:jc w:val="center"/>
      </w:pPr>
      <w:r w:rsidRPr="00A251F0">
        <w:rPr>
          <w:noProof/>
        </w:rPr>
        <w:drawing>
          <wp:inline distT="0" distB="0" distL="0" distR="0" wp14:anchorId="41AFCFA7" wp14:editId="6E3E0648">
            <wp:extent cx="5943600" cy="2872105"/>
            <wp:effectExtent l="0" t="0" r="0" b="4445"/>
            <wp:docPr id="65927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71949" name=""/>
                    <pic:cNvPicPr/>
                  </pic:nvPicPr>
                  <pic:blipFill>
                    <a:blip r:embed="rId39"/>
                    <a:stretch>
                      <a:fillRect/>
                    </a:stretch>
                  </pic:blipFill>
                  <pic:spPr>
                    <a:xfrm>
                      <a:off x="0" y="0"/>
                      <a:ext cx="5943600" cy="2872105"/>
                    </a:xfrm>
                    <a:prstGeom prst="rect">
                      <a:avLst/>
                    </a:prstGeom>
                  </pic:spPr>
                </pic:pic>
              </a:graphicData>
            </a:graphic>
          </wp:inline>
        </w:drawing>
      </w:r>
    </w:p>
    <w:p w14:paraId="62B98042" w14:textId="6E5687C9" w:rsidR="004F072F" w:rsidRDefault="00B36830" w:rsidP="00B36830">
      <w:pPr>
        <w:pStyle w:val="Caption-Figure-Below"/>
      </w:pPr>
      <w:bookmarkStart w:id="1189" w:name="_Toc222472759"/>
      <w:r>
        <w:t xml:space="preserve">Figure </w:t>
      </w:r>
      <w:r w:rsidR="00D33209">
        <w:t>4</w:t>
      </w:r>
      <w:r>
        <w:t>: Product council</w:t>
      </w:r>
      <w:bookmarkEnd w:id="1189"/>
    </w:p>
    <w:p w14:paraId="14498D10" w14:textId="77777777" w:rsidR="00057A6F" w:rsidRDefault="00057A6F" w:rsidP="00057A6F">
      <w:r>
        <w:t>Ultimately, the product council is formed to define and share the product strategy and roadmap. It also makes decisions needed to resolve any conflicting product priorities.</w:t>
      </w:r>
    </w:p>
    <w:p w14:paraId="4C67012A" w14:textId="64B5586E" w:rsidR="00B36830" w:rsidRDefault="00057A6F" w:rsidP="00057A6F">
      <w:r>
        <w:t>In addition to the roles listed below, all product managers and technical leads from the individual feature teams are also members of the product council.</w:t>
      </w:r>
    </w:p>
    <w:p w14:paraId="16FED7DB" w14:textId="24171F95" w:rsidR="00057A6F" w:rsidRDefault="00057A6F" w:rsidP="00057A6F">
      <w:pPr>
        <w:pStyle w:val="Caption-Table-Above"/>
      </w:pPr>
      <w:bookmarkStart w:id="1190" w:name="_Toc231555287"/>
      <w:bookmarkStart w:id="1191" w:name="_Toc213430943"/>
      <w:r>
        <w:t xml:space="preserve">Table </w:t>
      </w:r>
      <w:r>
        <w:fldChar w:fldCharType="begin"/>
      </w:r>
      <w:r>
        <w:instrText>SEQ Table \* ARABIC</w:instrText>
      </w:r>
      <w:r>
        <w:fldChar w:fldCharType="separate"/>
      </w:r>
      <w:ins w:id="1192" w:author="Francis Moigula" w:date="2026-06-04T17:05:00Z" w16du:dateUtc="2026-06-04T22:05:00Z">
        <w:r w:rsidR="009917D6">
          <w:rPr>
            <w:noProof/>
          </w:rPr>
          <w:t>17</w:t>
        </w:r>
      </w:ins>
      <w:del w:id="1193" w:author="Francis Moigula" w:date="2026-06-04T10:10:00Z" w16du:dateUtc="2026-06-04T15:10:00Z">
        <w:r w:rsidR="008D6700" w:rsidDel="00A0348A">
          <w:rPr>
            <w:noProof/>
          </w:rPr>
          <w:delText>16</w:delText>
        </w:r>
      </w:del>
      <w:r>
        <w:fldChar w:fldCharType="end"/>
      </w:r>
      <w:r>
        <w:t>: Product council roles</w:t>
      </w:r>
      <w:bookmarkEnd w:id="1190"/>
      <w:r>
        <w:t xml:space="preserve"> </w:t>
      </w:r>
      <w:bookmarkEnd w:id="1191"/>
    </w:p>
    <w:tbl>
      <w:tblPr>
        <w:tblStyle w:val="RFX-SOWTable"/>
        <w:tblW w:w="5000" w:type="pct"/>
        <w:tblLook w:val="04A0" w:firstRow="1" w:lastRow="0" w:firstColumn="1" w:lastColumn="0" w:noHBand="0" w:noVBand="1"/>
      </w:tblPr>
      <w:tblGrid>
        <w:gridCol w:w="5547"/>
        <w:gridCol w:w="3813"/>
      </w:tblGrid>
      <w:tr w:rsidR="00AC5EE3" w:rsidRPr="001B7E7D" w14:paraId="5FF288DB" w14:textId="77777777" w:rsidTr="00B761EF">
        <w:trPr>
          <w:cnfStyle w:val="100000000000" w:firstRow="1" w:lastRow="0" w:firstColumn="0" w:lastColumn="0" w:oddVBand="0" w:evenVBand="0" w:oddHBand="0" w:evenHBand="0" w:firstRowFirstColumn="0" w:firstRowLastColumn="0" w:lastRowFirstColumn="0" w:lastRowLastColumn="0"/>
          <w:trHeight w:val="542"/>
        </w:trPr>
        <w:tc>
          <w:tcPr>
            <w:tcW w:w="2963" w:type="pct"/>
          </w:tcPr>
          <w:p w14:paraId="2982CAD0" w14:textId="77777777" w:rsidR="00AC5EE3" w:rsidRPr="001B7E7D" w:rsidRDefault="00AC5EE3" w:rsidP="00CA4FC5">
            <w:pPr>
              <w:pStyle w:val="Table-Header"/>
              <w:rPr>
                <w:b/>
                <w:bCs/>
              </w:rPr>
            </w:pPr>
            <w:r w:rsidRPr="001B7E7D">
              <w:rPr>
                <w:b/>
                <w:bCs/>
              </w:rPr>
              <w:t>Role</w:t>
            </w:r>
          </w:p>
        </w:tc>
        <w:tc>
          <w:tcPr>
            <w:tcW w:w="2037" w:type="pct"/>
          </w:tcPr>
          <w:p w14:paraId="19AB6947" w14:textId="77777777" w:rsidR="00AC5EE3" w:rsidRPr="001B7E7D" w:rsidRDefault="00AC5EE3" w:rsidP="00CA4FC5">
            <w:pPr>
              <w:pStyle w:val="Table-Header"/>
              <w:rPr>
                <w:b/>
                <w:bCs/>
              </w:rPr>
            </w:pPr>
            <w:r w:rsidRPr="001B7E7D">
              <w:rPr>
                <w:b/>
                <w:bCs/>
              </w:rPr>
              <w:t>Organization</w:t>
            </w:r>
          </w:p>
        </w:tc>
      </w:tr>
      <w:tr w:rsidR="00093189" w:rsidRPr="00FD28FE" w14:paraId="4F7F2AE6"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2963" w:type="pct"/>
            <w:vAlign w:val="center"/>
          </w:tcPr>
          <w:p w14:paraId="15C2F9E7" w14:textId="77777777" w:rsidR="00093189" w:rsidRPr="00FD28FE" w:rsidRDefault="00093189" w:rsidP="00093189">
            <w:pPr>
              <w:spacing w:before="0"/>
              <w:rPr>
                <w:b/>
                <w:bCs/>
                <w:color w:val="000000" w:themeColor="text1"/>
              </w:rPr>
            </w:pPr>
            <w:r w:rsidRPr="00B00282">
              <w:rPr>
                <w:color w:val="1B1C1D"/>
              </w:rPr>
              <w:t>Product Owner</w:t>
            </w:r>
          </w:p>
        </w:tc>
        <w:tc>
          <w:tcPr>
            <w:tcW w:w="2037" w:type="pct"/>
          </w:tcPr>
          <w:p w14:paraId="73F9C172" w14:textId="47A8360B" w:rsidR="00093189" w:rsidRPr="00FD28FE" w:rsidRDefault="00093189" w:rsidP="00093189">
            <w:pPr>
              <w:spacing w:before="0"/>
              <w:rPr>
                <w:b/>
                <w:bCs/>
                <w:color w:val="000000" w:themeColor="text1"/>
              </w:rPr>
            </w:pPr>
            <w:r w:rsidRPr="00ED3321">
              <w:t>Ford</w:t>
            </w:r>
          </w:p>
        </w:tc>
      </w:tr>
      <w:tr w:rsidR="00093189" w:rsidRPr="00FD28FE" w14:paraId="79F33316" w14:textId="77777777" w:rsidTr="00B761EF">
        <w:trPr>
          <w:cnfStyle w:val="000000010000" w:firstRow="0" w:lastRow="0" w:firstColumn="0" w:lastColumn="0" w:oddVBand="0" w:evenVBand="0" w:oddHBand="0" w:evenHBand="1" w:firstRowFirstColumn="0" w:firstRowLastColumn="0" w:lastRowFirstColumn="0" w:lastRowLastColumn="0"/>
          <w:trHeight w:val="422"/>
        </w:trPr>
        <w:tc>
          <w:tcPr>
            <w:tcW w:w="2963" w:type="pct"/>
            <w:vAlign w:val="center"/>
          </w:tcPr>
          <w:p w14:paraId="76791F02" w14:textId="77777777" w:rsidR="00093189" w:rsidRPr="00FD28FE" w:rsidRDefault="00093189" w:rsidP="00093189">
            <w:pPr>
              <w:pStyle w:val="TableText"/>
              <w:spacing w:after="0"/>
            </w:pPr>
            <w:r w:rsidRPr="00C411B6">
              <w:rPr>
                <w:color w:val="1B1C1D"/>
                <w:szCs w:val="20"/>
              </w:rPr>
              <w:t>Process Owner</w:t>
            </w:r>
            <w:r>
              <w:rPr>
                <w:color w:val="1B1C1D"/>
                <w:szCs w:val="20"/>
              </w:rPr>
              <w:t xml:space="preserve"> (s)</w:t>
            </w:r>
          </w:p>
        </w:tc>
        <w:tc>
          <w:tcPr>
            <w:tcW w:w="2037" w:type="pct"/>
          </w:tcPr>
          <w:p w14:paraId="1FA78DAF" w14:textId="55BC6F93" w:rsidR="00093189" w:rsidRPr="00FD28FE" w:rsidRDefault="00093189" w:rsidP="00093189">
            <w:pPr>
              <w:spacing w:before="0"/>
              <w:rPr>
                <w:b/>
              </w:rPr>
            </w:pPr>
            <w:r w:rsidRPr="00ED3321">
              <w:t>Ford</w:t>
            </w:r>
          </w:p>
        </w:tc>
      </w:tr>
      <w:tr w:rsidR="00093189" w:rsidRPr="00FD28FE" w14:paraId="08FF44C9"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2963" w:type="pct"/>
          </w:tcPr>
          <w:p w14:paraId="221210A4" w14:textId="0C069BF9" w:rsidR="00093189" w:rsidRPr="00B00282" w:rsidRDefault="00093189" w:rsidP="00093189">
            <w:pPr>
              <w:spacing w:before="0"/>
              <w:rPr>
                <w:color w:val="1B1C1D"/>
              </w:rPr>
            </w:pPr>
            <w:r>
              <w:rPr>
                <w:color w:val="1B1C1D"/>
              </w:rPr>
              <w:t xml:space="preserve">Integration &amp; </w:t>
            </w:r>
            <w:r w:rsidRPr="00C411B6">
              <w:rPr>
                <w:color w:val="1B1C1D"/>
              </w:rPr>
              <w:t>Data Architect</w:t>
            </w:r>
          </w:p>
        </w:tc>
        <w:tc>
          <w:tcPr>
            <w:tcW w:w="2037" w:type="pct"/>
          </w:tcPr>
          <w:p w14:paraId="2A152A2A" w14:textId="643EDDFF" w:rsidR="00093189" w:rsidRPr="00602480" w:rsidRDefault="00093189" w:rsidP="00093189">
            <w:pPr>
              <w:spacing w:before="0"/>
            </w:pPr>
            <w:r w:rsidRPr="00ED3321">
              <w:t>Ford</w:t>
            </w:r>
          </w:p>
        </w:tc>
      </w:tr>
      <w:tr w:rsidR="00093189" w:rsidRPr="00FD28FE" w14:paraId="469570E4" w14:textId="77777777" w:rsidTr="00B761EF">
        <w:trPr>
          <w:cnfStyle w:val="000000010000" w:firstRow="0" w:lastRow="0" w:firstColumn="0" w:lastColumn="0" w:oddVBand="0" w:evenVBand="0" w:oddHBand="0" w:evenHBand="1" w:firstRowFirstColumn="0" w:firstRowLastColumn="0" w:lastRowFirstColumn="0" w:lastRowLastColumn="0"/>
          <w:trHeight w:val="422"/>
        </w:trPr>
        <w:tc>
          <w:tcPr>
            <w:tcW w:w="2963" w:type="pct"/>
          </w:tcPr>
          <w:p w14:paraId="63B65DCD" w14:textId="749A58D9" w:rsidR="00093189" w:rsidRPr="00B00282" w:rsidRDefault="00093189" w:rsidP="00093189">
            <w:pPr>
              <w:spacing w:before="0"/>
              <w:rPr>
                <w:color w:val="1B1C1D"/>
              </w:rPr>
            </w:pPr>
            <w:r w:rsidRPr="00C411B6">
              <w:rPr>
                <w:color w:val="1B1C1D"/>
              </w:rPr>
              <w:t xml:space="preserve">Infrastructure </w:t>
            </w:r>
            <w:r>
              <w:rPr>
                <w:color w:val="1B1C1D"/>
              </w:rPr>
              <w:t xml:space="preserve">&amp; Security </w:t>
            </w:r>
            <w:r w:rsidRPr="00C411B6">
              <w:rPr>
                <w:color w:val="1B1C1D"/>
              </w:rPr>
              <w:t>Lead</w:t>
            </w:r>
          </w:p>
        </w:tc>
        <w:tc>
          <w:tcPr>
            <w:tcW w:w="2037" w:type="pct"/>
          </w:tcPr>
          <w:p w14:paraId="66397DA1" w14:textId="137F0443" w:rsidR="00093189" w:rsidRPr="00602480" w:rsidRDefault="00093189" w:rsidP="00093189">
            <w:pPr>
              <w:spacing w:before="0"/>
            </w:pPr>
            <w:r w:rsidRPr="00ED3321">
              <w:t>Ford</w:t>
            </w:r>
          </w:p>
        </w:tc>
      </w:tr>
      <w:tr w:rsidR="003B200E" w:rsidRPr="00FD28FE" w14:paraId="25C55C5E"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2963" w:type="pct"/>
            <w:vAlign w:val="center"/>
          </w:tcPr>
          <w:p w14:paraId="151142BF" w14:textId="7B172916" w:rsidR="003B200E" w:rsidRDefault="003B200E" w:rsidP="00CA4FC5">
            <w:pPr>
              <w:spacing w:before="0"/>
              <w:rPr>
                <w:b/>
              </w:rPr>
            </w:pPr>
            <w:r>
              <w:t>Architect (Solution Architect)</w:t>
            </w:r>
          </w:p>
        </w:tc>
        <w:tc>
          <w:tcPr>
            <w:tcW w:w="2037" w:type="pct"/>
            <w:vAlign w:val="center"/>
          </w:tcPr>
          <w:p w14:paraId="523A686F" w14:textId="77777777" w:rsidR="003B200E" w:rsidRPr="00FD28FE" w:rsidRDefault="003B200E" w:rsidP="00CA4FC5">
            <w:pPr>
              <w:spacing w:before="0"/>
              <w:rPr>
                <w:b/>
                <w:bCs/>
                <w:color w:val="000000" w:themeColor="text1"/>
              </w:rPr>
            </w:pPr>
            <w:r>
              <w:rPr>
                <w:bCs/>
                <w:color w:val="000000" w:themeColor="text1"/>
              </w:rPr>
              <w:t>Microsoft</w:t>
            </w:r>
          </w:p>
        </w:tc>
      </w:tr>
      <w:tr w:rsidR="00AC5EE3" w:rsidRPr="00FD28FE" w14:paraId="5BC5D805" w14:textId="77777777" w:rsidTr="00B761EF">
        <w:trPr>
          <w:cnfStyle w:val="000000010000" w:firstRow="0" w:lastRow="0" w:firstColumn="0" w:lastColumn="0" w:oddVBand="0" w:evenVBand="0" w:oddHBand="0" w:evenHBand="1" w:firstRowFirstColumn="0" w:firstRowLastColumn="0" w:lastRowFirstColumn="0" w:lastRowLastColumn="0"/>
          <w:trHeight w:val="422"/>
        </w:trPr>
        <w:tc>
          <w:tcPr>
            <w:tcW w:w="2963" w:type="pct"/>
            <w:vAlign w:val="center"/>
          </w:tcPr>
          <w:p w14:paraId="784C0657" w14:textId="77777777" w:rsidR="00AC5EE3" w:rsidRDefault="00AC5EE3" w:rsidP="00CA4FC5">
            <w:pPr>
              <w:spacing w:before="0"/>
              <w:rPr>
                <w:b/>
              </w:rPr>
            </w:pPr>
            <w:r>
              <w:t>Architect (Delivery Lead)</w:t>
            </w:r>
          </w:p>
        </w:tc>
        <w:tc>
          <w:tcPr>
            <w:tcW w:w="2037" w:type="pct"/>
            <w:vAlign w:val="center"/>
          </w:tcPr>
          <w:p w14:paraId="179C21B5" w14:textId="77777777" w:rsidR="00AC5EE3" w:rsidRPr="00FD28FE" w:rsidRDefault="00AC5EE3" w:rsidP="00CA4FC5">
            <w:pPr>
              <w:spacing w:before="0"/>
              <w:rPr>
                <w:b/>
                <w:bCs/>
                <w:color w:val="000000" w:themeColor="text1"/>
              </w:rPr>
            </w:pPr>
            <w:r>
              <w:rPr>
                <w:bCs/>
                <w:color w:val="000000" w:themeColor="text1"/>
              </w:rPr>
              <w:t>Microsoft</w:t>
            </w:r>
          </w:p>
        </w:tc>
      </w:tr>
      <w:tr w:rsidR="00AC5EE3" w:rsidRPr="00FD28FE" w14:paraId="5B0CA2A0"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2963" w:type="pct"/>
          </w:tcPr>
          <w:p w14:paraId="34399E04" w14:textId="2F1226D4" w:rsidR="00AC5EE3" w:rsidRDefault="00260641" w:rsidP="00CA4FC5">
            <w:pPr>
              <w:spacing w:before="0"/>
            </w:pPr>
            <w:del w:id="1194" w:author="Francis Moigula" w:date="2026-06-05T09:37:00Z" w16du:dateUtc="2026-06-05T14:37:00Z">
              <w:r>
                <w:delText xml:space="preserve">Organizational readiness </w:delText>
              </w:r>
            </w:del>
            <w:r>
              <w:t xml:space="preserve">Architect </w:t>
            </w:r>
            <w:ins w:id="1195" w:author="Francis Moigula" w:date="2026-06-05T09:37:00Z" w16du:dateUtc="2026-06-05T14:37:00Z">
              <w:r w:rsidR="00AE433A">
                <w:t>(Organizational readiness)</w:t>
              </w:r>
            </w:ins>
          </w:p>
        </w:tc>
        <w:tc>
          <w:tcPr>
            <w:tcW w:w="2037" w:type="pct"/>
          </w:tcPr>
          <w:p w14:paraId="216FDA0B" w14:textId="77777777" w:rsidR="00AC5EE3" w:rsidRDefault="00AC5EE3" w:rsidP="00CA4FC5">
            <w:pPr>
              <w:spacing w:before="0"/>
              <w:rPr>
                <w:bCs/>
                <w:color w:val="000000" w:themeColor="text1"/>
              </w:rPr>
            </w:pPr>
            <w:r w:rsidRPr="009C52E2">
              <w:rPr>
                <w:bCs/>
                <w:color w:val="000000" w:themeColor="text1"/>
              </w:rPr>
              <w:t>Microsoft</w:t>
            </w:r>
          </w:p>
        </w:tc>
      </w:tr>
      <w:tr w:rsidR="00AE433A" w:rsidRPr="00FD28FE" w14:paraId="37D086FA" w14:textId="77777777" w:rsidTr="00B761EF">
        <w:trPr>
          <w:cnfStyle w:val="000000010000" w:firstRow="0" w:lastRow="0" w:firstColumn="0" w:lastColumn="0" w:oddVBand="0" w:evenVBand="0" w:oddHBand="0" w:evenHBand="1" w:firstRowFirstColumn="0" w:firstRowLastColumn="0" w:lastRowFirstColumn="0" w:lastRowLastColumn="0"/>
          <w:trHeight w:val="422"/>
          <w:ins w:id="1196" w:author="Francis Moigula" w:date="2026-06-05T09:37:00Z"/>
        </w:trPr>
        <w:tc>
          <w:tcPr>
            <w:tcW w:w="2963" w:type="pct"/>
          </w:tcPr>
          <w:p w14:paraId="17868E8C" w14:textId="430C4015" w:rsidR="00AE433A" w:rsidDel="00AE433A" w:rsidRDefault="00AE433A" w:rsidP="00CA4FC5">
            <w:pPr>
              <w:spacing w:before="0"/>
              <w:rPr>
                <w:ins w:id="1197" w:author="Francis Moigula" w:date="2026-06-05T09:37:00Z" w16du:dateUtc="2026-06-05T14:37:00Z"/>
              </w:rPr>
            </w:pPr>
            <w:ins w:id="1198" w:author="Francis Moigula" w:date="2026-06-05T09:37:00Z" w16du:dateUtc="2026-06-05T14:37:00Z">
              <w:r>
                <w:t>Architect (Security readiness)</w:t>
              </w:r>
            </w:ins>
          </w:p>
        </w:tc>
        <w:tc>
          <w:tcPr>
            <w:tcW w:w="2037" w:type="pct"/>
          </w:tcPr>
          <w:p w14:paraId="20174576" w14:textId="76C798D2" w:rsidR="00AE433A" w:rsidRPr="009C52E2" w:rsidRDefault="00AE433A" w:rsidP="00CA4FC5">
            <w:pPr>
              <w:spacing w:before="0"/>
              <w:rPr>
                <w:ins w:id="1199" w:author="Francis Moigula" w:date="2026-06-05T09:37:00Z" w16du:dateUtc="2026-06-05T14:37:00Z"/>
                <w:bCs/>
                <w:color w:val="000000" w:themeColor="text1"/>
              </w:rPr>
            </w:pPr>
            <w:ins w:id="1200" w:author="Francis Moigula" w:date="2026-06-05T09:37:00Z" w16du:dateUtc="2026-06-05T14:37:00Z">
              <w:r w:rsidRPr="009C52E2">
                <w:rPr>
                  <w:bCs/>
                  <w:color w:val="000000" w:themeColor="text1"/>
                </w:rPr>
                <w:t>Microsoft</w:t>
              </w:r>
            </w:ins>
          </w:p>
        </w:tc>
      </w:tr>
      <w:tr w:rsidR="0056462A" w:rsidRPr="00FD28FE" w14:paraId="0D5C6BB9" w14:textId="77777777" w:rsidTr="00B761EF">
        <w:trPr>
          <w:cnfStyle w:val="000000100000" w:firstRow="0" w:lastRow="0" w:firstColumn="0" w:lastColumn="0" w:oddVBand="0" w:evenVBand="0" w:oddHBand="1" w:evenHBand="0" w:firstRowFirstColumn="0" w:firstRowLastColumn="0" w:lastRowFirstColumn="0" w:lastRowLastColumn="0"/>
          <w:trHeight w:val="422"/>
          <w:ins w:id="1201" w:author="Francis Moigula" w:date="2026-06-05T09:37:00Z"/>
        </w:trPr>
        <w:tc>
          <w:tcPr>
            <w:tcW w:w="2963" w:type="pct"/>
          </w:tcPr>
          <w:p w14:paraId="59D0592B" w14:textId="42C909FD" w:rsidR="0056462A" w:rsidRDefault="0056462A" w:rsidP="00CA4FC5">
            <w:pPr>
              <w:spacing w:before="0"/>
              <w:rPr>
                <w:ins w:id="1202" w:author="Francis Moigula" w:date="2026-06-05T09:37:00Z" w16du:dateUtc="2026-06-05T14:37:00Z"/>
              </w:rPr>
            </w:pPr>
            <w:ins w:id="1203" w:author="Francis Moigula" w:date="2026-06-05T09:37:00Z" w16du:dateUtc="2026-06-05T14:37:00Z">
              <w:r>
                <w:t>Development Lead</w:t>
              </w:r>
            </w:ins>
          </w:p>
        </w:tc>
        <w:tc>
          <w:tcPr>
            <w:tcW w:w="2037" w:type="pct"/>
          </w:tcPr>
          <w:p w14:paraId="28F9AC86" w14:textId="18DD26E4" w:rsidR="0056462A" w:rsidRPr="009C52E2" w:rsidRDefault="00CE7B9C" w:rsidP="00CA4FC5">
            <w:pPr>
              <w:spacing w:before="0"/>
              <w:rPr>
                <w:ins w:id="1204" w:author="Francis Moigula" w:date="2026-06-05T09:37:00Z" w16du:dateUtc="2026-06-05T14:37:00Z"/>
                <w:bCs/>
                <w:color w:val="000000" w:themeColor="text1"/>
              </w:rPr>
            </w:pPr>
            <w:ins w:id="1205" w:author="Francis Moigula" w:date="2026-06-05T09:38:00Z" w16du:dateUtc="2026-06-05T14:38:00Z">
              <w:r w:rsidRPr="009C52E2">
                <w:rPr>
                  <w:bCs/>
                  <w:color w:val="000000" w:themeColor="text1"/>
                </w:rPr>
                <w:t>Microsoft</w:t>
              </w:r>
            </w:ins>
          </w:p>
        </w:tc>
      </w:tr>
    </w:tbl>
    <w:p w14:paraId="74A62830" w14:textId="5D61BDD7" w:rsidR="00DB10D2" w:rsidRDefault="00DB10D2" w:rsidP="00E26C98">
      <w:pPr>
        <w:pStyle w:val="Heading2NUM"/>
      </w:pPr>
      <w:bookmarkStart w:id="1206" w:name="_Ref213430400"/>
      <w:bookmarkStart w:id="1207" w:name="_Toc231555161"/>
      <w:r>
        <w:t>Feature team</w:t>
      </w:r>
      <w:bookmarkEnd w:id="1206"/>
      <w:bookmarkEnd w:id="1207"/>
    </w:p>
    <w:p w14:paraId="75A8CFFD" w14:textId="3C8726A0" w:rsidR="00E15623" w:rsidRDefault="00E15623" w:rsidP="00E15623">
      <w:r>
        <w:t xml:space="preserve">Following the scrum model, Microsoft uses a feature team approach to deliver </w:t>
      </w:r>
      <w:r w:rsidR="00D97060">
        <w:t>a</w:t>
      </w:r>
      <w:r>
        <w:t xml:space="preserve"> </w:t>
      </w:r>
      <w:r w:rsidR="00E86063">
        <w:t>project</w:t>
      </w:r>
      <w:r>
        <w:t>. All scrum roles will be represented within the feature team. This team is an autonomous and empowered unit that has all the capabilities to design, develop, test, and release features to achieve the Customer outcomes. A feature team consists of a product manager, scrum master, technical lead, SMEs, and engineers with various development, test, deployment, infrastructure, security, data, and operation skills.</w:t>
      </w:r>
    </w:p>
    <w:p w14:paraId="4B7796C6" w14:textId="22E1231F" w:rsidR="00DB10D2" w:rsidRDefault="00E15623" w:rsidP="00E15623">
      <w:r>
        <w:t xml:space="preserve">The roles listed below are typical and representative for feature teams, though they may differ, depending on the </w:t>
      </w:r>
      <w:r w:rsidR="00E86063">
        <w:t>project</w:t>
      </w:r>
      <w:r>
        <w:t xml:space="preserve">. The skill sets of the engineers will also be different, depending on the </w:t>
      </w:r>
      <w:r w:rsidR="00E86063">
        <w:t>project</w:t>
      </w:r>
      <w:r>
        <w:t>.</w:t>
      </w:r>
    </w:p>
    <w:p w14:paraId="435581EB" w14:textId="5C2B870F" w:rsidR="00E15623" w:rsidRDefault="00E15623" w:rsidP="00E15623">
      <w:pPr>
        <w:pStyle w:val="Caption-Table-Above"/>
      </w:pPr>
      <w:bookmarkStart w:id="1208" w:name="_Toc213430944"/>
      <w:bookmarkStart w:id="1209" w:name="_Toc231555288"/>
      <w:r>
        <w:t xml:space="preserve">Table </w:t>
      </w:r>
      <w:r>
        <w:fldChar w:fldCharType="begin"/>
      </w:r>
      <w:r>
        <w:instrText>SEQ Table \* ARABIC</w:instrText>
      </w:r>
      <w:r>
        <w:fldChar w:fldCharType="separate"/>
      </w:r>
      <w:ins w:id="1210" w:author="Francis Moigula" w:date="2026-06-04T17:05:00Z" w16du:dateUtc="2026-06-04T22:05:00Z">
        <w:r w:rsidR="009917D6">
          <w:rPr>
            <w:noProof/>
          </w:rPr>
          <w:t>18</w:t>
        </w:r>
      </w:ins>
      <w:del w:id="1211" w:author="Francis Moigula" w:date="2026-06-04T10:10:00Z" w16du:dateUtc="2026-06-04T15:10:00Z">
        <w:r w:rsidR="008D6700" w:rsidDel="00A0348A">
          <w:rPr>
            <w:noProof/>
          </w:rPr>
          <w:delText>17</w:delText>
        </w:r>
      </w:del>
      <w:r>
        <w:fldChar w:fldCharType="end"/>
      </w:r>
      <w:r>
        <w:t>: Feature team roles and responsibilities</w:t>
      </w:r>
      <w:bookmarkEnd w:id="1208"/>
      <w:bookmarkEnd w:id="1209"/>
    </w:p>
    <w:tbl>
      <w:tblPr>
        <w:tblStyle w:val="RFX-SOWTable"/>
        <w:tblW w:w="5000" w:type="pct"/>
        <w:tblLook w:val="04A0" w:firstRow="1" w:lastRow="0" w:firstColumn="1" w:lastColumn="0" w:noHBand="0" w:noVBand="1"/>
      </w:tblPr>
      <w:tblGrid>
        <w:gridCol w:w="5719"/>
        <w:gridCol w:w="3641"/>
      </w:tblGrid>
      <w:tr w:rsidR="00B3608D" w:rsidRPr="001B7E7D" w14:paraId="58FAE6B3" w14:textId="77777777" w:rsidTr="00B761EF">
        <w:trPr>
          <w:cnfStyle w:val="100000000000" w:firstRow="1" w:lastRow="0" w:firstColumn="0" w:lastColumn="0" w:oddVBand="0" w:evenVBand="0" w:oddHBand="0" w:evenHBand="0" w:firstRowFirstColumn="0" w:firstRowLastColumn="0" w:lastRowFirstColumn="0" w:lastRowLastColumn="0"/>
          <w:trHeight w:val="542"/>
        </w:trPr>
        <w:tc>
          <w:tcPr>
            <w:tcW w:w="3055" w:type="pct"/>
          </w:tcPr>
          <w:p w14:paraId="6E0628BC" w14:textId="77777777" w:rsidR="00B3608D" w:rsidRPr="001B7E7D" w:rsidRDefault="00B3608D" w:rsidP="00CA4FC5">
            <w:pPr>
              <w:pStyle w:val="Table-Header"/>
              <w:rPr>
                <w:b/>
                <w:bCs/>
              </w:rPr>
            </w:pPr>
            <w:r w:rsidRPr="001B7E7D">
              <w:rPr>
                <w:b/>
                <w:bCs/>
              </w:rPr>
              <w:t>Role</w:t>
            </w:r>
          </w:p>
        </w:tc>
        <w:tc>
          <w:tcPr>
            <w:tcW w:w="1945" w:type="pct"/>
          </w:tcPr>
          <w:p w14:paraId="7D55A07D" w14:textId="77777777" w:rsidR="00B3608D" w:rsidRPr="001B7E7D" w:rsidRDefault="00B3608D" w:rsidP="00CA4FC5">
            <w:pPr>
              <w:pStyle w:val="Table-Header"/>
              <w:rPr>
                <w:b/>
                <w:bCs/>
              </w:rPr>
            </w:pPr>
            <w:r w:rsidRPr="001B7E7D">
              <w:rPr>
                <w:b/>
                <w:bCs/>
              </w:rPr>
              <w:t>Organization</w:t>
            </w:r>
          </w:p>
        </w:tc>
      </w:tr>
      <w:tr w:rsidR="00283D28" w:rsidRPr="00FD28FE" w14:paraId="4371F591"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3055" w:type="pct"/>
            <w:vAlign w:val="center"/>
          </w:tcPr>
          <w:p w14:paraId="2C7154A5" w14:textId="114990C7" w:rsidR="00283D28" w:rsidRPr="00FD28FE" w:rsidRDefault="00F24A7E" w:rsidP="00283D28">
            <w:pPr>
              <w:pStyle w:val="TableText"/>
              <w:spacing w:after="0"/>
            </w:pPr>
            <w:r>
              <w:rPr>
                <w:color w:val="1B1C1D"/>
                <w:szCs w:val="20"/>
              </w:rPr>
              <w:t xml:space="preserve">Business </w:t>
            </w:r>
            <w:r w:rsidR="00283D28" w:rsidRPr="00C411B6">
              <w:rPr>
                <w:color w:val="1B1C1D"/>
                <w:szCs w:val="20"/>
              </w:rPr>
              <w:t xml:space="preserve">Process </w:t>
            </w:r>
            <w:r w:rsidR="00283D28">
              <w:rPr>
                <w:color w:val="1B1C1D"/>
                <w:szCs w:val="20"/>
              </w:rPr>
              <w:t>o</w:t>
            </w:r>
            <w:r w:rsidR="00283D28" w:rsidRPr="00C411B6">
              <w:rPr>
                <w:color w:val="1B1C1D"/>
                <w:szCs w:val="20"/>
              </w:rPr>
              <w:t>wner</w:t>
            </w:r>
            <w:r w:rsidR="00283D28">
              <w:rPr>
                <w:color w:val="1B1C1D"/>
                <w:szCs w:val="20"/>
              </w:rPr>
              <w:t xml:space="preserve"> (s)</w:t>
            </w:r>
          </w:p>
        </w:tc>
        <w:tc>
          <w:tcPr>
            <w:tcW w:w="1945" w:type="pct"/>
          </w:tcPr>
          <w:p w14:paraId="12C8FBD6" w14:textId="1129AD76" w:rsidR="00283D28" w:rsidRPr="00FD28FE" w:rsidRDefault="00283D28" w:rsidP="00283D28">
            <w:pPr>
              <w:spacing w:before="0"/>
              <w:rPr>
                <w:b/>
              </w:rPr>
            </w:pPr>
            <w:r w:rsidRPr="00FD0721">
              <w:t>Ford</w:t>
            </w:r>
          </w:p>
        </w:tc>
      </w:tr>
      <w:tr w:rsidR="00283D28" w:rsidRPr="00FD28FE" w14:paraId="53B86458" w14:textId="77777777" w:rsidTr="00B761EF">
        <w:trPr>
          <w:cnfStyle w:val="000000010000" w:firstRow="0" w:lastRow="0" w:firstColumn="0" w:lastColumn="0" w:oddVBand="0" w:evenVBand="0" w:oddHBand="0" w:evenHBand="1" w:firstRowFirstColumn="0" w:firstRowLastColumn="0" w:lastRowFirstColumn="0" w:lastRowLastColumn="0"/>
          <w:trHeight w:val="422"/>
        </w:trPr>
        <w:tc>
          <w:tcPr>
            <w:tcW w:w="3055" w:type="pct"/>
            <w:vAlign w:val="center"/>
          </w:tcPr>
          <w:p w14:paraId="05E697B1" w14:textId="40960515" w:rsidR="00283D28" w:rsidRPr="00FD28FE" w:rsidRDefault="00283D28" w:rsidP="00283D28">
            <w:pPr>
              <w:spacing w:before="0"/>
              <w:rPr>
                <w:b/>
                <w:bCs/>
                <w:color w:val="000000" w:themeColor="text1"/>
              </w:rPr>
            </w:pPr>
            <w:r w:rsidRPr="00B00282">
              <w:rPr>
                <w:color w:val="1B1C1D"/>
              </w:rPr>
              <w:t xml:space="preserve">Product </w:t>
            </w:r>
            <w:r>
              <w:rPr>
                <w:color w:val="1B1C1D"/>
              </w:rPr>
              <w:t>o</w:t>
            </w:r>
            <w:r w:rsidRPr="00B00282">
              <w:rPr>
                <w:color w:val="1B1C1D"/>
              </w:rPr>
              <w:t>wner</w:t>
            </w:r>
          </w:p>
        </w:tc>
        <w:tc>
          <w:tcPr>
            <w:tcW w:w="1945" w:type="pct"/>
          </w:tcPr>
          <w:p w14:paraId="7A5616DF" w14:textId="4763E4B0" w:rsidR="00283D28" w:rsidRPr="00FD28FE" w:rsidRDefault="00283D28" w:rsidP="00283D28">
            <w:pPr>
              <w:spacing w:before="0"/>
              <w:rPr>
                <w:b/>
                <w:bCs/>
                <w:color w:val="000000" w:themeColor="text1"/>
              </w:rPr>
            </w:pPr>
            <w:r w:rsidRPr="00FD0721">
              <w:t>Ford</w:t>
            </w:r>
          </w:p>
        </w:tc>
      </w:tr>
      <w:tr w:rsidR="00283D28" w:rsidRPr="00FD28FE" w14:paraId="5D7BB846"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3055" w:type="pct"/>
            <w:vAlign w:val="center"/>
          </w:tcPr>
          <w:p w14:paraId="63EE5D35" w14:textId="6A9925F5" w:rsidR="00283D28" w:rsidRPr="00FD28FE" w:rsidRDefault="00283D28" w:rsidP="00283D28">
            <w:pPr>
              <w:spacing w:before="0"/>
              <w:rPr>
                <w:b/>
                <w:bCs/>
                <w:color w:val="000000" w:themeColor="text1"/>
              </w:rPr>
            </w:pPr>
            <w:r w:rsidRPr="00C411B6">
              <w:rPr>
                <w:color w:val="1B1C1D"/>
              </w:rPr>
              <w:t xml:space="preserve">Subject </w:t>
            </w:r>
            <w:r>
              <w:rPr>
                <w:color w:val="1B1C1D"/>
              </w:rPr>
              <w:t>m</w:t>
            </w:r>
            <w:r w:rsidRPr="00C411B6">
              <w:rPr>
                <w:color w:val="1B1C1D"/>
              </w:rPr>
              <w:t>atter</w:t>
            </w:r>
            <w:r>
              <w:rPr>
                <w:color w:val="1B1C1D"/>
              </w:rPr>
              <w:t xml:space="preserve"> e</w:t>
            </w:r>
            <w:r w:rsidRPr="00C411B6">
              <w:rPr>
                <w:color w:val="1B1C1D"/>
              </w:rPr>
              <w:t>xperts (SMEs)</w:t>
            </w:r>
          </w:p>
        </w:tc>
        <w:tc>
          <w:tcPr>
            <w:tcW w:w="1945" w:type="pct"/>
          </w:tcPr>
          <w:p w14:paraId="4A7AA0E8" w14:textId="318E94E4" w:rsidR="00283D28" w:rsidRPr="00FD28FE" w:rsidRDefault="00283D28" w:rsidP="00283D28">
            <w:pPr>
              <w:spacing w:before="0"/>
              <w:rPr>
                <w:b/>
                <w:bCs/>
                <w:color w:val="000000" w:themeColor="text1"/>
              </w:rPr>
            </w:pPr>
            <w:r w:rsidRPr="00FD0721">
              <w:t>Ford</w:t>
            </w:r>
          </w:p>
        </w:tc>
      </w:tr>
      <w:tr w:rsidR="00B3608D" w:rsidRPr="00FD28FE" w14:paraId="0BD9C6A1" w14:textId="77777777" w:rsidTr="00B761EF">
        <w:trPr>
          <w:cnfStyle w:val="000000010000" w:firstRow="0" w:lastRow="0" w:firstColumn="0" w:lastColumn="0" w:oddVBand="0" w:evenVBand="0" w:oddHBand="0" w:evenHBand="1" w:firstRowFirstColumn="0" w:firstRowLastColumn="0" w:lastRowFirstColumn="0" w:lastRowLastColumn="0"/>
          <w:trHeight w:val="422"/>
        </w:trPr>
        <w:tc>
          <w:tcPr>
            <w:tcW w:w="3055" w:type="pct"/>
            <w:vAlign w:val="center"/>
          </w:tcPr>
          <w:p w14:paraId="5B97C77B" w14:textId="77777777" w:rsidR="00B3608D" w:rsidRDefault="00B3608D" w:rsidP="00CA4FC5">
            <w:pPr>
              <w:spacing w:before="0"/>
              <w:rPr>
                <w:b/>
              </w:rPr>
            </w:pPr>
            <w:r>
              <w:t>Architect (Delivery Lead)</w:t>
            </w:r>
          </w:p>
        </w:tc>
        <w:tc>
          <w:tcPr>
            <w:tcW w:w="1945" w:type="pct"/>
            <w:vAlign w:val="center"/>
          </w:tcPr>
          <w:p w14:paraId="68CC976B" w14:textId="77777777" w:rsidR="00B3608D" w:rsidRPr="00FD28FE" w:rsidRDefault="00B3608D" w:rsidP="00CA4FC5">
            <w:pPr>
              <w:spacing w:before="0"/>
              <w:rPr>
                <w:b/>
                <w:bCs/>
                <w:color w:val="000000" w:themeColor="text1"/>
              </w:rPr>
            </w:pPr>
            <w:r>
              <w:rPr>
                <w:bCs/>
                <w:color w:val="000000" w:themeColor="text1"/>
              </w:rPr>
              <w:t>Microsoft</w:t>
            </w:r>
          </w:p>
        </w:tc>
      </w:tr>
      <w:tr w:rsidR="005E5EBA" w:rsidRPr="00FD28FE" w14:paraId="1521FEB5" w14:textId="77777777" w:rsidTr="00B761EF">
        <w:trPr>
          <w:cnfStyle w:val="000000100000" w:firstRow="0" w:lastRow="0" w:firstColumn="0" w:lastColumn="0" w:oddVBand="0" w:evenVBand="0" w:oddHBand="1" w:evenHBand="0" w:firstRowFirstColumn="0" w:firstRowLastColumn="0" w:lastRowFirstColumn="0" w:lastRowLastColumn="0"/>
          <w:trHeight w:val="422"/>
          <w:ins w:id="1212" w:author="Francis Moigula" w:date="2026-06-04T15:51:00Z"/>
        </w:trPr>
        <w:tc>
          <w:tcPr>
            <w:tcW w:w="3055" w:type="pct"/>
            <w:vAlign w:val="center"/>
          </w:tcPr>
          <w:p w14:paraId="6FA07E1A" w14:textId="3629BEF9" w:rsidR="005E5EBA" w:rsidRDefault="005E5EBA" w:rsidP="00CA4FC5">
            <w:pPr>
              <w:spacing w:before="0"/>
              <w:rPr>
                <w:ins w:id="1213" w:author="Francis Moigula" w:date="2026-06-04T15:51:00Z" w16du:dateUtc="2026-06-04T20:51:00Z"/>
              </w:rPr>
            </w:pPr>
            <w:ins w:id="1214" w:author="Francis Moigula" w:date="2026-06-04T15:51:00Z" w16du:dateUtc="2026-06-04T20:51:00Z">
              <w:r>
                <w:t>Architect (Solution)</w:t>
              </w:r>
            </w:ins>
          </w:p>
        </w:tc>
        <w:tc>
          <w:tcPr>
            <w:tcW w:w="1945" w:type="pct"/>
            <w:vAlign w:val="center"/>
          </w:tcPr>
          <w:p w14:paraId="7B12A3C7" w14:textId="56DCCF40" w:rsidR="005E5EBA" w:rsidRDefault="00BA49D3" w:rsidP="00CA4FC5">
            <w:pPr>
              <w:spacing w:before="0"/>
              <w:rPr>
                <w:ins w:id="1215" w:author="Francis Moigula" w:date="2026-06-04T15:51:00Z" w16du:dateUtc="2026-06-04T20:51:00Z"/>
                <w:bCs/>
                <w:color w:val="000000" w:themeColor="text1"/>
              </w:rPr>
            </w:pPr>
            <w:ins w:id="1216" w:author="Francis Moigula" w:date="2026-06-04T15:52:00Z" w16du:dateUtc="2026-06-04T20:52:00Z">
              <w:r>
                <w:rPr>
                  <w:bCs/>
                  <w:color w:val="000000" w:themeColor="text1"/>
                </w:rPr>
                <w:t>Microsoft</w:t>
              </w:r>
            </w:ins>
          </w:p>
        </w:tc>
      </w:tr>
      <w:tr w:rsidR="00AD3B19" w:rsidRPr="00FD28FE" w14:paraId="1B291EFF" w14:textId="77777777" w:rsidTr="007C41AC">
        <w:trPr>
          <w:cnfStyle w:val="000000010000" w:firstRow="0" w:lastRow="0" w:firstColumn="0" w:lastColumn="0" w:oddVBand="0" w:evenVBand="0" w:oddHBand="0" w:evenHBand="1" w:firstRowFirstColumn="0" w:firstRowLastColumn="0" w:lastRowFirstColumn="0" w:lastRowLastColumn="0"/>
          <w:trHeight w:val="422"/>
        </w:trPr>
        <w:tc>
          <w:tcPr>
            <w:tcW w:w="3055" w:type="pct"/>
          </w:tcPr>
          <w:p w14:paraId="418D86EE" w14:textId="77777777" w:rsidR="00AD3B19" w:rsidRDefault="00AD3B19" w:rsidP="007C41AC">
            <w:pPr>
              <w:spacing w:before="0"/>
            </w:pPr>
            <w:r>
              <w:t xml:space="preserve">Developer / </w:t>
            </w:r>
            <w:r w:rsidRPr="00756555">
              <w:t>Engineer</w:t>
            </w:r>
          </w:p>
        </w:tc>
        <w:tc>
          <w:tcPr>
            <w:tcW w:w="1945" w:type="pct"/>
          </w:tcPr>
          <w:p w14:paraId="6D7E239D" w14:textId="77777777" w:rsidR="00AD3B19" w:rsidRDefault="00AD3B19" w:rsidP="007C41AC">
            <w:pPr>
              <w:spacing w:before="0"/>
              <w:rPr>
                <w:bCs/>
                <w:color w:val="000000" w:themeColor="text1"/>
              </w:rPr>
            </w:pPr>
            <w:r w:rsidRPr="009C52E2">
              <w:rPr>
                <w:bCs/>
                <w:color w:val="000000" w:themeColor="text1"/>
              </w:rPr>
              <w:t>Microsoft</w:t>
            </w:r>
          </w:p>
        </w:tc>
      </w:tr>
      <w:tr w:rsidR="00315F8F" w:rsidRPr="00FD28FE" w:rsidDel="00074C7F" w14:paraId="3A3FAFE4" w14:textId="1E62E46A" w:rsidTr="00B761EF">
        <w:trPr>
          <w:cnfStyle w:val="000000100000" w:firstRow="0" w:lastRow="0" w:firstColumn="0" w:lastColumn="0" w:oddVBand="0" w:evenVBand="0" w:oddHBand="1" w:evenHBand="0" w:firstRowFirstColumn="0" w:firstRowLastColumn="0" w:lastRowFirstColumn="0" w:lastRowLastColumn="0"/>
          <w:trHeight w:val="422"/>
          <w:del w:id="1217" w:author="Francis Moigula" w:date="2026-06-04T15:52:00Z"/>
        </w:trPr>
        <w:tc>
          <w:tcPr>
            <w:tcW w:w="3055" w:type="pct"/>
          </w:tcPr>
          <w:p w14:paraId="405365F3" w14:textId="77777777" w:rsidR="00315F8F" w:rsidDel="00074C7F" w:rsidRDefault="00315F8F" w:rsidP="00CA4FC5">
            <w:pPr>
              <w:spacing w:before="0"/>
              <w:rPr>
                <w:del w:id="1218" w:author="Francis Moigula" w:date="2026-06-04T15:52:00Z" w16du:dateUtc="2026-06-04T20:52:00Z"/>
              </w:rPr>
            </w:pPr>
            <w:del w:id="1219" w:author="Francis Moigula" w:date="2026-06-04T15:52:00Z" w16du:dateUtc="2026-06-04T20:52:00Z">
              <w:r w:rsidDel="00074C7F">
                <w:delText>Consulting Product Manager</w:delText>
              </w:r>
            </w:del>
          </w:p>
        </w:tc>
        <w:tc>
          <w:tcPr>
            <w:tcW w:w="1945" w:type="pct"/>
          </w:tcPr>
          <w:p w14:paraId="5A7AF617" w14:textId="77777777" w:rsidR="00315F8F" w:rsidDel="00074C7F" w:rsidRDefault="00315F8F" w:rsidP="00CA4FC5">
            <w:pPr>
              <w:spacing w:before="0"/>
              <w:rPr>
                <w:del w:id="1220" w:author="Francis Moigula" w:date="2026-06-04T15:52:00Z" w16du:dateUtc="2026-06-04T20:52:00Z"/>
                <w:bCs/>
                <w:color w:val="000000" w:themeColor="text1"/>
              </w:rPr>
            </w:pPr>
            <w:del w:id="1221" w:author="Francis Moigula" w:date="2026-06-04T15:52:00Z" w16du:dateUtc="2026-06-04T20:52:00Z">
              <w:r w:rsidRPr="009C52E2" w:rsidDel="00074C7F">
                <w:rPr>
                  <w:bCs/>
                  <w:color w:val="000000" w:themeColor="text1"/>
                </w:rPr>
                <w:delText>Microsoft</w:delText>
              </w:r>
            </w:del>
          </w:p>
        </w:tc>
      </w:tr>
      <w:tr w:rsidR="00B3608D" w:rsidRPr="00FD28FE" w:rsidDel="00074C7F" w14:paraId="4231FCAD" w14:textId="7C8DC1FC" w:rsidTr="00B761EF">
        <w:trPr>
          <w:cnfStyle w:val="000000010000" w:firstRow="0" w:lastRow="0" w:firstColumn="0" w:lastColumn="0" w:oddVBand="0" w:evenVBand="0" w:oddHBand="0" w:evenHBand="1" w:firstRowFirstColumn="0" w:firstRowLastColumn="0" w:lastRowFirstColumn="0" w:lastRowLastColumn="0"/>
          <w:trHeight w:val="422"/>
          <w:del w:id="1222" w:author="Francis Moigula" w:date="2026-06-04T15:52:00Z"/>
        </w:trPr>
        <w:tc>
          <w:tcPr>
            <w:tcW w:w="3055" w:type="pct"/>
          </w:tcPr>
          <w:p w14:paraId="0C7E0780" w14:textId="057F3B9F" w:rsidR="008869DD" w:rsidDel="00074C7F" w:rsidRDefault="00315F8F" w:rsidP="00B3608D">
            <w:pPr>
              <w:spacing w:before="0"/>
              <w:rPr>
                <w:del w:id="1223" w:author="Francis Moigula" w:date="2026-06-04T15:52:00Z" w16du:dateUtc="2026-06-04T20:52:00Z"/>
              </w:rPr>
            </w:pPr>
            <w:commentRangeStart w:id="1224"/>
            <w:commentRangeStart w:id="1225"/>
            <w:commentRangeStart w:id="1226"/>
            <w:del w:id="1227" w:author="Francis Moigula" w:date="2026-06-04T14:04:00Z" w16du:dateUtc="2026-06-04T19:04:00Z">
              <w:r w:rsidDel="00A46254">
                <w:delText xml:space="preserve">Process / Industry </w:delText>
              </w:r>
            </w:del>
            <w:del w:id="1228" w:author="Francis Moigula" w:date="2026-06-04T15:52:00Z" w16du:dateUtc="2026-06-04T20:52:00Z">
              <w:r w:rsidDel="00074C7F">
                <w:delText>Consultants</w:delText>
              </w:r>
              <w:commentRangeEnd w:id="1224"/>
              <w:r w:rsidR="00523F60" w:rsidDel="00074C7F">
                <w:rPr>
                  <w:rStyle w:val="CommentReference"/>
                  <w:sz w:val="20"/>
                  <w:szCs w:val="20"/>
                </w:rPr>
                <w:commentReference w:id="1224"/>
              </w:r>
              <w:commentRangeEnd w:id="1225"/>
              <w:r>
                <w:rPr>
                  <w:rStyle w:val="CommentReference"/>
                  <w:sz w:val="20"/>
                  <w:szCs w:val="20"/>
                </w:rPr>
                <w:commentReference w:id="1225"/>
              </w:r>
              <w:commentRangeEnd w:id="1226"/>
              <w:r>
                <w:rPr>
                  <w:rStyle w:val="CommentReference"/>
                  <w:sz w:val="20"/>
                  <w:szCs w:val="20"/>
                </w:rPr>
                <w:commentReference w:id="1226"/>
              </w:r>
            </w:del>
          </w:p>
        </w:tc>
        <w:tc>
          <w:tcPr>
            <w:tcW w:w="1945" w:type="pct"/>
          </w:tcPr>
          <w:p w14:paraId="59F25EF7" w14:textId="05B90F4A" w:rsidR="00B3608D" w:rsidDel="00074C7F" w:rsidRDefault="00B3608D" w:rsidP="00B3608D">
            <w:pPr>
              <w:spacing w:before="0"/>
              <w:rPr>
                <w:del w:id="1230" w:author="Francis Moigula" w:date="2026-06-04T15:52:00Z" w16du:dateUtc="2026-06-04T20:52:00Z"/>
                <w:bCs/>
                <w:color w:val="000000" w:themeColor="text1"/>
              </w:rPr>
            </w:pPr>
            <w:del w:id="1231" w:author="Francis Moigula" w:date="2026-06-04T15:52:00Z" w16du:dateUtc="2026-06-04T20:52:00Z">
              <w:r w:rsidRPr="009C52E2" w:rsidDel="00074C7F">
                <w:rPr>
                  <w:bCs/>
                  <w:color w:val="000000" w:themeColor="text1"/>
                </w:rPr>
                <w:delText>Microsoft</w:delText>
              </w:r>
            </w:del>
          </w:p>
        </w:tc>
      </w:tr>
      <w:tr w:rsidR="00B3608D" w:rsidRPr="00FD28FE" w14:paraId="6E7696C5"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3055" w:type="pct"/>
          </w:tcPr>
          <w:p w14:paraId="68216D94" w14:textId="7388279A" w:rsidR="00B3608D" w:rsidRDefault="00734FDC" w:rsidP="00B3608D">
            <w:pPr>
              <w:spacing w:before="0"/>
            </w:pPr>
            <w:ins w:id="1232" w:author="Francis Moigula" w:date="2026-06-04T15:52:00Z" w16du:dateUtc="2026-06-04T20:52:00Z">
              <w:r>
                <w:t xml:space="preserve">Development </w:t>
              </w:r>
            </w:ins>
            <w:del w:id="1233" w:author="Francis Moigula" w:date="2026-06-04T15:52:00Z" w16du:dateUtc="2026-06-04T20:52:00Z">
              <w:r w:rsidR="00B3608D" w:rsidRPr="001F7C2C" w:rsidDel="00734FDC">
                <w:delText xml:space="preserve">Technical </w:delText>
              </w:r>
            </w:del>
            <w:ins w:id="1234" w:author="Francis Moigula" w:date="2026-06-04T15:52:00Z" w16du:dateUtc="2026-06-04T20:52:00Z">
              <w:r>
                <w:t>L</w:t>
              </w:r>
            </w:ins>
            <w:del w:id="1235" w:author="Francis Moigula" w:date="2026-06-04T15:52:00Z" w16du:dateUtc="2026-06-04T20:52:00Z">
              <w:r w:rsidR="00B3608D" w:rsidRPr="001F7C2C" w:rsidDel="00734FDC">
                <w:delText>l</w:delText>
              </w:r>
            </w:del>
            <w:r w:rsidR="00B3608D" w:rsidRPr="001F7C2C">
              <w:t>ead</w:t>
            </w:r>
          </w:p>
        </w:tc>
        <w:tc>
          <w:tcPr>
            <w:tcW w:w="1945" w:type="pct"/>
          </w:tcPr>
          <w:p w14:paraId="6575ACE4" w14:textId="278C3EB6" w:rsidR="00B3608D" w:rsidRDefault="00B3608D" w:rsidP="00B3608D">
            <w:pPr>
              <w:spacing w:before="0"/>
              <w:rPr>
                <w:bCs/>
                <w:color w:val="000000" w:themeColor="text1"/>
              </w:rPr>
            </w:pPr>
            <w:r w:rsidRPr="009C52E2">
              <w:rPr>
                <w:bCs/>
                <w:color w:val="000000" w:themeColor="text1"/>
              </w:rPr>
              <w:t>Microsoft</w:t>
            </w:r>
          </w:p>
        </w:tc>
      </w:tr>
      <w:tr w:rsidR="00EA58FD" w:rsidRPr="00FD28FE" w14:paraId="37202193" w14:textId="77777777" w:rsidTr="00B761EF">
        <w:trPr>
          <w:cnfStyle w:val="000000010000" w:firstRow="0" w:lastRow="0" w:firstColumn="0" w:lastColumn="0" w:oddVBand="0" w:evenVBand="0" w:oddHBand="0" w:evenHBand="1" w:firstRowFirstColumn="0" w:firstRowLastColumn="0" w:lastRowFirstColumn="0" w:lastRowLastColumn="0"/>
          <w:trHeight w:val="422"/>
          <w:ins w:id="1236" w:author="Francis Moigula" w:date="2026-06-04T15:52:00Z"/>
        </w:trPr>
        <w:tc>
          <w:tcPr>
            <w:tcW w:w="3055" w:type="pct"/>
          </w:tcPr>
          <w:p w14:paraId="44D17B29" w14:textId="1DDC57BD" w:rsidR="00EA58FD" w:rsidRPr="00717CA7" w:rsidRDefault="00EA58FD" w:rsidP="00B3608D">
            <w:pPr>
              <w:spacing w:before="0"/>
              <w:rPr>
                <w:ins w:id="1237" w:author="Francis Moigula" w:date="2026-06-04T15:52:00Z" w16du:dateUtc="2026-06-04T20:52:00Z"/>
              </w:rPr>
            </w:pPr>
            <w:ins w:id="1238" w:author="Francis Moigula" w:date="2026-06-04T15:52:00Z" w16du:dateUtc="2026-06-04T20:52:00Z">
              <w:r>
                <w:t xml:space="preserve">Security </w:t>
              </w:r>
            </w:ins>
            <w:ins w:id="1239" w:author="Francis Moigula" w:date="2026-06-04T15:53:00Z" w16du:dateUtc="2026-06-04T20:53:00Z">
              <w:r>
                <w:t>consultant</w:t>
              </w:r>
            </w:ins>
            <w:ins w:id="1240" w:author="Francis Moigula" w:date="2026-06-05T09:38:00Z" w16du:dateUtc="2026-06-05T14:38:00Z">
              <w:r w:rsidR="00E3545A">
                <w:t xml:space="preserve"> (s)</w:t>
              </w:r>
            </w:ins>
          </w:p>
        </w:tc>
        <w:tc>
          <w:tcPr>
            <w:tcW w:w="1945" w:type="pct"/>
          </w:tcPr>
          <w:p w14:paraId="336EA797" w14:textId="4C9761D4" w:rsidR="00EA58FD" w:rsidRPr="009C52E2" w:rsidRDefault="00EA58FD" w:rsidP="00B3608D">
            <w:pPr>
              <w:spacing w:before="0"/>
              <w:rPr>
                <w:ins w:id="1241" w:author="Francis Moigula" w:date="2026-06-04T15:52:00Z" w16du:dateUtc="2026-06-04T20:52:00Z"/>
                <w:bCs/>
                <w:color w:val="000000" w:themeColor="text1"/>
              </w:rPr>
            </w:pPr>
            <w:ins w:id="1242" w:author="Francis Moigula" w:date="2026-06-04T15:53:00Z" w16du:dateUtc="2026-06-04T20:53:00Z">
              <w:r w:rsidRPr="009C52E2">
                <w:rPr>
                  <w:bCs/>
                  <w:color w:val="000000" w:themeColor="text1"/>
                </w:rPr>
                <w:t>Microsoft</w:t>
              </w:r>
            </w:ins>
          </w:p>
        </w:tc>
      </w:tr>
      <w:tr w:rsidR="00B3608D" w:rsidRPr="00FD28FE" w14:paraId="721A21FA" w14:textId="77777777" w:rsidTr="00B761EF">
        <w:trPr>
          <w:cnfStyle w:val="000000100000" w:firstRow="0" w:lastRow="0" w:firstColumn="0" w:lastColumn="0" w:oddVBand="0" w:evenVBand="0" w:oddHBand="1" w:evenHBand="0" w:firstRowFirstColumn="0" w:firstRowLastColumn="0" w:lastRowFirstColumn="0" w:lastRowLastColumn="0"/>
          <w:trHeight w:val="422"/>
        </w:trPr>
        <w:tc>
          <w:tcPr>
            <w:tcW w:w="3055" w:type="pct"/>
          </w:tcPr>
          <w:p w14:paraId="60A4BCAB" w14:textId="417F33F4" w:rsidR="00B3608D" w:rsidRDefault="00B3608D" w:rsidP="00B3608D">
            <w:pPr>
              <w:spacing w:before="0"/>
            </w:pPr>
            <w:r w:rsidRPr="00717CA7">
              <w:t>Adoption and change management consultant(s)</w:t>
            </w:r>
          </w:p>
        </w:tc>
        <w:tc>
          <w:tcPr>
            <w:tcW w:w="1945" w:type="pct"/>
          </w:tcPr>
          <w:p w14:paraId="2AE6C4D6" w14:textId="40D51824" w:rsidR="00B3608D" w:rsidRDefault="00B3608D" w:rsidP="00B3608D">
            <w:pPr>
              <w:spacing w:before="0"/>
              <w:rPr>
                <w:bCs/>
                <w:color w:val="000000" w:themeColor="text1"/>
              </w:rPr>
            </w:pPr>
            <w:r w:rsidRPr="009C52E2">
              <w:rPr>
                <w:bCs/>
                <w:color w:val="000000" w:themeColor="text1"/>
              </w:rPr>
              <w:t>Microsoft</w:t>
            </w:r>
          </w:p>
        </w:tc>
      </w:tr>
    </w:tbl>
    <w:p w14:paraId="45EF5193" w14:textId="3E61B536" w:rsidR="00882B78" w:rsidRDefault="00E86063" w:rsidP="001D40AA">
      <w:pPr>
        <w:pStyle w:val="Heading1NUM"/>
      </w:pPr>
      <w:bookmarkStart w:id="1243" w:name="_Toc183681348"/>
      <w:bookmarkStart w:id="1244" w:name="_Toc231555162"/>
      <w:bookmarkEnd w:id="1005"/>
      <w:bookmarkEnd w:id="1006"/>
      <w:r>
        <w:t>Project</w:t>
      </w:r>
      <w:r w:rsidR="00882B78">
        <w:t xml:space="preserve"> governance</w:t>
      </w:r>
      <w:bookmarkEnd w:id="1243"/>
      <w:bookmarkEnd w:id="1244"/>
    </w:p>
    <w:p w14:paraId="678BF43E" w14:textId="32CE4FA8" w:rsidR="0083294E" w:rsidRPr="0083294E" w:rsidRDefault="0083294E" w:rsidP="0083294E">
      <w:bookmarkStart w:id="1245" w:name="_Toc183681349"/>
      <w:r w:rsidRPr="0083294E">
        <w:t xml:space="preserve">The governance structure and processes the team will abide by for the </w:t>
      </w:r>
      <w:r w:rsidR="00E86063">
        <w:t>project</w:t>
      </w:r>
      <w:r w:rsidRPr="0083294E">
        <w:t xml:space="preserve"> are described in the following sections.</w:t>
      </w:r>
    </w:p>
    <w:p w14:paraId="2B6B2BBB" w14:textId="4096642D" w:rsidR="00882B78" w:rsidRDefault="00E86063" w:rsidP="00254D5A">
      <w:pPr>
        <w:pStyle w:val="Heading2NUM"/>
      </w:pPr>
      <w:bookmarkStart w:id="1246" w:name="_Toc231555163"/>
      <w:r>
        <w:t>Project</w:t>
      </w:r>
      <w:r w:rsidR="00882B78">
        <w:t xml:space="preserve"> communication</w:t>
      </w:r>
      <w:bookmarkEnd w:id="1245"/>
      <w:bookmarkEnd w:id="1246"/>
    </w:p>
    <w:p w14:paraId="52D657EB" w14:textId="4771F6A0" w:rsidR="002D3AB2" w:rsidRPr="002D3AB2" w:rsidRDefault="002D3AB2" w:rsidP="002D3AB2">
      <w:bookmarkStart w:id="1247" w:name="_Toc183681350"/>
      <w:r w:rsidRPr="002D3AB2">
        <w:t xml:space="preserve">In addition to the communication mechanisms built into the delivery approach, the following will be used to communicate during the </w:t>
      </w:r>
      <w:r w:rsidR="00E86063">
        <w:t>project</w:t>
      </w:r>
      <w:r w:rsidRPr="002D3AB2">
        <w:t>:</w:t>
      </w:r>
    </w:p>
    <w:p w14:paraId="499DF230" w14:textId="319B3DD2" w:rsidR="002037CD" w:rsidRPr="00A74F7E" w:rsidRDefault="002037CD" w:rsidP="00A74F7E">
      <w:pPr>
        <w:pStyle w:val="ListBullet"/>
      </w:pPr>
      <w:r w:rsidRPr="00A74F7E">
        <w:rPr>
          <w:b/>
          <w:bCs/>
        </w:rPr>
        <w:t>Communication plan</w:t>
      </w:r>
      <w:r w:rsidRPr="00A74F7E">
        <w:t xml:space="preserve">: </w:t>
      </w:r>
      <w:r w:rsidR="00564896">
        <w:t>t</w:t>
      </w:r>
      <w:r w:rsidRPr="00A74F7E">
        <w:t xml:space="preserve">his document will describe the frequency, audience, and content of communication with the team and stakeholders. Microsoft and the Customer will develop it as part of </w:t>
      </w:r>
      <w:r w:rsidR="00E86063">
        <w:t>project</w:t>
      </w:r>
      <w:r w:rsidRPr="00A74F7E">
        <w:t xml:space="preserve"> planning.</w:t>
      </w:r>
    </w:p>
    <w:p w14:paraId="4B60FE6B" w14:textId="1EEA822E" w:rsidR="002037CD" w:rsidRPr="00A74F7E" w:rsidRDefault="002037CD" w:rsidP="00A74F7E">
      <w:pPr>
        <w:pStyle w:val="ListBullet"/>
      </w:pPr>
      <w:r w:rsidRPr="00A74F7E">
        <w:rPr>
          <w:b/>
          <w:bCs/>
        </w:rPr>
        <w:t>Status reports</w:t>
      </w:r>
      <w:r w:rsidRPr="00A74F7E">
        <w:t xml:space="preserve">: </w:t>
      </w:r>
      <w:r w:rsidR="00540D78">
        <w:t>t</w:t>
      </w:r>
      <w:r w:rsidRPr="00A74F7E">
        <w:t xml:space="preserve">he Microsoft team will prepare and issue regular status reports to </w:t>
      </w:r>
      <w:r w:rsidR="00E86063">
        <w:t>project</w:t>
      </w:r>
      <w:r w:rsidRPr="00A74F7E">
        <w:t xml:space="preserve"> stakeholders per the frequency defined in the communication plan.</w:t>
      </w:r>
    </w:p>
    <w:p w14:paraId="630D26AF" w14:textId="0C089025" w:rsidR="002037CD" w:rsidRPr="00A74F7E" w:rsidRDefault="002037CD" w:rsidP="00A74F7E">
      <w:pPr>
        <w:pStyle w:val="ListBullet"/>
      </w:pPr>
      <w:r w:rsidRPr="00A74F7E">
        <w:rPr>
          <w:b/>
          <w:bCs/>
        </w:rPr>
        <w:t>Status meetings</w:t>
      </w:r>
      <w:r w:rsidRPr="00A74F7E">
        <w:t xml:space="preserve">: </w:t>
      </w:r>
      <w:r w:rsidR="001D3A05">
        <w:t>p</w:t>
      </w:r>
      <w:r w:rsidRPr="00A74F7E">
        <w:t xml:space="preserve">er the frequency defined in the communication plan, the Microsoft team will schedule regular status meetings to review the overall </w:t>
      </w:r>
      <w:r w:rsidR="00E86063">
        <w:t>project</w:t>
      </w:r>
      <w:r w:rsidRPr="00A74F7E">
        <w:t xml:space="preserve"> status, available delivery data,</w:t>
      </w:r>
      <w:r w:rsidR="002D6F10">
        <w:t xml:space="preserve"> </w:t>
      </w:r>
      <w:r w:rsidRPr="00A74F7E">
        <w:t>and open problems and risks.</w:t>
      </w:r>
    </w:p>
    <w:p w14:paraId="3EA231C4" w14:textId="54FAFD3F" w:rsidR="00882B78" w:rsidRDefault="00882B78" w:rsidP="00254D5A">
      <w:pPr>
        <w:pStyle w:val="Heading2NUM"/>
      </w:pPr>
      <w:bookmarkStart w:id="1248" w:name="_Toc231555164"/>
      <w:r>
        <w:t>Risk and issue management</w:t>
      </w:r>
      <w:bookmarkEnd w:id="1247"/>
      <w:bookmarkEnd w:id="1248"/>
    </w:p>
    <w:p w14:paraId="2A18C6A8" w14:textId="17070E12" w:rsidR="00745F58" w:rsidRDefault="003E3E18" w:rsidP="00745F58">
      <w:r w:rsidRPr="003E3E18">
        <w:t xml:space="preserve">The following general procedure will be used to manage active </w:t>
      </w:r>
      <w:r w:rsidR="00E86063">
        <w:t>project</w:t>
      </w:r>
      <w:r w:rsidRPr="003E3E18">
        <w:t xml:space="preserve"> issues and risks during the </w:t>
      </w:r>
      <w:r w:rsidR="00E86063">
        <w:t>project</w:t>
      </w:r>
      <w:r w:rsidRPr="003E3E18">
        <w:t>:</w:t>
      </w:r>
    </w:p>
    <w:p w14:paraId="1389F76C" w14:textId="3892A1A7" w:rsidR="00745F58" w:rsidRDefault="00745F58" w:rsidP="00722164">
      <w:pPr>
        <w:pStyle w:val="ListBullet"/>
      </w:pPr>
      <w:r w:rsidRPr="00745F58">
        <w:rPr>
          <w:b/>
          <w:bCs/>
        </w:rPr>
        <w:t>Identify</w:t>
      </w:r>
      <w:r>
        <w:t xml:space="preserve">: </w:t>
      </w:r>
      <w:r w:rsidR="001D3A05">
        <w:t>i</w:t>
      </w:r>
      <w:r>
        <w:t xml:space="preserve">dentify and document </w:t>
      </w:r>
      <w:r w:rsidR="00E86063">
        <w:t>project</w:t>
      </w:r>
      <w:r>
        <w:t xml:space="preserve"> issues (current problems) and risks (potential events that could impact the </w:t>
      </w:r>
      <w:r w:rsidR="00E86063">
        <w:t>project</w:t>
      </w:r>
      <w:r>
        <w:t>).</w:t>
      </w:r>
    </w:p>
    <w:p w14:paraId="2EE59C4A" w14:textId="0951A3E4" w:rsidR="00745F58" w:rsidRDefault="00745F58" w:rsidP="00722164">
      <w:pPr>
        <w:pStyle w:val="ListBullet"/>
      </w:pPr>
      <w:r w:rsidRPr="00745F58">
        <w:rPr>
          <w:b/>
          <w:bCs/>
        </w:rPr>
        <w:t>Analyze and prioritize</w:t>
      </w:r>
      <w:r>
        <w:t xml:space="preserve"> </w:t>
      </w:r>
      <w:r w:rsidR="001D3A05">
        <w:t>a</w:t>
      </w:r>
      <w:r>
        <w:t>ssess the impact and determine the critical risks and issues that will be actively managed.</w:t>
      </w:r>
    </w:p>
    <w:p w14:paraId="39A9833F" w14:textId="2DDFEEED" w:rsidR="00745F58" w:rsidRDefault="00745F58" w:rsidP="00722164">
      <w:pPr>
        <w:pStyle w:val="ListBullet"/>
      </w:pPr>
      <w:r w:rsidRPr="00745F58">
        <w:rPr>
          <w:b/>
          <w:bCs/>
        </w:rPr>
        <w:t>Plan and schedule</w:t>
      </w:r>
      <w:r>
        <w:t xml:space="preserve">: </w:t>
      </w:r>
      <w:r w:rsidR="007D7AF6">
        <w:t>d</w:t>
      </w:r>
      <w:r>
        <w:t>etermine how to manage critical risks and assign responsibility for risk management and issue resolution.</w:t>
      </w:r>
    </w:p>
    <w:p w14:paraId="371CE2DA" w14:textId="6B134580" w:rsidR="00745F58" w:rsidRDefault="00745F58" w:rsidP="00722164">
      <w:pPr>
        <w:pStyle w:val="ListBullet"/>
      </w:pPr>
      <w:r w:rsidRPr="00745F58">
        <w:rPr>
          <w:b/>
          <w:bCs/>
        </w:rPr>
        <w:t>Track and report</w:t>
      </w:r>
      <w:r>
        <w:t xml:space="preserve">: </w:t>
      </w:r>
      <w:r w:rsidR="007D7AF6">
        <w:t>m</w:t>
      </w:r>
      <w:r>
        <w:t>onitor and report the status of risks and issues.</w:t>
      </w:r>
    </w:p>
    <w:p w14:paraId="6A378C4D" w14:textId="6000CE57" w:rsidR="00745F58" w:rsidRDefault="00745F58" w:rsidP="00722164">
      <w:pPr>
        <w:pStyle w:val="ListBullet"/>
      </w:pPr>
      <w:r w:rsidRPr="00745F58">
        <w:rPr>
          <w:b/>
          <w:bCs/>
        </w:rPr>
        <w:t>Escalate</w:t>
      </w:r>
      <w:r>
        <w:t xml:space="preserve">: </w:t>
      </w:r>
      <w:r w:rsidR="007D7AF6">
        <w:t>e</w:t>
      </w:r>
      <w:r>
        <w:t xml:space="preserve">scalate to </w:t>
      </w:r>
      <w:r w:rsidR="00E86063">
        <w:t>project</w:t>
      </w:r>
      <w:r>
        <w:t xml:space="preserve"> sponsors critical issues and risks the team is unable to resolve without assistance.</w:t>
      </w:r>
    </w:p>
    <w:p w14:paraId="700E4E45" w14:textId="54554699" w:rsidR="00745F58" w:rsidRDefault="00745F58" w:rsidP="00722164">
      <w:pPr>
        <w:pStyle w:val="ListBullet"/>
      </w:pPr>
      <w:r w:rsidRPr="00745F58">
        <w:rPr>
          <w:b/>
          <w:bCs/>
        </w:rPr>
        <w:t>Control</w:t>
      </w:r>
      <w:r>
        <w:t xml:space="preserve">: </w:t>
      </w:r>
      <w:r w:rsidR="007D7AF6">
        <w:t>r</w:t>
      </w:r>
      <w:r>
        <w:t>eview the effectiveness of the risk and issue management actions.</w:t>
      </w:r>
    </w:p>
    <w:p w14:paraId="6F5BFDB9" w14:textId="6FDDA746" w:rsidR="00882B78" w:rsidRDefault="00745F58" w:rsidP="00745F58">
      <w:r>
        <w:t>Active issues and risks will be monitored and reassessed every week.</w:t>
      </w:r>
    </w:p>
    <w:p w14:paraId="1E3880B9" w14:textId="1E51B495" w:rsidR="00882B78" w:rsidRDefault="00882B78" w:rsidP="00254D5A">
      <w:pPr>
        <w:pStyle w:val="Heading2NUM"/>
      </w:pPr>
      <w:bookmarkStart w:id="1249" w:name="_Toc183681351"/>
      <w:bookmarkStart w:id="1250" w:name="_Ref183685585"/>
      <w:bookmarkStart w:id="1251" w:name="_Ref183685614"/>
      <w:bookmarkStart w:id="1252" w:name="_Ref183685772"/>
      <w:bookmarkStart w:id="1253" w:name="_Ref230185896"/>
      <w:bookmarkStart w:id="1254" w:name="_Toc231555165"/>
      <w:r>
        <w:t>Change management process</w:t>
      </w:r>
      <w:bookmarkEnd w:id="1249"/>
      <w:bookmarkEnd w:id="1250"/>
      <w:bookmarkEnd w:id="1251"/>
      <w:bookmarkEnd w:id="1252"/>
      <w:bookmarkEnd w:id="1253"/>
      <w:bookmarkEnd w:id="1254"/>
    </w:p>
    <w:p w14:paraId="7DD31D33" w14:textId="312C07AF" w:rsidR="00A14144" w:rsidRPr="00A14144" w:rsidRDefault="00A14144" w:rsidP="00A14144">
      <w:r w:rsidRPr="00A14144">
        <w:t xml:space="preserve">During the </w:t>
      </w:r>
      <w:r w:rsidR="00E86063">
        <w:t>project</w:t>
      </w:r>
      <w:r w:rsidRPr="00A14144">
        <w:t xml:space="preserve">, either party may request modifications to the Services described in this SOW. The agile approach, used by Microsoft, does not guarantee that all items defined in the product backlog will be completed, nor that all outcomes will be achieved. Should the Customer decide to continue work after </w:t>
      </w:r>
      <w:r w:rsidR="00E86063">
        <w:t>project</w:t>
      </w:r>
      <w:r w:rsidRPr="00A14144">
        <w:t xml:space="preserve"> completion (described in the </w:t>
      </w:r>
      <w:r w:rsidR="008D77DF" w:rsidRPr="008D77DF">
        <w:rPr>
          <w:i/>
          <w:iCs/>
          <w:highlight w:val="yellow"/>
        </w:rPr>
        <w:fldChar w:fldCharType="begin"/>
      </w:r>
      <w:r w:rsidR="008D77DF" w:rsidRPr="008D77DF">
        <w:rPr>
          <w:i/>
          <w:iCs/>
        </w:rPr>
        <w:instrText xml:space="preserve"> REF _Ref210663816 \h </w:instrText>
      </w:r>
      <w:r w:rsidR="008D77DF">
        <w:rPr>
          <w:i/>
          <w:iCs/>
          <w:highlight w:val="yellow"/>
        </w:rPr>
        <w:instrText xml:space="preserve"> \* MERGEFORMAT </w:instrText>
      </w:r>
      <w:r w:rsidR="008D77DF" w:rsidRPr="008D77DF">
        <w:rPr>
          <w:i/>
          <w:iCs/>
          <w:highlight w:val="yellow"/>
        </w:rPr>
      </w:r>
      <w:r w:rsidR="008D77DF" w:rsidRPr="008D77DF">
        <w:rPr>
          <w:i/>
          <w:iCs/>
          <w:highlight w:val="yellow"/>
        </w:rPr>
        <w:fldChar w:fldCharType="separate"/>
      </w:r>
      <w:ins w:id="1255" w:author="Francis Moigula" w:date="2026-06-04T10:10:00Z" w16du:dateUtc="2026-06-04T15:10:00Z">
        <w:r w:rsidR="009917D6" w:rsidRPr="009917D6">
          <w:rPr>
            <w:i/>
            <w:iCs/>
            <w:rPrChange w:id="1256" w:author="Francis Moigula" w:date="2026-06-04T17:05:00Z" w16du:dateUtc="2026-06-04T22:05:00Z">
              <w:rPr/>
            </w:rPrChange>
          </w:rPr>
          <w:t>Project completion</w:t>
        </w:r>
      </w:ins>
      <w:del w:id="1257" w:author="Francis Moigula" w:date="2026-06-04T10:10:00Z" w16du:dateUtc="2026-06-04T15:10:00Z">
        <w:r w:rsidR="008D6700" w:rsidRPr="008D6700" w:rsidDel="00A0348A">
          <w:rPr>
            <w:i/>
            <w:iCs/>
          </w:rPr>
          <w:delText>Project completion</w:delText>
        </w:r>
      </w:del>
      <w:r w:rsidR="008D77DF" w:rsidRPr="008D77DF">
        <w:rPr>
          <w:i/>
          <w:iCs/>
          <w:highlight w:val="yellow"/>
        </w:rPr>
        <w:fldChar w:fldCharType="end"/>
      </w:r>
      <w:r w:rsidR="008D77DF">
        <w:t xml:space="preserve"> </w:t>
      </w:r>
      <w:r w:rsidRPr="00A14144">
        <w:t>section), the Customer may request a change by following the process below.</w:t>
      </w:r>
    </w:p>
    <w:p w14:paraId="2ABAF7D3" w14:textId="77777777" w:rsidR="00A14144" w:rsidRPr="00A14144" w:rsidRDefault="00A14144" w:rsidP="00A14144">
      <w:r w:rsidRPr="00A14144">
        <w:t>Requested changes take effect only when the proposed change is agreed upon by both parties. The change management process steps are:</w:t>
      </w:r>
    </w:p>
    <w:p w14:paraId="13F3EABA" w14:textId="57992F5D" w:rsidR="00D621A1" w:rsidRDefault="00D621A1" w:rsidP="00722164">
      <w:pPr>
        <w:pStyle w:val="ListBullet"/>
      </w:pPr>
      <w:r w:rsidRPr="00944D4F">
        <w:rPr>
          <w:b/>
          <w:bCs/>
        </w:rPr>
        <w:t>The change is documented</w:t>
      </w:r>
      <w:r>
        <w:t>: Microsoft will document all change requests in a Microsoft change request form. The change request form includes:</w:t>
      </w:r>
    </w:p>
    <w:p w14:paraId="0F808F81" w14:textId="1E9A3C1F" w:rsidR="00D621A1" w:rsidRDefault="00D621A1" w:rsidP="00722164">
      <w:pPr>
        <w:pStyle w:val="ListBullet2"/>
      </w:pPr>
      <w:r>
        <w:t>A description of the change</w:t>
      </w:r>
      <w:r w:rsidR="0094768F">
        <w:t>.</w:t>
      </w:r>
    </w:p>
    <w:p w14:paraId="520E089A" w14:textId="1458668E" w:rsidR="00D621A1" w:rsidRDefault="00D621A1" w:rsidP="00722164">
      <w:pPr>
        <w:pStyle w:val="ListBullet2"/>
      </w:pPr>
      <w:r>
        <w:t>The estimated effect of implementing the change</w:t>
      </w:r>
      <w:r w:rsidR="0094768F">
        <w:t>.</w:t>
      </w:r>
    </w:p>
    <w:p w14:paraId="7F6CD362" w14:textId="4E7715D3" w:rsidR="00D621A1" w:rsidRDefault="00D621A1" w:rsidP="00722164">
      <w:pPr>
        <w:pStyle w:val="ListBullet"/>
      </w:pPr>
      <w:r w:rsidRPr="00944D4F">
        <w:rPr>
          <w:b/>
          <w:bCs/>
        </w:rPr>
        <w:t>The change is submitted</w:t>
      </w:r>
      <w:r>
        <w:t>: Microsoft will provide the change request form to the Customer.</w:t>
      </w:r>
    </w:p>
    <w:p w14:paraId="0CF655D5" w14:textId="06B26204" w:rsidR="00D621A1" w:rsidRDefault="00D621A1" w:rsidP="00722164">
      <w:pPr>
        <w:pStyle w:val="ListBullet"/>
      </w:pPr>
      <w:r w:rsidRPr="00944D4F">
        <w:rPr>
          <w:b/>
          <w:bCs/>
        </w:rPr>
        <w:t>The change is accepted or rejected</w:t>
      </w:r>
      <w:r>
        <w:t xml:space="preserve">: </w:t>
      </w:r>
      <w:r w:rsidR="0094768F">
        <w:t>t</w:t>
      </w:r>
      <w:r>
        <w:t>he Customer will accept or reject the change within three business days and confirm the following to Microsoft:</w:t>
      </w:r>
    </w:p>
    <w:p w14:paraId="61479056" w14:textId="43A049A5" w:rsidR="00D621A1" w:rsidRDefault="00D621A1" w:rsidP="00722164">
      <w:pPr>
        <w:pStyle w:val="ListBullet2"/>
      </w:pPr>
      <w:r>
        <w:t xml:space="preserve">Acceptance – </w:t>
      </w:r>
      <w:r w:rsidR="00315EF1">
        <w:t>t</w:t>
      </w:r>
      <w:r>
        <w:t>he Customer must sign and return the change request form.</w:t>
      </w:r>
    </w:p>
    <w:p w14:paraId="117929C8" w14:textId="7CA600F7" w:rsidR="00D621A1" w:rsidRDefault="00D621A1" w:rsidP="00722164">
      <w:pPr>
        <w:pStyle w:val="ListBullet2"/>
      </w:pPr>
      <w:r>
        <w:t xml:space="preserve">Rejection – </w:t>
      </w:r>
      <w:r w:rsidR="00315EF1">
        <w:t>i</w:t>
      </w:r>
      <w:r>
        <w:t>f the Customer does not want to proceed with the change or does not provide an approval within three business days, no changes will be performed.</w:t>
      </w:r>
    </w:p>
    <w:p w14:paraId="64C4A142" w14:textId="076AA521" w:rsidR="00882B78" w:rsidRDefault="00882B78" w:rsidP="00254D5A">
      <w:pPr>
        <w:pStyle w:val="Heading2NUM"/>
      </w:pPr>
      <w:bookmarkStart w:id="1258" w:name="_Toc183681352"/>
      <w:bookmarkStart w:id="1259" w:name="_Toc231555166"/>
      <w:r>
        <w:t>Escalation path</w:t>
      </w:r>
      <w:bookmarkEnd w:id="1258"/>
      <w:bookmarkEnd w:id="1259"/>
    </w:p>
    <w:p w14:paraId="28282336" w14:textId="4003E8C7" w:rsidR="008F04D7" w:rsidRPr="00C63955" w:rsidRDefault="008F04D7" w:rsidP="00C63955">
      <w:bookmarkStart w:id="1260" w:name="_Toc183681353"/>
      <w:bookmarkStart w:id="1261" w:name="_Ref183784538"/>
      <w:r w:rsidRPr="008F04D7">
        <w:t xml:space="preserve">The product managers, executive sponsors, and other designees will work closely together to manage </w:t>
      </w:r>
      <w:r w:rsidR="00E86063">
        <w:t>project</w:t>
      </w:r>
      <w:r w:rsidRPr="008F04D7">
        <w:t xml:space="preserve"> issues, risks, and change requests as described previously. The Customer will provide reasonable access to the sponsor or sponsors to expedite resolution. The standard escalation path for review, approval, or dispute resolution is as follows:</w:t>
      </w:r>
    </w:p>
    <w:p w14:paraId="1DCBA23E" w14:textId="65D3877D" w:rsidR="00B0766E" w:rsidRPr="00B0766E" w:rsidRDefault="00A04E9D" w:rsidP="00B0766E">
      <w:pPr>
        <w:pStyle w:val="ListBullet"/>
      </w:pPr>
      <w:bookmarkStart w:id="1262" w:name="_Ref207894682"/>
      <w:r>
        <w:t xml:space="preserve">Project </w:t>
      </w:r>
      <w:r w:rsidR="00B0766E" w:rsidRPr="00B0766E">
        <w:t>team member</w:t>
      </w:r>
    </w:p>
    <w:p w14:paraId="281BE2B7" w14:textId="77777777" w:rsidR="00B0766E" w:rsidRPr="00B0766E" w:rsidRDefault="00B0766E" w:rsidP="00B0766E">
      <w:pPr>
        <w:pStyle w:val="ListBullet"/>
      </w:pPr>
      <w:r w:rsidRPr="00B0766E">
        <w:t xml:space="preserve">Product manager and project managers </w:t>
      </w:r>
    </w:p>
    <w:p w14:paraId="50D5572D" w14:textId="64955A94" w:rsidR="00B0766E" w:rsidRPr="00B0766E" w:rsidRDefault="00B0766E" w:rsidP="00B0766E">
      <w:pPr>
        <w:pStyle w:val="ListBullet"/>
      </w:pPr>
      <w:r w:rsidRPr="00B0766E">
        <w:t xml:space="preserve">Product </w:t>
      </w:r>
      <w:r w:rsidR="00642AFC">
        <w:t xml:space="preserve">Sponsor, </w:t>
      </w:r>
      <w:r w:rsidRPr="00B0766E">
        <w:t>council and</w:t>
      </w:r>
      <w:r w:rsidR="00642AFC">
        <w:t xml:space="preserve">/or </w:t>
      </w:r>
      <w:r w:rsidRPr="00B0766E">
        <w:t>delivery management executive</w:t>
      </w:r>
    </w:p>
    <w:p w14:paraId="237E4B3E" w14:textId="77777777" w:rsidR="00B0766E" w:rsidRPr="00B0766E" w:rsidRDefault="00B0766E" w:rsidP="00B0766E">
      <w:pPr>
        <w:pStyle w:val="ListBullet"/>
      </w:pPr>
      <w:r w:rsidRPr="00B0766E">
        <w:t>Executive steering committee</w:t>
      </w:r>
    </w:p>
    <w:p w14:paraId="14E67FE0" w14:textId="0CA18BF5" w:rsidR="00C63955" w:rsidRDefault="00E86063" w:rsidP="00C63955">
      <w:pPr>
        <w:pStyle w:val="Heading2NUM"/>
      </w:pPr>
      <w:bookmarkStart w:id="1263" w:name="_Ref210663816"/>
      <w:bookmarkStart w:id="1264" w:name="_Toc231555167"/>
      <w:commentRangeStart w:id="1265"/>
      <w:r>
        <w:t>Project</w:t>
      </w:r>
      <w:r w:rsidR="00C63955">
        <w:t xml:space="preserve"> completion</w:t>
      </w:r>
      <w:bookmarkEnd w:id="1262"/>
      <w:bookmarkEnd w:id="1263"/>
      <w:bookmarkEnd w:id="1264"/>
      <w:commentRangeEnd w:id="1265"/>
      <w:r w:rsidR="004C1E8C">
        <w:rPr>
          <w:rStyle w:val="CommentReference"/>
          <w:sz w:val="36"/>
          <w:szCs w:val="28"/>
        </w:rPr>
        <w:commentReference w:id="1265"/>
      </w:r>
    </w:p>
    <w:p w14:paraId="30104271" w14:textId="36D65340" w:rsidR="00306A9A" w:rsidRPr="00306A9A" w:rsidRDefault="00306A9A" w:rsidP="00306A9A">
      <w:r w:rsidRPr="00306A9A">
        <w:t xml:space="preserve">Microsoft will provide Services defined in this SOW to the extent of the fees available and the term specified in the WO. If additional Services are required, the change management process will be followed, and the contract modified. The </w:t>
      </w:r>
      <w:r w:rsidR="00E86063">
        <w:t>project</w:t>
      </w:r>
      <w:r w:rsidRPr="00306A9A">
        <w:t xml:space="preserve"> will be considered complete when at least one of the following conditions has been met:</w:t>
      </w:r>
    </w:p>
    <w:p w14:paraId="3F72753A" w14:textId="77777777" w:rsidR="0068478D" w:rsidRDefault="0068478D" w:rsidP="0068478D">
      <w:pPr>
        <w:pStyle w:val="ListBullet"/>
      </w:pPr>
      <w:r>
        <w:t>All available capacity has been utilized for Services delivered.</w:t>
      </w:r>
    </w:p>
    <w:p w14:paraId="25080E9C" w14:textId="7D40BF63" w:rsidR="0068478D" w:rsidRDefault="0068478D" w:rsidP="0068478D">
      <w:pPr>
        <w:pStyle w:val="ListBullet"/>
      </w:pPr>
      <w:r>
        <w:t xml:space="preserve">The term of the </w:t>
      </w:r>
      <w:r w:rsidR="00E86063">
        <w:t>project</w:t>
      </w:r>
      <w:r>
        <w:t xml:space="preserve"> has expired.</w:t>
      </w:r>
    </w:p>
    <w:p w14:paraId="412536A9" w14:textId="77777777" w:rsidR="0068478D" w:rsidRDefault="0068478D" w:rsidP="0068478D">
      <w:pPr>
        <w:pStyle w:val="ListBullet"/>
      </w:pPr>
      <w:r>
        <w:t>All Microsoft activities and product backlog items have been completed.</w:t>
      </w:r>
    </w:p>
    <w:p w14:paraId="4BAECFE1" w14:textId="77777777" w:rsidR="0068478D" w:rsidRDefault="0068478D" w:rsidP="0068478D">
      <w:pPr>
        <w:pStyle w:val="ListBullet"/>
      </w:pPr>
      <w:r>
        <w:t xml:space="preserve">The WO has been </w:t>
      </w:r>
      <w:commentRangeStart w:id="1266"/>
      <w:commentRangeStart w:id="1267"/>
      <w:r>
        <w:t>terminated</w:t>
      </w:r>
      <w:commentRangeEnd w:id="1266"/>
      <w:r w:rsidR="00B05BCE">
        <w:rPr>
          <w:rStyle w:val="CommentReference"/>
          <w:sz w:val="20"/>
          <w:szCs w:val="20"/>
        </w:rPr>
        <w:commentReference w:id="1266"/>
      </w:r>
      <w:commentRangeEnd w:id="1267"/>
      <w:r>
        <w:rPr>
          <w:rStyle w:val="CommentReference"/>
          <w:sz w:val="20"/>
          <w:szCs w:val="20"/>
        </w:rPr>
        <w:commentReference w:id="1267"/>
      </w:r>
      <w:r>
        <w:t>.</w:t>
      </w:r>
    </w:p>
    <w:p w14:paraId="546A79C4" w14:textId="5213449F" w:rsidR="00165939" w:rsidRPr="00165939" w:rsidRDefault="00165939" w:rsidP="00165939">
      <w:bookmarkStart w:id="1268" w:name="_Toc183681356"/>
      <w:bookmarkStart w:id="1269" w:name="_Ref183782657"/>
      <w:bookmarkEnd w:id="1260"/>
      <w:bookmarkEnd w:id="1261"/>
      <w:r w:rsidRPr="00165939">
        <w:t xml:space="preserve">Due to the nature of agile delivery, not all backlog items or outcomes may be completed during the </w:t>
      </w:r>
      <w:r w:rsidR="00E86063">
        <w:t>project</w:t>
      </w:r>
      <w:r w:rsidRPr="00165939">
        <w:t xml:space="preserve">. The Microsoft team will rely on the CPM in conjunction with the product council to determine priority of the product backlog so that the important backlog items can be completed during the </w:t>
      </w:r>
      <w:r w:rsidR="00E86063">
        <w:t>project</w:t>
      </w:r>
      <w:r w:rsidRPr="00165939">
        <w:t>.</w:t>
      </w:r>
    </w:p>
    <w:p w14:paraId="121E8BFD" w14:textId="4F091EAA" w:rsidR="003251EC" w:rsidRPr="003251EC" w:rsidRDefault="003251EC" w:rsidP="003251EC">
      <w:pPr>
        <w:pStyle w:val="Heading1NUM"/>
      </w:pPr>
      <w:bookmarkStart w:id="1270" w:name="_Toc231555168"/>
      <w:r w:rsidRPr="003251EC">
        <w:t xml:space="preserve">Customer responsibilities and </w:t>
      </w:r>
      <w:r w:rsidR="00E86063">
        <w:t>project</w:t>
      </w:r>
      <w:r w:rsidRPr="003251EC">
        <w:t xml:space="preserve"> assumptions</w:t>
      </w:r>
      <w:bookmarkEnd w:id="1270"/>
    </w:p>
    <w:p w14:paraId="3753EA13" w14:textId="35704F16" w:rsidR="00776349" w:rsidRDefault="009339E0" w:rsidP="009339E0">
      <w:pPr>
        <w:pStyle w:val="Heading2NUM"/>
      </w:pPr>
      <w:bookmarkStart w:id="1271" w:name="_Toc231555169"/>
      <w:r w:rsidRPr="009339E0">
        <w:t>Customer responsibilities</w:t>
      </w:r>
      <w:bookmarkEnd w:id="1271"/>
    </w:p>
    <w:p w14:paraId="15FC91FF" w14:textId="77777777" w:rsidR="00927C0D" w:rsidRDefault="00927C0D" w:rsidP="00927C0D">
      <w:r>
        <w:t>The Customer is responsible for:</w:t>
      </w:r>
    </w:p>
    <w:p w14:paraId="1B0C1AA2" w14:textId="77777777" w:rsidR="009F4642" w:rsidRDefault="009F4642" w:rsidP="009F4642">
      <w:pPr>
        <w:pStyle w:val="Bullet1"/>
      </w:pPr>
      <w:r>
        <w:t>Providing accurate, timely, and complete information within three business days or as mutually agreed upon.</w:t>
      </w:r>
    </w:p>
    <w:p w14:paraId="3A666D14" w14:textId="77777777" w:rsidR="009F4642" w:rsidRDefault="009F4642" w:rsidP="009F4642">
      <w:pPr>
        <w:pStyle w:val="Bullet1"/>
      </w:pPr>
      <w:r>
        <w:t>Providing access to people, including knowledgeable Customer personnel and business users as required.</w:t>
      </w:r>
    </w:p>
    <w:p w14:paraId="067362E6" w14:textId="0A81CC89" w:rsidR="009F4642" w:rsidRDefault="009F4642" w:rsidP="009F4642">
      <w:pPr>
        <w:pStyle w:val="Bullet1"/>
      </w:pPr>
      <w:r>
        <w:t xml:space="preserve">Providing sufficient Customer resources with the requisite skills for testing during the </w:t>
      </w:r>
      <w:r w:rsidR="00E86063">
        <w:t>project</w:t>
      </w:r>
      <w:r>
        <w:t>.</w:t>
      </w:r>
    </w:p>
    <w:p w14:paraId="13A5C1BD" w14:textId="2BDD4428" w:rsidR="009F4642" w:rsidRDefault="009F4642" w:rsidP="009F4642">
      <w:pPr>
        <w:pStyle w:val="Bullet1"/>
      </w:pPr>
      <w:r>
        <w:t xml:space="preserve">Providing all requisite information to relevant external parties to obtain clearances for all personnel actively participating in the </w:t>
      </w:r>
      <w:r w:rsidR="00E86063">
        <w:t>project</w:t>
      </w:r>
      <w:r>
        <w:t>, if security clearances are required.</w:t>
      </w:r>
    </w:p>
    <w:p w14:paraId="59061B44" w14:textId="77777777" w:rsidR="009F4642" w:rsidRDefault="009F4642" w:rsidP="009F4642">
      <w:pPr>
        <w:pStyle w:val="Bullet1"/>
      </w:pPr>
      <w:r>
        <w:t>Providing access to systems for both onsite and remote work.</w:t>
      </w:r>
    </w:p>
    <w:p w14:paraId="5A50F4F7" w14:textId="77777777" w:rsidR="009F4642" w:rsidRDefault="009F4642" w:rsidP="009F4642">
      <w:pPr>
        <w:pStyle w:val="Bullet1"/>
      </w:pPr>
      <w:r>
        <w:t>Providing a suitable work environment when onsite presence is required.</w:t>
      </w:r>
    </w:p>
    <w:p w14:paraId="6ED28BD5" w14:textId="77777777" w:rsidR="009F4642" w:rsidRDefault="009F4642" w:rsidP="009F4642">
      <w:pPr>
        <w:pStyle w:val="Bullet1"/>
      </w:pPr>
      <w:r>
        <w:t>Managing all Customer personnel and vendors who are not managed by Microsoft.</w:t>
      </w:r>
    </w:p>
    <w:p w14:paraId="1E4B5DFF" w14:textId="41E12D7D" w:rsidR="009F4642" w:rsidRDefault="009F4642" w:rsidP="009F4642">
      <w:pPr>
        <w:pStyle w:val="Bullet1"/>
      </w:pPr>
      <w:r>
        <w:t xml:space="preserve">Managing external dependencies for related </w:t>
      </w:r>
      <w:r w:rsidR="00E86063">
        <w:t>project</w:t>
      </w:r>
      <w:r>
        <w:t>s or programs.</w:t>
      </w:r>
    </w:p>
    <w:p w14:paraId="4C61BD9A" w14:textId="77777777" w:rsidR="009F4642" w:rsidRDefault="009F4642" w:rsidP="009F4642">
      <w:pPr>
        <w:pStyle w:val="Bullet1"/>
      </w:pPr>
      <w:r>
        <w:t>Confirming regulatory compliance, if applicable.</w:t>
      </w:r>
    </w:p>
    <w:p w14:paraId="5CB39F1A" w14:textId="77777777" w:rsidR="009F4642" w:rsidRDefault="009F4642" w:rsidP="009F4642">
      <w:pPr>
        <w:pStyle w:val="Bullet1"/>
      </w:pPr>
      <w:r>
        <w:t>Providing standard product training for external systems as required.</w:t>
      </w:r>
    </w:p>
    <w:p w14:paraId="71EB8055" w14:textId="77777777" w:rsidR="009F4642" w:rsidRDefault="009F4642" w:rsidP="009F4642">
      <w:pPr>
        <w:pStyle w:val="Bullet1"/>
      </w:pPr>
      <w:r>
        <w:t>Overseeing organizational change management:</w:t>
      </w:r>
    </w:p>
    <w:p w14:paraId="1FAA79CA" w14:textId="77777777" w:rsidR="007230D0" w:rsidRDefault="007230D0" w:rsidP="005A463F">
      <w:pPr>
        <w:pStyle w:val="Bullet2"/>
      </w:pPr>
      <w:r>
        <w:t>Redesigning or re-engineering business processes.</w:t>
      </w:r>
    </w:p>
    <w:p w14:paraId="6A0EFECA" w14:textId="77777777" w:rsidR="007230D0" w:rsidRDefault="007230D0" w:rsidP="005A463F">
      <w:pPr>
        <w:pStyle w:val="Bullet2"/>
      </w:pPr>
      <w:r>
        <w:t>Designing or redesigning the functional organization.</w:t>
      </w:r>
    </w:p>
    <w:p w14:paraId="5C51855D" w14:textId="77777777" w:rsidR="007230D0" w:rsidRDefault="007230D0" w:rsidP="005A463F">
      <w:pPr>
        <w:pStyle w:val="Bullet2"/>
      </w:pPr>
      <w:r>
        <w:t>Planning or undertaking user communications.</w:t>
      </w:r>
    </w:p>
    <w:p w14:paraId="1FB9261A" w14:textId="50E451B9" w:rsidR="00927C0D" w:rsidRDefault="00927C0D" w:rsidP="005A463F">
      <w:pPr>
        <w:pStyle w:val="Bullet1"/>
      </w:pPr>
      <w:r>
        <w:t>Other general Customer responsibilities.</w:t>
      </w:r>
    </w:p>
    <w:p w14:paraId="43F5296F" w14:textId="77777777" w:rsidR="007679E5" w:rsidRPr="007679E5" w:rsidRDefault="007679E5" w:rsidP="007679E5">
      <w:pPr>
        <w:pStyle w:val="Bullet2"/>
      </w:pPr>
      <w:r w:rsidRPr="007679E5">
        <w:t>The Customer first responder organization is responsible for initial triaging after all releases.</w:t>
      </w:r>
    </w:p>
    <w:p w14:paraId="2F435434" w14:textId="77777777" w:rsidR="007679E5" w:rsidRPr="007679E5" w:rsidRDefault="007679E5" w:rsidP="007679E5">
      <w:pPr>
        <w:pStyle w:val="Bullet2"/>
      </w:pPr>
      <w:r w:rsidRPr="007679E5">
        <w:t>Providing application support.</w:t>
      </w:r>
    </w:p>
    <w:p w14:paraId="4502104E" w14:textId="77777777" w:rsidR="007679E5" w:rsidRPr="007679E5" w:rsidRDefault="007679E5" w:rsidP="007679E5">
      <w:pPr>
        <w:pStyle w:val="Bullet2"/>
      </w:pPr>
      <w:r w:rsidRPr="007679E5">
        <w:t>Fixing bugs and troubleshooting problems that are related to applications or other third-party software, hardware products, or applications that are not explicitly mentioned as being in scope.</w:t>
      </w:r>
    </w:p>
    <w:p w14:paraId="7B3849C3" w14:textId="77777777" w:rsidR="007679E5" w:rsidRPr="007679E5" w:rsidRDefault="007679E5" w:rsidP="007679E5">
      <w:pPr>
        <w:pStyle w:val="Bullet2"/>
      </w:pPr>
      <w:r w:rsidRPr="007679E5">
        <w:t>Preparing documentation about processes, standards, policies, and existing guidelines.</w:t>
      </w:r>
    </w:p>
    <w:p w14:paraId="3972BE58" w14:textId="77777777" w:rsidR="007679E5" w:rsidRPr="007679E5" w:rsidRDefault="007679E5" w:rsidP="007679E5">
      <w:pPr>
        <w:pStyle w:val="Bullet2"/>
      </w:pPr>
      <w:r w:rsidRPr="007679E5">
        <w:t>Designing, configuring, integrating, deploying, or fixing issues in commercially available third-party software.</w:t>
      </w:r>
    </w:p>
    <w:p w14:paraId="01FCFD3B" w14:textId="77777777" w:rsidR="007679E5" w:rsidRPr="007679E5" w:rsidRDefault="007679E5" w:rsidP="007679E5">
      <w:pPr>
        <w:pStyle w:val="Bullet2"/>
      </w:pPr>
      <w:r w:rsidRPr="007679E5">
        <w:t>Implementing modifications to third-party systems and external interfaces to support integration.</w:t>
      </w:r>
    </w:p>
    <w:p w14:paraId="4FB8A377" w14:textId="78B6F427" w:rsidR="00E7273A" w:rsidRDefault="00E7273A" w:rsidP="00E7273A">
      <w:pPr>
        <w:pStyle w:val="Heading2NUM"/>
      </w:pPr>
      <w:bookmarkStart w:id="1272" w:name="_Toc214968370"/>
      <w:bookmarkStart w:id="1273" w:name="_Toc231555170"/>
      <w:r>
        <w:t xml:space="preserve">Project </w:t>
      </w:r>
      <w:r w:rsidR="00E27133">
        <w:t>a</w:t>
      </w:r>
      <w:r>
        <w:t>ccountabilities</w:t>
      </w:r>
      <w:bookmarkEnd w:id="1272"/>
      <w:bookmarkEnd w:id="1273"/>
    </w:p>
    <w:p w14:paraId="02653F21" w14:textId="2738E08E" w:rsidR="00467F21" w:rsidRDefault="00467F21" w:rsidP="00467F21">
      <w:pPr>
        <w:pStyle w:val="Caption-Table-Above"/>
      </w:pPr>
      <w:bookmarkStart w:id="1274" w:name="_Toc231555289"/>
      <w:r>
        <w:t xml:space="preserve">Table </w:t>
      </w:r>
      <w:r>
        <w:fldChar w:fldCharType="begin"/>
      </w:r>
      <w:r>
        <w:instrText>SEQ Table \* ARABIC</w:instrText>
      </w:r>
      <w:r>
        <w:fldChar w:fldCharType="separate"/>
      </w:r>
      <w:ins w:id="1275" w:author="Francis Moigula" w:date="2026-06-04T17:05:00Z" w16du:dateUtc="2026-06-04T22:05:00Z">
        <w:r w:rsidR="009917D6">
          <w:rPr>
            <w:noProof/>
          </w:rPr>
          <w:t>19</w:t>
        </w:r>
      </w:ins>
      <w:del w:id="1276" w:author="Francis Moigula" w:date="2026-06-04T10:10:00Z" w16du:dateUtc="2026-06-04T15:10:00Z">
        <w:r w:rsidR="008D6700" w:rsidDel="00A0348A">
          <w:rPr>
            <w:noProof/>
          </w:rPr>
          <w:delText>18</w:delText>
        </w:r>
      </w:del>
      <w:r>
        <w:fldChar w:fldCharType="end"/>
      </w:r>
      <w:r>
        <w:t xml:space="preserve">: </w:t>
      </w:r>
      <w:r w:rsidRPr="00467F21">
        <w:t>Project accountabilities</w:t>
      </w:r>
      <w:bookmarkEnd w:id="1274"/>
    </w:p>
    <w:tbl>
      <w:tblPr>
        <w:tblStyle w:val="RFX-SOWTable"/>
        <w:tblW w:w="5000" w:type="pct"/>
        <w:tblLook w:val="04A0" w:firstRow="1" w:lastRow="0" w:firstColumn="1" w:lastColumn="0" w:noHBand="0" w:noVBand="1"/>
      </w:tblPr>
      <w:tblGrid>
        <w:gridCol w:w="339"/>
        <w:gridCol w:w="4519"/>
        <w:gridCol w:w="2252"/>
        <w:gridCol w:w="2250"/>
      </w:tblGrid>
      <w:tr w:rsidR="00E7273A" w:rsidRPr="007E6A1A" w14:paraId="44A757D1" w14:textId="77777777" w:rsidTr="00632D0D">
        <w:trPr>
          <w:cnfStyle w:val="100000000000" w:firstRow="1" w:lastRow="0" w:firstColumn="0" w:lastColumn="0" w:oddVBand="0" w:evenVBand="0" w:oddHBand="0" w:evenHBand="0" w:firstRowFirstColumn="0" w:firstRowLastColumn="0" w:lastRowFirstColumn="0" w:lastRowLastColumn="0"/>
          <w:trHeight w:val="345"/>
        </w:trPr>
        <w:tc>
          <w:tcPr>
            <w:tcW w:w="181" w:type="pct"/>
            <w:hideMark/>
          </w:tcPr>
          <w:p w14:paraId="080B1763" w14:textId="77777777" w:rsidR="00E7273A" w:rsidRPr="00B20456" w:rsidRDefault="00E7273A" w:rsidP="00CA4FC5">
            <w:pPr>
              <w:spacing w:before="0"/>
              <w:jc w:val="center"/>
              <w:rPr>
                <w:rFonts w:eastAsia="Times New Roman" w:cs="Segoe Sans Text"/>
                <w:b w:val="0"/>
                <w:bCs/>
                <w:color w:val="FFFFFF"/>
                <w:lang w:val="en-CA" w:eastAsia="en-CA"/>
              </w:rPr>
            </w:pPr>
            <w:r w:rsidRPr="00B20456">
              <w:rPr>
                <w:rFonts w:eastAsia="Times New Roman" w:cs="Segoe Sans Text"/>
                <w:bCs/>
                <w:color w:val="FFFFFF"/>
                <w:lang w:val="en-CA" w:eastAsia="en-CA"/>
              </w:rPr>
              <w:t>#</w:t>
            </w:r>
          </w:p>
        </w:tc>
        <w:tc>
          <w:tcPr>
            <w:tcW w:w="2414" w:type="pct"/>
            <w:hideMark/>
          </w:tcPr>
          <w:p w14:paraId="2C8CEF88" w14:textId="77777777" w:rsidR="00E7273A" w:rsidRPr="00B20456" w:rsidRDefault="00E7273A" w:rsidP="00CA4FC5">
            <w:pPr>
              <w:spacing w:before="0"/>
              <w:jc w:val="center"/>
              <w:rPr>
                <w:rFonts w:eastAsia="Times New Roman" w:cs="Segoe Sans Text"/>
                <w:b w:val="0"/>
                <w:bCs/>
                <w:color w:val="FFFFFF"/>
                <w:lang w:val="en-CA" w:eastAsia="en-CA"/>
              </w:rPr>
            </w:pPr>
            <w:r w:rsidRPr="00B20456">
              <w:rPr>
                <w:rFonts w:eastAsia="Times New Roman" w:cs="Segoe Sans Text"/>
                <w:bCs/>
                <w:color w:val="FFFFFF"/>
                <w:lang w:val="en-CA" w:eastAsia="en-CA"/>
              </w:rPr>
              <w:t>Program &amp; Solution Areas</w:t>
            </w:r>
          </w:p>
        </w:tc>
        <w:tc>
          <w:tcPr>
            <w:tcW w:w="1203" w:type="pct"/>
            <w:hideMark/>
          </w:tcPr>
          <w:p w14:paraId="35CE0195" w14:textId="77777777" w:rsidR="00E7273A" w:rsidRPr="00B20456" w:rsidRDefault="00E7273A" w:rsidP="00CA4FC5">
            <w:pPr>
              <w:spacing w:before="0"/>
              <w:jc w:val="center"/>
              <w:rPr>
                <w:rFonts w:eastAsia="Times New Roman" w:cs="Segoe Sans Text"/>
                <w:b w:val="0"/>
                <w:bCs/>
                <w:color w:val="FFFFFF"/>
                <w:lang w:val="en-CA" w:eastAsia="en-CA"/>
              </w:rPr>
            </w:pPr>
            <w:r w:rsidRPr="00B20456">
              <w:rPr>
                <w:rFonts w:eastAsia="Times New Roman" w:cs="Segoe Sans Text"/>
                <w:bCs/>
                <w:color w:val="FFFFFF"/>
                <w:lang w:val="en-CA" w:eastAsia="en-CA"/>
              </w:rPr>
              <w:t>Microsoft</w:t>
            </w:r>
          </w:p>
        </w:tc>
        <w:tc>
          <w:tcPr>
            <w:tcW w:w="1202" w:type="pct"/>
            <w:hideMark/>
          </w:tcPr>
          <w:p w14:paraId="3B1F8E6A" w14:textId="7D79F309" w:rsidR="00E7273A" w:rsidRPr="00B20456" w:rsidRDefault="00EB77C9" w:rsidP="00CA4FC5">
            <w:pPr>
              <w:spacing w:before="0"/>
              <w:jc w:val="center"/>
              <w:rPr>
                <w:rFonts w:eastAsia="Times New Roman" w:cs="Segoe Sans Text"/>
                <w:b w:val="0"/>
                <w:bCs/>
                <w:color w:val="FFFFFF"/>
                <w:lang w:val="en-CA" w:eastAsia="en-CA"/>
              </w:rPr>
            </w:pPr>
            <w:r>
              <w:rPr>
                <w:rFonts w:eastAsia="Times New Roman" w:cs="Segoe Sans Text"/>
                <w:bCs/>
                <w:color w:val="FFFFFF"/>
                <w:lang w:val="en-CA" w:eastAsia="en-CA"/>
              </w:rPr>
              <w:t>Customer</w:t>
            </w:r>
          </w:p>
        </w:tc>
      </w:tr>
      <w:tr w:rsidR="00E7273A" w:rsidRPr="007E6A1A" w14:paraId="0363A193" w14:textId="77777777" w:rsidTr="00632D0D">
        <w:trPr>
          <w:cnfStyle w:val="000000100000" w:firstRow="0" w:lastRow="0" w:firstColumn="0" w:lastColumn="0" w:oddVBand="0" w:evenVBand="0" w:oddHBand="1" w:evenHBand="0" w:firstRowFirstColumn="0" w:firstRowLastColumn="0" w:lastRowFirstColumn="0" w:lastRowLastColumn="0"/>
          <w:trHeight w:val="660"/>
        </w:trPr>
        <w:tc>
          <w:tcPr>
            <w:tcW w:w="181" w:type="pct"/>
            <w:noWrap/>
            <w:hideMark/>
          </w:tcPr>
          <w:p w14:paraId="62E0C890" w14:textId="77777777" w:rsidR="00E7273A" w:rsidRPr="00B20456" w:rsidRDefault="00E7273A" w:rsidP="00CA4FC5">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1</w:t>
            </w:r>
          </w:p>
        </w:tc>
        <w:tc>
          <w:tcPr>
            <w:tcW w:w="2414" w:type="pct"/>
            <w:noWrap/>
            <w:hideMark/>
          </w:tcPr>
          <w:p w14:paraId="647B1BC5" w14:textId="77777777" w:rsidR="00E7273A" w:rsidRPr="00B20456" w:rsidRDefault="00E7273A" w:rsidP="00CA4FC5">
            <w:pPr>
              <w:spacing w:before="0"/>
              <w:ind w:firstLineChars="100" w:firstLine="200"/>
              <w:rPr>
                <w:rFonts w:eastAsia="Times New Roman" w:cs="Segoe Sans Text"/>
                <w:b/>
                <w:bCs/>
                <w:color w:val="000000"/>
                <w:lang w:val="en-CA" w:eastAsia="en-CA"/>
              </w:rPr>
            </w:pPr>
            <w:r w:rsidRPr="00B20456">
              <w:rPr>
                <w:rFonts w:eastAsia="Times New Roman" w:cs="Segoe Sans Text"/>
                <w:b/>
                <w:bCs/>
                <w:color w:val="000000"/>
                <w:lang w:val="en-CA" w:eastAsia="en-CA"/>
              </w:rPr>
              <w:t>Project Management</w:t>
            </w:r>
          </w:p>
        </w:tc>
        <w:tc>
          <w:tcPr>
            <w:tcW w:w="1203" w:type="pct"/>
            <w:hideMark/>
          </w:tcPr>
          <w:p w14:paraId="61E53E23"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r w:rsidRPr="00B20456">
              <w:rPr>
                <w:rFonts w:eastAsia="Times New Roman" w:cs="Segoe Sans Text"/>
                <w:color w:val="000000"/>
                <w:lang w:val="en-CA" w:eastAsia="en-CA"/>
              </w:rPr>
              <w:br/>
              <w:t>(Overall Project)</w:t>
            </w:r>
          </w:p>
        </w:tc>
        <w:tc>
          <w:tcPr>
            <w:tcW w:w="1202" w:type="pct"/>
            <w:hideMark/>
          </w:tcPr>
          <w:p w14:paraId="328DC24C"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r w:rsidRPr="00B20456">
              <w:rPr>
                <w:rFonts w:eastAsia="Times New Roman" w:cs="Segoe Sans Text"/>
                <w:color w:val="000000"/>
                <w:lang w:val="en-CA" w:eastAsia="en-CA"/>
              </w:rPr>
              <w:br/>
              <w:t>(Client Deliverables)</w:t>
            </w:r>
          </w:p>
        </w:tc>
      </w:tr>
      <w:tr w:rsidR="00E7273A" w:rsidRPr="007E6A1A" w14:paraId="09EAEDCB"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203A2E37" w14:textId="77777777" w:rsidR="00E7273A" w:rsidRPr="00B20456" w:rsidRDefault="00E7273A" w:rsidP="00CA4FC5">
            <w:pPr>
              <w:spacing w:before="0"/>
              <w:jc w:val="center"/>
              <w:rPr>
                <w:rFonts w:eastAsia="Times New Roman" w:cs="Segoe Sans Text"/>
                <w:color w:val="000000"/>
                <w:lang w:val="en-CA" w:eastAsia="en-CA"/>
              </w:rPr>
            </w:pPr>
          </w:p>
        </w:tc>
        <w:tc>
          <w:tcPr>
            <w:tcW w:w="2414" w:type="pct"/>
            <w:hideMark/>
          </w:tcPr>
          <w:p w14:paraId="730BB517" w14:textId="77777777" w:rsidR="00E7273A" w:rsidRPr="00B20456" w:rsidRDefault="00E7273A" w:rsidP="00CA4FC5">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Governance bodies and functions</w:t>
            </w:r>
          </w:p>
        </w:tc>
        <w:tc>
          <w:tcPr>
            <w:tcW w:w="1203" w:type="pct"/>
            <w:noWrap/>
            <w:hideMark/>
          </w:tcPr>
          <w:p w14:paraId="232F2DA4" w14:textId="77777777" w:rsidR="00E7273A" w:rsidRPr="00B20456" w:rsidRDefault="00E7273A" w:rsidP="00CA4FC5">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1202" w:type="pct"/>
            <w:noWrap/>
            <w:hideMark/>
          </w:tcPr>
          <w:p w14:paraId="63F6B0D6" w14:textId="77777777" w:rsidR="00E7273A" w:rsidRPr="00B20456" w:rsidRDefault="00E7273A" w:rsidP="00CA4FC5">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r>
      <w:tr w:rsidR="00E7273A" w:rsidRPr="007E6A1A" w14:paraId="52650C15"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14B13561" w14:textId="77777777" w:rsidR="00E7273A" w:rsidRPr="00B20456" w:rsidRDefault="00E7273A" w:rsidP="00CA4FC5">
            <w:pPr>
              <w:spacing w:before="0"/>
              <w:jc w:val="center"/>
              <w:rPr>
                <w:rFonts w:eastAsia="Times New Roman" w:cs="Segoe Sans Text"/>
                <w:b/>
                <w:bCs/>
                <w:color w:val="000000"/>
                <w:lang w:val="en-CA" w:eastAsia="en-CA"/>
              </w:rPr>
            </w:pPr>
          </w:p>
        </w:tc>
        <w:tc>
          <w:tcPr>
            <w:tcW w:w="2414" w:type="pct"/>
            <w:hideMark/>
          </w:tcPr>
          <w:p w14:paraId="6D59794A" w14:textId="77777777" w:rsidR="00E7273A" w:rsidRPr="00B20456" w:rsidRDefault="00E7273A"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Steering committee</w:t>
            </w:r>
          </w:p>
        </w:tc>
        <w:tc>
          <w:tcPr>
            <w:tcW w:w="1203" w:type="pct"/>
            <w:noWrap/>
            <w:hideMark/>
          </w:tcPr>
          <w:p w14:paraId="1C8F0EC9"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noWrap/>
            <w:hideMark/>
          </w:tcPr>
          <w:p w14:paraId="3736F516"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E7273A" w:rsidRPr="007E6A1A" w14:paraId="70B00698"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098D5939" w14:textId="77777777" w:rsidR="00E7273A" w:rsidRPr="00B20456" w:rsidRDefault="00E7273A" w:rsidP="00CA4FC5">
            <w:pPr>
              <w:spacing w:before="0"/>
              <w:jc w:val="center"/>
              <w:rPr>
                <w:rFonts w:eastAsia="Times New Roman" w:cs="Segoe Sans Text"/>
                <w:color w:val="000000"/>
                <w:lang w:val="en-CA" w:eastAsia="en-CA"/>
              </w:rPr>
            </w:pPr>
          </w:p>
        </w:tc>
        <w:tc>
          <w:tcPr>
            <w:tcW w:w="2414" w:type="pct"/>
            <w:hideMark/>
          </w:tcPr>
          <w:p w14:paraId="0EA4A026" w14:textId="77777777" w:rsidR="00E7273A" w:rsidRPr="00B20456" w:rsidRDefault="00E7273A"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Change control board</w:t>
            </w:r>
          </w:p>
        </w:tc>
        <w:tc>
          <w:tcPr>
            <w:tcW w:w="1203" w:type="pct"/>
            <w:hideMark/>
          </w:tcPr>
          <w:p w14:paraId="5CA08D5F"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hideMark/>
          </w:tcPr>
          <w:p w14:paraId="165C5EDD"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r>
      <w:tr w:rsidR="00E7273A" w:rsidRPr="007E6A1A" w14:paraId="52D94802"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2BF9EBE8" w14:textId="77777777" w:rsidR="00E7273A" w:rsidRPr="00B20456" w:rsidRDefault="00E7273A" w:rsidP="00CA4FC5">
            <w:pPr>
              <w:spacing w:before="0"/>
              <w:jc w:val="center"/>
              <w:rPr>
                <w:rFonts w:eastAsia="Times New Roman" w:cs="Segoe Sans Text"/>
                <w:color w:val="000000"/>
                <w:lang w:val="en-CA" w:eastAsia="en-CA"/>
              </w:rPr>
            </w:pPr>
          </w:p>
        </w:tc>
        <w:tc>
          <w:tcPr>
            <w:tcW w:w="2414" w:type="pct"/>
            <w:hideMark/>
          </w:tcPr>
          <w:p w14:paraId="2DDBF255" w14:textId="77777777" w:rsidR="00E7273A" w:rsidRPr="00B20456" w:rsidRDefault="00E7273A" w:rsidP="00CA4FC5">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Program governance and standards</w:t>
            </w:r>
          </w:p>
        </w:tc>
        <w:tc>
          <w:tcPr>
            <w:tcW w:w="1203" w:type="pct"/>
            <w:noWrap/>
            <w:hideMark/>
          </w:tcPr>
          <w:p w14:paraId="69EC728E" w14:textId="77777777" w:rsidR="00E7273A" w:rsidRPr="00B20456" w:rsidRDefault="00E7273A" w:rsidP="00CA4FC5">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1202" w:type="pct"/>
            <w:noWrap/>
            <w:hideMark/>
          </w:tcPr>
          <w:p w14:paraId="2EF39CF6" w14:textId="77777777" w:rsidR="00E7273A" w:rsidRPr="00B20456" w:rsidRDefault="00E7273A" w:rsidP="00CA4FC5">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r>
      <w:tr w:rsidR="00E7273A" w:rsidRPr="007E6A1A" w14:paraId="4C09ADD0"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74AC48DE" w14:textId="77777777" w:rsidR="00E7273A" w:rsidRPr="00B20456" w:rsidRDefault="00E7273A" w:rsidP="00CA4FC5">
            <w:pPr>
              <w:spacing w:before="0"/>
              <w:jc w:val="center"/>
              <w:rPr>
                <w:rFonts w:eastAsia="Times New Roman" w:cs="Segoe Sans Text"/>
                <w:b/>
                <w:bCs/>
                <w:color w:val="000000"/>
                <w:lang w:val="en-CA" w:eastAsia="en-CA"/>
              </w:rPr>
            </w:pPr>
          </w:p>
        </w:tc>
        <w:tc>
          <w:tcPr>
            <w:tcW w:w="2414" w:type="pct"/>
            <w:hideMark/>
          </w:tcPr>
          <w:p w14:paraId="10746C2E" w14:textId="77777777" w:rsidR="00E7273A" w:rsidRPr="00B20456" w:rsidRDefault="00E7273A"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Provide business direction, accountable for business outcomes</w:t>
            </w:r>
          </w:p>
        </w:tc>
        <w:tc>
          <w:tcPr>
            <w:tcW w:w="1203" w:type="pct"/>
            <w:noWrap/>
            <w:hideMark/>
          </w:tcPr>
          <w:p w14:paraId="5D66DA2E"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noWrap/>
            <w:hideMark/>
          </w:tcPr>
          <w:p w14:paraId="4DCCFCC3"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E7273A" w:rsidRPr="007E6A1A" w14:paraId="7BC62EEE"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2A5DF0C3" w14:textId="77777777" w:rsidR="00E7273A" w:rsidRPr="00B20456" w:rsidRDefault="00E7273A" w:rsidP="00CA4FC5">
            <w:pPr>
              <w:spacing w:before="0"/>
              <w:jc w:val="center"/>
              <w:rPr>
                <w:rFonts w:eastAsia="Times New Roman" w:cs="Segoe Sans Text"/>
                <w:color w:val="000000"/>
                <w:lang w:val="en-CA" w:eastAsia="en-CA"/>
              </w:rPr>
            </w:pPr>
          </w:p>
        </w:tc>
        <w:tc>
          <w:tcPr>
            <w:tcW w:w="2414" w:type="pct"/>
            <w:hideMark/>
          </w:tcPr>
          <w:p w14:paraId="70EA2767" w14:textId="77777777" w:rsidR="00E7273A" w:rsidRPr="00B20456" w:rsidRDefault="00E7273A"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Manage project communications (meeting cadences)</w:t>
            </w:r>
          </w:p>
        </w:tc>
        <w:tc>
          <w:tcPr>
            <w:tcW w:w="1203" w:type="pct"/>
            <w:hideMark/>
          </w:tcPr>
          <w:p w14:paraId="61F68DF5"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hideMark/>
          </w:tcPr>
          <w:p w14:paraId="4AB0CD70"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r>
      <w:tr w:rsidR="00E7273A" w:rsidRPr="007E6A1A" w14:paraId="1DC4FFD9"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7D035A37" w14:textId="77777777" w:rsidR="00E7273A" w:rsidRPr="00B20456" w:rsidRDefault="00E7273A" w:rsidP="00CA4FC5">
            <w:pPr>
              <w:spacing w:before="0"/>
              <w:jc w:val="center"/>
              <w:rPr>
                <w:rFonts w:eastAsia="Times New Roman" w:cs="Segoe Sans Text"/>
                <w:color w:val="000000"/>
                <w:lang w:val="en-CA" w:eastAsia="en-CA"/>
              </w:rPr>
            </w:pPr>
          </w:p>
        </w:tc>
        <w:tc>
          <w:tcPr>
            <w:tcW w:w="2414" w:type="pct"/>
            <w:hideMark/>
          </w:tcPr>
          <w:p w14:paraId="04A8F6A1" w14:textId="77777777" w:rsidR="00E7273A" w:rsidRPr="00B20456" w:rsidRDefault="00E7273A"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Manage scope management and change control</w:t>
            </w:r>
          </w:p>
        </w:tc>
        <w:tc>
          <w:tcPr>
            <w:tcW w:w="1203" w:type="pct"/>
            <w:hideMark/>
          </w:tcPr>
          <w:p w14:paraId="610A41B3"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hideMark/>
          </w:tcPr>
          <w:p w14:paraId="6187473E"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r>
      <w:tr w:rsidR="00E7273A" w:rsidRPr="007E6A1A" w14:paraId="128D5986"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2997F802" w14:textId="77777777" w:rsidR="00E7273A" w:rsidRPr="00B20456" w:rsidRDefault="00E7273A" w:rsidP="00CA4FC5">
            <w:pPr>
              <w:spacing w:before="0"/>
              <w:jc w:val="center"/>
              <w:rPr>
                <w:rFonts w:eastAsia="Times New Roman" w:cs="Segoe Sans Text"/>
                <w:color w:val="000000"/>
                <w:lang w:val="en-CA" w:eastAsia="en-CA"/>
              </w:rPr>
            </w:pPr>
          </w:p>
        </w:tc>
        <w:tc>
          <w:tcPr>
            <w:tcW w:w="2414" w:type="pct"/>
            <w:hideMark/>
          </w:tcPr>
          <w:p w14:paraId="461225D7" w14:textId="77777777" w:rsidR="00E7273A" w:rsidRPr="00B20456" w:rsidRDefault="00E7273A"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Manage program schedule</w:t>
            </w:r>
          </w:p>
        </w:tc>
        <w:tc>
          <w:tcPr>
            <w:tcW w:w="1203" w:type="pct"/>
            <w:hideMark/>
          </w:tcPr>
          <w:p w14:paraId="41427D07"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hideMark/>
          </w:tcPr>
          <w:p w14:paraId="2EC339CE" w14:textId="77777777" w:rsidR="00E7273A" w:rsidRPr="00B20456" w:rsidRDefault="00E7273A" w:rsidP="00CA4FC5">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r>
      <w:tr w:rsidR="00E7273A" w:rsidRPr="007E6A1A" w14:paraId="4BF73C55"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53B01A4F" w14:textId="77777777" w:rsidR="00E7273A" w:rsidRPr="00B20456" w:rsidRDefault="00E7273A" w:rsidP="00CA4FC5">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2</w:t>
            </w:r>
          </w:p>
        </w:tc>
        <w:tc>
          <w:tcPr>
            <w:tcW w:w="2414" w:type="pct"/>
            <w:noWrap/>
            <w:hideMark/>
          </w:tcPr>
          <w:p w14:paraId="25EE1E1F" w14:textId="77777777" w:rsidR="00E7273A" w:rsidRPr="00B20456" w:rsidRDefault="00E7273A" w:rsidP="00CA4FC5">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Organizational Change Management</w:t>
            </w:r>
          </w:p>
        </w:tc>
        <w:tc>
          <w:tcPr>
            <w:tcW w:w="1203" w:type="pct"/>
            <w:noWrap/>
            <w:hideMark/>
          </w:tcPr>
          <w:p w14:paraId="3B06416F" w14:textId="77777777" w:rsidR="00E7273A" w:rsidRPr="00B20456" w:rsidRDefault="00E7273A" w:rsidP="00CA4FC5">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1202" w:type="pct"/>
            <w:noWrap/>
            <w:hideMark/>
          </w:tcPr>
          <w:p w14:paraId="7A0925AC" w14:textId="77777777" w:rsidR="00E7273A" w:rsidRPr="00B20456" w:rsidRDefault="00E7273A" w:rsidP="00CA4FC5">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r>
      <w:tr w:rsidR="00632D0D" w:rsidRPr="007E6A1A" w14:paraId="5724CE82"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hideMark/>
          </w:tcPr>
          <w:p w14:paraId="66D264AA"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306CBB28"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Change Strategy and Guidance</w:t>
            </w:r>
          </w:p>
        </w:tc>
        <w:tc>
          <w:tcPr>
            <w:tcW w:w="1203" w:type="pct"/>
            <w:hideMark/>
          </w:tcPr>
          <w:p w14:paraId="5654A880" w14:textId="1E485AD2"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hideMark/>
          </w:tcPr>
          <w:p w14:paraId="08D10E78" w14:textId="6635132D"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r>
      <w:tr w:rsidR="00632D0D" w:rsidRPr="007E6A1A" w14:paraId="31B08CE2"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hideMark/>
          </w:tcPr>
          <w:p w14:paraId="3A1344EB"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1047B03C"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Change Impact Assessment &amp; Job Impact</w:t>
            </w:r>
          </w:p>
        </w:tc>
        <w:tc>
          <w:tcPr>
            <w:tcW w:w="1203" w:type="pct"/>
            <w:noWrap/>
            <w:hideMark/>
          </w:tcPr>
          <w:p w14:paraId="29409E81"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noWrap/>
            <w:hideMark/>
          </w:tcPr>
          <w:p w14:paraId="2F0D70E3"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2DBE03FF"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hideMark/>
          </w:tcPr>
          <w:p w14:paraId="5D197A77"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357C0232"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Change Strategy Execution</w:t>
            </w:r>
          </w:p>
        </w:tc>
        <w:tc>
          <w:tcPr>
            <w:tcW w:w="1203" w:type="pct"/>
            <w:noWrap/>
            <w:hideMark/>
          </w:tcPr>
          <w:p w14:paraId="716CFF45"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noWrap/>
            <w:hideMark/>
          </w:tcPr>
          <w:p w14:paraId="7D89E25D"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0FD2A2BC"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tcPr>
          <w:p w14:paraId="6DAC0B00" w14:textId="77777777" w:rsidR="00632D0D" w:rsidRPr="00B20456" w:rsidRDefault="00632D0D" w:rsidP="00632D0D">
            <w:pPr>
              <w:spacing w:before="0"/>
              <w:jc w:val="center"/>
              <w:rPr>
                <w:rFonts w:eastAsia="Times New Roman" w:cs="Segoe Sans Text"/>
                <w:b/>
                <w:bCs/>
                <w:color w:val="000000"/>
                <w:lang w:val="en-CA" w:eastAsia="en-CA"/>
              </w:rPr>
            </w:pPr>
          </w:p>
        </w:tc>
        <w:tc>
          <w:tcPr>
            <w:tcW w:w="2414" w:type="pct"/>
          </w:tcPr>
          <w:p w14:paraId="7C2EF622"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Training Strategy Design</w:t>
            </w:r>
          </w:p>
        </w:tc>
        <w:tc>
          <w:tcPr>
            <w:tcW w:w="1203" w:type="pct"/>
            <w:noWrap/>
          </w:tcPr>
          <w:p w14:paraId="30A56F5D"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tcPr>
          <w:p w14:paraId="55AE03BF"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414CA0BE"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hideMark/>
          </w:tcPr>
          <w:p w14:paraId="1EB9D2CD"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59D8C768"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Power / End User Training</w:t>
            </w:r>
          </w:p>
        </w:tc>
        <w:tc>
          <w:tcPr>
            <w:tcW w:w="1203" w:type="pct"/>
            <w:noWrap/>
            <w:hideMark/>
          </w:tcPr>
          <w:p w14:paraId="6C66BED0"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Informed</w:t>
            </w:r>
          </w:p>
        </w:tc>
        <w:tc>
          <w:tcPr>
            <w:tcW w:w="1202" w:type="pct"/>
            <w:hideMark/>
          </w:tcPr>
          <w:p w14:paraId="3CB33031"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34AEE6F5"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hideMark/>
          </w:tcPr>
          <w:p w14:paraId="33BF63CE"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3</w:t>
            </w:r>
          </w:p>
        </w:tc>
        <w:tc>
          <w:tcPr>
            <w:tcW w:w="2414" w:type="pct"/>
            <w:noWrap/>
            <w:hideMark/>
          </w:tcPr>
          <w:p w14:paraId="506493F3" w14:textId="77777777" w:rsidR="00632D0D" w:rsidRPr="00B20456" w:rsidRDefault="00632D0D" w:rsidP="00632D0D">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Business Process &amp; Requirements</w:t>
            </w:r>
          </w:p>
        </w:tc>
        <w:tc>
          <w:tcPr>
            <w:tcW w:w="1203" w:type="pct"/>
            <w:noWrap/>
            <w:hideMark/>
          </w:tcPr>
          <w:p w14:paraId="3D8CC15F"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1202" w:type="pct"/>
            <w:noWrap/>
            <w:hideMark/>
          </w:tcPr>
          <w:p w14:paraId="5BE32929"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r>
      <w:tr w:rsidR="00632D0D" w:rsidRPr="007E6A1A" w14:paraId="417AF6E6"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hideMark/>
          </w:tcPr>
          <w:p w14:paraId="34DF0F69"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6C5EF0C8"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Process Reviews &amp; Design Updates</w:t>
            </w:r>
          </w:p>
        </w:tc>
        <w:tc>
          <w:tcPr>
            <w:tcW w:w="1203" w:type="pct"/>
            <w:noWrap/>
            <w:hideMark/>
          </w:tcPr>
          <w:p w14:paraId="114806FF"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hideMark/>
          </w:tcPr>
          <w:p w14:paraId="13410C21"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26DEDA5E"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hideMark/>
          </w:tcPr>
          <w:p w14:paraId="255EB624"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3D7E3BB9"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Use Case Definition &amp; Requirements</w:t>
            </w:r>
          </w:p>
        </w:tc>
        <w:tc>
          <w:tcPr>
            <w:tcW w:w="1203" w:type="pct"/>
            <w:noWrap/>
            <w:hideMark/>
          </w:tcPr>
          <w:p w14:paraId="2EC60E56" w14:textId="59CDC0D1" w:rsidR="00632D0D" w:rsidRPr="00B20456" w:rsidRDefault="00247F3B"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hideMark/>
          </w:tcPr>
          <w:p w14:paraId="7F20C2D1" w14:textId="1F584AB2" w:rsidR="00632D0D" w:rsidRPr="00B20456" w:rsidRDefault="00247F3B"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r>
      <w:tr w:rsidR="00632D0D" w:rsidRPr="007E6A1A" w14:paraId="597BAB26"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4E6C072A"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4</w:t>
            </w:r>
          </w:p>
        </w:tc>
        <w:tc>
          <w:tcPr>
            <w:tcW w:w="2414" w:type="pct"/>
            <w:hideMark/>
          </w:tcPr>
          <w:p w14:paraId="215BA6E2" w14:textId="77777777" w:rsidR="00632D0D" w:rsidRPr="00B20456" w:rsidRDefault="00632D0D" w:rsidP="00632D0D">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Solution Modeling &amp; Configuration</w:t>
            </w:r>
          </w:p>
        </w:tc>
        <w:tc>
          <w:tcPr>
            <w:tcW w:w="1203" w:type="pct"/>
            <w:noWrap/>
            <w:hideMark/>
          </w:tcPr>
          <w:p w14:paraId="541DF0A9"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1202" w:type="pct"/>
            <w:noWrap/>
            <w:hideMark/>
          </w:tcPr>
          <w:p w14:paraId="1BA664F4"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r>
      <w:tr w:rsidR="00632D0D" w:rsidRPr="007E6A1A" w14:paraId="3E9E9CE8"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7861A7B8" w14:textId="77777777" w:rsidR="00632D0D" w:rsidRPr="00B20456" w:rsidRDefault="00632D0D" w:rsidP="00632D0D">
            <w:pPr>
              <w:spacing w:before="0"/>
              <w:jc w:val="center"/>
              <w:rPr>
                <w:rFonts w:eastAsia="Times New Roman" w:cs="Segoe Sans Text"/>
                <w:b/>
                <w:bCs/>
                <w:color w:val="000000"/>
                <w:lang w:val="en-CA" w:eastAsia="en-CA"/>
              </w:rPr>
            </w:pPr>
          </w:p>
        </w:tc>
        <w:tc>
          <w:tcPr>
            <w:tcW w:w="2414" w:type="pct"/>
            <w:hideMark/>
          </w:tcPr>
          <w:p w14:paraId="556C32A8"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Provide solution direction, accountable for solution delivery outcomes</w:t>
            </w:r>
          </w:p>
        </w:tc>
        <w:tc>
          <w:tcPr>
            <w:tcW w:w="1203" w:type="pct"/>
            <w:hideMark/>
          </w:tcPr>
          <w:p w14:paraId="32E037C4"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hideMark/>
          </w:tcPr>
          <w:p w14:paraId="5EC820C9"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r>
      <w:tr w:rsidR="00083F1C" w:rsidRPr="007E6A1A" w14:paraId="03487287" w14:textId="77777777" w:rsidTr="00AE4379">
        <w:trPr>
          <w:cnfStyle w:val="000000100000" w:firstRow="0" w:lastRow="0" w:firstColumn="0" w:lastColumn="0" w:oddVBand="0" w:evenVBand="0" w:oddHBand="1" w:evenHBand="0" w:firstRowFirstColumn="0" w:firstRowLastColumn="0" w:lastRowFirstColumn="0" w:lastRowLastColumn="0"/>
          <w:trHeight w:val="345"/>
          <w:ins w:id="1277" w:author="Francis Moigula" w:date="2026-06-05T10:46:00Z"/>
        </w:trPr>
        <w:tc>
          <w:tcPr>
            <w:tcW w:w="181" w:type="pct"/>
            <w:noWrap/>
            <w:hideMark/>
          </w:tcPr>
          <w:p w14:paraId="309BDA19" w14:textId="77777777" w:rsidR="00083F1C" w:rsidRPr="00B20456" w:rsidRDefault="00083F1C" w:rsidP="00AE4379">
            <w:pPr>
              <w:spacing w:before="0"/>
              <w:jc w:val="center"/>
              <w:rPr>
                <w:ins w:id="1278" w:author="Francis Moigula" w:date="2026-06-05T10:46:00Z" w16du:dateUtc="2026-06-05T15:46:00Z"/>
                <w:rFonts w:eastAsia="Times New Roman" w:cs="Segoe Sans Text"/>
                <w:color w:val="000000"/>
                <w:lang w:val="en-CA" w:eastAsia="en-CA"/>
              </w:rPr>
            </w:pPr>
          </w:p>
        </w:tc>
        <w:tc>
          <w:tcPr>
            <w:tcW w:w="2414" w:type="pct"/>
            <w:hideMark/>
          </w:tcPr>
          <w:p w14:paraId="660AAD79" w14:textId="77777777" w:rsidR="00083F1C" w:rsidRPr="00B20456" w:rsidRDefault="00083F1C" w:rsidP="00AE4379">
            <w:pPr>
              <w:pStyle w:val="ListParagraph"/>
              <w:numPr>
                <w:ilvl w:val="0"/>
                <w:numId w:val="12"/>
              </w:numPr>
              <w:spacing w:before="0"/>
              <w:rPr>
                <w:ins w:id="1279" w:author="Francis Moigula" w:date="2026-06-05T10:46:00Z" w16du:dateUtc="2026-06-05T15:46:00Z"/>
                <w:rFonts w:eastAsia="Times New Roman" w:cs="Segoe Sans Text"/>
                <w:color w:val="000000"/>
                <w:lang w:val="en-CA" w:eastAsia="en-CA"/>
              </w:rPr>
            </w:pPr>
            <w:ins w:id="1280" w:author="Francis Moigula" w:date="2026-06-05T10:46:00Z" w16du:dateUtc="2026-06-05T15:46:00Z">
              <w:r>
                <w:rPr>
                  <w:rFonts w:eastAsia="Times New Roman" w:cs="Segoe Sans Text"/>
                  <w:color w:val="000000"/>
                  <w:lang w:val="en-CA" w:eastAsia="en-CA"/>
                </w:rPr>
                <w:t xml:space="preserve">Schedule and facilitate solution, data, and integration </w:t>
              </w:r>
              <w:r w:rsidRPr="00B20456">
                <w:rPr>
                  <w:rFonts w:eastAsia="Times New Roman" w:cs="Segoe Sans Text"/>
                  <w:color w:val="000000"/>
                  <w:lang w:val="en-CA" w:eastAsia="en-CA"/>
                </w:rPr>
                <w:t xml:space="preserve">architecture </w:t>
              </w:r>
              <w:r>
                <w:rPr>
                  <w:rFonts w:eastAsia="Times New Roman" w:cs="Segoe Sans Text"/>
                  <w:color w:val="000000"/>
                  <w:lang w:val="en-CA" w:eastAsia="en-CA"/>
                </w:rPr>
                <w:t>workshops</w:t>
              </w:r>
            </w:ins>
          </w:p>
        </w:tc>
        <w:tc>
          <w:tcPr>
            <w:tcW w:w="1203" w:type="pct"/>
            <w:hideMark/>
          </w:tcPr>
          <w:p w14:paraId="42ADE43B" w14:textId="77777777" w:rsidR="00083F1C" w:rsidRPr="00B20456" w:rsidRDefault="00083F1C" w:rsidP="00AE4379">
            <w:pPr>
              <w:spacing w:before="0"/>
              <w:jc w:val="center"/>
              <w:rPr>
                <w:ins w:id="1281" w:author="Francis Moigula" w:date="2026-06-05T10:46:00Z" w16du:dateUtc="2026-06-05T15:46:00Z"/>
                <w:rFonts w:eastAsia="Times New Roman" w:cs="Segoe Sans Text"/>
                <w:color w:val="000000"/>
                <w:lang w:val="en-CA" w:eastAsia="en-CA"/>
              </w:rPr>
            </w:pPr>
            <w:ins w:id="1282" w:author="Francis Moigula" w:date="2026-06-05T10:46:00Z" w16du:dateUtc="2026-06-05T15:46:00Z">
              <w:r w:rsidRPr="00B20456">
                <w:rPr>
                  <w:rFonts w:eastAsia="Times New Roman" w:cs="Segoe Sans Text"/>
                  <w:color w:val="000000"/>
                  <w:lang w:val="en-CA" w:eastAsia="en-CA"/>
                </w:rPr>
                <w:t>Responsible</w:t>
              </w:r>
            </w:ins>
          </w:p>
        </w:tc>
        <w:tc>
          <w:tcPr>
            <w:tcW w:w="1202" w:type="pct"/>
            <w:noWrap/>
            <w:hideMark/>
          </w:tcPr>
          <w:p w14:paraId="24198D24" w14:textId="77777777" w:rsidR="00083F1C" w:rsidRPr="00B20456" w:rsidRDefault="00083F1C" w:rsidP="00AE4379">
            <w:pPr>
              <w:spacing w:before="0"/>
              <w:jc w:val="center"/>
              <w:rPr>
                <w:ins w:id="1283" w:author="Francis Moigula" w:date="2026-06-05T10:46:00Z" w16du:dateUtc="2026-06-05T15:46:00Z"/>
                <w:rFonts w:eastAsia="Times New Roman" w:cs="Segoe Sans Text"/>
                <w:color w:val="000000"/>
                <w:lang w:val="en-CA" w:eastAsia="en-CA"/>
              </w:rPr>
            </w:pPr>
            <w:ins w:id="1284" w:author="Francis Moigula" w:date="2026-06-05T10:46:00Z" w16du:dateUtc="2026-06-05T15:46:00Z">
              <w:r w:rsidRPr="00B20456">
                <w:rPr>
                  <w:rFonts w:eastAsia="Times New Roman" w:cs="Segoe Sans Text"/>
                  <w:color w:val="000000"/>
                  <w:lang w:val="en-CA" w:eastAsia="en-CA"/>
                </w:rPr>
                <w:t>Consulted</w:t>
              </w:r>
            </w:ins>
          </w:p>
        </w:tc>
      </w:tr>
      <w:tr w:rsidR="00BB6966" w:rsidRPr="007E6A1A" w14:paraId="2F412FF0" w14:textId="77777777" w:rsidTr="00AE4379">
        <w:trPr>
          <w:cnfStyle w:val="000000010000" w:firstRow="0" w:lastRow="0" w:firstColumn="0" w:lastColumn="0" w:oddVBand="0" w:evenVBand="0" w:oddHBand="0" w:evenHBand="1" w:firstRowFirstColumn="0" w:firstRowLastColumn="0" w:lastRowFirstColumn="0" w:lastRowLastColumn="0"/>
          <w:trHeight w:val="345"/>
          <w:ins w:id="1285" w:author="Francis Moigula" w:date="2026-06-05T10:46:00Z"/>
        </w:trPr>
        <w:tc>
          <w:tcPr>
            <w:tcW w:w="181" w:type="pct"/>
            <w:noWrap/>
            <w:hideMark/>
          </w:tcPr>
          <w:p w14:paraId="1AEA37A1" w14:textId="77777777" w:rsidR="00BB6966" w:rsidRPr="00B20456" w:rsidRDefault="00BB6966" w:rsidP="00AE4379">
            <w:pPr>
              <w:spacing w:before="0"/>
              <w:jc w:val="center"/>
              <w:rPr>
                <w:ins w:id="1286" w:author="Francis Moigula" w:date="2026-06-05T10:46:00Z" w16du:dateUtc="2026-06-05T15:46:00Z"/>
                <w:rFonts w:eastAsia="Times New Roman" w:cs="Segoe Sans Text"/>
                <w:color w:val="000000"/>
                <w:lang w:val="en-CA" w:eastAsia="en-CA"/>
              </w:rPr>
            </w:pPr>
          </w:p>
        </w:tc>
        <w:tc>
          <w:tcPr>
            <w:tcW w:w="2414" w:type="pct"/>
            <w:hideMark/>
          </w:tcPr>
          <w:p w14:paraId="2664ED16" w14:textId="77777777" w:rsidR="00BB6966" w:rsidRPr="00B20456" w:rsidRDefault="00BB6966" w:rsidP="00AE4379">
            <w:pPr>
              <w:pStyle w:val="ListParagraph"/>
              <w:numPr>
                <w:ilvl w:val="0"/>
                <w:numId w:val="12"/>
              </w:numPr>
              <w:spacing w:before="0"/>
              <w:rPr>
                <w:ins w:id="1287" w:author="Francis Moigula" w:date="2026-06-05T10:46:00Z" w16du:dateUtc="2026-06-05T15:46:00Z"/>
                <w:rFonts w:eastAsia="Times New Roman" w:cs="Segoe Sans Text"/>
                <w:color w:val="000000"/>
                <w:lang w:val="en-CA" w:eastAsia="en-CA"/>
              </w:rPr>
            </w:pPr>
            <w:ins w:id="1288" w:author="Francis Moigula" w:date="2026-06-05T10:46:00Z" w16du:dateUtc="2026-06-05T15:46:00Z">
              <w:r w:rsidRPr="00B20456">
                <w:rPr>
                  <w:rFonts w:eastAsia="Times New Roman" w:cs="Segoe Sans Text"/>
                  <w:color w:val="000000"/>
                  <w:lang w:val="en-CA" w:eastAsia="en-CA"/>
                </w:rPr>
                <w:t>Define enterprise architecture principles, standards and patterns</w:t>
              </w:r>
            </w:ins>
          </w:p>
        </w:tc>
        <w:tc>
          <w:tcPr>
            <w:tcW w:w="1203" w:type="pct"/>
            <w:hideMark/>
          </w:tcPr>
          <w:p w14:paraId="08E8376B" w14:textId="77777777" w:rsidR="00BB6966" w:rsidRPr="00B20456" w:rsidRDefault="00BB6966" w:rsidP="00AE4379">
            <w:pPr>
              <w:spacing w:before="0"/>
              <w:jc w:val="center"/>
              <w:rPr>
                <w:ins w:id="1289" w:author="Francis Moigula" w:date="2026-06-05T10:46:00Z" w16du:dateUtc="2026-06-05T15:46:00Z"/>
                <w:rFonts w:eastAsia="Times New Roman" w:cs="Segoe Sans Text"/>
                <w:color w:val="000000"/>
                <w:lang w:val="en-CA" w:eastAsia="en-CA"/>
              </w:rPr>
            </w:pPr>
            <w:ins w:id="1290" w:author="Francis Moigula" w:date="2026-06-05T10:46:00Z" w16du:dateUtc="2026-06-05T15:46:00Z">
              <w:r w:rsidRPr="00B20456">
                <w:rPr>
                  <w:rFonts w:eastAsia="Times New Roman" w:cs="Segoe Sans Text"/>
                  <w:color w:val="000000"/>
                  <w:lang w:val="en-CA" w:eastAsia="en-CA"/>
                </w:rPr>
                <w:t>Consulted</w:t>
              </w:r>
            </w:ins>
          </w:p>
        </w:tc>
        <w:tc>
          <w:tcPr>
            <w:tcW w:w="1202" w:type="pct"/>
            <w:noWrap/>
            <w:hideMark/>
          </w:tcPr>
          <w:p w14:paraId="4FA2AFDA" w14:textId="77777777" w:rsidR="00BB6966" w:rsidRPr="00B20456" w:rsidRDefault="00BB6966" w:rsidP="00AE4379">
            <w:pPr>
              <w:spacing w:before="0"/>
              <w:jc w:val="center"/>
              <w:rPr>
                <w:ins w:id="1291" w:author="Francis Moigula" w:date="2026-06-05T10:46:00Z" w16du:dateUtc="2026-06-05T15:46:00Z"/>
                <w:rFonts w:eastAsia="Times New Roman" w:cs="Segoe Sans Text"/>
                <w:color w:val="000000"/>
                <w:lang w:val="en-CA" w:eastAsia="en-CA"/>
              </w:rPr>
            </w:pPr>
            <w:ins w:id="1292" w:author="Francis Moigula" w:date="2026-06-05T10:46:00Z" w16du:dateUtc="2026-06-05T15:46:00Z">
              <w:r w:rsidRPr="00B20456">
                <w:rPr>
                  <w:rFonts w:eastAsia="Times New Roman" w:cs="Segoe Sans Text"/>
                  <w:color w:val="000000"/>
                  <w:lang w:val="en-CA" w:eastAsia="en-CA"/>
                </w:rPr>
                <w:t>Responsible</w:t>
              </w:r>
            </w:ins>
          </w:p>
        </w:tc>
      </w:tr>
      <w:tr w:rsidR="00632D0D" w:rsidRPr="007E6A1A" w14:paraId="558B25B3" w14:textId="77777777" w:rsidTr="00632D0D">
        <w:trPr>
          <w:cnfStyle w:val="000000100000" w:firstRow="0" w:lastRow="0" w:firstColumn="0" w:lastColumn="0" w:oddVBand="0" w:evenVBand="0" w:oddHBand="1" w:evenHBand="0" w:firstRowFirstColumn="0" w:firstRowLastColumn="0" w:lastRowFirstColumn="0" w:lastRowLastColumn="0"/>
          <w:trHeight w:val="345"/>
          <w:del w:id="1293" w:author="Francis Moigula" w:date="2026-06-05T10:46:00Z"/>
        </w:trPr>
        <w:tc>
          <w:tcPr>
            <w:tcW w:w="181" w:type="pct"/>
            <w:noWrap/>
            <w:hideMark/>
          </w:tcPr>
          <w:p w14:paraId="65F63A9C" w14:textId="77777777" w:rsidR="00632D0D" w:rsidRPr="00B20456" w:rsidRDefault="00632D0D" w:rsidP="00632D0D">
            <w:pPr>
              <w:spacing w:before="0"/>
              <w:jc w:val="center"/>
              <w:rPr>
                <w:del w:id="1294" w:author="Francis Moigula" w:date="2026-06-05T10:46:00Z" w16du:dateUtc="2026-06-05T15:46:00Z"/>
                <w:rFonts w:eastAsia="Times New Roman" w:cs="Segoe Sans Text"/>
                <w:color w:val="000000"/>
                <w:lang w:val="en-CA" w:eastAsia="en-CA"/>
              </w:rPr>
            </w:pPr>
          </w:p>
        </w:tc>
        <w:tc>
          <w:tcPr>
            <w:tcW w:w="2414" w:type="pct"/>
            <w:hideMark/>
          </w:tcPr>
          <w:p w14:paraId="323353B5" w14:textId="77777777" w:rsidR="00632D0D" w:rsidRPr="00B20456" w:rsidRDefault="00632D0D" w:rsidP="00AF3FDD">
            <w:pPr>
              <w:pStyle w:val="ListParagraph"/>
              <w:numPr>
                <w:ilvl w:val="0"/>
                <w:numId w:val="12"/>
              </w:numPr>
              <w:spacing w:before="0"/>
              <w:rPr>
                <w:del w:id="1295" w:author="Francis Moigula" w:date="2026-06-05T10:46:00Z" w16du:dateUtc="2026-06-05T15:46:00Z"/>
                <w:rFonts w:eastAsia="Times New Roman" w:cs="Segoe Sans Text"/>
                <w:color w:val="000000"/>
                <w:lang w:val="en-CA" w:eastAsia="en-CA"/>
              </w:rPr>
            </w:pPr>
            <w:del w:id="1296" w:author="Francis Moigula" w:date="2026-06-05T10:46:00Z" w16du:dateUtc="2026-06-05T15:46:00Z">
              <w:r w:rsidRPr="00B20456">
                <w:rPr>
                  <w:rFonts w:eastAsia="Times New Roman" w:cs="Segoe Sans Text"/>
                  <w:color w:val="000000"/>
                  <w:lang w:val="en-CA" w:eastAsia="en-CA"/>
                </w:rPr>
                <w:delText>Define enterprise architecture principles, standards and patterns</w:delText>
              </w:r>
            </w:del>
          </w:p>
        </w:tc>
        <w:tc>
          <w:tcPr>
            <w:tcW w:w="1203" w:type="pct"/>
            <w:hideMark/>
          </w:tcPr>
          <w:p w14:paraId="761F02D8" w14:textId="1380D5F9" w:rsidR="00632D0D" w:rsidRPr="00B20456" w:rsidRDefault="00231C26" w:rsidP="00632D0D">
            <w:pPr>
              <w:spacing w:before="0"/>
              <w:jc w:val="center"/>
              <w:rPr>
                <w:del w:id="1297" w:author="Francis Moigula" w:date="2026-06-05T10:46:00Z" w16du:dateUtc="2026-06-05T15:46:00Z"/>
                <w:rFonts w:eastAsia="Times New Roman" w:cs="Segoe Sans Text"/>
                <w:color w:val="000000"/>
                <w:lang w:val="en-CA" w:eastAsia="en-CA"/>
              </w:rPr>
            </w:pPr>
            <w:del w:id="1298" w:author="Francis Moigula" w:date="2026-06-05T10:46:00Z" w16du:dateUtc="2026-06-05T15:46:00Z">
              <w:r w:rsidRPr="00B20456">
                <w:rPr>
                  <w:rFonts w:eastAsia="Times New Roman" w:cs="Segoe Sans Text"/>
                  <w:color w:val="000000"/>
                  <w:lang w:val="en-CA" w:eastAsia="en-CA"/>
                </w:rPr>
                <w:delText>Consulted</w:delText>
              </w:r>
            </w:del>
          </w:p>
        </w:tc>
        <w:tc>
          <w:tcPr>
            <w:tcW w:w="1202" w:type="pct"/>
            <w:noWrap/>
            <w:hideMark/>
          </w:tcPr>
          <w:p w14:paraId="1EBD0C3C" w14:textId="6679687D" w:rsidR="00632D0D" w:rsidRPr="00B20456" w:rsidRDefault="00231C26" w:rsidP="00632D0D">
            <w:pPr>
              <w:spacing w:before="0"/>
              <w:jc w:val="center"/>
              <w:rPr>
                <w:del w:id="1299" w:author="Francis Moigula" w:date="2026-06-05T10:46:00Z" w16du:dateUtc="2026-06-05T15:46:00Z"/>
                <w:rFonts w:eastAsia="Times New Roman" w:cs="Segoe Sans Text"/>
                <w:color w:val="000000"/>
                <w:lang w:val="en-CA" w:eastAsia="en-CA"/>
              </w:rPr>
            </w:pPr>
            <w:del w:id="1300" w:author="Francis Moigula" w:date="2026-06-05T10:46:00Z" w16du:dateUtc="2026-06-05T15:46:00Z">
              <w:r w:rsidRPr="00B20456">
                <w:rPr>
                  <w:rFonts w:eastAsia="Times New Roman" w:cs="Segoe Sans Text"/>
                  <w:color w:val="000000"/>
                  <w:lang w:val="en-CA" w:eastAsia="en-CA"/>
                </w:rPr>
                <w:delText>Responsible</w:delText>
              </w:r>
            </w:del>
          </w:p>
        </w:tc>
      </w:tr>
      <w:tr w:rsidR="00632D0D" w:rsidRPr="007E6A1A" w14:paraId="2AA3DA50"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hideMark/>
          </w:tcPr>
          <w:p w14:paraId="56321DF1"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5BB37F31"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Solution Design &amp; Blueprint (End to End)</w:t>
            </w:r>
          </w:p>
        </w:tc>
        <w:tc>
          <w:tcPr>
            <w:tcW w:w="1203" w:type="pct"/>
            <w:hideMark/>
          </w:tcPr>
          <w:p w14:paraId="10235013"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hideMark/>
          </w:tcPr>
          <w:p w14:paraId="35C39124"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r>
      <w:tr w:rsidR="00632D0D" w:rsidRPr="007E6A1A" w14:paraId="23C55A55"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hideMark/>
          </w:tcPr>
          <w:p w14:paraId="6AFAE66F"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36671315" w14:textId="098A0F31"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Solution Configuration</w:t>
            </w:r>
            <w:r w:rsidR="00247F3B">
              <w:rPr>
                <w:rFonts w:eastAsia="Times New Roman" w:cs="Segoe Sans Text"/>
                <w:color w:val="000000"/>
                <w:lang w:val="en-CA" w:eastAsia="en-CA"/>
              </w:rPr>
              <w:t xml:space="preserve">, Development </w:t>
            </w:r>
            <w:r w:rsidRPr="00B20456">
              <w:rPr>
                <w:rFonts w:eastAsia="Times New Roman" w:cs="Segoe Sans Text"/>
                <w:color w:val="000000"/>
                <w:lang w:val="en-CA" w:eastAsia="en-CA"/>
              </w:rPr>
              <w:t>&amp; Reviews (walkthrough)</w:t>
            </w:r>
          </w:p>
        </w:tc>
        <w:tc>
          <w:tcPr>
            <w:tcW w:w="1203" w:type="pct"/>
            <w:hideMark/>
          </w:tcPr>
          <w:p w14:paraId="2B53CFB1"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hideMark/>
          </w:tcPr>
          <w:p w14:paraId="49538295"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 / Informed</w:t>
            </w:r>
          </w:p>
        </w:tc>
      </w:tr>
      <w:tr w:rsidR="00632D0D" w:rsidRPr="007E6A1A" w14:paraId="1D53C4A1"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hideMark/>
          </w:tcPr>
          <w:p w14:paraId="65273E4D"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2D8DFE7E"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Solution Deployment (Production)</w:t>
            </w:r>
          </w:p>
        </w:tc>
        <w:tc>
          <w:tcPr>
            <w:tcW w:w="1203" w:type="pct"/>
            <w:noWrap/>
            <w:hideMark/>
          </w:tcPr>
          <w:p w14:paraId="3B68FE8A"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hideMark/>
          </w:tcPr>
          <w:p w14:paraId="45F9DB02" w14:textId="2B41AAB0" w:rsidR="00632D0D" w:rsidRPr="00B20456" w:rsidRDefault="00247F3B"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0F0A1071"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tcPr>
          <w:p w14:paraId="31AB135B" w14:textId="77777777" w:rsidR="00632D0D" w:rsidRPr="00B20456" w:rsidRDefault="00632D0D" w:rsidP="00632D0D">
            <w:pPr>
              <w:spacing w:before="0"/>
              <w:jc w:val="center"/>
              <w:rPr>
                <w:rFonts w:eastAsia="Times New Roman" w:cs="Segoe Sans Text"/>
                <w:b/>
                <w:bCs/>
                <w:color w:val="000000"/>
                <w:lang w:val="en-CA" w:eastAsia="en-CA"/>
              </w:rPr>
            </w:pPr>
          </w:p>
        </w:tc>
        <w:tc>
          <w:tcPr>
            <w:tcW w:w="2414" w:type="pct"/>
          </w:tcPr>
          <w:p w14:paraId="0B124CC0"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Solution Support (Post Go-Live)</w:t>
            </w:r>
          </w:p>
        </w:tc>
        <w:tc>
          <w:tcPr>
            <w:tcW w:w="1203" w:type="pct"/>
            <w:noWrap/>
          </w:tcPr>
          <w:p w14:paraId="58170830"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tcPr>
          <w:p w14:paraId="06A1FA40"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15BA488C"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hideMark/>
          </w:tcPr>
          <w:p w14:paraId="10257274"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5</w:t>
            </w:r>
          </w:p>
        </w:tc>
        <w:tc>
          <w:tcPr>
            <w:tcW w:w="2414" w:type="pct"/>
            <w:noWrap/>
            <w:hideMark/>
          </w:tcPr>
          <w:p w14:paraId="07A496D9" w14:textId="77777777" w:rsidR="00632D0D" w:rsidRPr="00B20456" w:rsidRDefault="00632D0D" w:rsidP="00632D0D">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Solution Testing</w:t>
            </w:r>
          </w:p>
        </w:tc>
        <w:tc>
          <w:tcPr>
            <w:tcW w:w="1203" w:type="pct"/>
            <w:noWrap/>
            <w:hideMark/>
          </w:tcPr>
          <w:p w14:paraId="503BB9FB"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1202" w:type="pct"/>
            <w:noWrap/>
            <w:hideMark/>
          </w:tcPr>
          <w:p w14:paraId="1E5AA009"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r>
      <w:tr w:rsidR="00632D0D" w:rsidRPr="007E6A1A" w14:paraId="08989C1F"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tcPr>
          <w:p w14:paraId="267DDD15" w14:textId="77777777" w:rsidR="00632D0D" w:rsidRPr="00B20456" w:rsidRDefault="00632D0D" w:rsidP="00632D0D">
            <w:pPr>
              <w:spacing w:before="0"/>
              <w:jc w:val="center"/>
              <w:rPr>
                <w:rFonts w:eastAsia="Times New Roman" w:cs="Segoe Sans Text"/>
                <w:b/>
                <w:bCs/>
                <w:color w:val="000000"/>
                <w:lang w:val="en-CA" w:eastAsia="en-CA"/>
              </w:rPr>
            </w:pPr>
          </w:p>
        </w:tc>
        <w:tc>
          <w:tcPr>
            <w:tcW w:w="2414" w:type="pct"/>
          </w:tcPr>
          <w:p w14:paraId="45972746"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Test Strategy and Schedule Definition</w:t>
            </w:r>
          </w:p>
        </w:tc>
        <w:tc>
          <w:tcPr>
            <w:tcW w:w="1203" w:type="pct"/>
          </w:tcPr>
          <w:p w14:paraId="52CA8E8E"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tcPr>
          <w:p w14:paraId="3FCBCD87"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 / Informed</w:t>
            </w:r>
          </w:p>
        </w:tc>
      </w:tr>
      <w:tr w:rsidR="00632D0D" w:rsidRPr="007E6A1A" w14:paraId="684AEF74"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61AA1033"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543C648B"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Unit &amp; Functional Testing</w:t>
            </w:r>
          </w:p>
        </w:tc>
        <w:tc>
          <w:tcPr>
            <w:tcW w:w="1203" w:type="pct"/>
            <w:hideMark/>
          </w:tcPr>
          <w:p w14:paraId="2BEA178B"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hideMark/>
          </w:tcPr>
          <w:p w14:paraId="4E95EA50"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 / Informed</w:t>
            </w:r>
          </w:p>
        </w:tc>
      </w:tr>
      <w:tr w:rsidR="00632D0D" w:rsidRPr="007E6A1A" w14:paraId="1631F193"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1DD120AA"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7ADEE655" w14:textId="1C55AD09" w:rsidR="00632D0D" w:rsidRPr="00B20456" w:rsidRDefault="00247F3B" w:rsidP="00AF3FDD">
            <w:pPr>
              <w:pStyle w:val="ListParagraph"/>
              <w:numPr>
                <w:ilvl w:val="0"/>
                <w:numId w:val="12"/>
              </w:numPr>
              <w:spacing w:before="0"/>
              <w:rPr>
                <w:rFonts w:eastAsia="Times New Roman" w:cs="Segoe Sans Text"/>
                <w:color w:val="000000"/>
                <w:lang w:val="en-CA" w:eastAsia="en-CA"/>
              </w:rPr>
            </w:pPr>
            <w:r>
              <w:rPr>
                <w:rFonts w:eastAsia="Times New Roman" w:cs="Segoe Sans Text"/>
                <w:color w:val="000000"/>
                <w:lang w:val="en-CA" w:eastAsia="en-CA"/>
              </w:rPr>
              <w:t xml:space="preserve">System Integration &amp; </w:t>
            </w:r>
            <w:r w:rsidR="00632D0D" w:rsidRPr="00B20456">
              <w:rPr>
                <w:rFonts w:eastAsia="Times New Roman" w:cs="Segoe Sans Text"/>
                <w:color w:val="000000"/>
                <w:lang w:val="en-CA" w:eastAsia="en-CA"/>
              </w:rPr>
              <w:t>Acceptance Testing</w:t>
            </w:r>
          </w:p>
        </w:tc>
        <w:tc>
          <w:tcPr>
            <w:tcW w:w="1203" w:type="pct"/>
            <w:noWrap/>
            <w:hideMark/>
          </w:tcPr>
          <w:p w14:paraId="54373D25"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 / Informed</w:t>
            </w:r>
          </w:p>
        </w:tc>
        <w:tc>
          <w:tcPr>
            <w:tcW w:w="1202" w:type="pct"/>
            <w:hideMark/>
          </w:tcPr>
          <w:p w14:paraId="66318E6E"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2BD5ED96"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150D3F30"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6</w:t>
            </w:r>
          </w:p>
        </w:tc>
        <w:tc>
          <w:tcPr>
            <w:tcW w:w="2414" w:type="pct"/>
            <w:noWrap/>
            <w:hideMark/>
          </w:tcPr>
          <w:p w14:paraId="383DE36A" w14:textId="77777777" w:rsidR="00632D0D" w:rsidRPr="00B20456" w:rsidRDefault="00632D0D" w:rsidP="00632D0D">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Infrastructure</w:t>
            </w:r>
          </w:p>
        </w:tc>
        <w:tc>
          <w:tcPr>
            <w:tcW w:w="1203" w:type="pct"/>
            <w:noWrap/>
            <w:hideMark/>
          </w:tcPr>
          <w:p w14:paraId="394A1E38"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1202" w:type="pct"/>
            <w:noWrap/>
            <w:hideMark/>
          </w:tcPr>
          <w:p w14:paraId="6B761379"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r>
      <w:tr w:rsidR="00632D0D" w:rsidRPr="007E6A1A" w14:paraId="37BB35C3"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49086B3C" w14:textId="77777777" w:rsidR="00632D0D" w:rsidRPr="00B20456" w:rsidRDefault="00632D0D" w:rsidP="00632D0D">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6306AB2C"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Strategy &amp; Guidance</w:t>
            </w:r>
          </w:p>
        </w:tc>
        <w:tc>
          <w:tcPr>
            <w:tcW w:w="1203" w:type="pct"/>
            <w:hideMark/>
          </w:tcPr>
          <w:p w14:paraId="11E190AD"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hideMark/>
          </w:tcPr>
          <w:p w14:paraId="15780096"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r>
      <w:tr w:rsidR="00632D0D" w:rsidRPr="007E6A1A" w14:paraId="0B82D1E0"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240A4751" w14:textId="77777777" w:rsidR="00632D0D" w:rsidRPr="00B20456" w:rsidRDefault="00632D0D" w:rsidP="00632D0D">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395EC139"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Setup &amp; Management</w:t>
            </w:r>
          </w:p>
        </w:tc>
        <w:tc>
          <w:tcPr>
            <w:tcW w:w="1203" w:type="pct"/>
            <w:noWrap/>
            <w:hideMark/>
          </w:tcPr>
          <w:p w14:paraId="03277689"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hideMark/>
          </w:tcPr>
          <w:p w14:paraId="1BFB1C8B"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5809FC79"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34BA2C88" w14:textId="77777777" w:rsidR="00632D0D" w:rsidRPr="00B20456" w:rsidRDefault="00632D0D" w:rsidP="00632D0D">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654B330C"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Release Pipeline Design &amp; Management</w:t>
            </w:r>
          </w:p>
        </w:tc>
        <w:tc>
          <w:tcPr>
            <w:tcW w:w="1203" w:type="pct"/>
            <w:noWrap/>
            <w:hideMark/>
          </w:tcPr>
          <w:p w14:paraId="10F244CE"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hideMark/>
          </w:tcPr>
          <w:p w14:paraId="39464676"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1A8A665F"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1227A579"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7</w:t>
            </w:r>
          </w:p>
        </w:tc>
        <w:tc>
          <w:tcPr>
            <w:tcW w:w="2414" w:type="pct"/>
            <w:noWrap/>
            <w:hideMark/>
          </w:tcPr>
          <w:p w14:paraId="1603BB92" w14:textId="77777777" w:rsidR="00632D0D" w:rsidRPr="00B20456" w:rsidRDefault="00632D0D" w:rsidP="00632D0D">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Security</w:t>
            </w:r>
          </w:p>
        </w:tc>
        <w:tc>
          <w:tcPr>
            <w:tcW w:w="1203" w:type="pct"/>
            <w:noWrap/>
            <w:hideMark/>
          </w:tcPr>
          <w:p w14:paraId="283F94C0"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1202" w:type="pct"/>
            <w:noWrap/>
            <w:hideMark/>
          </w:tcPr>
          <w:p w14:paraId="2A3A52E2"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r>
      <w:tr w:rsidR="00632D0D" w:rsidRPr="007E6A1A" w14:paraId="16D10F8D"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4A85FBD0" w14:textId="77777777" w:rsidR="00632D0D" w:rsidRPr="00B20456" w:rsidRDefault="00632D0D" w:rsidP="00632D0D">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111A4856"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Strategy &amp; Guidance</w:t>
            </w:r>
          </w:p>
        </w:tc>
        <w:tc>
          <w:tcPr>
            <w:tcW w:w="1203" w:type="pct"/>
            <w:hideMark/>
          </w:tcPr>
          <w:p w14:paraId="3855C2B1"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hideMark/>
          </w:tcPr>
          <w:p w14:paraId="4D1AC3A9"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r>
      <w:tr w:rsidR="00632D0D" w:rsidRPr="007E6A1A" w14:paraId="4D15474B"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6D4E4FF0" w14:textId="77777777" w:rsidR="00632D0D" w:rsidRPr="00B20456" w:rsidRDefault="00632D0D" w:rsidP="00632D0D">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705DA179"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Configuration &amp; Testing</w:t>
            </w:r>
          </w:p>
        </w:tc>
        <w:tc>
          <w:tcPr>
            <w:tcW w:w="1203" w:type="pct"/>
            <w:noWrap/>
            <w:hideMark/>
          </w:tcPr>
          <w:p w14:paraId="53087F64"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hideMark/>
          </w:tcPr>
          <w:p w14:paraId="080BF07B"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21613B88"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445CF352"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8</w:t>
            </w:r>
          </w:p>
        </w:tc>
        <w:tc>
          <w:tcPr>
            <w:tcW w:w="2414" w:type="pct"/>
            <w:hideMark/>
          </w:tcPr>
          <w:p w14:paraId="3CEF59EB" w14:textId="77777777" w:rsidR="00632D0D" w:rsidRPr="00B20456" w:rsidRDefault="00632D0D" w:rsidP="00632D0D">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Integrations &amp; Interfaces</w:t>
            </w:r>
          </w:p>
        </w:tc>
        <w:tc>
          <w:tcPr>
            <w:tcW w:w="1203" w:type="pct"/>
            <w:noWrap/>
            <w:hideMark/>
          </w:tcPr>
          <w:p w14:paraId="45597100"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1202" w:type="pct"/>
            <w:noWrap/>
            <w:hideMark/>
          </w:tcPr>
          <w:p w14:paraId="1350E4AB"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r>
      <w:tr w:rsidR="00632D0D" w:rsidRPr="007E6A1A" w14:paraId="1AA17EC4"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tcPr>
          <w:p w14:paraId="2A3587DB" w14:textId="77777777" w:rsidR="00632D0D" w:rsidRPr="00B20456" w:rsidRDefault="00632D0D" w:rsidP="00632D0D">
            <w:pPr>
              <w:spacing w:before="0"/>
              <w:jc w:val="center"/>
              <w:rPr>
                <w:rFonts w:eastAsia="Times New Roman" w:cs="Segoe Sans Text"/>
                <w:b/>
                <w:bCs/>
                <w:color w:val="000000"/>
                <w:lang w:val="en-CA" w:eastAsia="en-CA"/>
              </w:rPr>
            </w:pPr>
          </w:p>
        </w:tc>
        <w:tc>
          <w:tcPr>
            <w:tcW w:w="2414" w:type="pct"/>
          </w:tcPr>
          <w:p w14:paraId="62A99FEB"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Enterprise Integration Strategy</w:t>
            </w:r>
          </w:p>
        </w:tc>
        <w:tc>
          <w:tcPr>
            <w:tcW w:w="1203" w:type="pct"/>
          </w:tcPr>
          <w:p w14:paraId="2068DF87"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noWrap/>
          </w:tcPr>
          <w:p w14:paraId="7253F9C2"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63453F39"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4088DF46"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5DEA5180" w14:textId="662BA4D4"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API Development (Co-Pilot &amp; Power Automate)</w:t>
            </w:r>
          </w:p>
        </w:tc>
        <w:tc>
          <w:tcPr>
            <w:tcW w:w="1203" w:type="pct"/>
            <w:hideMark/>
          </w:tcPr>
          <w:p w14:paraId="014589E0"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c>
          <w:tcPr>
            <w:tcW w:w="1202" w:type="pct"/>
            <w:noWrap/>
            <w:hideMark/>
          </w:tcPr>
          <w:p w14:paraId="63C6F8D7"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r>
      <w:tr w:rsidR="00632D0D" w:rsidRPr="007E6A1A" w14:paraId="27CD46B6"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72976152"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347D6B0B"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API Development (Middleware &amp; Non-Copilot / Power Automate Systems)</w:t>
            </w:r>
          </w:p>
        </w:tc>
        <w:tc>
          <w:tcPr>
            <w:tcW w:w="1203" w:type="pct"/>
            <w:noWrap/>
            <w:hideMark/>
          </w:tcPr>
          <w:p w14:paraId="4A806055"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Informed</w:t>
            </w:r>
          </w:p>
        </w:tc>
        <w:tc>
          <w:tcPr>
            <w:tcW w:w="1202" w:type="pct"/>
            <w:noWrap/>
            <w:hideMark/>
          </w:tcPr>
          <w:p w14:paraId="39FC86D4"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21FB412B"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tcPr>
          <w:p w14:paraId="091E89D7" w14:textId="77777777" w:rsidR="00632D0D" w:rsidRPr="00B20456" w:rsidRDefault="00632D0D" w:rsidP="00632D0D">
            <w:pPr>
              <w:spacing w:before="0"/>
              <w:jc w:val="center"/>
              <w:rPr>
                <w:rFonts w:eastAsia="Times New Roman" w:cs="Segoe Sans Text"/>
                <w:b/>
                <w:bCs/>
                <w:color w:val="000000"/>
                <w:lang w:val="en-CA" w:eastAsia="en-CA"/>
              </w:rPr>
            </w:pPr>
          </w:p>
        </w:tc>
        <w:tc>
          <w:tcPr>
            <w:tcW w:w="2414" w:type="pct"/>
          </w:tcPr>
          <w:p w14:paraId="739AA8C9"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Development of middleware services across multiple legacy systems (Centralized APIs)</w:t>
            </w:r>
          </w:p>
        </w:tc>
        <w:tc>
          <w:tcPr>
            <w:tcW w:w="1203" w:type="pct"/>
            <w:noWrap/>
          </w:tcPr>
          <w:p w14:paraId="0F4A2341"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Informed</w:t>
            </w:r>
          </w:p>
        </w:tc>
        <w:tc>
          <w:tcPr>
            <w:tcW w:w="1202" w:type="pct"/>
            <w:noWrap/>
          </w:tcPr>
          <w:p w14:paraId="2A372E62"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268D8F57"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3EFFC0C0"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9</w:t>
            </w:r>
          </w:p>
        </w:tc>
        <w:tc>
          <w:tcPr>
            <w:tcW w:w="2414" w:type="pct"/>
            <w:hideMark/>
          </w:tcPr>
          <w:p w14:paraId="74924D14" w14:textId="77777777" w:rsidR="00632D0D" w:rsidRPr="00B20456" w:rsidRDefault="00632D0D" w:rsidP="00632D0D">
            <w:pPr>
              <w:spacing w:before="0"/>
              <w:rPr>
                <w:rFonts w:eastAsia="Times New Roman" w:cs="Segoe Sans Text"/>
                <w:b/>
                <w:bCs/>
                <w:color w:val="000000"/>
                <w:lang w:val="en-CA" w:eastAsia="en-CA"/>
              </w:rPr>
            </w:pPr>
            <w:r w:rsidRPr="00B20456">
              <w:rPr>
                <w:rFonts w:eastAsia="Times New Roman" w:cs="Segoe Sans Text"/>
                <w:b/>
                <w:bCs/>
                <w:color w:val="000000"/>
                <w:lang w:val="en-CA" w:eastAsia="en-CA"/>
              </w:rPr>
              <w:t xml:space="preserve">Data </w:t>
            </w:r>
          </w:p>
        </w:tc>
        <w:tc>
          <w:tcPr>
            <w:tcW w:w="1203" w:type="pct"/>
            <w:noWrap/>
            <w:hideMark/>
          </w:tcPr>
          <w:p w14:paraId="2BA3F579"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1202" w:type="pct"/>
            <w:noWrap/>
            <w:hideMark/>
          </w:tcPr>
          <w:p w14:paraId="4C0CEA83"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r>
      <w:tr w:rsidR="00632D0D" w:rsidRPr="007E6A1A" w14:paraId="3CB2527B"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1FC0B7BA"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3F551A1C"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Data Estate Strategy</w:t>
            </w:r>
          </w:p>
        </w:tc>
        <w:tc>
          <w:tcPr>
            <w:tcW w:w="1203" w:type="pct"/>
            <w:noWrap/>
            <w:hideMark/>
          </w:tcPr>
          <w:p w14:paraId="3ED77F36"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noWrap/>
            <w:hideMark/>
          </w:tcPr>
          <w:p w14:paraId="6C3808B1"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359C16CB" w14:textId="77777777" w:rsidTr="00632D0D">
        <w:trPr>
          <w:cnfStyle w:val="000000010000" w:firstRow="0" w:lastRow="0" w:firstColumn="0" w:lastColumn="0" w:oddVBand="0" w:evenVBand="0" w:oddHBand="0" w:evenHBand="1" w:firstRowFirstColumn="0" w:firstRowLastColumn="0" w:lastRowFirstColumn="0" w:lastRowLastColumn="0"/>
          <w:trHeight w:val="345"/>
        </w:trPr>
        <w:tc>
          <w:tcPr>
            <w:tcW w:w="181" w:type="pct"/>
            <w:noWrap/>
            <w:hideMark/>
          </w:tcPr>
          <w:p w14:paraId="20130CFB"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15E5B9ED"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Data Readiness Assessment</w:t>
            </w:r>
          </w:p>
        </w:tc>
        <w:tc>
          <w:tcPr>
            <w:tcW w:w="1203" w:type="pct"/>
            <w:noWrap/>
            <w:hideMark/>
          </w:tcPr>
          <w:p w14:paraId="291A6A2D"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Consulted</w:t>
            </w:r>
          </w:p>
        </w:tc>
        <w:tc>
          <w:tcPr>
            <w:tcW w:w="1202" w:type="pct"/>
            <w:noWrap/>
            <w:hideMark/>
          </w:tcPr>
          <w:p w14:paraId="75681936"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r w:rsidR="00632D0D" w:rsidRPr="007E6A1A" w14:paraId="59C7AC4B" w14:textId="77777777" w:rsidTr="00632D0D">
        <w:trPr>
          <w:cnfStyle w:val="000000100000" w:firstRow="0" w:lastRow="0" w:firstColumn="0" w:lastColumn="0" w:oddVBand="0" w:evenVBand="0" w:oddHBand="1" w:evenHBand="0" w:firstRowFirstColumn="0" w:firstRowLastColumn="0" w:lastRowFirstColumn="0" w:lastRowLastColumn="0"/>
          <w:trHeight w:val="345"/>
        </w:trPr>
        <w:tc>
          <w:tcPr>
            <w:tcW w:w="181" w:type="pct"/>
            <w:noWrap/>
            <w:hideMark/>
          </w:tcPr>
          <w:p w14:paraId="40232C0F" w14:textId="77777777" w:rsidR="00632D0D" w:rsidRPr="00B20456" w:rsidRDefault="00632D0D" w:rsidP="00632D0D">
            <w:pPr>
              <w:spacing w:before="0"/>
              <w:jc w:val="center"/>
              <w:rPr>
                <w:rFonts w:eastAsia="Times New Roman" w:cs="Segoe Sans Text"/>
                <w:b/>
                <w:bCs/>
                <w:color w:val="000000"/>
                <w:lang w:val="en-CA" w:eastAsia="en-CA"/>
              </w:rPr>
            </w:pPr>
            <w:r w:rsidRPr="00B20456">
              <w:rPr>
                <w:rFonts w:eastAsia="Times New Roman" w:cs="Segoe Sans Text"/>
                <w:b/>
                <w:bCs/>
                <w:color w:val="000000"/>
                <w:lang w:val="en-CA" w:eastAsia="en-CA"/>
              </w:rPr>
              <w:t> </w:t>
            </w:r>
          </w:p>
        </w:tc>
        <w:tc>
          <w:tcPr>
            <w:tcW w:w="2414" w:type="pct"/>
            <w:hideMark/>
          </w:tcPr>
          <w:p w14:paraId="205E0BC6" w14:textId="77777777" w:rsidR="00632D0D" w:rsidRPr="00B20456" w:rsidRDefault="00632D0D" w:rsidP="00AF3FDD">
            <w:pPr>
              <w:pStyle w:val="ListParagraph"/>
              <w:numPr>
                <w:ilvl w:val="0"/>
                <w:numId w:val="12"/>
              </w:numPr>
              <w:spacing w:before="0"/>
              <w:rPr>
                <w:rFonts w:eastAsia="Times New Roman" w:cs="Segoe Sans Text"/>
                <w:color w:val="000000"/>
                <w:lang w:val="en-CA" w:eastAsia="en-CA"/>
              </w:rPr>
            </w:pPr>
            <w:r w:rsidRPr="00B20456">
              <w:rPr>
                <w:rFonts w:eastAsia="Times New Roman" w:cs="Segoe Sans Text"/>
                <w:color w:val="000000"/>
                <w:lang w:val="en-CA" w:eastAsia="en-CA"/>
              </w:rPr>
              <w:t>Data Preparation &amp; Cleansing</w:t>
            </w:r>
          </w:p>
        </w:tc>
        <w:tc>
          <w:tcPr>
            <w:tcW w:w="1203" w:type="pct"/>
            <w:noWrap/>
            <w:hideMark/>
          </w:tcPr>
          <w:p w14:paraId="52F679FA"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Informed</w:t>
            </w:r>
          </w:p>
        </w:tc>
        <w:tc>
          <w:tcPr>
            <w:tcW w:w="1202" w:type="pct"/>
            <w:noWrap/>
            <w:hideMark/>
          </w:tcPr>
          <w:p w14:paraId="54B25DDC" w14:textId="77777777" w:rsidR="00632D0D" w:rsidRPr="00B20456" w:rsidRDefault="00632D0D" w:rsidP="00632D0D">
            <w:pPr>
              <w:spacing w:before="0"/>
              <w:jc w:val="center"/>
              <w:rPr>
                <w:rFonts w:eastAsia="Times New Roman" w:cs="Segoe Sans Text"/>
                <w:color w:val="000000"/>
                <w:lang w:val="en-CA" w:eastAsia="en-CA"/>
              </w:rPr>
            </w:pPr>
            <w:r w:rsidRPr="00B20456">
              <w:rPr>
                <w:rFonts w:eastAsia="Times New Roman" w:cs="Segoe Sans Text"/>
                <w:color w:val="000000"/>
                <w:lang w:val="en-CA" w:eastAsia="en-CA"/>
              </w:rPr>
              <w:t>Responsible</w:t>
            </w:r>
          </w:p>
        </w:tc>
      </w:tr>
    </w:tbl>
    <w:p w14:paraId="2F9A3865" w14:textId="6D9CCB39" w:rsidR="00F20E9F" w:rsidRDefault="00F20E9F" w:rsidP="009A04DA">
      <w:pPr>
        <w:pStyle w:val="Heading2NUM"/>
        <w:rPr>
          <w:ins w:id="1301" w:author="Francis Moigula" w:date="2026-06-04T09:42:00Z" w16du:dateUtc="2026-06-04T14:42:00Z"/>
        </w:rPr>
      </w:pPr>
      <w:bookmarkStart w:id="1302" w:name="_Toc231555171"/>
      <w:ins w:id="1303" w:author="Francis Moigula" w:date="2026-06-04T09:42:00Z" w16du:dateUtc="2026-06-04T14:42:00Z">
        <w:r>
          <w:t>Scope assumptions</w:t>
        </w:r>
        <w:bookmarkEnd w:id="1302"/>
      </w:ins>
    </w:p>
    <w:p w14:paraId="5B882F71" w14:textId="77777777" w:rsidR="00F20E9F" w:rsidRDefault="00F20E9F" w:rsidP="00F20E9F">
      <w:pPr>
        <w:rPr>
          <w:ins w:id="1304" w:author="Francis Moigula" w:date="2026-06-04T09:42:00Z" w16du:dateUtc="2026-06-04T14:42:00Z"/>
        </w:rPr>
      </w:pPr>
    </w:p>
    <w:tbl>
      <w:tblPr>
        <w:tblStyle w:val="RFX-SOWTable"/>
        <w:tblW w:w="9351" w:type="dxa"/>
        <w:tblLayout w:type="fixed"/>
        <w:tblLook w:val="0420" w:firstRow="1" w:lastRow="0" w:firstColumn="0" w:lastColumn="0" w:noHBand="0" w:noVBand="1"/>
        <w:tblPrChange w:id="1305" w:author="Francis Moigula" w:date="2026-06-04T09:42:00Z" w16du:dateUtc="2026-06-04T14:42:00Z">
          <w:tblPr>
            <w:tblStyle w:val="RFX-SOWTable"/>
            <w:tblW w:w="9351" w:type="dxa"/>
            <w:tblLayout w:type="fixed"/>
            <w:tblLook w:val="0420" w:firstRow="1" w:lastRow="0" w:firstColumn="0" w:lastColumn="0" w:noHBand="0" w:noVBand="1"/>
          </w:tblPr>
        </w:tblPrChange>
      </w:tblPr>
      <w:tblGrid>
        <w:gridCol w:w="5103"/>
        <w:gridCol w:w="4248"/>
        <w:tblGridChange w:id="1306">
          <w:tblGrid>
            <w:gridCol w:w="5103"/>
            <w:gridCol w:w="4248"/>
          </w:tblGrid>
        </w:tblGridChange>
      </w:tblGrid>
      <w:tr w:rsidR="00F20E9F" w:rsidRPr="008B738A" w14:paraId="1ABF8BFF" w14:textId="77777777" w:rsidTr="00F20E9F">
        <w:trPr>
          <w:cnfStyle w:val="100000000000" w:firstRow="1" w:lastRow="0" w:firstColumn="0" w:lastColumn="0" w:oddVBand="0" w:evenVBand="0" w:oddHBand="0" w:evenHBand="0" w:firstRowFirstColumn="0" w:firstRowLastColumn="0" w:lastRowFirstColumn="0" w:lastRowLastColumn="0"/>
          <w:trHeight w:val="336"/>
          <w:ins w:id="1307" w:author="Francis Moigula" w:date="2026-06-04T09:42:00Z"/>
          <w:trPrChange w:id="1308" w:author="Francis Moigula" w:date="2026-06-04T09:42:00Z" w16du:dateUtc="2026-06-04T14:42:00Z">
            <w:trPr>
              <w:trHeight w:val="336"/>
            </w:trPr>
          </w:trPrChange>
        </w:trPr>
        <w:tc>
          <w:tcPr>
            <w:tcW w:w="5103" w:type="dxa"/>
            <w:tcPrChange w:id="1309" w:author="Francis Moigula" w:date="2026-06-04T09:42:00Z" w16du:dateUtc="2026-06-04T14:42:00Z">
              <w:tcPr>
                <w:tcW w:w="5103" w:type="dxa"/>
              </w:tcPr>
            </w:tcPrChange>
          </w:tcPr>
          <w:p w14:paraId="1822B9D0" w14:textId="77777777" w:rsidR="00F20E9F" w:rsidRPr="008B738A" w:rsidRDefault="00F20E9F" w:rsidP="00E36049">
            <w:pPr>
              <w:pStyle w:val="Table-Header"/>
              <w:cnfStyle w:val="100000000000" w:firstRow="1" w:lastRow="0" w:firstColumn="0" w:lastColumn="0" w:oddVBand="0" w:evenVBand="0" w:oddHBand="0" w:evenHBand="0" w:firstRowFirstColumn="0" w:firstRowLastColumn="0" w:lastRowFirstColumn="0" w:lastRowLastColumn="0"/>
              <w:rPr>
                <w:ins w:id="1310" w:author="Francis Moigula" w:date="2026-06-04T09:42:00Z" w16du:dateUtc="2026-06-04T14:42:00Z"/>
                <w:b/>
                <w:bCs/>
              </w:rPr>
            </w:pPr>
            <w:ins w:id="1311" w:author="Francis Moigula" w:date="2026-06-04T09:42:00Z" w16du:dateUtc="2026-06-04T14:42:00Z">
              <w:r>
                <w:rPr>
                  <w:b/>
                  <w:bCs/>
                </w:rPr>
                <w:t>Project Scope</w:t>
              </w:r>
            </w:ins>
          </w:p>
        </w:tc>
        <w:tc>
          <w:tcPr>
            <w:tcW w:w="4248" w:type="dxa"/>
            <w:tcPrChange w:id="1312" w:author="Francis Moigula" w:date="2026-06-04T09:42:00Z" w16du:dateUtc="2026-06-04T14:42:00Z">
              <w:tcPr>
                <w:tcW w:w="4248" w:type="dxa"/>
              </w:tcPr>
            </w:tcPrChange>
          </w:tcPr>
          <w:p w14:paraId="073F1970" w14:textId="77777777" w:rsidR="00F20E9F" w:rsidRPr="008B738A" w:rsidRDefault="00F20E9F" w:rsidP="00E36049">
            <w:pPr>
              <w:pStyle w:val="Table-Header"/>
              <w:cnfStyle w:val="100000000000" w:firstRow="1" w:lastRow="0" w:firstColumn="0" w:lastColumn="0" w:oddVBand="0" w:evenVBand="0" w:oddHBand="0" w:evenHBand="0" w:firstRowFirstColumn="0" w:firstRowLastColumn="0" w:lastRowFirstColumn="0" w:lastRowLastColumn="0"/>
              <w:rPr>
                <w:ins w:id="1313" w:author="Francis Moigula" w:date="2026-06-04T09:42:00Z" w16du:dateUtc="2026-06-04T14:42:00Z"/>
                <w:b/>
                <w:bCs/>
              </w:rPr>
            </w:pPr>
            <w:ins w:id="1314" w:author="Francis Moigula" w:date="2026-06-04T09:42:00Z" w16du:dateUtc="2026-06-04T14:42:00Z">
              <w:r w:rsidRPr="008B738A">
                <w:rPr>
                  <w:b/>
                  <w:bCs/>
                </w:rPr>
                <w:t>Assumptions</w:t>
              </w:r>
            </w:ins>
          </w:p>
        </w:tc>
      </w:tr>
      <w:tr w:rsidR="00F20E9F" w:rsidRPr="000727DE" w14:paraId="2BC4FE65" w14:textId="77777777" w:rsidTr="00F20E9F">
        <w:trPr>
          <w:cnfStyle w:val="000000100000" w:firstRow="0" w:lastRow="0" w:firstColumn="0" w:lastColumn="0" w:oddVBand="0" w:evenVBand="0" w:oddHBand="1" w:evenHBand="0" w:firstRowFirstColumn="0" w:firstRowLastColumn="0" w:lastRowFirstColumn="0" w:lastRowLastColumn="0"/>
          <w:ins w:id="1315" w:author="Francis Moigula" w:date="2026-06-04T09:42:00Z"/>
        </w:trPr>
        <w:tc>
          <w:tcPr>
            <w:tcW w:w="9351" w:type="dxa"/>
            <w:gridSpan w:val="2"/>
            <w:tcPrChange w:id="1316" w:author="Francis Moigula" w:date="2026-06-04T09:42:00Z" w16du:dateUtc="2026-06-04T14:42:00Z">
              <w:tcPr>
                <w:tcW w:w="9351" w:type="dxa"/>
                <w:gridSpan w:val="2"/>
              </w:tcPr>
            </w:tcPrChange>
          </w:tcPr>
          <w:p w14:paraId="416A72DA" w14:textId="6E0DA4C5" w:rsidR="00F20E9F" w:rsidRPr="000727DE" w:rsidRDefault="00F20E9F" w:rsidP="00E36049">
            <w:pPr>
              <w:spacing w:before="0"/>
              <w:cnfStyle w:val="000000100000" w:firstRow="0" w:lastRow="0" w:firstColumn="0" w:lastColumn="0" w:oddVBand="0" w:evenVBand="0" w:oddHBand="1" w:evenHBand="0" w:firstRowFirstColumn="0" w:firstRowLastColumn="0" w:lastRowFirstColumn="0" w:lastRowLastColumn="0"/>
              <w:rPr>
                <w:ins w:id="1317" w:author="Francis Moigula" w:date="2026-06-04T09:42:00Z" w16du:dateUtc="2026-06-04T14:42:00Z"/>
                <w:b/>
                <w:sz w:val="24"/>
                <w:szCs w:val="24"/>
              </w:rPr>
            </w:pPr>
            <w:ins w:id="1318" w:author="Francis Moigula" w:date="2026-06-04T09:42:00Z" w16du:dateUtc="2026-06-04T14:42:00Z">
              <w:r w:rsidRPr="000727DE">
                <w:rPr>
                  <w:b/>
                  <w:sz w:val="24"/>
                  <w:szCs w:val="24"/>
                </w:rPr>
                <w:t>Secur</w:t>
              </w:r>
              <w:r>
                <w:rPr>
                  <w:b/>
                  <w:sz w:val="24"/>
                  <w:szCs w:val="24"/>
                </w:rPr>
                <w:t>e the platform</w:t>
              </w:r>
            </w:ins>
          </w:p>
        </w:tc>
      </w:tr>
      <w:tr w:rsidR="00F20E9F" w:rsidRPr="00FD28FE" w14:paraId="3D3C5007" w14:textId="77777777" w:rsidTr="00F20E9F">
        <w:trPr>
          <w:cnfStyle w:val="000000010000" w:firstRow="0" w:lastRow="0" w:firstColumn="0" w:lastColumn="0" w:oddVBand="0" w:evenVBand="0" w:oddHBand="0" w:evenHBand="1" w:firstRowFirstColumn="0" w:firstRowLastColumn="0" w:lastRowFirstColumn="0" w:lastRowLastColumn="0"/>
          <w:ins w:id="1319" w:author="Francis Moigula" w:date="2026-06-04T09:42:00Z"/>
        </w:trPr>
        <w:tc>
          <w:tcPr>
            <w:tcW w:w="5103" w:type="dxa"/>
            <w:tcPrChange w:id="1320" w:author="Francis Moigula" w:date="2026-06-04T09:42:00Z" w16du:dateUtc="2026-06-04T14:42:00Z">
              <w:tcPr>
                <w:tcW w:w="5103" w:type="dxa"/>
              </w:tcPr>
            </w:tcPrChange>
          </w:tcPr>
          <w:p w14:paraId="3F60436E" w14:textId="7501AB3C" w:rsidR="00F20E9F" w:rsidRPr="001041C4" w:rsidRDefault="00DF3D1E">
            <w:pPr>
              <w:pStyle w:val="ListParagraph"/>
              <w:numPr>
                <w:ilvl w:val="0"/>
                <w:numId w:val="32"/>
              </w:numPr>
              <w:cnfStyle w:val="000000010000" w:firstRow="0" w:lastRow="0" w:firstColumn="0" w:lastColumn="0" w:oddVBand="0" w:evenVBand="0" w:oddHBand="0" w:evenHBand="1" w:firstRowFirstColumn="0" w:firstRowLastColumn="0" w:lastRowFirstColumn="0" w:lastRowLastColumn="0"/>
              <w:rPr>
                <w:ins w:id="1321" w:author="Francis Moigula" w:date="2026-06-04T09:42:00Z" w16du:dateUtc="2026-06-04T14:42:00Z"/>
                <w:b/>
                <w:bCs/>
              </w:rPr>
              <w:pPrChange w:id="1322" w:author="Francis Moigula" w:date="2026-06-04T09:42:00Z" w16du:dateUtc="2026-06-04T14:42:00Z">
                <w:pPr>
                  <w:pStyle w:val="ListParagraph"/>
                  <w:numPr>
                    <w:numId w:val="20"/>
                  </w:numPr>
                  <w:ind w:left="360" w:hanging="360"/>
                  <w:cnfStyle w:val="000000010000" w:firstRow="0" w:lastRow="0" w:firstColumn="0" w:lastColumn="0" w:oddVBand="0" w:evenVBand="0" w:oddHBand="0" w:evenHBand="1" w:firstRowFirstColumn="0" w:firstRowLastColumn="0" w:lastRowFirstColumn="0" w:lastRowLastColumn="0"/>
                </w:pPr>
              </w:pPrChange>
            </w:pPr>
            <w:ins w:id="1323" w:author="Francis Moigula" w:date="2026-06-05T10:50:00Z" w16du:dateUtc="2026-06-05T15:50:00Z">
              <w:r>
                <w:rPr>
                  <w:b/>
                  <w:bCs/>
                </w:rPr>
                <w:t>Implement</w:t>
              </w:r>
            </w:ins>
            <w:commentRangeStart w:id="1324"/>
            <w:commentRangeStart w:id="1325"/>
            <w:ins w:id="1326" w:author="Francis Moigula" w:date="2026-06-04T09:42:00Z" w16du:dateUtc="2026-06-04T14:42:00Z">
              <w:r w:rsidR="00F20E9F" w:rsidRPr="001041C4">
                <w:rPr>
                  <w:b/>
                  <w:bCs/>
                </w:rPr>
                <w:t xml:space="preserve"> AI Security Foundation</w:t>
              </w:r>
              <w:commentRangeEnd w:id="1324"/>
              <w:r w:rsidR="00F20E9F" w:rsidRPr="001041C4">
                <w:rPr>
                  <w:rStyle w:val="CommentReference"/>
                  <w:b/>
                  <w:bCs/>
                  <w:sz w:val="20"/>
                  <w:szCs w:val="20"/>
                </w:rPr>
                <w:commentReference w:id="1324"/>
              </w:r>
              <w:commentRangeEnd w:id="1325"/>
              <w:r w:rsidRPr="001041C4">
                <w:rPr>
                  <w:rStyle w:val="CommentReference"/>
                  <w:b/>
                  <w:bCs/>
                  <w:sz w:val="20"/>
                  <w:szCs w:val="20"/>
                </w:rPr>
                <w:commentReference w:id="1325"/>
              </w:r>
            </w:ins>
          </w:p>
          <w:p w14:paraId="6B07AB86" w14:textId="77777777" w:rsidR="00F20E9F" w:rsidRPr="00B13ECA" w:rsidRDefault="00F20E9F" w:rsidP="00E36049">
            <w:pPr>
              <w:pStyle w:val="ListParagraph"/>
              <w:numPr>
                <w:ilvl w:val="0"/>
                <w:numId w:val="19"/>
              </w:numPr>
              <w:cnfStyle w:val="000000010000" w:firstRow="0" w:lastRow="0" w:firstColumn="0" w:lastColumn="0" w:oddVBand="0" w:evenVBand="0" w:oddHBand="0" w:evenHBand="1" w:firstRowFirstColumn="0" w:firstRowLastColumn="0" w:lastRowFirstColumn="0" w:lastRowLastColumn="0"/>
              <w:rPr>
                <w:ins w:id="1327" w:author="Francis Moigula" w:date="2026-06-04T09:42:00Z" w16du:dateUtc="2026-06-04T14:42:00Z"/>
              </w:rPr>
            </w:pPr>
            <w:ins w:id="1328" w:author="Francis Moigula" w:date="2026-06-04T09:42:00Z" w16du:dateUtc="2026-06-04T14:42:00Z">
              <w:r w:rsidRPr="00872993">
                <w:t>Advisory and governance services to define and implement a tailored AI security strategy aligned with enterprise architecture, governance standards, and digital transformation objectives.</w:t>
              </w:r>
            </w:ins>
          </w:p>
        </w:tc>
        <w:tc>
          <w:tcPr>
            <w:tcW w:w="4248" w:type="dxa"/>
            <w:tcPrChange w:id="1329" w:author="Francis Moigula" w:date="2026-06-04T09:42:00Z" w16du:dateUtc="2026-06-04T14:42:00Z">
              <w:tcPr>
                <w:tcW w:w="4248" w:type="dxa"/>
              </w:tcPr>
            </w:tcPrChange>
          </w:tcPr>
          <w:p w14:paraId="204C2858" w14:textId="77777777" w:rsidR="00F20E9F" w:rsidRPr="00241F06" w:rsidRDefault="00F20E9F" w:rsidP="00E36049">
            <w:pPr>
              <w:pStyle w:val="TableBullet10"/>
              <w:numPr>
                <w:ilvl w:val="0"/>
                <w:numId w:val="17"/>
              </w:numPr>
              <w:contextualSpacing w:val="0"/>
              <w:cnfStyle w:val="000000010000" w:firstRow="0" w:lastRow="0" w:firstColumn="0" w:lastColumn="0" w:oddVBand="0" w:evenVBand="0" w:oddHBand="0" w:evenHBand="1" w:firstRowFirstColumn="0" w:firstRowLastColumn="0" w:lastRowFirstColumn="0" w:lastRowLastColumn="0"/>
              <w:rPr>
                <w:ins w:id="1330" w:author="Francis Moigula" w:date="2026-06-04T09:42:00Z" w16du:dateUtc="2026-06-04T14:42:00Z"/>
              </w:rPr>
            </w:pPr>
            <w:ins w:id="1331" w:author="Francis Moigula" w:date="2026-06-04T09:42:00Z" w16du:dateUtc="2026-06-04T14:42:00Z">
              <w:r>
                <w:t>Ford</w:t>
              </w:r>
              <w:r w:rsidRPr="00241F06">
                <w:t xml:space="preserve"> will designate key stakeholders responsible for security governance and decision-making.</w:t>
              </w:r>
            </w:ins>
          </w:p>
          <w:p w14:paraId="24B48AC4" w14:textId="77777777" w:rsidR="00F20E9F" w:rsidRPr="00241F06" w:rsidRDefault="00F20E9F" w:rsidP="00E36049">
            <w:pPr>
              <w:pStyle w:val="TableBullet10"/>
              <w:numPr>
                <w:ilvl w:val="0"/>
                <w:numId w:val="17"/>
              </w:numPr>
              <w:contextualSpacing w:val="0"/>
              <w:cnfStyle w:val="000000010000" w:firstRow="0" w:lastRow="0" w:firstColumn="0" w:lastColumn="0" w:oddVBand="0" w:evenVBand="0" w:oddHBand="0" w:evenHBand="1" w:firstRowFirstColumn="0" w:firstRowLastColumn="0" w:lastRowFirstColumn="0" w:lastRowLastColumn="0"/>
              <w:rPr>
                <w:ins w:id="1332" w:author="Francis Moigula" w:date="2026-06-04T09:42:00Z" w16du:dateUtc="2026-06-04T14:42:00Z"/>
                <w:lang w:val="en-CA"/>
              </w:rPr>
            </w:pPr>
            <w:ins w:id="1333" w:author="Francis Moigula" w:date="2026-06-04T09:42:00Z" w16du:dateUtc="2026-06-04T14:42:00Z">
              <w:r>
                <w:t>Ford</w:t>
              </w:r>
              <w:r w:rsidRPr="00241F06">
                <w:t xml:space="preserve"> will </w:t>
              </w:r>
              <w:r>
                <w:t>identify</w:t>
              </w:r>
              <w:r w:rsidRPr="00241F06">
                <w:t xml:space="preserve"> stakeholder participation in workshops, planning sessions, and project governance activities.</w:t>
              </w:r>
            </w:ins>
          </w:p>
        </w:tc>
      </w:tr>
      <w:tr w:rsidR="00F20E9F" w:rsidRPr="00FD28FE" w14:paraId="7AD9E6F0" w14:textId="77777777" w:rsidTr="00F20E9F">
        <w:trPr>
          <w:cnfStyle w:val="000000100000" w:firstRow="0" w:lastRow="0" w:firstColumn="0" w:lastColumn="0" w:oddVBand="0" w:evenVBand="0" w:oddHBand="1" w:evenHBand="0" w:firstRowFirstColumn="0" w:firstRowLastColumn="0" w:lastRowFirstColumn="0" w:lastRowLastColumn="0"/>
          <w:ins w:id="1334" w:author="Francis Moigula" w:date="2026-06-04T09:42:00Z"/>
        </w:trPr>
        <w:tc>
          <w:tcPr>
            <w:tcW w:w="5103" w:type="dxa"/>
            <w:tcPrChange w:id="1335" w:author="Francis Moigula" w:date="2026-06-04T09:42:00Z" w16du:dateUtc="2026-06-04T14:42:00Z">
              <w:tcPr>
                <w:tcW w:w="5103" w:type="dxa"/>
              </w:tcPr>
            </w:tcPrChange>
          </w:tcPr>
          <w:p w14:paraId="4DD6F9AE" w14:textId="77777777" w:rsidR="00F20E9F" w:rsidRPr="00B53A3A" w:rsidRDefault="00F20E9F">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ins w:id="1336" w:author="Francis Moigula" w:date="2026-06-04T09:42:00Z" w16du:dateUtc="2026-06-04T14:42:00Z"/>
                <w:b/>
                <w:bCs/>
              </w:rPr>
              <w:pPrChange w:id="1337" w:author="Francis Moigula" w:date="2026-06-04T09:42:00Z" w16du:dateUtc="2026-06-04T14:42:00Z">
                <w:pPr>
                  <w:pStyle w:val="ListParagraph"/>
                  <w:numPr>
                    <w:numId w:val="20"/>
                  </w:numPr>
                  <w:ind w:left="360" w:hanging="360"/>
                  <w:cnfStyle w:val="000000100000" w:firstRow="0" w:lastRow="0" w:firstColumn="0" w:lastColumn="0" w:oddVBand="0" w:evenVBand="0" w:oddHBand="1" w:evenHBand="0" w:firstRowFirstColumn="0" w:firstRowLastColumn="0" w:lastRowFirstColumn="0" w:lastRowLastColumn="0"/>
                </w:pPr>
              </w:pPrChange>
            </w:pPr>
            <w:ins w:id="1338" w:author="Francis Moigula" w:date="2026-06-04T09:42:00Z" w16du:dateUtc="2026-06-04T14:42:00Z">
              <w:r>
                <w:rPr>
                  <w:b/>
                  <w:bCs/>
                </w:rPr>
                <w:t>Enable the Agentic Security Operations Center (SOC)</w:t>
              </w:r>
            </w:ins>
          </w:p>
          <w:p w14:paraId="4B355995" w14:textId="2B8FE2FD" w:rsidR="00F20E9F" w:rsidRPr="00260B0E" w:rsidRDefault="00DF3D1E" w:rsidP="00E36049">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ins w:id="1339" w:author="Francis Moigula" w:date="2026-06-04T09:42:00Z" w16du:dateUtc="2026-06-04T14:42:00Z"/>
                <w:b/>
                <w:bCs/>
              </w:rPr>
            </w:pPr>
            <w:ins w:id="1340" w:author="Francis Moigula" w:date="2026-06-05T10:49:00Z" w16du:dateUtc="2026-06-05T15:49:00Z">
              <w:r>
                <w:t>Deploy</w:t>
              </w:r>
            </w:ins>
            <w:commentRangeStart w:id="1341"/>
            <w:commentRangeStart w:id="1342"/>
            <w:ins w:id="1343" w:author="Francis Moigula" w:date="2026-06-04T09:42:00Z" w16du:dateUtc="2026-06-04T14:42:00Z">
              <w:r w:rsidR="00F20E9F">
                <w:t xml:space="preserve"> agentic threat detection and response capabilities to improve security operations.</w:t>
              </w:r>
              <w:commentRangeEnd w:id="1341"/>
              <w:r w:rsidR="00F20E9F">
                <w:rPr>
                  <w:rStyle w:val="CommentReference"/>
                  <w:sz w:val="20"/>
                  <w:szCs w:val="20"/>
                </w:rPr>
                <w:commentReference w:id="1341"/>
              </w:r>
              <w:commentRangeEnd w:id="1342"/>
              <w:r>
                <w:rPr>
                  <w:rStyle w:val="CommentReference"/>
                  <w:sz w:val="20"/>
                  <w:szCs w:val="20"/>
                </w:rPr>
                <w:commentReference w:id="1342"/>
              </w:r>
            </w:ins>
            <w:ins w:id="1344" w:author="Francis Moigula" w:date="2026-06-05T10:49:00Z" w16du:dateUtc="2026-06-05T15:49:00Z">
              <w:r>
                <w:t xml:space="preserve"> </w:t>
              </w:r>
            </w:ins>
          </w:p>
        </w:tc>
        <w:tc>
          <w:tcPr>
            <w:tcW w:w="4248" w:type="dxa"/>
            <w:tcPrChange w:id="1345" w:author="Francis Moigula" w:date="2026-06-04T09:42:00Z" w16du:dateUtc="2026-06-04T14:42:00Z">
              <w:tcPr>
                <w:tcW w:w="4248" w:type="dxa"/>
              </w:tcPr>
            </w:tcPrChange>
          </w:tcPr>
          <w:p w14:paraId="58BA8D02" w14:textId="77777777" w:rsidR="00F20E9F" w:rsidRPr="00241F06" w:rsidRDefault="00F20E9F" w:rsidP="00E36049">
            <w:pPr>
              <w:pStyle w:val="TableBullet10"/>
              <w:numPr>
                <w:ilvl w:val="0"/>
                <w:numId w:val="17"/>
              </w:numPr>
              <w:contextualSpacing w:val="0"/>
              <w:cnfStyle w:val="000000100000" w:firstRow="0" w:lastRow="0" w:firstColumn="0" w:lastColumn="0" w:oddVBand="0" w:evenVBand="0" w:oddHBand="1" w:evenHBand="0" w:firstRowFirstColumn="0" w:firstRowLastColumn="0" w:lastRowFirstColumn="0" w:lastRowLastColumn="0"/>
              <w:rPr>
                <w:ins w:id="1346" w:author="Francis Moigula" w:date="2026-06-04T09:42:00Z" w16du:dateUtc="2026-06-04T14:42:00Z"/>
              </w:rPr>
            </w:pPr>
            <w:ins w:id="1347" w:author="Francis Moigula" w:date="2026-06-04T09:42:00Z" w16du:dateUtc="2026-06-04T14:42:00Z">
              <w:r>
                <w:t>Ford</w:t>
              </w:r>
              <w:r w:rsidRPr="00241F06">
                <w:t xml:space="preserve"> will </w:t>
              </w:r>
              <w:r>
                <w:t>provide security operations and security engineering stakeholders to provide decision-making for agentic SOC capabilities.</w:t>
              </w:r>
            </w:ins>
          </w:p>
          <w:p w14:paraId="07C06471" w14:textId="77777777" w:rsidR="00F20E9F" w:rsidRDefault="00F20E9F" w:rsidP="00E36049">
            <w:pPr>
              <w:pStyle w:val="TableBullet10"/>
              <w:numPr>
                <w:ilvl w:val="0"/>
                <w:numId w:val="17"/>
              </w:numPr>
              <w:contextualSpacing w:val="0"/>
              <w:cnfStyle w:val="000000100000" w:firstRow="0" w:lastRow="0" w:firstColumn="0" w:lastColumn="0" w:oddVBand="0" w:evenVBand="0" w:oddHBand="1" w:evenHBand="0" w:firstRowFirstColumn="0" w:firstRowLastColumn="0" w:lastRowFirstColumn="0" w:lastRowLastColumn="0"/>
              <w:rPr>
                <w:ins w:id="1348" w:author="Francis Moigula" w:date="2026-06-04T09:42:00Z" w16du:dateUtc="2026-06-04T14:42:00Z"/>
              </w:rPr>
            </w:pPr>
            <w:ins w:id="1349" w:author="Francis Moigula" w:date="2026-06-04T09:42:00Z" w16du:dateUtc="2026-06-04T14:42:00Z">
              <w:r>
                <w:t>Ford</w:t>
              </w:r>
              <w:r w:rsidRPr="00241F06">
                <w:t xml:space="preserve"> will ensure stakeholder participation in workshops, planning sessions, and project governance activities.</w:t>
              </w:r>
            </w:ins>
          </w:p>
        </w:tc>
      </w:tr>
      <w:tr w:rsidR="00F20E9F" w:rsidRPr="001041C4" w14:paraId="128C02FC" w14:textId="77777777" w:rsidTr="00F20E9F">
        <w:trPr>
          <w:cnfStyle w:val="000000010000" w:firstRow="0" w:lastRow="0" w:firstColumn="0" w:lastColumn="0" w:oddVBand="0" w:evenVBand="0" w:oddHBand="0" w:evenHBand="1" w:firstRowFirstColumn="0" w:firstRowLastColumn="0" w:lastRowFirstColumn="0" w:lastRowLastColumn="0"/>
          <w:ins w:id="1350" w:author="Francis Moigula" w:date="2026-06-04T09:42:00Z"/>
        </w:trPr>
        <w:tc>
          <w:tcPr>
            <w:tcW w:w="5103" w:type="dxa"/>
            <w:tcPrChange w:id="1351" w:author="Francis Moigula" w:date="2026-06-04T09:42:00Z" w16du:dateUtc="2026-06-04T14:42:00Z">
              <w:tcPr>
                <w:tcW w:w="5103" w:type="dxa"/>
              </w:tcPr>
            </w:tcPrChange>
          </w:tcPr>
          <w:p w14:paraId="208DDC3A" w14:textId="3AF76968" w:rsidR="00F20E9F" w:rsidRPr="001041C4" w:rsidRDefault="00F20E9F" w:rsidP="00E36049">
            <w:pPr>
              <w:spacing w:before="0"/>
              <w:cnfStyle w:val="000000010000" w:firstRow="0" w:lastRow="0" w:firstColumn="0" w:lastColumn="0" w:oddVBand="0" w:evenVBand="0" w:oddHBand="0" w:evenHBand="1" w:firstRowFirstColumn="0" w:firstRowLastColumn="0" w:lastRowFirstColumn="0" w:lastRowLastColumn="0"/>
              <w:rPr>
                <w:ins w:id="1352" w:author="Francis Moigula" w:date="2026-06-04T09:42:00Z" w16du:dateUtc="2026-06-04T14:42:00Z"/>
                <w:b/>
                <w:sz w:val="24"/>
                <w:szCs w:val="24"/>
              </w:rPr>
            </w:pPr>
            <w:ins w:id="1353" w:author="Francis Moigula" w:date="2026-06-04T09:42:00Z" w16du:dateUtc="2026-06-04T14:42:00Z">
              <w:r>
                <w:rPr>
                  <w:b/>
                  <w:sz w:val="24"/>
                  <w:szCs w:val="24"/>
                </w:rPr>
                <w:t>Integrate &amp; productionize</w:t>
              </w:r>
            </w:ins>
          </w:p>
        </w:tc>
        <w:tc>
          <w:tcPr>
            <w:tcW w:w="4248" w:type="dxa"/>
            <w:tcPrChange w:id="1354" w:author="Francis Moigula" w:date="2026-06-04T09:42:00Z" w16du:dateUtc="2026-06-04T14:42:00Z">
              <w:tcPr>
                <w:tcW w:w="4248" w:type="dxa"/>
              </w:tcPr>
            </w:tcPrChange>
          </w:tcPr>
          <w:p w14:paraId="7D4671E3" w14:textId="77777777" w:rsidR="00F20E9F" w:rsidRPr="001041C4" w:rsidRDefault="00F20E9F" w:rsidP="00E36049">
            <w:pPr>
              <w:spacing w:before="0"/>
              <w:cnfStyle w:val="000000010000" w:firstRow="0" w:lastRow="0" w:firstColumn="0" w:lastColumn="0" w:oddVBand="0" w:evenVBand="0" w:oddHBand="0" w:evenHBand="1" w:firstRowFirstColumn="0" w:firstRowLastColumn="0" w:lastRowFirstColumn="0" w:lastRowLastColumn="0"/>
              <w:rPr>
                <w:ins w:id="1355" w:author="Francis Moigula" w:date="2026-06-04T09:42:00Z" w16du:dateUtc="2026-06-04T14:42:00Z"/>
                <w:b/>
                <w:sz w:val="24"/>
                <w:szCs w:val="24"/>
              </w:rPr>
            </w:pPr>
          </w:p>
        </w:tc>
      </w:tr>
      <w:tr w:rsidR="00F20E9F" w:rsidRPr="00785951" w14:paraId="7C28FD0A" w14:textId="77777777" w:rsidTr="00F20E9F">
        <w:trPr>
          <w:cnfStyle w:val="000000100000" w:firstRow="0" w:lastRow="0" w:firstColumn="0" w:lastColumn="0" w:oddVBand="0" w:evenVBand="0" w:oddHBand="1" w:evenHBand="0" w:firstRowFirstColumn="0" w:firstRowLastColumn="0" w:lastRowFirstColumn="0" w:lastRowLastColumn="0"/>
          <w:ins w:id="1356" w:author="Francis Moigula" w:date="2026-06-04T09:42:00Z"/>
        </w:trPr>
        <w:tc>
          <w:tcPr>
            <w:tcW w:w="5103" w:type="dxa"/>
            <w:tcPrChange w:id="1357" w:author="Francis Moigula" w:date="2026-06-04T09:42:00Z" w16du:dateUtc="2026-06-04T14:42:00Z">
              <w:tcPr>
                <w:tcW w:w="5103" w:type="dxa"/>
              </w:tcPr>
            </w:tcPrChange>
          </w:tcPr>
          <w:p w14:paraId="6688786F" w14:textId="77777777" w:rsidR="00F20E9F" w:rsidRPr="00785951" w:rsidRDefault="00F20E9F" w:rsidP="00E36049">
            <w:pPr>
              <w:cnfStyle w:val="000000100000" w:firstRow="0" w:lastRow="0" w:firstColumn="0" w:lastColumn="0" w:oddVBand="0" w:evenVBand="0" w:oddHBand="1" w:evenHBand="0" w:firstRowFirstColumn="0" w:firstRowLastColumn="0" w:lastRowFirstColumn="0" w:lastRowLastColumn="0"/>
              <w:rPr>
                <w:ins w:id="1358" w:author="Francis Moigula" w:date="2026-06-04T09:42:00Z" w16du:dateUtc="2026-06-04T14:42:00Z"/>
              </w:rPr>
            </w:pPr>
            <w:ins w:id="1359" w:author="Francis Moigula" w:date="2026-06-04T09:42:00Z" w16du:dateUtc="2026-06-04T14:42:00Z">
              <w:r>
                <w:rPr>
                  <w:bCs/>
                </w:rPr>
                <w:t xml:space="preserve">Microsoft will support the deployment of a </w:t>
              </w:r>
              <w:r w:rsidRPr="00785951">
                <w:rPr>
                  <w:bCs/>
                </w:rPr>
                <w:t>production-grade enterprise-hardened agent</w:t>
              </w:r>
              <w:r w:rsidRPr="00785951">
                <w:t>:</w:t>
              </w:r>
            </w:ins>
          </w:p>
          <w:p w14:paraId="1C812E17" w14:textId="77777777" w:rsidR="00F20E9F" w:rsidRPr="00785951" w:rsidRDefault="00F20E9F" w:rsidP="00E36049">
            <w:pPr>
              <w:pStyle w:val="Optional-BulletList"/>
              <w:numPr>
                <w:ilvl w:val="0"/>
                <w:numId w:val="24"/>
              </w:numPr>
              <w:spacing w:before="120" w:after="120"/>
              <w:contextualSpacing/>
              <w:cnfStyle w:val="000000100000" w:firstRow="0" w:lastRow="0" w:firstColumn="0" w:lastColumn="0" w:oddVBand="0" w:evenVBand="0" w:oddHBand="1" w:evenHBand="0" w:firstRowFirstColumn="0" w:firstRowLastColumn="0" w:lastRowFirstColumn="0" w:lastRowLastColumn="0"/>
              <w:rPr>
                <w:ins w:id="1360" w:author="Francis Moigula" w:date="2026-06-04T09:42:00Z" w16du:dateUtc="2026-06-04T14:42:00Z"/>
                <w:b/>
                <w:bCs/>
              </w:rPr>
            </w:pPr>
            <w:ins w:id="1361" w:author="Francis Moigula" w:date="2026-06-04T09:42:00Z" w16du:dateUtc="2026-06-04T14:42:00Z">
              <w:r w:rsidRPr="00785951">
                <w:rPr>
                  <w:bCs/>
                </w:rPr>
                <w:t>Infrastructure as Code (</w:t>
              </w:r>
              <w:r w:rsidRPr="004437BF">
                <w:t>IaC</w:t>
              </w:r>
              <w:r w:rsidRPr="00785951">
                <w:rPr>
                  <w:bCs/>
                </w:rPr>
                <w:t>)-based (CI/CD) deployment pipeline(s).</w:t>
              </w:r>
            </w:ins>
          </w:p>
          <w:p w14:paraId="22D1F42F" w14:textId="77777777" w:rsidR="00F20E9F" w:rsidRPr="000E1481" w:rsidRDefault="00F20E9F" w:rsidP="00E36049">
            <w:pPr>
              <w:pStyle w:val="Optional-BulletList"/>
              <w:numPr>
                <w:ilvl w:val="0"/>
                <w:numId w:val="24"/>
              </w:numPr>
              <w:spacing w:before="120" w:after="120"/>
              <w:contextualSpacing/>
              <w:cnfStyle w:val="000000100000" w:firstRow="0" w:lastRow="0" w:firstColumn="0" w:lastColumn="0" w:oddVBand="0" w:evenVBand="0" w:oddHBand="1" w:evenHBand="0" w:firstRowFirstColumn="0" w:firstRowLastColumn="0" w:lastRowFirstColumn="0" w:lastRowLastColumn="0"/>
              <w:rPr>
                <w:ins w:id="1362" w:author="Francis Moigula" w:date="2026-06-04T09:42:00Z" w16du:dateUtc="2026-06-04T14:42:00Z"/>
                <w:b/>
                <w:bCs/>
              </w:rPr>
            </w:pPr>
            <w:ins w:id="1363" w:author="Francis Moigula" w:date="2026-06-04T09:42:00Z" w16du:dateUtc="2026-06-04T14:42:00Z">
              <w:r w:rsidRPr="00785951">
                <w:rPr>
                  <w:bCs/>
                </w:rPr>
                <w:t>Agent performance tuning &amp; autoscaling strategy.</w:t>
              </w:r>
            </w:ins>
          </w:p>
        </w:tc>
        <w:tc>
          <w:tcPr>
            <w:tcW w:w="4248" w:type="dxa"/>
            <w:tcPrChange w:id="1364" w:author="Francis Moigula" w:date="2026-06-04T09:42:00Z" w16du:dateUtc="2026-06-04T14:42:00Z">
              <w:tcPr>
                <w:tcW w:w="4248" w:type="dxa"/>
              </w:tcPr>
            </w:tcPrChange>
          </w:tcPr>
          <w:p w14:paraId="5475C0CF" w14:textId="77777777" w:rsidR="00F20E9F" w:rsidRPr="003C4513" w:rsidRDefault="00F20E9F" w:rsidP="00E36049">
            <w:pPr>
              <w:pStyle w:val="Tablebullet1"/>
              <w:numPr>
                <w:ilvl w:val="0"/>
                <w:numId w:val="24"/>
              </w:numPr>
              <w:spacing w:before="120" w:after="120"/>
              <w:contextualSpacing w:val="0"/>
              <w:cnfStyle w:val="000000100000" w:firstRow="0" w:lastRow="0" w:firstColumn="0" w:lastColumn="0" w:oddVBand="0" w:evenVBand="0" w:oddHBand="1" w:evenHBand="0" w:firstRowFirstColumn="0" w:firstRowLastColumn="0" w:lastRowFirstColumn="0" w:lastRowLastColumn="0"/>
              <w:rPr>
                <w:ins w:id="1365" w:author="Francis Moigula" w:date="2026-06-04T09:42:00Z" w16du:dateUtc="2026-06-04T14:42:00Z"/>
                <w:b/>
                <w:bCs/>
              </w:rPr>
            </w:pPr>
            <w:ins w:id="1366" w:author="Francis Moigula" w:date="2026-06-04T09:42:00Z" w16du:dateUtc="2026-06-04T14:42:00Z">
              <w:r>
                <w:rPr>
                  <w:rStyle w:val="Strong"/>
                </w:rPr>
                <w:t>Production approvals:</w:t>
              </w:r>
              <w:r>
                <w:t xml:space="preserve"> </w:t>
              </w:r>
            </w:ins>
          </w:p>
          <w:p w14:paraId="4472A542" w14:textId="77777777" w:rsidR="00F20E9F" w:rsidRPr="00CE4968" w:rsidRDefault="00F20E9F" w:rsidP="00E36049">
            <w:pPr>
              <w:pStyle w:val="Tablebullet1"/>
              <w:numPr>
                <w:ilvl w:val="1"/>
                <w:numId w:val="24"/>
              </w:numPr>
              <w:spacing w:before="120" w:after="120"/>
              <w:ind w:left="764" w:hanging="284"/>
              <w:contextualSpacing w:val="0"/>
              <w:cnfStyle w:val="000000100000" w:firstRow="0" w:lastRow="0" w:firstColumn="0" w:lastColumn="0" w:oddVBand="0" w:evenVBand="0" w:oddHBand="1" w:evenHBand="0" w:firstRowFirstColumn="0" w:firstRowLastColumn="0" w:lastRowFirstColumn="0" w:lastRowLastColumn="0"/>
              <w:rPr>
                <w:ins w:id="1367" w:author="Francis Moigula" w:date="2026-06-04T09:42:00Z" w16du:dateUtc="2026-06-04T14:42:00Z"/>
                <w:b/>
                <w:bCs/>
              </w:rPr>
            </w:pPr>
            <w:ins w:id="1368" w:author="Francis Moigula" w:date="2026-06-04T09:42:00Z" w16du:dateUtc="2026-06-04T14:42:00Z">
              <w:r w:rsidRPr="002C0CA1">
                <w:rPr>
                  <w:rStyle w:val="Strong"/>
                  <w:b w:val="0"/>
                  <w:bCs w:val="0"/>
                </w:rPr>
                <w:t>Ford</w:t>
              </w:r>
              <w:r>
                <w:t xml:space="preserve"> completes required production approvals and operational readiness </w:t>
              </w:r>
              <w:commentRangeStart w:id="1369"/>
              <w:commentRangeStart w:id="1370"/>
              <w:r>
                <w:t>steps</w:t>
              </w:r>
              <w:commentRangeEnd w:id="1369"/>
              <w:r>
                <w:rPr>
                  <w:rStyle w:val="CommentReference"/>
                  <w:sz w:val="20"/>
                  <w:szCs w:val="20"/>
                </w:rPr>
                <w:commentReference w:id="1369"/>
              </w:r>
              <w:commentRangeEnd w:id="1370"/>
              <w:r>
                <w:rPr>
                  <w:rStyle w:val="CommentReference"/>
                  <w:sz w:val="20"/>
                  <w:szCs w:val="20"/>
                </w:rPr>
                <w:commentReference w:id="1370"/>
              </w:r>
              <w:r>
                <w:t xml:space="preserve">. </w:t>
              </w:r>
            </w:ins>
          </w:p>
          <w:p w14:paraId="7D3AA991" w14:textId="77777777" w:rsidR="00F20E9F" w:rsidRPr="00106DFE" w:rsidRDefault="00F20E9F" w:rsidP="00E36049">
            <w:pPr>
              <w:pStyle w:val="Tablebullet1"/>
              <w:numPr>
                <w:ilvl w:val="1"/>
                <w:numId w:val="24"/>
              </w:numPr>
              <w:spacing w:before="120" w:after="120"/>
              <w:ind w:left="764" w:hanging="284"/>
              <w:contextualSpacing w:val="0"/>
              <w:cnfStyle w:val="000000100000" w:firstRow="0" w:lastRow="0" w:firstColumn="0" w:lastColumn="0" w:oddVBand="0" w:evenVBand="0" w:oddHBand="1" w:evenHBand="0" w:firstRowFirstColumn="0" w:firstRowLastColumn="0" w:lastRowFirstColumn="0" w:lastRowLastColumn="0"/>
              <w:rPr>
                <w:ins w:id="1372" w:author="Francis Moigula" w:date="2026-06-04T09:42:00Z" w16du:dateUtc="2026-06-04T14:42:00Z"/>
              </w:rPr>
            </w:pPr>
            <w:ins w:id="1373" w:author="Francis Moigula" w:date="2026-06-04T09:42:00Z" w16du:dateUtc="2026-06-04T14:42:00Z">
              <w:r w:rsidRPr="002C0CA1">
                <w:rPr>
                  <w:rStyle w:val="Strong"/>
                  <w:b w:val="0"/>
                  <w:bCs w:val="0"/>
                </w:rPr>
                <w:t>Ford</w:t>
              </w:r>
              <w:r w:rsidRPr="00106DFE">
                <w:t xml:space="preserve"> will perform IaC deployment to production.</w:t>
              </w:r>
            </w:ins>
          </w:p>
          <w:p w14:paraId="4E8822A6" w14:textId="77777777" w:rsidR="00F20E9F" w:rsidRPr="009F4001" w:rsidRDefault="00F20E9F" w:rsidP="00E36049">
            <w:pPr>
              <w:pStyle w:val="Tablebullet1"/>
              <w:numPr>
                <w:ilvl w:val="0"/>
                <w:numId w:val="24"/>
              </w:numPr>
              <w:spacing w:before="120" w:after="120"/>
              <w:contextualSpacing w:val="0"/>
              <w:cnfStyle w:val="000000100000" w:firstRow="0" w:lastRow="0" w:firstColumn="0" w:lastColumn="0" w:oddVBand="0" w:evenVBand="0" w:oddHBand="1" w:evenHBand="0" w:firstRowFirstColumn="0" w:firstRowLastColumn="0" w:lastRowFirstColumn="0" w:lastRowLastColumn="0"/>
              <w:rPr>
                <w:ins w:id="1374" w:author="Francis Moigula" w:date="2026-06-04T09:42:00Z" w16du:dateUtc="2026-06-04T14:42:00Z"/>
                <w:b/>
                <w:bCs/>
              </w:rPr>
            </w:pPr>
            <w:ins w:id="1375" w:author="Francis Moigula" w:date="2026-06-04T09:42:00Z" w16du:dateUtc="2026-06-04T14:42:00Z">
              <w:r>
                <w:rPr>
                  <w:rStyle w:val="Strong"/>
                </w:rPr>
                <w:t>Operations ownership:</w:t>
              </w:r>
            </w:ins>
          </w:p>
          <w:p w14:paraId="57A627A0" w14:textId="77777777" w:rsidR="00F20E9F" w:rsidRPr="00CE4968" w:rsidRDefault="00F20E9F" w:rsidP="00E36049">
            <w:pPr>
              <w:pStyle w:val="Tablebullet1"/>
              <w:numPr>
                <w:ilvl w:val="1"/>
                <w:numId w:val="24"/>
              </w:numPr>
              <w:spacing w:before="120" w:after="120"/>
              <w:ind w:left="764" w:hanging="284"/>
              <w:contextualSpacing w:val="0"/>
              <w:cnfStyle w:val="000000100000" w:firstRow="0" w:lastRow="0" w:firstColumn="0" w:lastColumn="0" w:oddVBand="0" w:evenVBand="0" w:oddHBand="1" w:evenHBand="0" w:firstRowFirstColumn="0" w:firstRowLastColumn="0" w:lastRowFirstColumn="0" w:lastRowLastColumn="0"/>
              <w:rPr>
                <w:ins w:id="1376" w:author="Francis Moigula" w:date="2026-06-04T09:42:00Z" w16du:dateUtc="2026-06-04T14:42:00Z"/>
                <w:b/>
                <w:bCs/>
              </w:rPr>
            </w:pPr>
            <w:ins w:id="1377" w:author="Francis Moigula" w:date="2026-06-04T09:42:00Z" w16du:dateUtc="2026-06-04T14:42:00Z">
              <w:r w:rsidRPr="002C0CA1">
                <w:rPr>
                  <w:rStyle w:val="Strong"/>
                  <w:b w:val="0"/>
                  <w:bCs w:val="0"/>
                </w:rPr>
                <w:t>Ford</w:t>
              </w:r>
              <w:r>
                <w:t xml:space="preserve"> identifies ops owners for monitoring, incident response, and runbook execution post-handover. </w:t>
              </w:r>
            </w:ins>
          </w:p>
          <w:p w14:paraId="1C4AFF7E" w14:textId="77777777" w:rsidR="00F20E9F" w:rsidRDefault="00F20E9F" w:rsidP="00E36049">
            <w:pPr>
              <w:pStyle w:val="TableBullet10"/>
              <w:numPr>
                <w:ilvl w:val="0"/>
                <w:numId w:val="24"/>
              </w:numPr>
              <w:contextualSpacing w:val="0"/>
              <w:cnfStyle w:val="000000100000" w:firstRow="0" w:lastRow="0" w:firstColumn="0" w:lastColumn="0" w:oddVBand="0" w:evenVBand="0" w:oddHBand="1" w:evenHBand="0" w:firstRowFirstColumn="0" w:firstRowLastColumn="0" w:lastRowFirstColumn="0" w:lastRowLastColumn="0"/>
              <w:rPr>
                <w:ins w:id="1378" w:author="Francis Moigula" w:date="2026-06-04T09:42:00Z" w16du:dateUtc="2026-06-04T14:42:00Z"/>
              </w:rPr>
            </w:pPr>
            <w:ins w:id="1379" w:author="Francis Moigula" w:date="2026-06-04T09:42:00Z" w16du:dateUtc="2026-06-04T14:42:00Z">
              <w:r>
                <w:rPr>
                  <w:rStyle w:val="Strong"/>
                </w:rPr>
                <w:t>Budgeting &amp; scaling:</w:t>
              </w:r>
            </w:ins>
          </w:p>
          <w:p w14:paraId="04383A80" w14:textId="77777777" w:rsidR="00F20E9F" w:rsidRPr="003C4513" w:rsidRDefault="00F20E9F" w:rsidP="00E36049">
            <w:pPr>
              <w:pStyle w:val="Tablebullet1"/>
              <w:numPr>
                <w:ilvl w:val="1"/>
                <w:numId w:val="24"/>
              </w:numPr>
              <w:spacing w:before="120" w:after="120"/>
              <w:ind w:left="764" w:hanging="284"/>
              <w:contextualSpacing w:val="0"/>
              <w:cnfStyle w:val="000000100000" w:firstRow="0" w:lastRow="0" w:firstColumn="0" w:lastColumn="0" w:oddVBand="0" w:evenVBand="0" w:oddHBand="1" w:evenHBand="0" w:firstRowFirstColumn="0" w:firstRowLastColumn="0" w:lastRowFirstColumn="0" w:lastRowLastColumn="0"/>
              <w:rPr>
                <w:ins w:id="1380" w:author="Francis Moigula" w:date="2026-06-04T09:42:00Z" w16du:dateUtc="2026-06-04T14:42:00Z"/>
              </w:rPr>
            </w:pPr>
            <w:ins w:id="1381" w:author="Francis Moigula" w:date="2026-06-04T09:42:00Z" w16du:dateUtc="2026-06-04T14:42:00Z">
              <w:r w:rsidRPr="002C0CA1">
                <w:rPr>
                  <w:rStyle w:val="Strong"/>
                  <w:b w:val="0"/>
                  <w:bCs w:val="0"/>
                </w:rPr>
                <w:t>Ford</w:t>
              </w:r>
              <w:r>
                <w:t xml:space="preserve"> plans for ongoing platform/service usage at scale and agrees with the support/operations model.</w:t>
              </w:r>
            </w:ins>
          </w:p>
        </w:tc>
      </w:tr>
      <w:tr w:rsidR="00F20E9F" w:rsidRPr="00FD28FE" w14:paraId="6BFF5B54" w14:textId="77777777" w:rsidTr="00F20E9F">
        <w:trPr>
          <w:cnfStyle w:val="000000010000" w:firstRow="0" w:lastRow="0" w:firstColumn="0" w:lastColumn="0" w:oddVBand="0" w:evenVBand="0" w:oddHBand="0" w:evenHBand="1" w:firstRowFirstColumn="0" w:firstRowLastColumn="0" w:lastRowFirstColumn="0" w:lastRowLastColumn="0"/>
          <w:ins w:id="1382" w:author="Francis Moigula" w:date="2026-06-04T09:42:00Z"/>
        </w:trPr>
        <w:tc>
          <w:tcPr>
            <w:tcW w:w="5103" w:type="dxa"/>
            <w:tcPrChange w:id="1383" w:author="Francis Moigula" w:date="2026-06-04T09:42:00Z" w16du:dateUtc="2026-06-04T14:42:00Z">
              <w:tcPr>
                <w:tcW w:w="5103" w:type="dxa"/>
              </w:tcPr>
            </w:tcPrChange>
          </w:tcPr>
          <w:p w14:paraId="4B805FD8" w14:textId="77777777" w:rsidR="00F20E9F" w:rsidRDefault="00F20E9F" w:rsidP="00E36049">
            <w:pPr>
              <w:cnfStyle w:val="000000010000" w:firstRow="0" w:lastRow="0" w:firstColumn="0" w:lastColumn="0" w:oddVBand="0" w:evenVBand="0" w:oddHBand="0" w:evenHBand="1" w:firstRowFirstColumn="0" w:firstRowLastColumn="0" w:lastRowFirstColumn="0" w:lastRowLastColumn="0"/>
              <w:rPr>
                <w:ins w:id="1384" w:author="Francis Moigula" w:date="2026-06-04T09:42:00Z" w16du:dateUtc="2026-06-04T14:42:00Z"/>
                <w:rStyle w:val="Strong"/>
              </w:rPr>
            </w:pPr>
            <w:ins w:id="1385" w:author="Francis Moigula" w:date="2026-06-04T09:42:00Z" w16du:dateUtc="2026-06-04T14:42:00Z">
              <w:r>
                <w:rPr>
                  <w:rStyle w:val="Strong"/>
                </w:rPr>
                <w:t>Responsible AI + Evaluation</w:t>
              </w:r>
            </w:ins>
          </w:p>
          <w:p w14:paraId="16E9BB03" w14:textId="77777777" w:rsidR="00F20E9F" w:rsidRPr="00222C2C" w:rsidRDefault="00F20E9F" w:rsidP="00E36049">
            <w:pPr>
              <w:pStyle w:val="TableBullet10"/>
              <w:numPr>
                <w:ilvl w:val="0"/>
                <w:numId w:val="14"/>
              </w:numPr>
              <w:contextualSpacing w:val="0"/>
              <w:cnfStyle w:val="000000010000" w:firstRow="0" w:lastRow="0" w:firstColumn="0" w:lastColumn="0" w:oddVBand="0" w:evenVBand="0" w:oddHBand="0" w:evenHBand="1" w:firstRowFirstColumn="0" w:firstRowLastColumn="0" w:lastRowFirstColumn="0" w:lastRowLastColumn="0"/>
              <w:rPr>
                <w:ins w:id="1386" w:author="Francis Moigula" w:date="2026-06-04T09:42:00Z" w16du:dateUtc="2026-06-04T14:42:00Z"/>
                <w:rFonts w:cs="Segoe UI"/>
                <w:color w:val="000000" w:themeColor="text1"/>
              </w:rPr>
            </w:pPr>
            <w:ins w:id="1387" w:author="Francis Moigula" w:date="2026-06-04T09:42:00Z" w16du:dateUtc="2026-06-04T14:42:00Z">
              <w:r w:rsidRPr="00222C2C">
                <w:rPr>
                  <w:rFonts w:eastAsiaTheme="minorEastAsia" w:cs="Segoe UI"/>
                  <w:color w:val="000000" w:themeColor="text1"/>
                </w:rPr>
                <w:t>Establish</w:t>
              </w:r>
              <w:r w:rsidRPr="00222C2C">
                <w:rPr>
                  <w:rFonts w:cs="Segoe UI"/>
                  <w:color w:val="000000" w:themeColor="text1"/>
                </w:rPr>
                <w:t xml:space="preserve"> Responsible AI and evaluation practices with built-in quality, safety, governance, and accountability controls to support secure, compliant, and reliable AI-driven workflows.</w:t>
              </w:r>
            </w:ins>
          </w:p>
        </w:tc>
        <w:tc>
          <w:tcPr>
            <w:tcW w:w="4248" w:type="dxa"/>
            <w:tcPrChange w:id="1388" w:author="Francis Moigula" w:date="2026-06-04T09:42:00Z" w16du:dateUtc="2026-06-04T14:42:00Z">
              <w:tcPr>
                <w:tcW w:w="4248" w:type="dxa"/>
              </w:tcPr>
            </w:tcPrChange>
          </w:tcPr>
          <w:p w14:paraId="1FB817E4" w14:textId="77777777" w:rsidR="00F20E9F" w:rsidRPr="00CE4968" w:rsidRDefault="00F20E9F" w:rsidP="00E36049">
            <w:pPr>
              <w:pStyle w:val="Tablebullet1"/>
              <w:cnfStyle w:val="000000010000" w:firstRow="0" w:lastRow="0" w:firstColumn="0" w:lastColumn="0" w:oddVBand="0" w:evenVBand="0" w:oddHBand="0" w:evenHBand="1" w:firstRowFirstColumn="0" w:firstRowLastColumn="0" w:lastRowFirstColumn="0" w:lastRowLastColumn="0"/>
              <w:rPr>
                <w:ins w:id="1389" w:author="Francis Moigula" w:date="2026-06-04T09:42:00Z" w16du:dateUtc="2026-06-04T14:42:00Z"/>
                <w:b/>
                <w:bCs/>
              </w:rPr>
            </w:pPr>
            <w:ins w:id="1390" w:author="Francis Moigula" w:date="2026-06-04T09:42:00Z" w16du:dateUtc="2026-06-04T14:42:00Z">
              <w:r>
                <w:rPr>
                  <w:rStyle w:val="Strong"/>
                </w:rPr>
                <w:t>RAI alignment:</w:t>
              </w:r>
              <w:r>
                <w:t xml:space="preserve"> Ford</w:t>
              </w:r>
              <w:r w:rsidRPr="00A17905">
                <w:t xml:space="preserve"> aligns on Responsible AI </w:t>
              </w:r>
              <w:commentRangeStart w:id="1391"/>
              <w:commentRangeStart w:id="1392"/>
              <w:r w:rsidRPr="00A17905">
                <w:t>standards</w:t>
              </w:r>
              <w:commentRangeEnd w:id="1391"/>
              <w:r w:rsidRPr="00A17905">
                <w:rPr>
                  <w:rStyle w:val="CommentReference"/>
                  <w:sz w:val="20"/>
                  <w:szCs w:val="20"/>
                </w:rPr>
                <w:commentReference w:id="1391"/>
              </w:r>
              <w:commentRangeEnd w:id="1392"/>
              <w:r w:rsidRPr="00A17905">
                <w:rPr>
                  <w:rStyle w:val="CommentReference"/>
                  <w:sz w:val="20"/>
                  <w:szCs w:val="20"/>
                </w:rPr>
                <w:commentReference w:id="1392"/>
              </w:r>
              <w:r w:rsidRPr="00A17905">
                <w:t>, usage boundaries, and governance expectations for targeted use cases and user groups.</w:t>
              </w:r>
            </w:ins>
          </w:p>
          <w:p w14:paraId="74794956" w14:textId="77777777" w:rsidR="00F20E9F" w:rsidRPr="00FB6C40" w:rsidRDefault="00F20E9F" w:rsidP="00E36049">
            <w:pPr>
              <w:pStyle w:val="TableBullet10"/>
              <w:numPr>
                <w:ilvl w:val="0"/>
                <w:numId w:val="24"/>
              </w:numPr>
              <w:contextualSpacing w:val="0"/>
              <w:cnfStyle w:val="000000010000" w:firstRow="0" w:lastRow="0" w:firstColumn="0" w:lastColumn="0" w:oddVBand="0" w:evenVBand="0" w:oddHBand="0" w:evenHBand="1" w:firstRowFirstColumn="0" w:firstRowLastColumn="0" w:lastRowFirstColumn="0" w:lastRowLastColumn="0"/>
              <w:rPr>
                <w:ins w:id="1393" w:author="Francis Moigula" w:date="2026-06-04T09:42:00Z" w16du:dateUtc="2026-06-04T14:42:00Z"/>
              </w:rPr>
            </w:pPr>
            <w:ins w:id="1394" w:author="Francis Moigula" w:date="2026-06-04T09:42:00Z" w16du:dateUtc="2026-06-04T14:42:00Z">
              <w:r>
                <w:rPr>
                  <w:rStyle w:val="Strong"/>
                </w:rPr>
                <w:t>Validation support:</w:t>
              </w:r>
              <w:r>
                <w:t xml:space="preserve"> Ford</w:t>
              </w:r>
              <w:r w:rsidRPr="00FE4687">
                <w:t xml:space="preserve"> participates in defining evaluation criteria and provides validation support </w:t>
              </w:r>
              <w:commentRangeStart w:id="1395"/>
              <w:commentRangeStart w:id="1396"/>
              <w:r w:rsidRPr="00FE4687">
                <w:t>through</w:t>
              </w:r>
              <w:commentRangeEnd w:id="1395"/>
              <w:r w:rsidRPr="00FE4687">
                <w:rPr>
                  <w:rStyle w:val="CommentReference"/>
                  <w:sz w:val="20"/>
                  <w:szCs w:val="22"/>
                </w:rPr>
                <w:commentReference w:id="1395"/>
              </w:r>
              <w:commentRangeEnd w:id="1396"/>
              <w:r w:rsidRPr="00FE4687">
                <w:rPr>
                  <w:rStyle w:val="CommentReference"/>
                  <w:sz w:val="20"/>
                  <w:szCs w:val="22"/>
                </w:rPr>
                <w:commentReference w:id="1396"/>
              </w:r>
              <w:r w:rsidRPr="00FE4687">
                <w:t xml:space="preserve"> test cases, feedback, and review cycles.</w:t>
              </w:r>
            </w:ins>
          </w:p>
        </w:tc>
      </w:tr>
      <w:tr w:rsidR="00F20E9F" w:rsidRPr="001041C4" w14:paraId="28916237" w14:textId="77777777" w:rsidTr="00F20E9F">
        <w:trPr>
          <w:cnfStyle w:val="000000100000" w:firstRow="0" w:lastRow="0" w:firstColumn="0" w:lastColumn="0" w:oddVBand="0" w:evenVBand="0" w:oddHBand="1" w:evenHBand="0" w:firstRowFirstColumn="0" w:firstRowLastColumn="0" w:lastRowFirstColumn="0" w:lastRowLastColumn="0"/>
          <w:ins w:id="1397" w:author="Francis Moigula" w:date="2026-06-04T09:42:00Z"/>
        </w:trPr>
        <w:tc>
          <w:tcPr>
            <w:tcW w:w="5103" w:type="dxa"/>
            <w:tcPrChange w:id="1398" w:author="Francis Moigula" w:date="2026-06-04T09:42:00Z" w16du:dateUtc="2026-06-04T14:42:00Z">
              <w:tcPr>
                <w:tcW w:w="5103" w:type="dxa"/>
              </w:tcPr>
            </w:tcPrChange>
          </w:tcPr>
          <w:p w14:paraId="3E5FA5B8" w14:textId="0268D97F" w:rsidR="00F20E9F" w:rsidRPr="001041C4" w:rsidRDefault="00F20E9F" w:rsidP="00E36049">
            <w:pPr>
              <w:spacing w:before="0"/>
              <w:cnfStyle w:val="000000100000" w:firstRow="0" w:lastRow="0" w:firstColumn="0" w:lastColumn="0" w:oddVBand="0" w:evenVBand="0" w:oddHBand="1" w:evenHBand="0" w:firstRowFirstColumn="0" w:firstRowLastColumn="0" w:lastRowFirstColumn="0" w:lastRowLastColumn="0"/>
              <w:rPr>
                <w:ins w:id="1399" w:author="Francis Moigula" w:date="2026-06-04T09:42:00Z" w16du:dateUtc="2026-06-04T14:42:00Z"/>
                <w:b/>
                <w:sz w:val="24"/>
                <w:szCs w:val="24"/>
              </w:rPr>
            </w:pPr>
            <w:ins w:id="1400" w:author="Francis Moigula" w:date="2026-06-04T09:42:00Z" w16du:dateUtc="2026-06-04T14:42:00Z">
              <w:r>
                <w:rPr>
                  <w:b/>
                  <w:sz w:val="24"/>
                  <w:szCs w:val="24"/>
                </w:rPr>
                <w:t>Adoption &amp; change management</w:t>
              </w:r>
            </w:ins>
          </w:p>
        </w:tc>
        <w:tc>
          <w:tcPr>
            <w:tcW w:w="4248" w:type="dxa"/>
            <w:tcPrChange w:id="1401" w:author="Francis Moigula" w:date="2026-06-04T09:42:00Z" w16du:dateUtc="2026-06-04T14:42:00Z">
              <w:tcPr>
                <w:tcW w:w="4248" w:type="dxa"/>
              </w:tcPr>
            </w:tcPrChange>
          </w:tcPr>
          <w:p w14:paraId="76655596" w14:textId="77777777" w:rsidR="00F20E9F" w:rsidRPr="001041C4" w:rsidRDefault="00F20E9F" w:rsidP="00E36049">
            <w:pPr>
              <w:spacing w:before="0"/>
              <w:cnfStyle w:val="000000100000" w:firstRow="0" w:lastRow="0" w:firstColumn="0" w:lastColumn="0" w:oddVBand="0" w:evenVBand="0" w:oddHBand="1" w:evenHBand="0" w:firstRowFirstColumn="0" w:firstRowLastColumn="0" w:lastRowFirstColumn="0" w:lastRowLastColumn="0"/>
              <w:rPr>
                <w:ins w:id="1402" w:author="Francis Moigula" w:date="2026-06-04T09:42:00Z" w16du:dateUtc="2026-06-04T14:42:00Z"/>
                <w:b/>
                <w:sz w:val="24"/>
                <w:szCs w:val="24"/>
              </w:rPr>
            </w:pPr>
          </w:p>
        </w:tc>
      </w:tr>
      <w:tr w:rsidR="00F20E9F" w:rsidRPr="00FD28FE" w14:paraId="197E120A" w14:textId="77777777" w:rsidTr="00F20E9F">
        <w:trPr>
          <w:cnfStyle w:val="000000010000" w:firstRow="0" w:lastRow="0" w:firstColumn="0" w:lastColumn="0" w:oddVBand="0" w:evenVBand="0" w:oddHBand="0" w:evenHBand="1" w:firstRowFirstColumn="0" w:firstRowLastColumn="0" w:lastRowFirstColumn="0" w:lastRowLastColumn="0"/>
          <w:ins w:id="1403" w:author="Francis Moigula" w:date="2026-06-04T09:42:00Z"/>
        </w:trPr>
        <w:tc>
          <w:tcPr>
            <w:tcW w:w="5103" w:type="dxa"/>
            <w:hideMark/>
            <w:tcPrChange w:id="1404" w:author="Francis Moigula" w:date="2026-06-04T09:42:00Z" w16du:dateUtc="2026-06-04T14:42:00Z">
              <w:tcPr>
                <w:tcW w:w="5103" w:type="dxa"/>
                <w:tcBorders>
                  <w:top w:val="nil"/>
                  <w:left w:val="nil"/>
                  <w:bottom w:val="single" w:sz="8" w:space="0" w:color="BFBFBF" w:themeColor="background1" w:themeShade="BF"/>
                  <w:right w:val="single" w:sz="8" w:space="0" w:color="D9D9D9" w:themeColor="background1" w:themeShade="D9"/>
                </w:tcBorders>
                <w:tcMar>
                  <w:top w:w="58" w:type="dxa"/>
                  <w:left w:w="86" w:type="dxa"/>
                  <w:bottom w:w="58" w:type="dxa"/>
                  <w:right w:w="86" w:type="dxa"/>
                </w:tcMar>
                <w:vAlign w:val="center"/>
                <w:hideMark/>
              </w:tcPr>
            </w:tcPrChange>
          </w:tcPr>
          <w:p w14:paraId="6C71A23B" w14:textId="77777777" w:rsidR="00F20E9F" w:rsidRDefault="00F20E9F" w:rsidP="00E36049">
            <w:pPr>
              <w:cnfStyle w:val="000000010000" w:firstRow="0" w:lastRow="0" w:firstColumn="0" w:lastColumn="0" w:oddVBand="0" w:evenVBand="0" w:oddHBand="0" w:evenHBand="1" w:firstRowFirstColumn="0" w:firstRowLastColumn="0" w:lastRowFirstColumn="0" w:lastRowLastColumn="0"/>
              <w:rPr>
                <w:ins w:id="1405" w:author="Francis Moigula" w:date="2026-06-04T09:42:00Z" w16du:dateUtc="2026-06-04T14:42:00Z"/>
                <w:kern w:val="2"/>
                <w14:ligatures w14:val="standardContextual"/>
              </w:rPr>
            </w:pPr>
            <w:ins w:id="1406" w:author="Francis Moigula" w:date="2026-06-04T09:42:00Z" w16du:dateUtc="2026-06-04T14:42:00Z">
              <w:r>
                <w:rPr>
                  <w:b/>
                  <w:color w:val="000000"/>
                </w:rPr>
                <w:t>Accelerate Adoption (readiness) &amp; Foster Change</w:t>
              </w:r>
            </w:ins>
          </w:p>
          <w:p w14:paraId="5E69B1DC" w14:textId="77777777" w:rsidR="00F20E9F" w:rsidRPr="00A72F38" w:rsidRDefault="00F20E9F" w:rsidP="00E36049">
            <w:pPr>
              <w:pStyle w:val="TableBullet10"/>
              <w:numPr>
                <w:ilvl w:val="0"/>
                <w:numId w:val="14"/>
              </w:numPr>
              <w:contextualSpacing w:val="0"/>
              <w:cnfStyle w:val="000000010000" w:firstRow="0" w:lastRow="0" w:firstColumn="0" w:lastColumn="0" w:oddVBand="0" w:evenVBand="0" w:oddHBand="0" w:evenHBand="1" w:firstRowFirstColumn="0" w:firstRowLastColumn="0" w:lastRowFirstColumn="0" w:lastRowLastColumn="0"/>
              <w:rPr>
                <w:ins w:id="1407" w:author="Francis Moigula" w:date="2026-06-04T09:42:00Z" w16du:dateUtc="2026-06-04T14:42:00Z"/>
                <w:rFonts w:eastAsiaTheme="minorEastAsia" w:cs="Segoe UI"/>
                <w:color w:val="000000" w:themeColor="text1"/>
              </w:rPr>
            </w:pPr>
            <w:ins w:id="1408" w:author="Francis Moigula" w:date="2026-06-04T09:42:00Z" w16du:dateUtc="2026-06-04T14:42:00Z">
              <w:r w:rsidRPr="00A72F38">
                <w:rPr>
                  <w:rFonts w:eastAsiaTheme="minorEastAsia" w:cs="Segoe UI"/>
                  <w:color w:val="000000" w:themeColor="text1"/>
                </w:rPr>
                <w:t>Agent Adoption</w:t>
              </w:r>
            </w:ins>
          </w:p>
          <w:p w14:paraId="17D92BA7" w14:textId="77777777" w:rsidR="00F20E9F" w:rsidRPr="00A72F38" w:rsidRDefault="00F20E9F" w:rsidP="00E36049">
            <w:pPr>
              <w:pStyle w:val="TableBullet10"/>
              <w:numPr>
                <w:ilvl w:val="1"/>
                <w:numId w:val="14"/>
              </w:numPr>
              <w:contextualSpacing w:val="0"/>
              <w:cnfStyle w:val="000000010000" w:firstRow="0" w:lastRow="0" w:firstColumn="0" w:lastColumn="0" w:oddVBand="0" w:evenVBand="0" w:oddHBand="0" w:evenHBand="1" w:firstRowFirstColumn="0" w:firstRowLastColumn="0" w:lastRowFirstColumn="0" w:lastRowLastColumn="0"/>
              <w:rPr>
                <w:ins w:id="1409" w:author="Francis Moigula" w:date="2026-06-04T09:42:00Z" w16du:dateUtc="2026-06-04T14:42:00Z"/>
                <w:rFonts w:eastAsiaTheme="minorEastAsia" w:cs="Segoe UI"/>
                <w:color w:val="000000" w:themeColor="text1"/>
              </w:rPr>
            </w:pPr>
            <w:ins w:id="1410" w:author="Francis Moigula" w:date="2026-06-04T09:42:00Z" w16du:dateUtc="2026-06-04T14:42:00Z">
              <w:r w:rsidRPr="00A72F38">
                <w:rPr>
                  <w:rFonts w:eastAsiaTheme="minorEastAsia" w:cs="Segoe UI"/>
                  <w:color w:val="000000" w:themeColor="text1"/>
                </w:rPr>
                <w:t>Define a persona-based adoption strategy for the AI solution with key business stakeholders.</w:t>
              </w:r>
            </w:ins>
          </w:p>
          <w:p w14:paraId="016C5A46" w14:textId="77777777" w:rsidR="00F20E9F" w:rsidRPr="00A72F38" w:rsidRDefault="00F20E9F" w:rsidP="00E36049">
            <w:pPr>
              <w:pStyle w:val="TableBullet10"/>
              <w:numPr>
                <w:ilvl w:val="1"/>
                <w:numId w:val="14"/>
              </w:numPr>
              <w:contextualSpacing w:val="0"/>
              <w:cnfStyle w:val="000000010000" w:firstRow="0" w:lastRow="0" w:firstColumn="0" w:lastColumn="0" w:oddVBand="0" w:evenVBand="0" w:oddHBand="0" w:evenHBand="1" w:firstRowFirstColumn="0" w:firstRowLastColumn="0" w:lastRowFirstColumn="0" w:lastRowLastColumn="0"/>
              <w:rPr>
                <w:ins w:id="1411" w:author="Francis Moigula" w:date="2026-06-04T09:42:00Z" w16du:dateUtc="2026-06-04T14:42:00Z"/>
                <w:rFonts w:eastAsiaTheme="minorEastAsia" w:cs="Segoe UI"/>
                <w:color w:val="000000" w:themeColor="text1"/>
              </w:rPr>
            </w:pPr>
            <w:ins w:id="1412" w:author="Francis Moigula" w:date="2026-06-04T09:42:00Z" w16du:dateUtc="2026-06-04T14:42:00Z">
              <w:r w:rsidRPr="00A72F38">
                <w:rPr>
                  <w:rFonts w:eastAsiaTheme="minorEastAsia" w:cs="Segoe UI"/>
                  <w:color w:val="000000" w:themeColor="text1"/>
                </w:rPr>
                <w:t>Execute the defined persona-based strategy to drive adoption of AI agents.</w:t>
              </w:r>
            </w:ins>
          </w:p>
          <w:p w14:paraId="34CFD02D" w14:textId="77777777" w:rsidR="00F20E9F" w:rsidRPr="00A72F38" w:rsidRDefault="00F20E9F" w:rsidP="00E36049">
            <w:pPr>
              <w:pStyle w:val="TableBullet10"/>
              <w:numPr>
                <w:ilvl w:val="0"/>
                <w:numId w:val="14"/>
              </w:numPr>
              <w:contextualSpacing w:val="0"/>
              <w:cnfStyle w:val="000000010000" w:firstRow="0" w:lastRow="0" w:firstColumn="0" w:lastColumn="0" w:oddVBand="0" w:evenVBand="0" w:oddHBand="0" w:evenHBand="1" w:firstRowFirstColumn="0" w:firstRowLastColumn="0" w:lastRowFirstColumn="0" w:lastRowLastColumn="0"/>
              <w:rPr>
                <w:ins w:id="1413" w:author="Francis Moigula" w:date="2026-06-04T09:42:00Z" w16du:dateUtc="2026-06-04T14:42:00Z"/>
                <w:rFonts w:eastAsiaTheme="minorEastAsia" w:cs="Segoe UI"/>
                <w:color w:val="000000" w:themeColor="text1"/>
              </w:rPr>
            </w:pPr>
            <w:ins w:id="1414" w:author="Francis Moigula" w:date="2026-06-04T09:42:00Z" w16du:dateUtc="2026-06-04T14:42:00Z">
              <w:r w:rsidRPr="00A72F38">
                <w:rPr>
                  <w:rFonts w:eastAsiaTheme="minorEastAsia" w:cs="Segoe UI"/>
                  <w:color w:val="000000" w:themeColor="text1"/>
                </w:rPr>
                <w:t>Adoption strategy for future scale</w:t>
              </w:r>
            </w:ins>
          </w:p>
          <w:p w14:paraId="2372104A" w14:textId="77777777" w:rsidR="00F20E9F" w:rsidRPr="00A34D3F" w:rsidRDefault="00F20E9F" w:rsidP="00E36049">
            <w:pPr>
              <w:pStyle w:val="TableBullet10"/>
              <w:numPr>
                <w:ilvl w:val="1"/>
                <w:numId w:val="14"/>
              </w:numPr>
              <w:contextualSpacing w:val="0"/>
              <w:cnfStyle w:val="000000010000" w:firstRow="0" w:lastRow="0" w:firstColumn="0" w:lastColumn="0" w:oddVBand="0" w:evenVBand="0" w:oddHBand="0" w:evenHBand="1" w:firstRowFirstColumn="0" w:firstRowLastColumn="0" w:lastRowFirstColumn="0" w:lastRowLastColumn="0"/>
              <w:rPr>
                <w:ins w:id="1415" w:author="Francis Moigula" w:date="2026-06-04T09:42:00Z" w16du:dateUtc="2026-06-04T14:42:00Z"/>
                <w:rFonts w:eastAsiaTheme="minorEastAsia" w:cs="Segoe UI"/>
                <w:color w:val="000000"/>
              </w:rPr>
            </w:pPr>
            <w:ins w:id="1416" w:author="Francis Moigula" w:date="2026-06-04T09:42:00Z" w16du:dateUtc="2026-06-04T14:42:00Z">
              <w:r w:rsidRPr="00A72F38">
                <w:rPr>
                  <w:rFonts w:eastAsiaTheme="minorEastAsia" w:cs="Segoe UI"/>
                  <w:color w:val="000000" w:themeColor="text1"/>
                </w:rPr>
                <w:t>Establish a champions network to accelerate AI agent adoption and prepare the organization for broader future adoption.</w:t>
              </w:r>
            </w:ins>
          </w:p>
        </w:tc>
        <w:tc>
          <w:tcPr>
            <w:tcW w:w="4248" w:type="dxa"/>
            <w:tcPrChange w:id="1417" w:author="Francis Moigula" w:date="2026-06-04T09:42:00Z" w16du:dateUtc="2026-06-04T14:42:00Z">
              <w:tcPr>
                <w:tcW w:w="4248" w:type="dxa"/>
              </w:tcPr>
            </w:tcPrChange>
          </w:tcPr>
          <w:p w14:paraId="69E79FDD" w14:textId="77777777" w:rsidR="00F20E9F" w:rsidRPr="00FB6C40" w:rsidRDefault="00F20E9F" w:rsidP="00E36049">
            <w:pPr>
              <w:pStyle w:val="TableBullet10"/>
              <w:numPr>
                <w:ilvl w:val="0"/>
                <w:numId w:val="24"/>
              </w:numPr>
              <w:contextualSpacing w:val="0"/>
              <w:cnfStyle w:val="000000010000" w:firstRow="0" w:lastRow="0" w:firstColumn="0" w:lastColumn="0" w:oddVBand="0" w:evenVBand="0" w:oddHBand="0" w:evenHBand="1" w:firstRowFirstColumn="0" w:firstRowLastColumn="0" w:lastRowFirstColumn="0" w:lastRowLastColumn="0"/>
              <w:rPr>
                <w:ins w:id="1418" w:author="Francis Moigula" w:date="2026-06-04T09:42:00Z" w16du:dateUtc="2026-06-04T14:42:00Z"/>
              </w:rPr>
            </w:pPr>
            <w:ins w:id="1419" w:author="Francis Moigula" w:date="2026-06-04T09:42:00Z" w16du:dateUtc="2026-06-04T14:42:00Z">
              <w:r>
                <w:t>Ford</w:t>
              </w:r>
              <w:r w:rsidRPr="00FB6C40">
                <w:t xml:space="preserve"> will provide organizational change management resources to support adoption activities.</w:t>
              </w:r>
            </w:ins>
          </w:p>
          <w:p w14:paraId="75ECD396" w14:textId="77777777" w:rsidR="00F20E9F" w:rsidRPr="00FB6C40" w:rsidRDefault="00F20E9F" w:rsidP="00E36049">
            <w:pPr>
              <w:pStyle w:val="TableBullet10"/>
              <w:numPr>
                <w:ilvl w:val="0"/>
                <w:numId w:val="24"/>
              </w:numPr>
              <w:contextualSpacing w:val="0"/>
              <w:cnfStyle w:val="000000010000" w:firstRow="0" w:lastRow="0" w:firstColumn="0" w:lastColumn="0" w:oddVBand="0" w:evenVBand="0" w:oddHBand="0" w:evenHBand="1" w:firstRowFirstColumn="0" w:firstRowLastColumn="0" w:lastRowFirstColumn="0" w:lastRowLastColumn="0"/>
              <w:rPr>
                <w:ins w:id="1420" w:author="Francis Moigula" w:date="2026-06-04T09:42:00Z" w16du:dateUtc="2026-06-04T14:42:00Z"/>
                <w:rFonts w:eastAsia="Calibri" w:cs="Segoe UI"/>
                <w:color w:val="000000" w:themeColor="text1"/>
                <w:lang w:val="en-CA"/>
              </w:rPr>
            </w:pPr>
            <w:ins w:id="1421" w:author="Francis Moigula" w:date="2026-06-04T09:42:00Z" w16du:dateUtc="2026-06-04T14:42:00Z">
              <w:r>
                <w:t>Ford</w:t>
              </w:r>
              <w:r w:rsidRPr="00FB6C40">
                <w:t xml:space="preserve"> will provide operational governance resources to support ongoing management and oversight of AI agent-based solutions.</w:t>
              </w:r>
            </w:ins>
          </w:p>
        </w:tc>
      </w:tr>
    </w:tbl>
    <w:p w14:paraId="35CC3992" w14:textId="77777777" w:rsidR="00F20E9F" w:rsidRDefault="00F20E9F">
      <w:pPr>
        <w:rPr>
          <w:ins w:id="1422" w:author="Francis Moigula" w:date="2026-06-04T09:42:00Z" w16du:dateUtc="2026-06-04T14:42:00Z"/>
        </w:rPr>
        <w:pPrChange w:id="1423" w:author="Francis Moigula" w:date="2026-06-04T09:42:00Z" w16du:dateUtc="2026-06-04T14:42:00Z">
          <w:pPr>
            <w:pStyle w:val="Heading2NUM"/>
          </w:pPr>
        </w:pPrChange>
      </w:pPr>
    </w:p>
    <w:p w14:paraId="617D80E0" w14:textId="1182A1DC" w:rsidR="009339E0" w:rsidRDefault="00E86063" w:rsidP="009A04DA">
      <w:pPr>
        <w:pStyle w:val="Heading2NUM"/>
      </w:pPr>
      <w:bookmarkStart w:id="1424" w:name="_Toc231555172"/>
      <w:r>
        <w:t>Project</w:t>
      </w:r>
      <w:r w:rsidR="009A04DA" w:rsidRPr="009A04DA">
        <w:t xml:space="preserve"> assumptions</w:t>
      </w:r>
      <w:bookmarkEnd w:id="1424"/>
    </w:p>
    <w:p w14:paraId="124E81BF" w14:textId="4FB46AC3" w:rsidR="00955A40" w:rsidRDefault="00955A40" w:rsidP="00700560">
      <w:r w:rsidRPr="00955A40">
        <w:t xml:space="preserve">The following are assumptions that apply to this </w:t>
      </w:r>
      <w:r w:rsidR="00E86063">
        <w:t>project</w:t>
      </w:r>
      <w:r w:rsidRPr="00955A40">
        <w:t xml:space="preserve"> between the Customer and Microsoft. During the </w:t>
      </w:r>
      <w:r w:rsidR="00E86063">
        <w:t>project</w:t>
      </w:r>
      <w:r w:rsidRPr="00955A40">
        <w:t xml:space="preserve">, the information and assumptions in this document will be validated, and if a material difference is present, this could result in Microsoft initiating a change request to cover additional work or extend the </w:t>
      </w:r>
      <w:r w:rsidR="00E86063">
        <w:t>project</w:t>
      </w:r>
      <w:r w:rsidRPr="00955A40">
        <w:t xml:space="preserve"> duration.</w:t>
      </w:r>
    </w:p>
    <w:p w14:paraId="03EB73A6" w14:textId="123E44C6" w:rsidR="00700560" w:rsidRDefault="00700560" w:rsidP="00833870">
      <w:pPr>
        <w:pStyle w:val="ListBullet"/>
      </w:pPr>
      <w:r>
        <w:t>Workday:</w:t>
      </w:r>
    </w:p>
    <w:p w14:paraId="22B242CA" w14:textId="77777777" w:rsidR="00963B7D" w:rsidRDefault="00963B7D" w:rsidP="00963B7D">
      <w:pPr>
        <w:pStyle w:val="Bullet2"/>
      </w:pPr>
      <w:r>
        <w:t>Local Microsoft employees will follow the standard Microsoft (or appropriate subsidiary) workday and work week.</w:t>
      </w:r>
    </w:p>
    <w:p w14:paraId="2BB8F81B" w14:textId="77777777" w:rsidR="00963B7D" w:rsidRDefault="00963B7D" w:rsidP="00963B7D">
      <w:pPr>
        <w:pStyle w:val="Bullet2"/>
      </w:pPr>
      <w:r>
        <w:t>If Microsoft Global Delivery factories are used, then the following also apply:</w:t>
      </w:r>
    </w:p>
    <w:p w14:paraId="235DEA55" w14:textId="7C76E94C" w:rsidR="00C5656B" w:rsidRDefault="00C5656B" w:rsidP="00C5656B">
      <w:pPr>
        <w:pStyle w:val="ListBullet3"/>
      </w:pPr>
      <w:r>
        <w:t>The standard workday for the offshore Microsoft factory team is between 9:30 AM and 6:30 PM India standard time, Monday through Friday, except for scheduled holidays. Limited exceptions can be made with advanced planning to support production-level changes or to address a need that requires a meeting between an offshore resource and the Customer</w:t>
      </w:r>
      <w:r w:rsidR="00F67DE4">
        <w:t>,</w:t>
      </w:r>
      <w:r>
        <w:t xml:space="preserve"> and which cannot be accomplished during the standard workday. Exceptions will be coordinated by the program manager.</w:t>
      </w:r>
    </w:p>
    <w:p w14:paraId="64F38070" w14:textId="77777777" w:rsidR="00C5656B" w:rsidRDefault="00C5656B" w:rsidP="00C5656B">
      <w:pPr>
        <w:pStyle w:val="ListBullet3"/>
      </w:pPr>
      <w:r>
        <w:t>Offshore resources that are not part of the factory will be available between 7 AM and 10 PM India standard time over an eight-hour continuous window.</w:t>
      </w:r>
    </w:p>
    <w:p w14:paraId="33E34533" w14:textId="5AD91A66" w:rsidR="00700560" w:rsidRDefault="00700560" w:rsidP="00833870">
      <w:pPr>
        <w:pStyle w:val="ListBullet"/>
      </w:pPr>
      <w:r>
        <w:t>Remote work:</w:t>
      </w:r>
    </w:p>
    <w:p w14:paraId="30E27D76" w14:textId="25F3316B" w:rsidR="00700560" w:rsidRDefault="00700560" w:rsidP="001029FC">
      <w:pPr>
        <w:pStyle w:val="Bullet2"/>
      </w:pPr>
      <w:r>
        <w:t>The Microsoft feature team may perform Services remotely.</w:t>
      </w:r>
    </w:p>
    <w:p w14:paraId="3AB38DD7" w14:textId="77777777" w:rsidR="00744F6F" w:rsidRPr="00744F6F" w:rsidRDefault="00744F6F" w:rsidP="00744F6F">
      <w:pPr>
        <w:pStyle w:val="Bullet2"/>
      </w:pPr>
      <w:r w:rsidRPr="00744F6F">
        <w:t>If the Microsoft feature team is required to be present at the Customer location every week, resources will typically be on site for three nights and four days, arriving on Monday and leaving on a Thursday.</w:t>
      </w:r>
    </w:p>
    <w:p w14:paraId="54F4A7CF" w14:textId="56D365D9" w:rsidR="00700560" w:rsidRDefault="00700560" w:rsidP="001029FC">
      <w:pPr>
        <w:pStyle w:val="Bullet2"/>
      </w:pPr>
      <w:r>
        <w:t xml:space="preserve">The place of performance under the SOW may be at a Microsoft facility, a </w:t>
      </w:r>
      <w:r w:rsidR="00F67DE4">
        <w:t>customer</w:t>
      </w:r>
      <w:r>
        <w:t xml:space="preserve"> facility, or various remote and off-site locations (including Microsoft employee home offices).</w:t>
      </w:r>
    </w:p>
    <w:p w14:paraId="48D69820" w14:textId="55FC4437" w:rsidR="00700560" w:rsidRDefault="00700560" w:rsidP="00833870">
      <w:pPr>
        <w:pStyle w:val="ListBullet"/>
      </w:pPr>
      <w:r>
        <w:t>Language:</w:t>
      </w:r>
    </w:p>
    <w:p w14:paraId="6B96DAFD" w14:textId="7D986E21" w:rsidR="00700560" w:rsidRDefault="00700560" w:rsidP="001029FC">
      <w:pPr>
        <w:pStyle w:val="Bullet2"/>
      </w:pPr>
      <w:r>
        <w:t xml:space="preserve">All </w:t>
      </w:r>
      <w:r w:rsidR="00E86063">
        <w:t>project</w:t>
      </w:r>
      <w:r>
        <w:t xml:space="preserve"> communications and documentation will be </w:t>
      </w:r>
      <w:r w:rsidR="004A01BA">
        <w:t>in English</w:t>
      </w:r>
      <w:r>
        <w:t>. Local language support and translations will be provided by the Customer.</w:t>
      </w:r>
    </w:p>
    <w:p w14:paraId="155C142C" w14:textId="2CB5D55E" w:rsidR="00700560" w:rsidRDefault="00700560" w:rsidP="00833870">
      <w:pPr>
        <w:pStyle w:val="ListBullet"/>
      </w:pPr>
      <w:r>
        <w:t>Staffing:</w:t>
      </w:r>
    </w:p>
    <w:p w14:paraId="087EA3FF" w14:textId="07B1D069" w:rsidR="00700560" w:rsidRDefault="00700560" w:rsidP="001029FC">
      <w:pPr>
        <w:pStyle w:val="Bullet2"/>
      </w:pPr>
      <w:r>
        <w:t xml:space="preserve">If necessary, Microsoft will make staffing changes. These may include, but are not limited to, resources and </w:t>
      </w:r>
      <w:r w:rsidR="00E86063">
        <w:t>project</w:t>
      </w:r>
      <w:r>
        <w:t xml:space="preserve"> roles.</w:t>
      </w:r>
    </w:p>
    <w:p w14:paraId="7D66101A" w14:textId="301931AC" w:rsidR="00700560" w:rsidRDefault="00700560" w:rsidP="001029FC">
      <w:pPr>
        <w:pStyle w:val="Bullet2"/>
      </w:pPr>
      <w:r>
        <w:t xml:space="preserve">If a security clearance is required, all resources will have the appropriate level of security access required to complete </w:t>
      </w:r>
      <w:r w:rsidR="00E86063">
        <w:t>project</w:t>
      </w:r>
      <w:r>
        <w:t>-related efforts.</w:t>
      </w:r>
    </w:p>
    <w:p w14:paraId="4F84A490" w14:textId="30809CA3" w:rsidR="00700560" w:rsidRDefault="00700560" w:rsidP="001029FC">
      <w:pPr>
        <w:pStyle w:val="Bullet2"/>
      </w:pPr>
      <w:r>
        <w:t xml:space="preserve">Resource mobilization for staffing the </w:t>
      </w:r>
      <w:r w:rsidR="00E86063">
        <w:t>project</w:t>
      </w:r>
      <w:r>
        <w:t xml:space="preserve"> will </w:t>
      </w:r>
      <w:r w:rsidRPr="005D018A">
        <w:t>be</w:t>
      </w:r>
      <w:r w:rsidR="008B6342">
        <w:t xml:space="preserve"> six </w:t>
      </w:r>
      <w:r w:rsidR="008B6342" w:rsidRPr="008B6342">
        <w:t>(</w:t>
      </w:r>
      <w:r w:rsidR="007452B9" w:rsidRPr="008B6342">
        <w:rPr>
          <w:b/>
          <w:bCs/>
          <w:i/>
          <w:iCs/>
        </w:rPr>
        <w:t>6</w:t>
      </w:r>
      <w:r w:rsidR="008B6342" w:rsidRPr="008B6342">
        <w:rPr>
          <w:i/>
          <w:iCs/>
        </w:rPr>
        <w:t xml:space="preserve">) </w:t>
      </w:r>
      <w:r w:rsidRPr="008B6342">
        <w:rPr>
          <w:i/>
          <w:iCs/>
        </w:rPr>
        <w:t>weeks</w:t>
      </w:r>
      <w:r w:rsidRPr="008B6342">
        <w:t>.</w:t>
      </w:r>
    </w:p>
    <w:p w14:paraId="2EAA108A" w14:textId="5D61BB30" w:rsidR="00700560" w:rsidRDefault="00700560" w:rsidP="00833870">
      <w:pPr>
        <w:pStyle w:val="ListBullet"/>
      </w:pPr>
      <w:r>
        <w:t>Informal knowledge transfer:</w:t>
      </w:r>
    </w:p>
    <w:p w14:paraId="4D494B02" w14:textId="25655EBD" w:rsidR="00700560" w:rsidRDefault="00700560" w:rsidP="001B5541">
      <w:pPr>
        <w:pStyle w:val="Bullet2"/>
      </w:pPr>
      <w:r>
        <w:t xml:space="preserve">No formal training materials will be developed or delivered as part of this </w:t>
      </w:r>
      <w:r w:rsidR="00E86063">
        <w:t>project</w:t>
      </w:r>
      <w:r>
        <w:t>. All information transfer will be through informal knowledge transfer.</w:t>
      </w:r>
    </w:p>
    <w:p w14:paraId="0FCF7381" w14:textId="2D341EB7" w:rsidR="00700560" w:rsidRDefault="00700560" w:rsidP="00833870">
      <w:pPr>
        <w:pStyle w:val="ListBullet"/>
      </w:pPr>
      <w:r>
        <w:t>Known standards:</w:t>
      </w:r>
    </w:p>
    <w:p w14:paraId="18FF4863" w14:textId="661F0735" w:rsidR="00700560" w:rsidRPr="002453F0" w:rsidRDefault="00700560" w:rsidP="002453F0">
      <w:pPr>
        <w:pStyle w:val="Bullet2"/>
      </w:pPr>
      <w:r w:rsidRPr="002453F0">
        <w:t>Microsoft expects to use Azure DevOps, Azure Pipelines and might use GitHub for standard delivery.</w:t>
      </w:r>
    </w:p>
    <w:p w14:paraId="1488C526" w14:textId="69522FEA" w:rsidR="00700560" w:rsidRPr="002453F0" w:rsidRDefault="00700560" w:rsidP="002453F0">
      <w:pPr>
        <w:pStyle w:val="Bullet2"/>
      </w:pPr>
      <w:r w:rsidRPr="002453F0">
        <w:t xml:space="preserve">Time will be required to learn </w:t>
      </w:r>
      <w:r w:rsidR="009530F5">
        <w:t xml:space="preserve">the </w:t>
      </w:r>
      <w:r w:rsidRPr="002453F0">
        <w:t xml:space="preserve">Customer tooling if there are deviations from Microsoft standards. This time has not been included in </w:t>
      </w:r>
      <w:r w:rsidR="00E86063">
        <w:t>project</w:t>
      </w:r>
      <w:r w:rsidRPr="002453F0">
        <w:t xml:space="preserve"> estimates.</w:t>
      </w:r>
    </w:p>
    <w:p w14:paraId="5E000BB5" w14:textId="63A4E5DC" w:rsidR="00700560" w:rsidRPr="002453F0" w:rsidRDefault="00700560" w:rsidP="002453F0">
      <w:pPr>
        <w:pStyle w:val="Bullet2"/>
      </w:pPr>
      <w:r w:rsidRPr="002453F0">
        <w:t>Microsoft will use standard Azure DevOps process templates, and other IP designed to speed up delivery, including, but not limited to, standard work items, pipelines, and document templates.</w:t>
      </w:r>
    </w:p>
    <w:p w14:paraId="42CE14D7" w14:textId="351D0CFF" w:rsidR="00700560" w:rsidRDefault="00700560" w:rsidP="00183D9C">
      <w:pPr>
        <w:pStyle w:val="Bullet1"/>
      </w:pPr>
      <w:r>
        <w:t>Other assumptions:</w:t>
      </w:r>
    </w:p>
    <w:p w14:paraId="587D954A" w14:textId="0CC6D075" w:rsidR="00EF38DC" w:rsidRDefault="00EF38DC" w:rsidP="00EF38DC">
      <w:pPr>
        <w:pStyle w:val="Bullet2"/>
      </w:pPr>
      <w:r>
        <w:t xml:space="preserve">In addition to </w:t>
      </w:r>
      <w:r w:rsidR="00E86063">
        <w:t>project</w:t>
      </w:r>
      <w:r>
        <w:t xml:space="preserve"> team members, the Customer shall allow Microsoft internal systems to access the mutually accessible delivery platforms and tools used for this </w:t>
      </w:r>
      <w:r w:rsidR="00E86063">
        <w:t>project</w:t>
      </w:r>
      <w:r>
        <w:t>.</w:t>
      </w:r>
    </w:p>
    <w:p w14:paraId="64D51C5C" w14:textId="7003E016" w:rsidR="00EF38DC" w:rsidRDefault="00EF38DC" w:rsidP="00EF38DC">
      <w:pPr>
        <w:pStyle w:val="Bullet2"/>
      </w:pPr>
      <w:r>
        <w:t xml:space="preserve">Microsoft will read, store, and share necessary delivery insights on the work artifacts and products generated as part of this </w:t>
      </w:r>
      <w:r w:rsidR="00E86063">
        <w:t>project</w:t>
      </w:r>
      <w:r>
        <w:t xml:space="preserve"> (for example, test cases, code base, and pipelines) that are hosted on mutually accessible delivery platforms, like Azure DevOps, Jira, and GitHub.</w:t>
      </w:r>
    </w:p>
    <w:p w14:paraId="5EADE583" w14:textId="1957C9D2" w:rsidR="00EF38DC" w:rsidRDefault="00EF38DC" w:rsidP="00EF38DC">
      <w:pPr>
        <w:pStyle w:val="Bullet2"/>
      </w:pPr>
      <w:r>
        <w:t xml:space="preserve">Microsoft will make available to the Customer all data and insights gathered during the </w:t>
      </w:r>
      <w:r w:rsidR="00E86063">
        <w:t>project</w:t>
      </w:r>
      <w:r>
        <w:t xml:space="preserve">. Microsoft will purge said data and insights upon explicit Customer </w:t>
      </w:r>
      <w:r w:rsidR="0066488D">
        <w:t>requests</w:t>
      </w:r>
      <w:r>
        <w:t xml:space="preserve"> or at the end of the </w:t>
      </w:r>
      <w:r w:rsidR="00E86063">
        <w:t>project</w:t>
      </w:r>
      <w:r>
        <w:t>.</w:t>
      </w:r>
    </w:p>
    <w:p w14:paraId="504AC89A" w14:textId="77777777" w:rsidR="00EF38DC" w:rsidRDefault="00EF38DC" w:rsidP="00EF38DC">
      <w:pPr>
        <w:pStyle w:val="Bullet2"/>
      </w:pPr>
      <w:r>
        <w:t>Holidays, vacations, and training time have not been factored into this SOW.</w:t>
      </w:r>
    </w:p>
    <w:p w14:paraId="5FFE9901" w14:textId="59542B57" w:rsidR="00EF38DC" w:rsidRDefault="00EF38DC" w:rsidP="00EF38DC">
      <w:pPr>
        <w:pStyle w:val="Bullet2"/>
      </w:pPr>
      <w:r>
        <w:t xml:space="preserve">All work is to be contiguously scheduled. Any breaks in the </w:t>
      </w:r>
      <w:r w:rsidR="00E86063">
        <w:t>project</w:t>
      </w:r>
      <w:r>
        <w:t xml:space="preserve"> calendar must be scheduled four weeks in advance, or the time will be billed without interruption.</w:t>
      </w:r>
    </w:p>
    <w:p w14:paraId="1B11298B" w14:textId="6BC84ECB" w:rsidR="00700560" w:rsidRDefault="00EF38DC" w:rsidP="00EF38DC">
      <w:pPr>
        <w:pStyle w:val="Bullet2"/>
      </w:pPr>
      <w:commentRangeStart w:id="1425"/>
      <w:commentRangeStart w:id="1426"/>
      <w:commentRangeStart w:id="1427"/>
      <w:r>
        <w:t>The Customer required compliance training for regulated industries is not included in the estimation. This includes:</w:t>
      </w:r>
    </w:p>
    <w:p w14:paraId="7C738446" w14:textId="4FEDBF33" w:rsidR="00700560" w:rsidRDefault="00700560" w:rsidP="00183D9C">
      <w:pPr>
        <w:pStyle w:val="Bullet3"/>
      </w:pPr>
      <w:r>
        <w:t>Security training</w:t>
      </w:r>
    </w:p>
    <w:p w14:paraId="76A66CE9" w14:textId="0995F4EA" w:rsidR="00700560" w:rsidRDefault="00700560" w:rsidP="00183D9C">
      <w:pPr>
        <w:pStyle w:val="Bullet3"/>
      </w:pPr>
      <w:r>
        <w:t>Internal orientation</w:t>
      </w:r>
    </w:p>
    <w:p w14:paraId="69AD0DAB" w14:textId="18DA0E4F" w:rsidR="00700560" w:rsidRDefault="00700560" w:rsidP="00183D9C">
      <w:pPr>
        <w:pStyle w:val="Bullet3"/>
      </w:pPr>
      <w:r>
        <w:t>Financial compliance training</w:t>
      </w:r>
    </w:p>
    <w:p w14:paraId="2EF25009" w14:textId="107BA1AF" w:rsidR="00700560" w:rsidRDefault="00700560" w:rsidP="00183D9C">
      <w:pPr>
        <w:pStyle w:val="Bullet3"/>
      </w:pPr>
      <w:r>
        <w:t>Healthcare compliance training</w:t>
      </w:r>
    </w:p>
    <w:p w14:paraId="20F526DD" w14:textId="036EF091" w:rsidR="00700560" w:rsidRDefault="00700560" w:rsidP="00183D9C">
      <w:pPr>
        <w:pStyle w:val="Bullet3"/>
      </w:pPr>
      <w:r>
        <w:t>Procedures outside of Microsoft standard compliance</w:t>
      </w:r>
    </w:p>
    <w:p w14:paraId="77E0AB99" w14:textId="28DF0DBA" w:rsidR="00700560" w:rsidRDefault="00700560" w:rsidP="00183D9C">
      <w:pPr>
        <w:pStyle w:val="Bullet3"/>
      </w:pPr>
      <w:r>
        <w:t>Background checks, fingerprinting, badging, and authentication</w:t>
      </w:r>
      <w:commentRangeEnd w:id="1425"/>
      <w:r w:rsidR="001779B0">
        <w:rPr>
          <w:rStyle w:val="CommentReference"/>
          <w:sz w:val="20"/>
          <w:szCs w:val="20"/>
        </w:rPr>
        <w:commentReference w:id="1425"/>
      </w:r>
      <w:commentRangeEnd w:id="1426"/>
      <w:r>
        <w:rPr>
          <w:rStyle w:val="CommentReference"/>
          <w:sz w:val="20"/>
          <w:szCs w:val="20"/>
        </w:rPr>
        <w:commentReference w:id="1426"/>
      </w:r>
      <w:commentRangeEnd w:id="1427"/>
      <w:r>
        <w:rPr>
          <w:rStyle w:val="CommentReference"/>
          <w:sz w:val="20"/>
          <w:szCs w:val="20"/>
        </w:rPr>
        <w:commentReference w:id="1427"/>
      </w:r>
    </w:p>
    <w:p w14:paraId="0123F915" w14:textId="26ABD562" w:rsidR="00700560" w:rsidRPr="007452B9" w:rsidRDefault="00183D9C" w:rsidP="00142EEA">
      <w:pPr>
        <w:pStyle w:val="Bullet1"/>
        <w:rPr>
          <w:rStyle w:val="Optional"/>
          <w:b w:val="0"/>
          <w:bCs w:val="0"/>
          <w:color w:val="auto"/>
        </w:rPr>
      </w:pPr>
      <w:r w:rsidRPr="007452B9">
        <w:rPr>
          <w:rStyle w:val="Optional"/>
          <w:b w:val="0"/>
          <w:bCs w:val="0"/>
          <w:color w:val="auto"/>
        </w:rPr>
        <w:t>B</w:t>
      </w:r>
      <w:r w:rsidR="00700560" w:rsidRPr="007452B9">
        <w:rPr>
          <w:rStyle w:val="Optional"/>
          <w:b w:val="0"/>
          <w:bCs w:val="0"/>
          <w:color w:val="auto"/>
        </w:rPr>
        <w:t xml:space="preserve">rowser compatibility testing has not been included in the </w:t>
      </w:r>
      <w:r w:rsidR="00E86063" w:rsidRPr="007452B9">
        <w:rPr>
          <w:rStyle w:val="Optional"/>
          <w:b w:val="0"/>
          <w:bCs w:val="0"/>
          <w:color w:val="auto"/>
        </w:rPr>
        <w:t>project</w:t>
      </w:r>
      <w:r w:rsidR="00700560" w:rsidRPr="007452B9">
        <w:rPr>
          <w:rStyle w:val="Optional"/>
          <w:b w:val="0"/>
          <w:bCs w:val="0"/>
          <w:color w:val="auto"/>
        </w:rPr>
        <w:t>. If desired, backlog items may be added and prioritized for this effort.</w:t>
      </w:r>
    </w:p>
    <w:p w14:paraId="5C174EB4" w14:textId="7B4EE888" w:rsidR="00700560" w:rsidRDefault="00F265A9" w:rsidP="00F265A9">
      <w:pPr>
        <w:pStyle w:val="Bullet1"/>
      </w:pPr>
      <w:r w:rsidRPr="00F265A9">
        <w:t>The Customer will meet the necessary requirements to help make sure the solution design meets regulatory requirements.</w:t>
      </w:r>
    </w:p>
    <w:p w14:paraId="06C8BF13" w14:textId="2589236F" w:rsidR="00871B66" w:rsidRPr="00871B66" w:rsidRDefault="0063076A" w:rsidP="00871B66">
      <w:pPr>
        <w:pStyle w:val="Bullet1"/>
        <w:rPr>
          <w:rStyle w:val="Optional"/>
        </w:rPr>
      </w:pPr>
      <w:r w:rsidRPr="007452B9">
        <w:rPr>
          <w:rStyle w:val="Optional"/>
          <w:b w:val="0"/>
          <w:bCs w:val="0"/>
          <w:color w:val="auto"/>
        </w:rPr>
        <w:t>During</w:t>
      </w:r>
      <w:r w:rsidR="00871B66" w:rsidRPr="007452B9">
        <w:rPr>
          <w:rStyle w:val="Optional"/>
          <w:b w:val="0"/>
          <w:bCs w:val="0"/>
          <w:color w:val="auto"/>
        </w:rPr>
        <w:t xml:space="preserve"> the </w:t>
      </w:r>
      <w:r w:rsidR="00E86063" w:rsidRPr="007452B9">
        <w:rPr>
          <w:rStyle w:val="Optional"/>
          <w:b w:val="0"/>
          <w:bCs w:val="0"/>
          <w:color w:val="auto"/>
        </w:rPr>
        <w:t>project</w:t>
      </w:r>
      <w:r w:rsidR="00871B66" w:rsidRPr="007452B9">
        <w:rPr>
          <w:rStyle w:val="Optional"/>
          <w:b w:val="0"/>
          <w:bCs w:val="0"/>
          <w:color w:val="auto"/>
        </w:rPr>
        <w:t xml:space="preserve"> under this SOW, if the requested business outcome includes Microsoft developing or deploying an AI System for or with Customer which may be considered a sensitive use, Microsoft will conduct an internal responsible AI review, to include assessment of and requirements for the potential sensitive use. The outcome of the review will be discussed with the Customer and Microsoft will act in compliance with its responsible AI principles, including making any required modifications. For more information about Microsoft’s responsible AI principles please refer to</w:t>
      </w:r>
      <w:r w:rsidR="00871B66" w:rsidRPr="007452B9">
        <w:rPr>
          <w:rStyle w:val="Optional"/>
          <w:color w:val="auto"/>
        </w:rPr>
        <w:t xml:space="preserve"> </w:t>
      </w:r>
      <w:hyperlink r:id="rId40" w:history="1">
        <w:r w:rsidR="009F1313" w:rsidRPr="00DC74C4">
          <w:rPr>
            <w:rStyle w:val="Hyperlink"/>
          </w:rPr>
          <w:t>https://aka.ms/RAI</w:t>
        </w:r>
      </w:hyperlink>
      <w:r w:rsidR="00871B66" w:rsidRPr="00871B66">
        <w:rPr>
          <w:rStyle w:val="Optional"/>
        </w:rPr>
        <w:t>.</w:t>
      </w:r>
    </w:p>
    <w:p w14:paraId="682A8F51" w14:textId="6D6F59F8" w:rsidR="00E67B62" w:rsidRDefault="00E67B62" w:rsidP="00E67B62">
      <w:pPr>
        <w:pStyle w:val="Bullet1"/>
      </w:pPr>
      <w:r>
        <w:t>If localization support is required to support additional languages, it may be added to the product backlog.</w:t>
      </w:r>
    </w:p>
    <w:p w14:paraId="43C9180D" w14:textId="6D0DC45A" w:rsidR="00E67B62" w:rsidRDefault="00E67B62" w:rsidP="00E67B62">
      <w:pPr>
        <w:pStyle w:val="Bullet1"/>
      </w:pPr>
      <w:r>
        <w:t>Azure services and technology</w:t>
      </w:r>
    </w:p>
    <w:p w14:paraId="14AC8DB5" w14:textId="2D55BFF0" w:rsidR="00E67B62" w:rsidRDefault="00E67B62" w:rsidP="00E67B62">
      <w:pPr>
        <w:pStyle w:val="Bullet2"/>
      </w:pPr>
      <w:r>
        <w:t>Azure services and Azure-supported Microsoft technologies will be used to develop the solution.</w:t>
      </w:r>
    </w:p>
    <w:p w14:paraId="3AC50A35" w14:textId="2603E588" w:rsidR="00E67B62" w:rsidRDefault="00E67B62" w:rsidP="00E67B62">
      <w:pPr>
        <w:pStyle w:val="Bullet2"/>
      </w:pPr>
      <w:r>
        <w:t xml:space="preserve">The components to be developed by Microsoft will be </w:t>
      </w:r>
      <w:r w:rsidR="009F1313">
        <w:t>cloud hosted</w:t>
      </w:r>
      <w:r>
        <w:t>.</w:t>
      </w:r>
    </w:p>
    <w:p w14:paraId="34256899" w14:textId="717D20C2" w:rsidR="00E67B62" w:rsidRDefault="00E67B62" w:rsidP="00E67B62">
      <w:pPr>
        <w:pStyle w:val="Bullet2"/>
      </w:pPr>
      <w:r>
        <w:t>Microsoft will not modify any existing code base that was not produced by the Microsoft delivery team.</w:t>
      </w:r>
    </w:p>
    <w:p w14:paraId="1A2A8B27" w14:textId="04B834A2" w:rsidR="00E67B62" w:rsidRDefault="00E67B62" w:rsidP="00E67B62">
      <w:pPr>
        <w:pStyle w:val="Bullet1"/>
      </w:pPr>
      <w:r>
        <w:t>Azure DevOps</w:t>
      </w:r>
    </w:p>
    <w:p w14:paraId="170A7AD1" w14:textId="3D7505DB" w:rsidR="00871B66" w:rsidRDefault="00E67B62" w:rsidP="00E67B62">
      <w:pPr>
        <w:pStyle w:val="Bullet2"/>
      </w:pPr>
      <w:r>
        <w:t>Either the Customer will provide a Microsoft Azure DevOps services account that is accessible by all team members, or Microsoft will provide an account (possibly with limited Customer access).</w:t>
      </w:r>
    </w:p>
    <w:p w14:paraId="13FA89C0" w14:textId="605F8DD4" w:rsidR="000E6C3B" w:rsidRPr="007E5CFD" w:rsidRDefault="000E6C3B" w:rsidP="006540BF">
      <w:pPr>
        <w:pStyle w:val="Bullet1"/>
        <w:rPr>
          <w:rStyle w:val="Optional"/>
          <w:b w:val="0"/>
          <w:bCs w:val="0"/>
          <w:color w:val="auto"/>
        </w:rPr>
      </w:pPr>
      <w:commentRangeStart w:id="1430"/>
      <w:commentRangeStart w:id="1431"/>
      <w:commentRangeStart w:id="1432"/>
      <w:commentRangeStart w:id="1433"/>
      <w:r w:rsidRPr="007E5CFD">
        <w:rPr>
          <w:rStyle w:val="Optional"/>
          <w:b w:val="0"/>
          <w:bCs w:val="0"/>
          <w:color w:val="auto"/>
        </w:rPr>
        <w:t xml:space="preserve">If the Customer approves a solution design that uses a product that is not generally available, the Customer acknowledges this, and accepts that it may affect the </w:t>
      </w:r>
      <w:r w:rsidR="00E86063" w:rsidRPr="007E5CFD">
        <w:rPr>
          <w:rStyle w:val="Optional"/>
          <w:b w:val="0"/>
          <w:bCs w:val="0"/>
          <w:color w:val="auto"/>
        </w:rPr>
        <w:t>project</w:t>
      </w:r>
      <w:r w:rsidRPr="007E5CFD">
        <w:rPr>
          <w:rStyle w:val="Optional"/>
          <w:b w:val="0"/>
          <w:bCs w:val="0"/>
          <w:color w:val="auto"/>
        </w:rPr>
        <w:t xml:space="preserve"> cost and timeline.</w:t>
      </w:r>
      <w:commentRangeEnd w:id="1430"/>
      <w:r w:rsidR="0062064F" w:rsidRPr="007E5CFD">
        <w:rPr>
          <w:rStyle w:val="CommentReference"/>
          <w:sz w:val="20"/>
          <w:szCs w:val="20"/>
        </w:rPr>
        <w:commentReference w:id="1430"/>
      </w:r>
      <w:commentRangeEnd w:id="1431"/>
      <w:r w:rsidRPr="007E5CFD">
        <w:rPr>
          <w:rStyle w:val="CommentReference"/>
          <w:sz w:val="20"/>
          <w:szCs w:val="20"/>
        </w:rPr>
        <w:commentReference w:id="1431"/>
      </w:r>
      <w:commentRangeEnd w:id="1432"/>
      <w:r w:rsidRPr="007E5CFD">
        <w:rPr>
          <w:rStyle w:val="CommentReference"/>
          <w:sz w:val="20"/>
          <w:szCs w:val="20"/>
        </w:rPr>
        <w:commentReference w:id="1432"/>
      </w:r>
      <w:commentRangeEnd w:id="1433"/>
      <w:r w:rsidRPr="007E5CFD">
        <w:rPr>
          <w:rStyle w:val="CommentReference"/>
          <w:sz w:val="20"/>
          <w:szCs w:val="20"/>
        </w:rPr>
        <w:commentReference w:id="1433"/>
      </w:r>
    </w:p>
    <w:p w14:paraId="7FCE9F0A" w14:textId="74A21F22" w:rsidR="000E6C3B" w:rsidRPr="007E5CFD" w:rsidRDefault="000E6C3B" w:rsidP="006540BF">
      <w:pPr>
        <w:pStyle w:val="Bullet1"/>
        <w:rPr>
          <w:rStyle w:val="Optional"/>
          <w:b w:val="0"/>
          <w:bCs w:val="0"/>
          <w:color w:val="auto"/>
        </w:rPr>
      </w:pPr>
      <w:r w:rsidRPr="007E5CFD">
        <w:rPr>
          <w:rStyle w:val="Optional"/>
          <w:b w:val="0"/>
          <w:bCs w:val="0"/>
          <w:color w:val="auto"/>
        </w:rPr>
        <w:t xml:space="preserve">When the Customer determines that Microsoft or its agents will have access to personal identifiable information, the Customer is obligated to inform Microsoft within </w:t>
      </w:r>
      <w:r w:rsidR="004B1B26" w:rsidRPr="004B1B26">
        <w:rPr>
          <w:rStyle w:val="Optional"/>
          <w:b w:val="0"/>
          <w:bCs w:val="0"/>
          <w:color w:val="auto"/>
        </w:rPr>
        <w:t>five (</w:t>
      </w:r>
      <w:r w:rsidR="007E5CFD" w:rsidRPr="004B1B26">
        <w:rPr>
          <w:rStyle w:val="Optional"/>
          <w:color w:val="auto"/>
        </w:rPr>
        <w:t>5</w:t>
      </w:r>
      <w:r w:rsidR="004B1B26" w:rsidRPr="004B1B26">
        <w:rPr>
          <w:rStyle w:val="Optional"/>
          <w:b w:val="0"/>
          <w:bCs w:val="0"/>
          <w:color w:val="auto"/>
        </w:rPr>
        <w:t>)</w:t>
      </w:r>
      <w:r w:rsidRPr="007E5CFD">
        <w:rPr>
          <w:rStyle w:val="Optional"/>
          <w:b w:val="0"/>
          <w:bCs w:val="0"/>
          <w:color w:val="auto"/>
        </w:rPr>
        <w:t xml:space="preserve"> days that further access to that information requires the use of equipment owned or supplied by the Customer.</w:t>
      </w:r>
    </w:p>
    <w:p w14:paraId="62248738" w14:textId="637D834F" w:rsidR="00E67B62" w:rsidRDefault="000E6C3B" w:rsidP="006540BF">
      <w:pPr>
        <w:pStyle w:val="Bullet1"/>
        <w:rPr>
          <w:rStyle w:val="Optional"/>
          <w:b w:val="0"/>
          <w:bCs w:val="0"/>
          <w:color w:val="auto"/>
        </w:rPr>
      </w:pPr>
      <w:r w:rsidRPr="003B57D6">
        <w:rPr>
          <w:rStyle w:val="Optional"/>
          <w:b w:val="0"/>
          <w:bCs w:val="0"/>
          <w:color w:val="auto"/>
        </w:rPr>
        <w:t xml:space="preserve">Any purchased GitHub Consulting Services are provided by GitHub, Inc., a wholly owned subsidiary of Microsoft Corporation.  Notwithstanding anything to the contrary in your Work Order, the GitHub Privacy Statement available at </w:t>
      </w:r>
      <w:hyperlink r:id="rId41" w:history="1">
        <w:r w:rsidRPr="003B57D6">
          <w:rPr>
            <w:rStyle w:val="Hyperlink"/>
            <w:b/>
            <w:bCs/>
            <w:color w:val="auto"/>
          </w:rPr>
          <w:t>https://aka.ms/github_privacy</w:t>
        </w:r>
      </w:hyperlink>
      <w:r w:rsidRPr="003B57D6">
        <w:rPr>
          <w:rStyle w:val="Optional"/>
          <w:b w:val="0"/>
          <w:bCs w:val="0"/>
          <w:color w:val="auto"/>
        </w:rPr>
        <w:t xml:space="preserve"> and the GitHub Data Protection Addendum and Security Exhibit located at </w:t>
      </w:r>
      <w:hyperlink r:id="rId42" w:history="1">
        <w:r w:rsidRPr="003B57D6">
          <w:rPr>
            <w:rStyle w:val="Hyperlink"/>
            <w:b/>
            <w:bCs/>
            <w:color w:val="auto"/>
          </w:rPr>
          <w:t>https://aka.ms/github_dpa</w:t>
        </w:r>
      </w:hyperlink>
      <w:r w:rsidRPr="003B57D6">
        <w:rPr>
          <w:rStyle w:val="Optional"/>
          <w:b w:val="0"/>
          <w:bCs w:val="0"/>
          <w:color w:val="auto"/>
        </w:rPr>
        <w:t xml:space="preserve"> will apply to your procurement of GitHub Consulting Services.</w:t>
      </w:r>
    </w:p>
    <w:p w14:paraId="64B8CFC2" w14:textId="02710512" w:rsidR="00214B81" w:rsidDel="009D24A2" w:rsidRDefault="002D27DA" w:rsidP="00214B81">
      <w:pPr>
        <w:pStyle w:val="Heading2NUM"/>
        <w:rPr>
          <w:del w:id="1435" w:author="Francis Moigula" w:date="2026-06-04T18:01:00Z" w16du:dateUtc="2026-06-04T23:01:00Z"/>
        </w:rPr>
      </w:pPr>
      <w:bookmarkStart w:id="1436" w:name="_Toc214968372"/>
      <w:del w:id="1437" w:author="Francis Moigula" w:date="2026-06-04T18:01:00Z" w16du:dateUtc="2026-06-04T23:01:00Z">
        <w:r w:rsidDel="00313C6E">
          <w:delText xml:space="preserve">Project </w:delText>
        </w:r>
        <w:r w:rsidDel="009D24A2">
          <w:delText>prerequisites</w:delText>
        </w:r>
        <w:bookmarkStart w:id="1438" w:name="_Toc231542592"/>
        <w:bookmarkStart w:id="1439" w:name="_Toc231543418"/>
        <w:bookmarkStart w:id="1440" w:name="_Toc231549305"/>
        <w:bookmarkStart w:id="1441" w:name="_Toc231552358"/>
        <w:bookmarkStart w:id="1442" w:name="_Toc231555173"/>
        <w:bookmarkEnd w:id="1438"/>
        <w:bookmarkEnd w:id="1439"/>
        <w:bookmarkEnd w:id="1440"/>
        <w:bookmarkEnd w:id="1441"/>
        <w:bookmarkEnd w:id="1442"/>
      </w:del>
    </w:p>
    <w:tbl>
      <w:tblPr>
        <w:tblStyle w:val="RFX-SOWTable"/>
        <w:tblW w:w="0" w:type="auto"/>
        <w:tblLook w:val="04A0" w:firstRow="1" w:lastRow="0" w:firstColumn="1" w:lastColumn="0" w:noHBand="0" w:noVBand="1"/>
      </w:tblPr>
      <w:tblGrid>
        <w:gridCol w:w="539"/>
        <w:gridCol w:w="2627"/>
        <w:gridCol w:w="6194"/>
      </w:tblGrid>
      <w:tr w:rsidR="002D27DA" w:rsidDel="009D24A2" w14:paraId="57D5B544" w14:textId="11685A23" w:rsidTr="002D27DA">
        <w:trPr>
          <w:cnfStyle w:val="100000000000" w:firstRow="1" w:lastRow="0" w:firstColumn="0" w:lastColumn="0" w:oddVBand="0" w:evenVBand="0" w:oddHBand="0" w:evenHBand="0" w:firstRowFirstColumn="0" w:firstRowLastColumn="0" w:lastRowFirstColumn="0" w:lastRowLastColumn="0"/>
          <w:del w:id="1443" w:author="Francis Moigula" w:date="2026-06-04T18:01:00Z"/>
        </w:trPr>
        <w:tc>
          <w:tcPr>
            <w:tcW w:w="567" w:type="dxa"/>
          </w:tcPr>
          <w:p w14:paraId="029B215D" w14:textId="77777777" w:rsidR="002D27DA" w:rsidDel="009D24A2" w:rsidRDefault="002D27DA" w:rsidP="00E36049">
            <w:pPr>
              <w:rPr>
                <w:del w:id="1444" w:author="Francis Moigula" w:date="2026-06-04T18:01:00Z" w16du:dateUtc="2026-06-04T23:01:00Z"/>
              </w:rPr>
            </w:pPr>
            <w:del w:id="1445" w:author="Francis Moigula" w:date="2026-06-04T18:01:00Z" w16du:dateUtc="2026-06-04T23:01:00Z">
              <w:r w:rsidDel="009D24A2">
                <w:delText>#</w:delText>
              </w:r>
              <w:bookmarkStart w:id="1446" w:name="_Toc231542593"/>
              <w:bookmarkStart w:id="1447" w:name="_Toc231543419"/>
              <w:bookmarkStart w:id="1448" w:name="_Toc231549306"/>
              <w:bookmarkStart w:id="1449" w:name="_Toc231552359"/>
              <w:bookmarkStart w:id="1450" w:name="_Toc231555174"/>
              <w:bookmarkEnd w:id="1446"/>
              <w:bookmarkEnd w:id="1447"/>
              <w:bookmarkEnd w:id="1448"/>
              <w:bookmarkEnd w:id="1449"/>
              <w:bookmarkEnd w:id="1450"/>
            </w:del>
          </w:p>
        </w:tc>
        <w:tc>
          <w:tcPr>
            <w:tcW w:w="2835" w:type="dxa"/>
          </w:tcPr>
          <w:p w14:paraId="145BAA01" w14:textId="77777777" w:rsidR="002D27DA" w:rsidDel="009D24A2" w:rsidRDefault="002D27DA" w:rsidP="00E36049">
            <w:pPr>
              <w:rPr>
                <w:del w:id="1451" w:author="Francis Moigula" w:date="2026-06-04T18:01:00Z" w16du:dateUtc="2026-06-04T23:01:00Z"/>
              </w:rPr>
            </w:pPr>
            <w:del w:id="1452" w:author="Francis Moigula" w:date="2026-06-04T18:01:00Z" w16du:dateUtc="2026-06-04T23:01:00Z">
              <w:r w:rsidDel="009D24A2">
                <w:delText>Prerequisite</w:delText>
              </w:r>
              <w:bookmarkStart w:id="1453" w:name="_Toc231542594"/>
              <w:bookmarkStart w:id="1454" w:name="_Toc231543420"/>
              <w:bookmarkStart w:id="1455" w:name="_Toc231549307"/>
              <w:bookmarkStart w:id="1456" w:name="_Toc231552360"/>
              <w:bookmarkStart w:id="1457" w:name="_Toc231555175"/>
              <w:bookmarkEnd w:id="1453"/>
              <w:bookmarkEnd w:id="1454"/>
              <w:bookmarkEnd w:id="1455"/>
              <w:bookmarkEnd w:id="1456"/>
              <w:bookmarkEnd w:id="1457"/>
            </w:del>
          </w:p>
        </w:tc>
        <w:tc>
          <w:tcPr>
            <w:tcW w:w="6803" w:type="dxa"/>
          </w:tcPr>
          <w:p w14:paraId="1B95AB34" w14:textId="77777777" w:rsidR="002D27DA" w:rsidDel="009D24A2" w:rsidRDefault="002D27DA" w:rsidP="00E36049">
            <w:pPr>
              <w:rPr>
                <w:del w:id="1458" w:author="Francis Moigula" w:date="2026-06-04T18:01:00Z" w16du:dateUtc="2026-06-04T23:01:00Z"/>
              </w:rPr>
            </w:pPr>
            <w:del w:id="1459" w:author="Francis Moigula" w:date="2026-06-04T18:01:00Z" w16du:dateUtc="2026-06-04T23:01:00Z">
              <w:r w:rsidDel="009D24A2">
                <w:delText>Detail</w:delText>
              </w:r>
              <w:bookmarkStart w:id="1460" w:name="_Toc231542595"/>
              <w:bookmarkStart w:id="1461" w:name="_Toc231543421"/>
              <w:bookmarkStart w:id="1462" w:name="_Toc231549308"/>
              <w:bookmarkStart w:id="1463" w:name="_Toc231552361"/>
              <w:bookmarkStart w:id="1464" w:name="_Toc231555176"/>
              <w:bookmarkEnd w:id="1460"/>
              <w:bookmarkEnd w:id="1461"/>
              <w:bookmarkEnd w:id="1462"/>
              <w:bookmarkEnd w:id="1463"/>
              <w:bookmarkEnd w:id="1464"/>
            </w:del>
          </w:p>
        </w:tc>
        <w:bookmarkStart w:id="1465" w:name="_Toc231542596"/>
        <w:bookmarkStart w:id="1466" w:name="_Toc231543422"/>
        <w:bookmarkStart w:id="1467" w:name="_Toc231549309"/>
        <w:bookmarkStart w:id="1468" w:name="_Toc231552362"/>
        <w:bookmarkStart w:id="1469" w:name="_Toc231555177"/>
        <w:bookmarkEnd w:id="1465"/>
        <w:bookmarkEnd w:id="1466"/>
        <w:bookmarkEnd w:id="1467"/>
        <w:bookmarkEnd w:id="1468"/>
        <w:bookmarkEnd w:id="1469"/>
      </w:tr>
      <w:tr w:rsidR="002D27DA" w:rsidDel="009D24A2" w14:paraId="3536F927" w14:textId="4C2B79EF" w:rsidTr="002D27DA">
        <w:trPr>
          <w:cnfStyle w:val="000000100000" w:firstRow="0" w:lastRow="0" w:firstColumn="0" w:lastColumn="0" w:oddVBand="0" w:evenVBand="0" w:oddHBand="1" w:evenHBand="0" w:firstRowFirstColumn="0" w:firstRowLastColumn="0" w:lastRowFirstColumn="0" w:lastRowLastColumn="0"/>
          <w:del w:id="1470" w:author="Francis Moigula" w:date="2026-06-04T18:01:00Z"/>
        </w:trPr>
        <w:tc>
          <w:tcPr>
            <w:tcW w:w="567" w:type="dxa"/>
          </w:tcPr>
          <w:p w14:paraId="3C97E791" w14:textId="77777777" w:rsidR="002D27DA" w:rsidDel="009D24A2" w:rsidRDefault="002D27DA" w:rsidP="00E36049">
            <w:pPr>
              <w:rPr>
                <w:del w:id="1471" w:author="Francis Moigula" w:date="2026-06-04T18:01:00Z" w16du:dateUtc="2026-06-04T23:01:00Z"/>
              </w:rPr>
            </w:pPr>
            <w:del w:id="1472" w:author="Francis Moigula" w:date="2026-06-04T18:01:00Z" w16du:dateUtc="2026-06-04T23:01:00Z">
              <w:r w:rsidDel="009D24A2">
                <w:delText>1</w:delText>
              </w:r>
              <w:bookmarkStart w:id="1473" w:name="_Toc231542597"/>
              <w:bookmarkStart w:id="1474" w:name="_Toc231543423"/>
              <w:bookmarkStart w:id="1475" w:name="_Toc231549310"/>
              <w:bookmarkStart w:id="1476" w:name="_Toc231552363"/>
              <w:bookmarkStart w:id="1477" w:name="_Toc231555178"/>
              <w:bookmarkEnd w:id="1473"/>
              <w:bookmarkEnd w:id="1474"/>
              <w:bookmarkEnd w:id="1475"/>
              <w:bookmarkEnd w:id="1476"/>
              <w:bookmarkEnd w:id="1477"/>
            </w:del>
          </w:p>
        </w:tc>
        <w:tc>
          <w:tcPr>
            <w:tcW w:w="2835" w:type="dxa"/>
          </w:tcPr>
          <w:p w14:paraId="2A9B74CD" w14:textId="77777777" w:rsidR="002D27DA" w:rsidDel="009D24A2" w:rsidRDefault="002D27DA" w:rsidP="00E36049">
            <w:pPr>
              <w:rPr>
                <w:del w:id="1478" w:author="Francis Moigula" w:date="2026-06-04T18:01:00Z" w16du:dateUtc="2026-06-04T23:01:00Z"/>
              </w:rPr>
            </w:pPr>
            <w:del w:id="1479" w:author="Francis Moigula" w:date="2026-06-04T18:01:00Z" w16du:dateUtc="2026-06-04T23:01:00Z">
              <w:r w:rsidDel="009D24A2">
                <w:delText>Azure Resource Group with Contributor access</w:delText>
              </w:r>
              <w:bookmarkStart w:id="1480" w:name="_Toc231542598"/>
              <w:bookmarkStart w:id="1481" w:name="_Toc231543424"/>
              <w:bookmarkStart w:id="1482" w:name="_Toc231549311"/>
              <w:bookmarkStart w:id="1483" w:name="_Toc231552364"/>
              <w:bookmarkStart w:id="1484" w:name="_Toc231555179"/>
              <w:bookmarkEnd w:id="1480"/>
              <w:bookmarkEnd w:id="1481"/>
              <w:bookmarkEnd w:id="1482"/>
              <w:bookmarkEnd w:id="1483"/>
              <w:bookmarkEnd w:id="1484"/>
            </w:del>
          </w:p>
        </w:tc>
        <w:tc>
          <w:tcPr>
            <w:tcW w:w="6803" w:type="dxa"/>
          </w:tcPr>
          <w:p w14:paraId="28DCAF1F" w14:textId="77777777" w:rsidR="002D27DA" w:rsidDel="009D24A2" w:rsidRDefault="002D27DA" w:rsidP="00E36049">
            <w:pPr>
              <w:rPr>
                <w:del w:id="1485" w:author="Francis Moigula" w:date="2026-06-04T18:01:00Z" w16du:dateUtc="2026-06-04T23:01:00Z"/>
              </w:rPr>
            </w:pPr>
            <w:del w:id="1486" w:author="Francis Moigula" w:date="2026-06-04T18:01:00Z" w16du:dateUtc="2026-06-04T23:01:00Z">
              <w:r w:rsidDel="009D24A2">
                <w:delText>Contributor-level access to a dedicated reac-production Resource Group with no pending approval gates, security reviews, or onboarding processes. If Terraform plan review is required, confirm same-day approval cadence.</w:delText>
              </w:r>
              <w:bookmarkStart w:id="1487" w:name="_Toc231542599"/>
              <w:bookmarkStart w:id="1488" w:name="_Toc231543425"/>
              <w:bookmarkStart w:id="1489" w:name="_Toc231549312"/>
              <w:bookmarkStart w:id="1490" w:name="_Toc231552365"/>
              <w:bookmarkStart w:id="1491" w:name="_Toc231555180"/>
              <w:bookmarkEnd w:id="1487"/>
              <w:bookmarkEnd w:id="1488"/>
              <w:bookmarkEnd w:id="1489"/>
              <w:bookmarkEnd w:id="1490"/>
              <w:bookmarkEnd w:id="1491"/>
            </w:del>
          </w:p>
        </w:tc>
        <w:bookmarkStart w:id="1492" w:name="_Toc231542600"/>
        <w:bookmarkStart w:id="1493" w:name="_Toc231543426"/>
        <w:bookmarkStart w:id="1494" w:name="_Toc231549313"/>
        <w:bookmarkStart w:id="1495" w:name="_Toc231552366"/>
        <w:bookmarkStart w:id="1496" w:name="_Toc231555181"/>
        <w:bookmarkEnd w:id="1492"/>
        <w:bookmarkEnd w:id="1493"/>
        <w:bookmarkEnd w:id="1494"/>
        <w:bookmarkEnd w:id="1495"/>
        <w:bookmarkEnd w:id="1496"/>
      </w:tr>
      <w:tr w:rsidR="002D27DA" w:rsidDel="009D24A2" w14:paraId="5B9A660C" w14:textId="51B63A98" w:rsidTr="002D27DA">
        <w:trPr>
          <w:cnfStyle w:val="000000010000" w:firstRow="0" w:lastRow="0" w:firstColumn="0" w:lastColumn="0" w:oddVBand="0" w:evenVBand="0" w:oddHBand="0" w:evenHBand="1" w:firstRowFirstColumn="0" w:firstRowLastColumn="0" w:lastRowFirstColumn="0" w:lastRowLastColumn="0"/>
          <w:del w:id="1497" w:author="Francis Moigula" w:date="2026-06-04T18:01:00Z"/>
        </w:trPr>
        <w:tc>
          <w:tcPr>
            <w:tcW w:w="567" w:type="dxa"/>
          </w:tcPr>
          <w:p w14:paraId="19010C2F" w14:textId="77777777" w:rsidR="002D27DA" w:rsidDel="009D24A2" w:rsidRDefault="002D27DA" w:rsidP="00E36049">
            <w:pPr>
              <w:rPr>
                <w:del w:id="1498" w:author="Francis Moigula" w:date="2026-06-04T18:01:00Z" w16du:dateUtc="2026-06-04T23:01:00Z"/>
              </w:rPr>
            </w:pPr>
            <w:del w:id="1499" w:author="Francis Moigula" w:date="2026-06-04T18:01:00Z" w16du:dateUtc="2026-06-04T23:01:00Z">
              <w:r w:rsidDel="009D24A2">
                <w:delText>2</w:delText>
              </w:r>
              <w:bookmarkStart w:id="1500" w:name="_Toc231542601"/>
              <w:bookmarkStart w:id="1501" w:name="_Toc231543427"/>
              <w:bookmarkStart w:id="1502" w:name="_Toc231549314"/>
              <w:bookmarkStart w:id="1503" w:name="_Toc231552367"/>
              <w:bookmarkStart w:id="1504" w:name="_Toc231555182"/>
              <w:bookmarkEnd w:id="1500"/>
              <w:bookmarkEnd w:id="1501"/>
              <w:bookmarkEnd w:id="1502"/>
              <w:bookmarkEnd w:id="1503"/>
              <w:bookmarkEnd w:id="1504"/>
            </w:del>
          </w:p>
        </w:tc>
        <w:tc>
          <w:tcPr>
            <w:tcW w:w="2835" w:type="dxa"/>
          </w:tcPr>
          <w:p w14:paraId="583D37B2" w14:textId="77777777" w:rsidR="002D27DA" w:rsidDel="009D24A2" w:rsidRDefault="002D27DA" w:rsidP="00E36049">
            <w:pPr>
              <w:rPr>
                <w:del w:id="1505" w:author="Francis Moigula" w:date="2026-06-04T18:01:00Z" w16du:dateUtc="2026-06-04T23:01:00Z"/>
              </w:rPr>
            </w:pPr>
            <w:del w:id="1506" w:author="Francis Moigula" w:date="2026-06-04T18:01:00Z" w16du:dateUtc="2026-06-04T23:01:00Z">
              <w:r w:rsidDel="009D24A2">
                <w:delText>Microsoft Fabric workspace (F8+ capacity, Admin access)</w:delText>
              </w:r>
              <w:bookmarkStart w:id="1507" w:name="_Toc231542602"/>
              <w:bookmarkStart w:id="1508" w:name="_Toc231543428"/>
              <w:bookmarkStart w:id="1509" w:name="_Toc231549315"/>
              <w:bookmarkStart w:id="1510" w:name="_Toc231552368"/>
              <w:bookmarkStart w:id="1511" w:name="_Toc231555183"/>
              <w:bookmarkEnd w:id="1507"/>
              <w:bookmarkEnd w:id="1508"/>
              <w:bookmarkEnd w:id="1509"/>
              <w:bookmarkEnd w:id="1510"/>
              <w:bookmarkEnd w:id="1511"/>
            </w:del>
          </w:p>
        </w:tc>
        <w:tc>
          <w:tcPr>
            <w:tcW w:w="6803" w:type="dxa"/>
          </w:tcPr>
          <w:p w14:paraId="3F8E9296" w14:textId="77777777" w:rsidR="002D27DA" w:rsidDel="009D24A2" w:rsidRDefault="002D27DA" w:rsidP="00E36049">
            <w:pPr>
              <w:rPr>
                <w:del w:id="1512" w:author="Francis Moigula" w:date="2026-06-04T18:01:00Z" w16du:dateUtc="2026-06-04T23:01:00Z"/>
              </w:rPr>
            </w:pPr>
            <w:del w:id="1513" w:author="Francis Moigula" w:date="2026-06-04T18:01:00Z" w16du:dateUtc="2026-06-04T23:01:00Z">
              <w:r w:rsidDel="009D24A2">
                <w:delText>Capacity is active (not paused). If capacity needs to be purchased or allocated from existing entitlement, this is completed in Week 0.</w:delText>
              </w:r>
              <w:bookmarkStart w:id="1514" w:name="_Toc231542603"/>
              <w:bookmarkStart w:id="1515" w:name="_Toc231543429"/>
              <w:bookmarkStart w:id="1516" w:name="_Toc231549316"/>
              <w:bookmarkStart w:id="1517" w:name="_Toc231552369"/>
              <w:bookmarkStart w:id="1518" w:name="_Toc231555184"/>
              <w:bookmarkEnd w:id="1514"/>
              <w:bookmarkEnd w:id="1515"/>
              <w:bookmarkEnd w:id="1516"/>
              <w:bookmarkEnd w:id="1517"/>
              <w:bookmarkEnd w:id="1518"/>
            </w:del>
          </w:p>
        </w:tc>
        <w:bookmarkStart w:id="1519" w:name="_Toc231542604"/>
        <w:bookmarkStart w:id="1520" w:name="_Toc231543430"/>
        <w:bookmarkStart w:id="1521" w:name="_Toc231549317"/>
        <w:bookmarkStart w:id="1522" w:name="_Toc231552370"/>
        <w:bookmarkStart w:id="1523" w:name="_Toc231555185"/>
        <w:bookmarkEnd w:id="1519"/>
        <w:bookmarkEnd w:id="1520"/>
        <w:bookmarkEnd w:id="1521"/>
        <w:bookmarkEnd w:id="1522"/>
        <w:bookmarkEnd w:id="1523"/>
      </w:tr>
      <w:tr w:rsidR="002D27DA" w:rsidDel="009D24A2" w14:paraId="1D262C1A" w14:textId="3941D9C8" w:rsidTr="002D27DA">
        <w:trPr>
          <w:cnfStyle w:val="000000100000" w:firstRow="0" w:lastRow="0" w:firstColumn="0" w:lastColumn="0" w:oddVBand="0" w:evenVBand="0" w:oddHBand="1" w:evenHBand="0" w:firstRowFirstColumn="0" w:firstRowLastColumn="0" w:lastRowFirstColumn="0" w:lastRowLastColumn="0"/>
          <w:del w:id="1524" w:author="Francis Moigula" w:date="2026-06-04T18:01:00Z"/>
        </w:trPr>
        <w:tc>
          <w:tcPr>
            <w:tcW w:w="567" w:type="dxa"/>
          </w:tcPr>
          <w:p w14:paraId="4D49C73B" w14:textId="77777777" w:rsidR="002D27DA" w:rsidDel="009D24A2" w:rsidRDefault="002D27DA" w:rsidP="00E36049">
            <w:pPr>
              <w:rPr>
                <w:del w:id="1525" w:author="Francis Moigula" w:date="2026-06-04T18:01:00Z" w16du:dateUtc="2026-06-04T23:01:00Z"/>
              </w:rPr>
            </w:pPr>
            <w:commentRangeStart w:id="1526"/>
            <w:commentRangeStart w:id="1527"/>
            <w:del w:id="1528" w:author="Francis Moigula" w:date="2026-06-04T18:01:00Z" w16du:dateUtc="2026-06-04T23:01:00Z">
              <w:r w:rsidDel="009D24A2">
                <w:delText>3</w:delText>
              </w:r>
              <w:bookmarkStart w:id="1529" w:name="_Toc231542605"/>
              <w:bookmarkStart w:id="1530" w:name="_Toc231543431"/>
              <w:bookmarkStart w:id="1531" w:name="_Toc231549318"/>
              <w:bookmarkStart w:id="1532" w:name="_Toc231552371"/>
              <w:bookmarkStart w:id="1533" w:name="_Toc231555186"/>
              <w:bookmarkEnd w:id="1529"/>
              <w:bookmarkEnd w:id="1530"/>
              <w:bookmarkEnd w:id="1531"/>
              <w:bookmarkEnd w:id="1532"/>
              <w:bookmarkEnd w:id="1533"/>
            </w:del>
          </w:p>
        </w:tc>
        <w:tc>
          <w:tcPr>
            <w:tcW w:w="2835" w:type="dxa"/>
          </w:tcPr>
          <w:p w14:paraId="226CF95A" w14:textId="77777777" w:rsidR="002D27DA" w:rsidDel="009D24A2" w:rsidRDefault="002D27DA" w:rsidP="00E36049">
            <w:pPr>
              <w:rPr>
                <w:del w:id="1534" w:author="Francis Moigula" w:date="2026-06-04T18:01:00Z" w16du:dateUtc="2026-06-04T23:01:00Z"/>
              </w:rPr>
            </w:pPr>
            <w:del w:id="1535" w:author="Francis Moigula" w:date="2026-06-04T18:01:00Z" w16du:dateUtc="2026-06-04T23:01:00Z">
              <w:r w:rsidDel="009D24A2">
                <w:delText>Architecture and design sign-off</w:delText>
              </w:r>
              <w:bookmarkStart w:id="1536" w:name="_Toc231542606"/>
              <w:bookmarkStart w:id="1537" w:name="_Toc231543432"/>
              <w:bookmarkStart w:id="1538" w:name="_Toc231549319"/>
              <w:bookmarkStart w:id="1539" w:name="_Toc231552372"/>
              <w:bookmarkStart w:id="1540" w:name="_Toc231555187"/>
              <w:bookmarkEnd w:id="1536"/>
              <w:bookmarkEnd w:id="1537"/>
              <w:bookmarkEnd w:id="1538"/>
              <w:bookmarkEnd w:id="1539"/>
              <w:bookmarkEnd w:id="1540"/>
            </w:del>
          </w:p>
        </w:tc>
        <w:tc>
          <w:tcPr>
            <w:tcW w:w="6803" w:type="dxa"/>
          </w:tcPr>
          <w:p w14:paraId="49A6C025" w14:textId="77777777" w:rsidR="002D27DA" w:rsidDel="009D24A2" w:rsidRDefault="002D27DA" w:rsidP="00E36049">
            <w:pPr>
              <w:rPr>
                <w:del w:id="1541" w:author="Francis Moigula" w:date="2026-06-04T18:01:00Z" w16du:dateUtc="2026-06-04T23:01:00Z"/>
              </w:rPr>
            </w:pPr>
            <w:del w:id="1542" w:author="Francis Moigula" w:date="2026-06-04T18:01:00Z" w16du:dateUtc="2026-06-04T23:01:00Z">
              <w:r w:rsidDel="009D24A2">
                <w:delText>Written approval of the proposed architecture before Week 1 begins. Subject to refinement through agile development supporting directional alignment, not a locked specification.</w:delText>
              </w:r>
              <w:bookmarkStart w:id="1543" w:name="_Toc231542607"/>
              <w:bookmarkStart w:id="1544" w:name="_Toc231543433"/>
              <w:bookmarkStart w:id="1545" w:name="_Toc231549320"/>
              <w:bookmarkStart w:id="1546" w:name="_Toc231552373"/>
              <w:bookmarkStart w:id="1547" w:name="_Toc231555188"/>
              <w:bookmarkEnd w:id="1543"/>
              <w:bookmarkEnd w:id="1544"/>
              <w:bookmarkEnd w:id="1545"/>
              <w:bookmarkEnd w:id="1546"/>
              <w:bookmarkEnd w:id="1547"/>
              <w:commentRangeEnd w:id="1526"/>
              <w:r w:rsidR="00B72F1F" w:rsidDel="009D24A2">
                <w:rPr>
                  <w:rStyle w:val="CommentReference"/>
                  <w:sz w:val="20"/>
                  <w:szCs w:val="20"/>
                </w:rPr>
                <w:commentReference w:id="1526"/>
              </w:r>
              <w:commentRangeEnd w:id="1527"/>
              <w:r>
                <w:rPr>
                  <w:rStyle w:val="CommentReference"/>
                  <w:sz w:val="20"/>
                  <w:szCs w:val="20"/>
                </w:rPr>
                <w:commentReference w:id="1527"/>
              </w:r>
            </w:del>
          </w:p>
        </w:tc>
        <w:bookmarkStart w:id="1549" w:name="_Toc231542608"/>
        <w:bookmarkStart w:id="1550" w:name="_Toc231543434"/>
        <w:bookmarkStart w:id="1551" w:name="_Toc231549321"/>
        <w:bookmarkStart w:id="1552" w:name="_Toc231552374"/>
        <w:bookmarkStart w:id="1553" w:name="_Toc231555189"/>
        <w:bookmarkEnd w:id="1549"/>
        <w:bookmarkEnd w:id="1550"/>
        <w:bookmarkEnd w:id="1551"/>
        <w:bookmarkEnd w:id="1552"/>
        <w:bookmarkEnd w:id="1553"/>
      </w:tr>
      <w:tr w:rsidR="002D27DA" w:rsidDel="009D24A2" w14:paraId="2DA5450F" w14:textId="1438FC7B" w:rsidTr="002D27DA">
        <w:trPr>
          <w:cnfStyle w:val="000000010000" w:firstRow="0" w:lastRow="0" w:firstColumn="0" w:lastColumn="0" w:oddVBand="0" w:evenVBand="0" w:oddHBand="0" w:evenHBand="1" w:firstRowFirstColumn="0" w:firstRowLastColumn="0" w:lastRowFirstColumn="0" w:lastRowLastColumn="0"/>
          <w:del w:id="1554" w:author="Francis Moigula" w:date="2026-06-04T18:01:00Z"/>
        </w:trPr>
        <w:tc>
          <w:tcPr>
            <w:tcW w:w="567" w:type="dxa"/>
          </w:tcPr>
          <w:p w14:paraId="5C76A10F" w14:textId="77777777" w:rsidR="002D27DA" w:rsidDel="009D24A2" w:rsidRDefault="002D27DA" w:rsidP="00E36049">
            <w:pPr>
              <w:rPr>
                <w:del w:id="1555" w:author="Francis Moigula" w:date="2026-06-04T18:01:00Z" w16du:dateUtc="2026-06-04T23:01:00Z"/>
              </w:rPr>
            </w:pPr>
            <w:del w:id="1556" w:author="Francis Moigula" w:date="2026-06-04T18:01:00Z" w16du:dateUtc="2026-06-04T23:01:00Z">
              <w:r w:rsidDel="009D24A2">
                <w:delText>4</w:delText>
              </w:r>
              <w:bookmarkStart w:id="1557" w:name="_Toc231542609"/>
              <w:bookmarkStart w:id="1558" w:name="_Toc231543435"/>
              <w:bookmarkStart w:id="1559" w:name="_Toc231549322"/>
              <w:bookmarkStart w:id="1560" w:name="_Toc231552375"/>
              <w:bookmarkStart w:id="1561" w:name="_Toc231555190"/>
              <w:bookmarkEnd w:id="1557"/>
              <w:bookmarkEnd w:id="1558"/>
              <w:bookmarkEnd w:id="1559"/>
              <w:bookmarkEnd w:id="1560"/>
              <w:bookmarkEnd w:id="1561"/>
            </w:del>
          </w:p>
        </w:tc>
        <w:tc>
          <w:tcPr>
            <w:tcW w:w="2835" w:type="dxa"/>
          </w:tcPr>
          <w:p w14:paraId="4E0D9E74" w14:textId="77777777" w:rsidR="002D27DA" w:rsidDel="009D24A2" w:rsidRDefault="002D27DA" w:rsidP="00E36049">
            <w:pPr>
              <w:rPr>
                <w:del w:id="1562" w:author="Francis Moigula" w:date="2026-06-04T18:01:00Z" w16du:dateUtc="2026-06-04T23:01:00Z"/>
              </w:rPr>
            </w:pPr>
            <w:del w:id="1563" w:author="Francis Moigula" w:date="2026-06-04T18:01:00Z" w16du:dateUtc="2026-06-04T23:01:00Z">
              <w:r w:rsidDel="009D24A2">
                <w:delText>Written Architecture Review Board (ARB)/Change Advisory Board (CAB) exemption for non-production</w:delText>
              </w:r>
              <w:bookmarkStart w:id="1564" w:name="_Toc231542610"/>
              <w:bookmarkStart w:id="1565" w:name="_Toc231543436"/>
              <w:bookmarkStart w:id="1566" w:name="_Toc231549323"/>
              <w:bookmarkStart w:id="1567" w:name="_Toc231552376"/>
              <w:bookmarkStart w:id="1568" w:name="_Toc231555191"/>
              <w:bookmarkEnd w:id="1564"/>
              <w:bookmarkEnd w:id="1565"/>
              <w:bookmarkEnd w:id="1566"/>
              <w:bookmarkEnd w:id="1567"/>
              <w:bookmarkEnd w:id="1568"/>
            </w:del>
          </w:p>
        </w:tc>
        <w:tc>
          <w:tcPr>
            <w:tcW w:w="6803" w:type="dxa"/>
          </w:tcPr>
          <w:p w14:paraId="7B84B874" w14:textId="77777777" w:rsidR="002D27DA" w:rsidDel="009D24A2" w:rsidRDefault="002D27DA" w:rsidP="00E36049">
            <w:pPr>
              <w:rPr>
                <w:del w:id="1569" w:author="Francis Moigula" w:date="2026-06-04T18:01:00Z" w16du:dateUtc="2026-06-04T23:01:00Z"/>
              </w:rPr>
            </w:pPr>
            <w:del w:id="1570" w:author="Francis Moigula" w:date="2026-06-04T18:01:00Z" w16du:dateUtc="2026-06-04T23:01:00Z">
              <w:r w:rsidDel="009D24A2">
                <w:delText>Signed email or documented decision (not verbal) from an executive with authority over the ARB process, explicitly naming this engagement and its non-production scope as exempt from ARB, security review, and CAB gates.</w:delText>
              </w:r>
              <w:bookmarkStart w:id="1571" w:name="_Toc231542611"/>
              <w:bookmarkStart w:id="1572" w:name="_Toc231543437"/>
              <w:bookmarkStart w:id="1573" w:name="_Toc231549324"/>
              <w:bookmarkStart w:id="1574" w:name="_Toc231552377"/>
              <w:bookmarkStart w:id="1575" w:name="_Toc231555192"/>
              <w:bookmarkEnd w:id="1571"/>
              <w:bookmarkEnd w:id="1572"/>
              <w:bookmarkEnd w:id="1573"/>
              <w:bookmarkEnd w:id="1574"/>
              <w:bookmarkEnd w:id="1575"/>
            </w:del>
          </w:p>
        </w:tc>
        <w:bookmarkStart w:id="1576" w:name="_Toc231542612"/>
        <w:bookmarkStart w:id="1577" w:name="_Toc231543438"/>
        <w:bookmarkStart w:id="1578" w:name="_Toc231549325"/>
        <w:bookmarkStart w:id="1579" w:name="_Toc231552378"/>
        <w:bookmarkStart w:id="1580" w:name="_Toc231555193"/>
        <w:bookmarkEnd w:id="1576"/>
        <w:bookmarkEnd w:id="1577"/>
        <w:bookmarkEnd w:id="1578"/>
        <w:bookmarkEnd w:id="1579"/>
        <w:bookmarkEnd w:id="1580"/>
      </w:tr>
      <w:tr w:rsidR="002D27DA" w:rsidDel="009D24A2" w14:paraId="502346B7" w14:textId="4DC8D251" w:rsidTr="002D27DA">
        <w:trPr>
          <w:cnfStyle w:val="000000100000" w:firstRow="0" w:lastRow="0" w:firstColumn="0" w:lastColumn="0" w:oddVBand="0" w:evenVBand="0" w:oddHBand="1" w:evenHBand="0" w:firstRowFirstColumn="0" w:firstRowLastColumn="0" w:lastRowFirstColumn="0" w:lastRowLastColumn="0"/>
          <w:del w:id="1581" w:author="Francis Moigula" w:date="2026-06-04T18:01:00Z"/>
        </w:trPr>
        <w:tc>
          <w:tcPr>
            <w:tcW w:w="567" w:type="dxa"/>
          </w:tcPr>
          <w:p w14:paraId="3857214C" w14:textId="77777777" w:rsidR="002D27DA" w:rsidDel="009D24A2" w:rsidRDefault="002D27DA" w:rsidP="00E36049">
            <w:pPr>
              <w:rPr>
                <w:del w:id="1582" w:author="Francis Moigula" w:date="2026-06-04T18:01:00Z" w16du:dateUtc="2026-06-04T23:01:00Z"/>
              </w:rPr>
            </w:pPr>
            <w:del w:id="1583" w:author="Francis Moigula" w:date="2026-06-04T18:01:00Z" w16du:dateUtc="2026-06-04T23:01:00Z">
              <w:r w:rsidDel="009D24A2">
                <w:delText>5</w:delText>
              </w:r>
              <w:bookmarkStart w:id="1584" w:name="_Toc231542613"/>
              <w:bookmarkStart w:id="1585" w:name="_Toc231543439"/>
              <w:bookmarkStart w:id="1586" w:name="_Toc231549326"/>
              <w:bookmarkStart w:id="1587" w:name="_Toc231552379"/>
              <w:bookmarkStart w:id="1588" w:name="_Toc231555194"/>
              <w:bookmarkEnd w:id="1584"/>
              <w:bookmarkEnd w:id="1585"/>
              <w:bookmarkEnd w:id="1586"/>
              <w:bookmarkEnd w:id="1587"/>
              <w:bookmarkEnd w:id="1588"/>
            </w:del>
          </w:p>
        </w:tc>
        <w:tc>
          <w:tcPr>
            <w:tcW w:w="2835" w:type="dxa"/>
          </w:tcPr>
          <w:p w14:paraId="01A53A14" w14:textId="77777777" w:rsidR="002D27DA" w:rsidDel="009D24A2" w:rsidRDefault="002D27DA" w:rsidP="00E36049">
            <w:pPr>
              <w:rPr>
                <w:del w:id="1589" w:author="Francis Moigula" w:date="2026-06-04T18:01:00Z" w16du:dateUtc="2026-06-04T23:01:00Z"/>
              </w:rPr>
            </w:pPr>
            <w:del w:id="1590" w:author="Francis Moigula" w:date="2026-06-04T18:01:00Z" w16du:dateUtc="2026-06-04T23:01:00Z">
              <w:r w:rsidDel="009D24A2">
                <w:delText>Sample documents (minimum 10 per use case)</w:delText>
              </w:r>
              <w:bookmarkStart w:id="1591" w:name="_Toc231542614"/>
              <w:bookmarkStart w:id="1592" w:name="_Toc231543440"/>
              <w:bookmarkStart w:id="1593" w:name="_Toc231549327"/>
              <w:bookmarkStart w:id="1594" w:name="_Toc231552380"/>
              <w:bookmarkStart w:id="1595" w:name="_Toc231555195"/>
              <w:bookmarkEnd w:id="1591"/>
              <w:bookmarkEnd w:id="1592"/>
              <w:bookmarkEnd w:id="1593"/>
              <w:bookmarkEnd w:id="1594"/>
              <w:bookmarkEnd w:id="1595"/>
            </w:del>
          </w:p>
        </w:tc>
        <w:tc>
          <w:tcPr>
            <w:tcW w:w="6803" w:type="dxa"/>
          </w:tcPr>
          <w:p w14:paraId="3AB1C019" w14:textId="77777777" w:rsidR="002D27DA" w:rsidDel="009D24A2" w:rsidRDefault="002D27DA" w:rsidP="00E36049">
            <w:pPr>
              <w:rPr>
                <w:del w:id="1596" w:author="Francis Moigula" w:date="2026-06-04T18:01:00Z" w16du:dateUtc="2026-06-04T23:01:00Z"/>
              </w:rPr>
            </w:pPr>
            <w:del w:id="1597" w:author="Francis Moigula" w:date="2026-06-04T18:01:00Z" w16du:dateUtc="2026-06-04T23:01:00Z">
              <w:r w:rsidDel="009D24A2">
                <w:delText xml:space="preserve">Representative of production format diversity. Cleared for non-production use (no data residency, classification, or legal holds). If redaction is required, completed by client before Week 1. Redaction may result in reduced accuracy. </w:delText>
              </w:r>
              <w:bookmarkStart w:id="1598" w:name="_Toc231542615"/>
              <w:bookmarkStart w:id="1599" w:name="_Toc231543441"/>
              <w:bookmarkStart w:id="1600" w:name="_Toc231549328"/>
              <w:bookmarkStart w:id="1601" w:name="_Toc231552381"/>
              <w:bookmarkStart w:id="1602" w:name="_Toc231555196"/>
              <w:bookmarkEnd w:id="1598"/>
              <w:bookmarkEnd w:id="1599"/>
              <w:bookmarkEnd w:id="1600"/>
              <w:bookmarkEnd w:id="1601"/>
              <w:bookmarkEnd w:id="1602"/>
            </w:del>
          </w:p>
        </w:tc>
        <w:bookmarkStart w:id="1603" w:name="_Toc231542616"/>
        <w:bookmarkStart w:id="1604" w:name="_Toc231543442"/>
        <w:bookmarkStart w:id="1605" w:name="_Toc231549329"/>
        <w:bookmarkStart w:id="1606" w:name="_Toc231552382"/>
        <w:bookmarkStart w:id="1607" w:name="_Toc231555197"/>
        <w:bookmarkEnd w:id="1603"/>
        <w:bookmarkEnd w:id="1604"/>
        <w:bookmarkEnd w:id="1605"/>
        <w:bookmarkEnd w:id="1606"/>
        <w:bookmarkEnd w:id="1607"/>
      </w:tr>
      <w:tr w:rsidR="002D27DA" w:rsidDel="009D24A2" w14:paraId="27693B99" w14:textId="480651A9" w:rsidTr="002D27DA">
        <w:trPr>
          <w:cnfStyle w:val="000000010000" w:firstRow="0" w:lastRow="0" w:firstColumn="0" w:lastColumn="0" w:oddVBand="0" w:evenVBand="0" w:oddHBand="0" w:evenHBand="1" w:firstRowFirstColumn="0" w:firstRowLastColumn="0" w:lastRowFirstColumn="0" w:lastRowLastColumn="0"/>
          <w:del w:id="1608" w:author="Francis Moigula" w:date="2026-06-04T18:01:00Z"/>
        </w:trPr>
        <w:tc>
          <w:tcPr>
            <w:tcW w:w="567" w:type="dxa"/>
          </w:tcPr>
          <w:p w14:paraId="745CB24B" w14:textId="77777777" w:rsidR="002D27DA" w:rsidDel="009D24A2" w:rsidRDefault="002D27DA" w:rsidP="00E36049">
            <w:pPr>
              <w:rPr>
                <w:del w:id="1609" w:author="Francis Moigula" w:date="2026-06-04T18:01:00Z" w16du:dateUtc="2026-06-04T23:01:00Z"/>
              </w:rPr>
            </w:pPr>
            <w:del w:id="1610" w:author="Francis Moigula" w:date="2026-06-04T18:01:00Z" w16du:dateUtc="2026-06-04T23:01:00Z">
              <w:r w:rsidDel="009D24A2">
                <w:delText>6</w:delText>
              </w:r>
              <w:bookmarkStart w:id="1611" w:name="_Toc231542617"/>
              <w:bookmarkStart w:id="1612" w:name="_Toc231543443"/>
              <w:bookmarkStart w:id="1613" w:name="_Toc231549330"/>
              <w:bookmarkStart w:id="1614" w:name="_Toc231552383"/>
              <w:bookmarkStart w:id="1615" w:name="_Toc231555198"/>
              <w:bookmarkEnd w:id="1611"/>
              <w:bookmarkEnd w:id="1612"/>
              <w:bookmarkEnd w:id="1613"/>
              <w:bookmarkEnd w:id="1614"/>
              <w:bookmarkEnd w:id="1615"/>
            </w:del>
          </w:p>
        </w:tc>
        <w:tc>
          <w:tcPr>
            <w:tcW w:w="2835" w:type="dxa"/>
          </w:tcPr>
          <w:p w14:paraId="2330E2F4" w14:textId="77777777" w:rsidR="002D27DA" w:rsidDel="009D24A2" w:rsidRDefault="002D27DA" w:rsidP="00E36049">
            <w:pPr>
              <w:rPr>
                <w:del w:id="1616" w:author="Francis Moigula" w:date="2026-06-04T18:01:00Z" w16du:dateUtc="2026-06-04T23:01:00Z"/>
              </w:rPr>
            </w:pPr>
            <w:del w:id="1617" w:author="Francis Moigula" w:date="2026-06-04T18:01:00Z" w16du:dateUtc="2026-06-04T23:01:00Z">
              <w:r w:rsidDel="009D24A2">
                <w:delText>Dynatrace and/or ServiceNow API credentials (UC2)</w:delText>
              </w:r>
              <w:bookmarkStart w:id="1618" w:name="_Toc231542618"/>
              <w:bookmarkStart w:id="1619" w:name="_Toc231543444"/>
              <w:bookmarkStart w:id="1620" w:name="_Toc231549331"/>
              <w:bookmarkStart w:id="1621" w:name="_Toc231552384"/>
              <w:bookmarkStart w:id="1622" w:name="_Toc231555199"/>
              <w:bookmarkEnd w:id="1618"/>
              <w:bookmarkEnd w:id="1619"/>
              <w:bookmarkEnd w:id="1620"/>
              <w:bookmarkEnd w:id="1621"/>
              <w:bookmarkEnd w:id="1622"/>
            </w:del>
          </w:p>
        </w:tc>
        <w:tc>
          <w:tcPr>
            <w:tcW w:w="6803" w:type="dxa"/>
          </w:tcPr>
          <w:p w14:paraId="257F8049" w14:textId="77777777" w:rsidR="002D27DA" w:rsidDel="009D24A2" w:rsidRDefault="002D27DA" w:rsidP="00E36049">
            <w:pPr>
              <w:rPr>
                <w:del w:id="1623" w:author="Francis Moigula" w:date="2026-06-04T18:01:00Z" w16du:dateUtc="2026-06-04T23:01:00Z"/>
              </w:rPr>
            </w:pPr>
            <w:del w:id="1624" w:author="Francis Moigula" w:date="2026-06-04T18:01:00Z" w16du:dateUtc="2026-06-04T23:01:00Z">
              <w:r w:rsidDel="009D24A2">
                <w:delText>Confirmed read access with tested connectivity from Azure. Service account creation, security reviews, or firewall changes completed in Week 0. If blocked on Week 1 Day 1, UC2 proceeds with stubbed data only.</w:delText>
              </w:r>
              <w:bookmarkStart w:id="1625" w:name="_Toc231542619"/>
              <w:bookmarkStart w:id="1626" w:name="_Toc231543445"/>
              <w:bookmarkStart w:id="1627" w:name="_Toc231549332"/>
              <w:bookmarkStart w:id="1628" w:name="_Toc231552385"/>
              <w:bookmarkStart w:id="1629" w:name="_Toc231555200"/>
              <w:bookmarkEnd w:id="1625"/>
              <w:bookmarkEnd w:id="1626"/>
              <w:bookmarkEnd w:id="1627"/>
              <w:bookmarkEnd w:id="1628"/>
              <w:bookmarkEnd w:id="1629"/>
            </w:del>
          </w:p>
        </w:tc>
        <w:bookmarkStart w:id="1630" w:name="_Toc231542620"/>
        <w:bookmarkStart w:id="1631" w:name="_Toc231543446"/>
        <w:bookmarkStart w:id="1632" w:name="_Toc231549333"/>
        <w:bookmarkStart w:id="1633" w:name="_Toc231552386"/>
        <w:bookmarkStart w:id="1634" w:name="_Toc231555201"/>
        <w:bookmarkEnd w:id="1630"/>
        <w:bookmarkEnd w:id="1631"/>
        <w:bookmarkEnd w:id="1632"/>
        <w:bookmarkEnd w:id="1633"/>
        <w:bookmarkEnd w:id="1634"/>
      </w:tr>
      <w:tr w:rsidR="002D27DA" w:rsidDel="009D24A2" w14:paraId="3AA37690" w14:textId="59BEA08D" w:rsidTr="002D27DA">
        <w:trPr>
          <w:cnfStyle w:val="000000100000" w:firstRow="0" w:lastRow="0" w:firstColumn="0" w:lastColumn="0" w:oddVBand="0" w:evenVBand="0" w:oddHBand="1" w:evenHBand="0" w:firstRowFirstColumn="0" w:firstRowLastColumn="0" w:lastRowFirstColumn="0" w:lastRowLastColumn="0"/>
          <w:del w:id="1635" w:author="Francis Moigula" w:date="2026-06-04T18:01:00Z"/>
        </w:trPr>
        <w:tc>
          <w:tcPr>
            <w:tcW w:w="567" w:type="dxa"/>
          </w:tcPr>
          <w:p w14:paraId="0B203693" w14:textId="77777777" w:rsidR="002D27DA" w:rsidDel="009D24A2" w:rsidRDefault="002D27DA" w:rsidP="00E36049">
            <w:pPr>
              <w:rPr>
                <w:del w:id="1636" w:author="Francis Moigula" w:date="2026-06-04T18:01:00Z" w16du:dateUtc="2026-06-04T23:01:00Z"/>
              </w:rPr>
            </w:pPr>
            <w:del w:id="1637" w:author="Francis Moigula" w:date="2026-06-04T18:01:00Z" w16du:dateUtc="2026-06-04T23:01:00Z">
              <w:r w:rsidDel="009D24A2">
                <w:delText>7</w:delText>
              </w:r>
              <w:bookmarkStart w:id="1638" w:name="_Toc231542621"/>
              <w:bookmarkStart w:id="1639" w:name="_Toc231543447"/>
              <w:bookmarkStart w:id="1640" w:name="_Toc231549334"/>
              <w:bookmarkStart w:id="1641" w:name="_Toc231552387"/>
              <w:bookmarkStart w:id="1642" w:name="_Toc231555202"/>
              <w:bookmarkEnd w:id="1638"/>
              <w:bookmarkEnd w:id="1639"/>
              <w:bookmarkEnd w:id="1640"/>
              <w:bookmarkEnd w:id="1641"/>
              <w:bookmarkEnd w:id="1642"/>
            </w:del>
          </w:p>
        </w:tc>
        <w:tc>
          <w:tcPr>
            <w:tcW w:w="2835" w:type="dxa"/>
          </w:tcPr>
          <w:p w14:paraId="6DDA5EA5" w14:textId="77777777" w:rsidR="002D27DA" w:rsidDel="009D24A2" w:rsidRDefault="002D27DA" w:rsidP="00E36049">
            <w:pPr>
              <w:rPr>
                <w:del w:id="1643" w:author="Francis Moigula" w:date="2026-06-04T18:01:00Z" w16du:dateUtc="2026-06-04T23:01:00Z"/>
              </w:rPr>
            </w:pPr>
            <w:del w:id="1644" w:author="Francis Moigula" w:date="2026-06-04T18:01:00Z" w16du:dateUtc="2026-06-04T23:01:00Z">
              <w:r w:rsidDel="009D24A2">
                <w:delText>Azure Policy exceptions (if applicable)</w:delText>
              </w:r>
              <w:bookmarkStart w:id="1645" w:name="_Toc231542622"/>
              <w:bookmarkStart w:id="1646" w:name="_Toc231543448"/>
              <w:bookmarkStart w:id="1647" w:name="_Toc231549335"/>
              <w:bookmarkStart w:id="1648" w:name="_Toc231552388"/>
              <w:bookmarkStart w:id="1649" w:name="_Toc231555203"/>
              <w:bookmarkEnd w:id="1645"/>
              <w:bookmarkEnd w:id="1646"/>
              <w:bookmarkEnd w:id="1647"/>
              <w:bookmarkEnd w:id="1648"/>
              <w:bookmarkEnd w:id="1649"/>
            </w:del>
          </w:p>
        </w:tc>
        <w:tc>
          <w:tcPr>
            <w:tcW w:w="6803" w:type="dxa"/>
          </w:tcPr>
          <w:p w14:paraId="6D6DD773" w14:textId="77777777" w:rsidR="002D27DA" w:rsidDel="009D24A2" w:rsidRDefault="002D27DA" w:rsidP="00E36049">
            <w:pPr>
              <w:rPr>
                <w:del w:id="1650" w:author="Francis Moigula" w:date="2026-06-04T18:01:00Z" w16du:dateUtc="2026-06-04T23:01:00Z"/>
              </w:rPr>
            </w:pPr>
            <w:del w:id="1651" w:author="Francis Moigula" w:date="2026-06-04T18:01:00Z" w16du:dateUtc="2026-06-04T23:01:00Z">
              <w:r w:rsidDel="009D24A2">
                <w:delText>No restrictive policies blocking deployment of Azure AI services or restricting regions where Foundry + Claude are available.</w:delText>
              </w:r>
              <w:bookmarkStart w:id="1652" w:name="_Toc231542623"/>
              <w:bookmarkStart w:id="1653" w:name="_Toc231543449"/>
              <w:bookmarkStart w:id="1654" w:name="_Toc231549336"/>
              <w:bookmarkStart w:id="1655" w:name="_Toc231552389"/>
              <w:bookmarkStart w:id="1656" w:name="_Toc231555204"/>
              <w:bookmarkEnd w:id="1652"/>
              <w:bookmarkEnd w:id="1653"/>
              <w:bookmarkEnd w:id="1654"/>
              <w:bookmarkEnd w:id="1655"/>
              <w:bookmarkEnd w:id="1656"/>
            </w:del>
          </w:p>
          <w:p w14:paraId="5C4ABF8D" w14:textId="77777777" w:rsidR="002D27DA" w:rsidDel="009D24A2" w:rsidRDefault="002D27DA" w:rsidP="00E36049">
            <w:pPr>
              <w:rPr>
                <w:del w:id="1657" w:author="Francis Moigula" w:date="2026-06-04T18:01:00Z" w16du:dateUtc="2026-06-04T23:01:00Z"/>
              </w:rPr>
            </w:pPr>
            <w:del w:id="1658" w:author="Francis Moigula" w:date="2026-06-04T18:01:00Z" w16du:dateUtc="2026-06-04T23:01:00Z">
              <w:r w:rsidRPr="00D60002" w:rsidDel="009D24A2">
                <w:delText xml:space="preserve">For the non-production build environment, public PaaS endpoints with Entra ID authentication and TLS encryption are acceptable. Private Endpoint configuration (VNET design, private DNS zones, subnet planning) </w:delText>
              </w:r>
              <w:r w:rsidDel="009D24A2">
                <w:delText>can add</w:delText>
              </w:r>
              <w:r w:rsidRPr="00D60002" w:rsidDel="009D24A2">
                <w:delText xml:space="preserve"> 1–2 weeks and is deferred to production promotion </w:delText>
              </w:r>
              <w:r w:rsidDel="009D24A2">
                <w:delText>-</w:delText>
              </w:r>
              <w:r w:rsidRPr="00D60002" w:rsidDel="009D24A2">
                <w:delText xml:space="preserve"> where it is expected and recommended. If Ford requires</w:delText>
              </w:r>
              <w:r w:rsidDel="009D24A2">
                <w:delText xml:space="preserve"> Private Endpoints </w:delText>
              </w:r>
              <w:r w:rsidRPr="00D60002" w:rsidDel="009D24A2">
                <w:delText xml:space="preserve">even </w:delText>
              </w:r>
              <w:r w:rsidDel="009D24A2">
                <w:delText xml:space="preserve">for </w:delText>
              </w:r>
              <w:r w:rsidRPr="00D60002" w:rsidDel="009D24A2">
                <w:delText>non-production, this must be resolved in Week 0 with VNET specs provided by Ford Network Security.</w:delText>
              </w:r>
              <w:bookmarkStart w:id="1659" w:name="_Toc231542624"/>
              <w:bookmarkStart w:id="1660" w:name="_Toc231543450"/>
              <w:bookmarkStart w:id="1661" w:name="_Toc231549337"/>
              <w:bookmarkStart w:id="1662" w:name="_Toc231552390"/>
              <w:bookmarkStart w:id="1663" w:name="_Toc231555205"/>
              <w:bookmarkEnd w:id="1659"/>
              <w:bookmarkEnd w:id="1660"/>
              <w:bookmarkEnd w:id="1661"/>
              <w:bookmarkEnd w:id="1662"/>
              <w:bookmarkEnd w:id="1663"/>
            </w:del>
          </w:p>
        </w:tc>
        <w:bookmarkStart w:id="1664" w:name="_Toc231542625"/>
        <w:bookmarkStart w:id="1665" w:name="_Toc231543451"/>
        <w:bookmarkStart w:id="1666" w:name="_Toc231549338"/>
        <w:bookmarkStart w:id="1667" w:name="_Toc231552391"/>
        <w:bookmarkStart w:id="1668" w:name="_Toc231555206"/>
        <w:bookmarkEnd w:id="1664"/>
        <w:bookmarkEnd w:id="1665"/>
        <w:bookmarkEnd w:id="1666"/>
        <w:bookmarkEnd w:id="1667"/>
        <w:bookmarkEnd w:id="1668"/>
      </w:tr>
      <w:tr w:rsidR="002D27DA" w:rsidDel="009D24A2" w14:paraId="7BFFA36B" w14:textId="0B63851B" w:rsidTr="002D27DA">
        <w:trPr>
          <w:cnfStyle w:val="000000010000" w:firstRow="0" w:lastRow="0" w:firstColumn="0" w:lastColumn="0" w:oddVBand="0" w:evenVBand="0" w:oddHBand="0" w:evenHBand="1" w:firstRowFirstColumn="0" w:firstRowLastColumn="0" w:lastRowFirstColumn="0" w:lastRowLastColumn="0"/>
          <w:del w:id="1669" w:author="Francis Moigula" w:date="2026-06-04T18:01:00Z"/>
        </w:trPr>
        <w:tc>
          <w:tcPr>
            <w:tcW w:w="567" w:type="dxa"/>
          </w:tcPr>
          <w:p w14:paraId="2C085332" w14:textId="77777777" w:rsidR="002D27DA" w:rsidDel="009D24A2" w:rsidRDefault="002D27DA" w:rsidP="00E36049">
            <w:pPr>
              <w:rPr>
                <w:del w:id="1670" w:author="Francis Moigula" w:date="2026-06-04T18:01:00Z" w16du:dateUtc="2026-06-04T23:01:00Z"/>
              </w:rPr>
            </w:pPr>
            <w:del w:id="1671" w:author="Francis Moigula" w:date="2026-06-04T18:01:00Z" w16du:dateUtc="2026-06-04T23:01:00Z">
              <w:r w:rsidDel="009D24A2">
                <w:delText>8</w:delText>
              </w:r>
              <w:bookmarkStart w:id="1672" w:name="_Toc231542626"/>
              <w:bookmarkStart w:id="1673" w:name="_Toc231543452"/>
              <w:bookmarkStart w:id="1674" w:name="_Toc231549339"/>
              <w:bookmarkStart w:id="1675" w:name="_Toc231552392"/>
              <w:bookmarkStart w:id="1676" w:name="_Toc231555207"/>
              <w:bookmarkEnd w:id="1672"/>
              <w:bookmarkEnd w:id="1673"/>
              <w:bookmarkEnd w:id="1674"/>
              <w:bookmarkEnd w:id="1675"/>
              <w:bookmarkEnd w:id="1676"/>
            </w:del>
          </w:p>
        </w:tc>
        <w:tc>
          <w:tcPr>
            <w:tcW w:w="2835" w:type="dxa"/>
          </w:tcPr>
          <w:p w14:paraId="566C79AF" w14:textId="77777777" w:rsidR="002D27DA" w:rsidDel="009D24A2" w:rsidRDefault="002D27DA" w:rsidP="00E36049">
            <w:pPr>
              <w:rPr>
                <w:del w:id="1677" w:author="Francis Moigula" w:date="2026-06-04T18:01:00Z" w16du:dateUtc="2026-06-04T23:01:00Z"/>
              </w:rPr>
            </w:pPr>
            <w:del w:id="1678" w:author="Francis Moigula" w:date="2026-06-04T18:01:00Z" w16du:dateUtc="2026-06-04T23:01:00Z">
              <w:r w:rsidDel="009D24A2">
                <w:delText>GitHub Copilot licenses for delivery team</w:delText>
              </w:r>
              <w:bookmarkStart w:id="1679" w:name="_Toc231542627"/>
              <w:bookmarkStart w:id="1680" w:name="_Toc231543453"/>
              <w:bookmarkStart w:id="1681" w:name="_Toc231549340"/>
              <w:bookmarkStart w:id="1682" w:name="_Toc231552393"/>
              <w:bookmarkStart w:id="1683" w:name="_Toc231555208"/>
              <w:bookmarkEnd w:id="1679"/>
              <w:bookmarkEnd w:id="1680"/>
              <w:bookmarkEnd w:id="1681"/>
              <w:bookmarkEnd w:id="1682"/>
              <w:bookmarkEnd w:id="1683"/>
            </w:del>
          </w:p>
        </w:tc>
        <w:tc>
          <w:tcPr>
            <w:tcW w:w="6803" w:type="dxa"/>
          </w:tcPr>
          <w:p w14:paraId="1A850438" w14:textId="77777777" w:rsidR="002D27DA" w:rsidDel="009D24A2" w:rsidRDefault="002D27DA" w:rsidP="00E36049">
            <w:pPr>
              <w:rPr>
                <w:del w:id="1684" w:author="Francis Moigula" w:date="2026-06-04T18:01:00Z" w16du:dateUtc="2026-06-04T23:01:00Z"/>
              </w:rPr>
            </w:pPr>
            <w:del w:id="1685" w:author="Francis Moigula" w:date="2026-06-04T18:01:00Z" w16du:dateUtc="2026-06-04T23:01:00Z">
              <w:r w:rsidDel="009D24A2">
                <w:delText>Business or Enterprise tier with access to Claude Opus 4.6 model (minimum). No throttling or rate caps. Policy allows Chat, Inline, and Agent modes with premium model selection. Team will strive to use more cost-effective models where viable.</w:delText>
              </w:r>
              <w:bookmarkStart w:id="1686" w:name="_Toc231542628"/>
              <w:bookmarkStart w:id="1687" w:name="_Toc231543454"/>
              <w:bookmarkStart w:id="1688" w:name="_Toc231549341"/>
              <w:bookmarkStart w:id="1689" w:name="_Toc231552394"/>
              <w:bookmarkStart w:id="1690" w:name="_Toc231555209"/>
              <w:bookmarkEnd w:id="1686"/>
              <w:bookmarkEnd w:id="1687"/>
              <w:bookmarkEnd w:id="1688"/>
              <w:bookmarkEnd w:id="1689"/>
              <w:bookmarkEnd w:id="1690"/>
            </w:del>
          </w:p>
        </w:tc>
        <w:bookmarkStart w:id="1691" w:name="_Toc231542629"/>
        <w:bookmarkStart w:id="1692" w:name="_Toc231543455"/>
        <w:bookmarkStart w:id="1693" w:name="_Toc231549342"/>
        <w:bookmarkStart w:id="1694" w:name="_Toc231552395"/>
        <w:bookmarkStart w:id="1695" w:name="_Toc231555210"/>
        <w:bookmarkEnd w:id="1691"/>
        <w:bookmarkEnd w:id="1692"/>
        <w:bookmarkEnd w:id="1693"/>
        <w:bookmarkEnd w:id="1694"/>
        <w:bookmarkEnd w:id="1695"/>
      </w:tr>
      <w:tr w:rsidR="002D27DA" w:rsidDel="009D24A2" w14:paraId="56A65E44" w14:textId="7C5516BF" w:rsidTr="002D27DA">
        <w:trPr>
          <w:cnfStyle w:val="000000100000" w:firstRow="0" w:lastRow="0" w:firstColumn="0" w:lastColumn="0" w:oddVBand="0" w:evenVBand="0" w:oddHBand="1" w:evenHBand="0" w:firstRowFirstColumn="0" w:firstRowLastColumn="0" w:lastRowFirstColumn="0" w:lastRowLastColumn="0"/>
          <w:del w:id="1696" w:author="Francis Moigula" w:date="2026-06-04T18:01:00Z"/>
        </w:trPr>
        <w:tc>
          <w:tcPr>
            <w:tcW w:w="567" w:type="dxa"/>
          </w:tcPr>
          <w:p w14:paraId="192D403A" w14:textId="77777777" w:rsidR="002D27DA" w:rsidDel="009D24A2" w:rsidRDefault="002D27DA" w:rsidP="00E36049">
            <w:pPr>
              <w:rPr>
                <w:del w:id="1697" w:author="Francis Moigula" w:date="2026-06-04T18:01:00Z" w16du:dateUtc="2026-06-04T23:01:00Z"/>
              </w:rPr>
            </w:pPr>
            <w:del w:id="1698" w:author="Francis Moigula" w:date="2026-06-04T18:01:00Z" w16du:dateUtc="2026-06-04T23:01:00Z">
              <w:r w:rsidDel="009D24A2">
                <w:delText>9</w:delText>
              </w:r>
              <w:bookmarkStart w:id="1699" w:name="_Toc231542630"/>
              <w:bookmarkStart w:id="1700" w:name="_Toc231543456"/>
              <w:bookmarkStart w:id="1701" w:name="_Toc231549343"/>
              <w:bookmarkStart w:id="1702" w:name="_Toc231552396"/>
              <w:bookmarkStart w:id="1703" w:name="_Toc231555211"/>
              <w:bookmarkEnd w:id="1699"/>
              <w:bookmarkEnd w:id="1700"/>
              <w:bookmarkEnd w:id="1701"/>
              <w:bookmarkEnd w:id="1702"/>
              <w:bookmarkEnd w:id="1703"/>
            </w:del>
          </w:p>
        </w:tc>
        <w:tc>
          <w:tcPr>
            <w:tcW w:w="2835" w:type="dxa"/>
          </w:tcPr>
          <w:p w14:paraId="7805AA63" w14:textId="77777777" w:rsidR="002D27DA" w:rsidDel="009D24A2" w:rsidRDefault="002D27DA" w:rsidP="00E36049">
            <w:pPr>
              <w:rPr>
                <w:del w:id="1704" w:author="Francis Moigula" w:date="2026-06-04T18:01:00Z" w16du:dateUtc="2026-06-04T23:01:00Z"/>
              </w:rPr>
            </w:pPr>
            <w:del w:id="1705" w:author="Francis Moigula" w:date="2026-06-04T18:01:00Z" w16du:dateUtc="2026-06-04T23:01:00Z">
              <w:r w:rsidDel="009D24A2">
                <w:delText>Entra ID App Registration</w:delText>
              </w:r>
              <w:bookmarkStart w:id="1706" w:name="_Toc231542631"/>
              <w:bookmarkStart w:id="1707" w:name="_Toc231543457"/>
              <w:bookmarkStart w:id="1708" w:name="_Toc231549344"/>
              <w:bookmarkStart w:id="1709" w:name="_Toc231552397"/>
              <w:bookmarkStart w:id="1710" w:name="_Toc231555212"/>
              <w:bookmarkEnd w:id="1706"/>
              <w:bookmarkEnd w:id="1707"/>
              <w:bookmarkEnd w:id="1708"/>
              <w:bookmarkEnd w:id="1709"/>
              <w:bookmarkEnd w:id="1710"/>
            </w:del>
          </w:p>
        </w:tc>
        <w:tc>
          <w:tcPr>
            <w:tcW w:w="6803" w:type="dxa"/>
          </w:tcPr>
          <w:p w14:paraId="0C669673" w14:textId="77777777" w:rsidR="002D27DA" w:rsidDel="009D24A2" w:rsidRDefault="002D27DA" w:rsidP="00E36049">
            <w:pPr>
              <w:rPr>
                <w:del w:id="1711" w:author="Francis Moigula" w:date="2026-06-04T18:01:00Z" w16du:dateUtc="2026-06-04T23:01:00Z"/>
              </w:rPr>
            </w:pPr>
            <w:del w:id="1712" w:author="Francis Moigula" w:date="2026-06-04T18:01:00Z" w16du:dateUtc="2026-06-04T23:01:00Z">
              <w:r w:rsidDel="009D24A2">
                <w:delText xml:space="preserve">Client Entra ID admin creates one app registration </w:delText>
              </w:r>
            </w:del>
            <w:del w:id="1713" w:author="Francis Moigula" w:date="2026-06-04T13:55:00Z" w16du:dateUtc="2026-06-04T18:55:00Z">
              <w:r w:rsidDel="00662D67">
                <w:delText xml:space="preserve">for </w:delText>
              </w:r>
              <w:r w:rsidDel="004C525E">
                <w:delText xml:space="preserve">the React </w:delText>
              </w:r>
              <w:r w:rsidDel="00662D67">
                <w:delText xml:space="preserve">UI </w:delText>
              </w:r>
            </w:del>
            <w:del w:id="1714" w:author="Francis Moigula" w:date="2026-06-04T18:01:00Z" w16du:dateUtc="2026-06-04T23:01:00Z">
              <w:r w:rsidDel="009D24A2">
                <w:delText>using specs provided by the delivery team (app name, type: SPA, single-tenant, User-Read delegated, ID tokens enabled). Client returns Application (client) ID and Tenant ID — these are Terraform input variables.</w:delText>
              </w:r>
              <w:bookmarkStart w:id="1715" w:name="_Toc231542632"/>
              <w:bookmarkStart w:id="1716" w:name="_Toc231543458"/>
              <w:bookmarkStart w:id="1717" w:name="_Toc231549345"/>
              <w:bookmarkStart w:id="1718" w:name="_Toc231552398"/>
              <w:bookmarkStart w:id="1719" w:name="_Toc231555213"/>
              <w:bookmarkEnd w:id="1715"/>
              <w:bookmarkEnd w:id="1716"/>
              <w:bookmarkEnd w:id="1717"/>
              <w:bookmarkEnd w:id="1718"/>
              <w:bookmarkEnd w:id="1719"/>
            </w:del>
          </w:p>
        </w:tc>
        <w:bookmarkStart w:id="1720" w:name="_Toc231542633"/>
        <w:bookmarkStart w:id="1721" w:name="_Toc231543459"/>
        <w:bookmarkStart w:id="1722" w:name="_Toc231549346"/>
        <w:bookmarkStart w:id="1723" w:name="_Toc231552399"/>
        <w:bookmarkStart w:id="1724" w:name="_Toc231555214"/>
        <w:bookmarkEnd w:id="1720"/>
        <w:bookmarkEnd w:id="1721"/>
        <w:bookmarkEnd w:id="1722"/>
        <w:bookmarkEnd w:id="1723"/>
        <w:bookmarkEnd w:id="1724"/>
      </w:tr>
      <w:tr w:rsidR="002D27DA" w:rsidDel="009D24A2" w14:paraId="072065F8" w14:textId="615817D7" w:rsidTr="002D27DA">
        <w:trPr>
          <w:cnfStyle w:val="000000010000" w:firstRow="0" w:lastRow="0" w:firstColumn="0" w:lastColumn="0" w:oddVBand="0" w:evenVBand="0" w:oddHBand="0" w:evenHBand="1" w:firstRowFirstColumn="0" w:firstRowLastColumn="0" w:lastRowFirstColumn="0" w:lastRowLastColumn="0"/>
          <w:del w:id="1725" w:author="Francis Moigula" w:date="2026-06-04T18:01:00Z"/>
        </w:trPr>
        <w:tc>
          <w:tcPr>
            <w:tcW w:w="567" w:type="dxa"/>
          </w:tcPr>
          <w:p w14:paraId="477B4226" w14:textId="77777777" w:rsidR="002D27DA" w:rsidDel="009D24A2" w:rsidRDefault="002D27DA" w:rsidP="00E36049">
            <w:pPr>
              <w:rPr>
                <w:del w:id="1726" w:author="Francis Moigula" w:date="2026-06-04T18:01:00Z" w16du:dateUtc="2026-06-04T23:01:00Z"/>
              </w:rPr>
            </w:pPr>
            <w:del w:id="1727" w:author="Francis Moigula" w:date="2026-06-04T18:01:00Z" w16du:dateUtc="2026-06-04T23:01:00Z">
              <w:r w:rsidDel="009D24A2">
                <w:delText>10</w:delText>
              </w:r>
              <w:bookmarkStart w:id="1728" w:name="_Toc231542634"/>
              <w:bookmarkStart w:id="1729" w:name="_Toc231543460"/>
              <w:bookmarkStart w:id="1730" w:name="_Toc231549347"/>
              <w:bookmarkStart w:id="1731" w:name="_Toc231552400"/>
              <w:bookmarkStart w:id="1732" w:name="_Toc231555215"/>
              <w:bookmarkEnd w:id="1728"/>
              <w:bookmarkEnd w:id="1729"/>
              <w:bookmarkEnd w:id="1730"/>
              <w:bookmarkEnd w:id="1731"/>
              <w:bookmarkEnd w:id="1732"/>
            </w:del>
          </w:p>
        </w:tc>
        <w:tc>
          <w:tcPr>
            <w:tcW w:w="2835" w:type="dxa"/>
          </w:tcPr>
          <w:p w14:paraId="5EA597C6" w14:textId="77777777" w:rsidR="002D27DA" w:rsidDel="009D24A2" w:rsidRDefault="002D27DA" w:rsidP="00E36049">
            <w:pPr>
              <w:rPr>
                <w:del w:id="1733" w:author="Francis Moigula" w:date="2026-06-04T18:01:00Z" w16du:dateUtc="2026-06-04T23:01:00Z"/>
              </w:rPr>
            </w:pPr>
            <w:del w:id="1734" w:author="Francis Moigula" w:date="2026-06-04T18:01:00Z" w16du:dateUtc="2026-06-04T23:01:00Z">
              <w:r w:rsidDel="009D24A2">
                <w:delText>SharePoint site with document library access</w:delText>
              </w:r>
              <w:bookmarkStart w:id="1735" w:name="_Toc231542635"/>
              <w:bookmarkStart w:id="1736" w:name="_Toc231543461"/>
              <w:bookmarkStart w:id="1737" w:name="_Toc231549348"/>
              <w:bookmarkStart w:id="1738" w:name="_Toc231552401"/>
              <w:bookmarkStart w:id="1739" w:name="_Toc231555216"/>
              <w:bookmarkEnd w:id="1735"/>
              <w:bookmarkEnd w:id="1736"/>
              <w:bookmarkEnd w:id="1737"/>
              <w:bookmarkEnd w:id="1738"/>
              <w:bookmarkEnd w:id="1739"/>
            </w:del>
          </w:p>
        </w:tc>
        <w:tc>
          <w:tcPr>
            <w:tcW w:w="6803" w:type="dxa"/>
          </w:tcPr>
          <w:p w14:paraId="11BC7D52" w14:textId="77777777" w:rsidR="002D27DA" w:rsidDel="009D24A2" w:rsidRDefault="002D27DA" w:rsidP="00E36049">
            <w:pPr>
              <w:rPr>
                <w:del w:id="1740" w:author="Francis Moigula" w:date="2026-06-04T18:01:00Z" w16du:dateUtc="2026-06-04T23:01:00Z"/>
              </w:rPr>
            </w:pPr>
            <w:del w:id="1741" w:author="Francis Moigula" w:date="2026-06-04T18:01:00Z" w16du:dateUtc="2026-06-04T23:01:00Z">
              <w:r w:rsidDel="009D24A2">
                <w:delText>Non-production SharePoint site where sample documents are stored. Delivery team’s managed identity or service account has read access to the document library.</w:delText>
              </w:r>
              <w:bookmarkStart w:id="1742" w:name="_Toc231542636"/>
              <w:bookmarkStart w:id="1743" w:name="_Toc231543462"/>
              <w:bookmarkStart w:id="1744" w:name="_Toc231549349"/>
              <w:bookmarkStart w:id="1745" w:name="_Toc231552402"/>
              <w:bookmarkStart w:id="1746" w:name="_Toc231555217"/>
              <w:bookmarkEnd w:id="1742"/>
              <w:bookmarkEnd w:id="1743"/>
              <w:bookmarkEnd w:id="1744"/>
              <w:bookmarkEnd w:id="1745"/>
              <w:bookmarkEnd w:id="1746"/>
            </w:del>
          </w:p>
        </w:tc>
        <w:bookmarkStart w:id="1747" w:name="_Toc231542637"/>
        <w:bookmarkStart w:id="1748" w:name="_Toc231543463"/>
        <w:bookmarkStart w:id="1749" w:name="_Toc231549350"/>
        <w:bookmarkStart w:id="1750" w:name="_Toc231552403"/>
        <w:bookmarkStart w:id="1751" w:name="_Toc231555218"/>
        <w:bookmarkEnd w:id="1747"/>
        <w:bookmarkEnd w:id="1748"/>
        <w:bookmarkEnd w:id="1749"/>
        <w:bookmarkEnd w:id="1750"/>
        <w:bookmarkEnd w:id="1751"/>
      </w:tr>
      <w:tr w:rsidR="002D27DA" w:rsidDel="009D24A2" w14:paraId="2AE9D634" w14:textId="0D7965D5" w:rsidTr="002D27DA">
        <w:trPr>
          <w:cnfStyle w:val="000000100000" w:firstRow="0" w:lastRow="0" w:firstColumn="0" w:lastColumn="0" w:oddVBand="0" w:evenVBand="0" w:oddHBand="1" w:evenHBand="0" w:firstRowFirstColumn="0" w:firstRowLastColumn="0" w:lastRowFirstColumn="0" w:lastRowLastColumn="0"/>
          <w:del w:id="1752" w:author="Francis Moigula" w:date="2026-06-04T18:01:00Z"/>
        </w:trPr>
        <w:tc>
          <w:tcPr>
            <w:tcW w:w="567" w:type="dxa"/>
          </w:tcPr>
          <w:p w14:paraId="00F490E5" w14:textId="77777777" w:rsidR="002D27DA" w:rsidDel="009D24A2" w:rsidRDefault="002D27DA" w:rsidP="00E36049">
            <w:pPr>
              <w:rPr>
                <w:del w:id="1753" w:author="Francis Moigula" w:date="2026-06-04T18:01:00Z" w16du:dateUtc="2026-06-04T23:01:00Z"/>
              </w:rPr>
            </w:pPr>
            <w:del w:id="1754" w:author="Francis Moigula" w:date="2026-06-04T18:01:00Z" w16du:dateUtc="2026-06-04T23:01:00Z">
              <w:r w:rsidDel="009D24A2">
                <w:delText>11</w:delText>
              </w:r>
              <w:bookmarkStart w:id="1755" w:name="_Toc231542638"/>
              <w:bookmarkStart w:id="1756" w:name="_Toc231543464"/>
              <w:bookmarkStart w:id="1757" w:name="_Toc231549351"/>
              <w:bookmarkStart w:id="1758" w:name="_Toc231552404"/>
              <w:bookmarkStart w:id="1759" w:name="_Toc231555219"/>
              <w:bookmarkEnd w:id="1755"/>
              <w:bookmarkEnd w:id="1756"/>
              <w:bookmarkEnd w:id="1757"/>
              <w:bookmarkEnd w:id="1758"/>
              <w:bookmarkEnd w:id="1759"/>
            </w:del>
          </w:p>
        </w:tc>
        <w:tc>
          <w:tcPr>
            <w:tcW w:w="2835" w:type="dxa"/>
          </w:tcPr>
          <w:p w14:paraId="416764B4" w14:textId="77777777" w:rsidR="002D27DA" w:rsidDel="009D24A2" w:rsidRDefault="002D27DA" w:rsidP="00E36049">
            <w:pPr>
              <w:rPr>
                <w:del w:id="1760" w:author="Francis Moigula" w:date="2026-06-04T18:01:00Z" w16du:dateUtc="2026-06-04T23:01:00Z"/>
              </w:rPr>
            </w:pPr>
            <w:del w:id="1761" w:author="Francis Moigula" w:date="2026-06-04T18:01:00Z" w16du:dateUtc="2026-06-04T23:01:00Z">
              <w:r w:rsidDel="009D24A2">
                <w:delText>GitHub repository with write access</w:delText>
              </w:r>
              <w:bookmarkStart w:id="1762" w:name="_Toc231542639"/>
              <w:bookmarkStart w:id="1763" w:name="_Toc231543465"/>
              <w:bookmarkStart w:id="1764" w:name="_Toc231549352"/>
              <w:bookmarkStart w:id="1765" w:name="_Toc231552405"/>
              <w:bookmarkStart w:id="1766" w:name="_Toc231555220"/>
              <w:bookmarkEnd w:id="1762"/>
              <w:bookmarkEnd w:id="1763"/>
              <w:bookmarkEnd w:id="1764"/>
              <w:bookmarkEnd w:id="1765"/>
              <w:bookmarkEnd w:id="1766"/>
            </w:del>
          </w:p>
        </w:tc>
        <w:tc>
          <w:tcPr>
            <w:tcW w:w="6803" w:type="dxa"/>
          </w:tcPr>
          <w:p w14:paraId="368F1A1F" w14:textId="77777777" w:rsidR="002D27DA" w:rsidDel="009D24A2" w:rsidRDefault="002D27DA" w:rsidP="00E36049">
            <w:pPr>
              <w:rPr>
                <w:del w:id="1767" w:author="Francis Moigula" w:date="2026-06-04T18:01:00Z" w16du:dateUtc="2026-06-04T23:01:00Z"/>
              </w:rPr>
            </w:pPr>
            <w:del w:id="1768" w:author="Francis Moigula" w:date="2026-06-04T18:01:00Z" w16du:dateUtc="2026-06-04T23:01:00Z">
              <w:r w:rsidDel="009D24A2">
                <w:delText>Repository where the delivery team can push code with CI/CD pipelines (GitHub Actions). Branch protection rules defined. Write access to main and ability to create branches.</w:delText>
              </w:r>
              <w:bookmarkStart w:id="1769" w:name="_Toc231542640"/>
              <w:bookmarkStart w:id="1770" w:name="_Toc231543466"/>
              <w:bookmarkStart w:id="1771" w:name="_Toc231549353"/>
              <w:bookmarkStart w:id="1772" w:name="_Toc231552406"/>
              <w:bookmarkStart w:id="1773" w:name="_Toc231555221"/>
              <w:bookmarkEnd w:id="1769"/>
              <w:bookmarkEnd w:id="1770"/>
              <w:bookmarkEnd w:id="1771"/>
              <w:bookmarkEnd w:id="1772"/>
              <w:bookmarkEnd w:id="1773"/>
            </w:del>
          </w:p>
        </w:tc>
        <w:bookmarkStart w:id="1774" w:name="_Toc231542641"/>
        <w:bookmarkStart w:id="1775" w:name="_Toc231543467"/>
        <w:bookmarkStart w:id="1776" w:name="_Toc231549354"/>
        <w:bookmarkStart w:id="1777" w:name="_Toc231552407"/>
        <w:bookmarkStart w:id="1778" w:name="_Toc231555222"/>
        <w:bookmarkEnd w:id="1774"/>
        <w:bookmarkEnd w:id="1775"/>
        <w:bookmarkEnd w:id="1776"/>
        <w:bookmarkEnd w:id="1777"/>
        <w:bookmarkEnd w:id="1778"/>
      </w:tr>
      <w:tr w:rsidR="002D27DA" w:rsidDel="009D24A2" w14:paraId="1E059588" w14:textId="21DC7105" w:rsidTr="002D27DA">
        <w:trPr>
          <w:cnfStyle w:val="000000010000" w:firstRow="0" w:lastRow="0" w:firstColumn="0" w:lastColumn="0" w:oddVBand="0" w:evenVBand="0" w:oddHBand="0" w:evenHBand="1" w:firstRowFirstColumn="0" w:firstRowLastColumn="0" w:lastRowFirstColumn="0" w:lastRowLastColumn="0"/>
          <w:del w:id="1779" w:author="Francis Moigula" w:date="2026-06-04T18:01:00Z"/>
        </w:trPr>
        <w:tc>
          <w:tcPr>
            <w:tcW w:w="567" w:type="dxa"/>
          </w:tcPr>
          <w:p w14:paraId="67CB528B" w14:textId="77777777" w:rsidR="002D27DA" w:rsidDel="009D24A2" w:rsidRDefault="002D27DA" w:rsidP="00E36049">
            <w:pPr>
              <w:rPr>
                <w:del w:id="1780" w:author="Francis Moigula" w:date="2026-06-04T18:01:00Z" w16du:dateUtc="2026-06-04T23:01:00Z"/>
              </w:rPr>
            </w:pPr>
            <w:del w:id="1781" w:author="Francis Moigula" w:date="2026-06-04T18:01:00Z" w16du:dateUtc="2026-06-04T23:01:00Z">
              <w:r w:rsidDel="009D24A2">
                <w:delText>12</w:delText>
              </w:r>
              <w:bookmarkStart w:id="1782" w:name="_Toc231542642"/>
              <w:bookmarkStart w:id="1783" w:name="_Toc231543468"/>
              <w:bookmarkStart w:id="1784" w:name="_Toc231549355"/>
              <w:bookmarkStart w:id="1785" w:name="_Toc231552408"/>
              <w:bookmarkStart w:id="1786" w:name="_Toc231555223"/>
              <w:bookmarkEnd w:id="1782"/>
              <w:bookmarkEnd w:id="1783"/>
              <w:bookmarkEnd w:id="1784"/>
              <w:bookmarkEnd w:id="1785"/>
              <w:bookmarkEnd w:id="1786"/>
            </w:del>
          </w:p>
        </w:tc>
        <w:tc>
          <w:tcPr>
            <w:tcW w:w="2835" w:type="dxa"/>
          </w:tcPr>
          <w:p w14:paraId="7E2A8D89" w14:textId="77777777" w:rsidR="002D27DA" w:rsidDel="009D24A2" w:rsidRDefault="002D27DA" w:rsidP="00E36049">
            <w:pPr>
              <w:rPr>
                <w:del w:id="1787" w:author="Francis Moigula" w:date="2026-06-04T18:01:00Z" w16du:dateUtc="2026-06-04T23:01:00Z"/>
              </w:rPr>
            </w:pPr>
            <w:del w:id="1788" w:author="Francis Moigula" w:date="2026-06-04T18:01:00Z" w16du:dateUtc="2026-06-04T23:01:00Z">
              <w:r w:rsidDel="009D24A2">
                <w:delText>Network and firewall exceptions</w:delText>
              </w:r>
              <w:bookmarkStart w:id="1789" w:name="_Toc231542643"/>
              <w:bookmarkStart w:id="1790" w:name="_Toc231543469"/>
              <w:bookmarkStart w:id="1791" w:name="_Toc231549356"/>
              <w:bookmarkStart w:id="1792" w:name="_Toc231552409"/>
              <w:bookmarkStart w:id="1793" w:name="_Toc231555224"/>
              <w:bookmarkEnd w:id="1789"/>
              <w:bookmarkEnd w:id="1790"/>
              <w:bookmarkEnd w:id="1791"/>
              <w:bookmarkEnd w:id="1792"/>
              <w:bookmarkEnd w:id="1793"/>
            </w:del>
          </w:p>
        </w:tc>
        <w:tc>
          <w:tcPr>
            <w:tcW w:w="6803" w:type="dxa"/>
          </w:tcPr>
          <w:p w14:paraId="4184C851" w14:textId="77777777" w:rsidR="002D27DA" w:rsidDel="009D24A2" w:rsidRDefault="002D27DA" w:rsidP="00E36049">
            <w:pPr>
              <w:rPr>
                <w:del w:id="1794" w:author="Francis Moigula" w:date="2026-06-04T18:01:00Z" w16du:dateUtc="2026-06-04T23:01:00Z"/>
              </w:rPr>
            </w:pPr>
            <w:del w:id="1795" w:author="Francis Moigula" w:date="2026-06-04T18:01:00Z" w16du:dateUtc="2026-06-04T23:01:00Z">
              <w:r w:rsidDel="009D24A2">
                <w:delText>Azure PaaS can reach: Microsoft Foundry endpoints, Azure AI Search, SharePoint Online APIs, and (UC2) Dynatrace/ServiceNow API endpoints. No VPN-only restrictions requiring Private Endpoint setup within the delivery window unless provided prior to Week 1.</w:delText>
              </w:r>
              <w:bookmarkStart w:id="1796" w:name="_Toc231542644"/>
              <w:bookmarkStart w:id="1797" w:name="_Toc231543470"/>
              <w:bookmarkStart w:id="1798" w:name="_Toc231549357"/>
              <w:bookmarkStart w:id="1799" w:name="_Toc231552410"/>
              <w:bookmarkStart w:id="1800" w:name="_Toc231555225"/>
              <w:bookmarkEnd w:id="1796"/>
              <w:bookmarkEnd w:id="1797"/>
              <w:bookmarkEnd w:id="1798"/>
              <w:bookmarkEnd w:id="1799"/>
              <w:bookmarkEnd w:id="1800"/>
            </w:del>
          </w:p>
        </w:tc>
        <w:bookmarkStart w:id="1801" w:name="_Toc231542645"/>
        <w:bookmarkStart w:id="1802" w:name="_Toc231543471"/>
        <w:bookmarkStart w:id="1803" w:name="_Toc231549358"/>
        <w:bookmarkStart w:id="1804" w:name="_Toc231552411"/>
        <w:bookmarkStart w:id="1805" w:name="_Toc231555226"/>
        <w:bookmarkEnd w:id="1801"/>
        <w:bookmarkEnd w:id="1802"/>
        <w:bookmarkEnd w:id="1803"/>
        <w:bookmarkEnd w:id="1804"/>
        <w:bookmarkEnd w:id="1805"/>
      </w:tr>
      <w:tr w:rsidR="002D27DA" w:rsidDel="009D24A2" w14:paraId="22FDEBBA" w14:textId="360E0B9E" w:rsidTr="002D27DA">
        <w:trPr>
          <w:cnfStyle w:val="000000100000" w:firstRow="0" w:lastRow="0" w:firstColumn="0" w:lastColumn="0" w:oddVBand="0" w:evenVBand="0" w:oddHBand="1" w:evenHBand="0" w:firstRowFirstColumn="0" w:firstRowLastColumn="0" w:lastRowFirstColumn="0" w:lastRowLastColumn="0"/>
          <w:del w:id="1806" w:author="Francis Moigula" w:date="2026-06-04T18:01:00Z"/>
        </w:trPr>
        <w:tc>
          <w:tcPr>
            <w:tcW w:w="567" w:type="dxa"/>
          </w:tcPr>
          <w:p w14:paraId="57464E88" w14:textId="77777777" w:rsidR="002D27DA" w:rsidDel="009D24A2" w:rsidRDefault="002D27DA" w:rsidP="00E36049">
            <w:pPr>
              <w:rPr>
                <w:del w:id="1807" w:author="Francis Moigula" w:date="2026-06-04T18:01:00Z" w16du:dateUtc="2026-06-04T23:01:00Z"/>
              </w:rPr>
            </w:pPr>
            <w:del w:id="1808" w:author="Francis Moigula" w:date="2026-06-04T18:01:00Z" w16du:dateUtc="2026-06-04T23:01:00Z">
              <w:r w:rsidDel="009D24A2">
                <w:delText>13</w:delText>
              </w:r>
              <w:bookmarkStart w:id="1809" w:name="_Toc231542646"/>
              <w:bookmarkStart w:id="1810" w:name="_Toc231543472"/>
              <w:bookmarkStart w:id="1811" w:name="_Toc231549359"/>
              <w:bookmarkStart w:id="1812" w:name="_Toc231552412"/>
              <w:bookmarkStart w:id="1813" w:name="_Toc231555227"/>
              <w:bookmarkEnd w:id="1809"/>
              <w:bookmarkEnd w:id="1810"/>
              <w:bookmarkEnd w:id="1811"/>
              <w:bookmarkEnd w:id="1812"/>
              <w:bookmarkEnd w:id="1813"/>
            </w:del>
          </w:p>
        </w:tc>
        <w:tc>
          <w:tcPr>
            <w:tcW w:w="2835" w:type="dxa"/>
          </w:tcPr>
          <w:p w14:paraId="3F3FA63A" w14:textId="77777777" w:rsidR="002D27DA" w:rsidDel="009D24A2" w:rsidRDefault="002D27DA" w:rsidP="00E36049">
            <w:pPr>
              <w:rPr>
                <w:del w:id="1814" w:author="Francis Moigula" w:date="2026-06-04T18:01:00Z" w16du:dateUtc="2026-06-04T23:01:00Z"/>
              </w:rPr>
            </w:pPr>
            <w:del w:id="1815" w:author="Francis Moigula" w:date="2026-06-04T18:01:00Z" w16du:dateUtc="2026-06-04T23:01:00Z">
              <w:r w:rsidDel="009D24A2">
                <w:delText>Delivery team accounts and development environment</w:delText>
              </w:r>
              <w:bookmarkStart w:id="1816" w:name="_Toc231542647"/>
              <w:bookmarkStart w:id="1817" w:name="_Toc231543473"/>
              <w:bookmarkStart w:id="1818" w:name="_Toc231549360"/>
              <w:bookmarkStart w:id="1819" w:name="_Toc231552413"/>
              <w:bookmarkStart w:id="1820" w:name="_Toc231555228"/>
              <w:bookmarkEnd w:id="1816"/>
              <w:bookmarkEnd w:id="1817"/>
              <w:bookmarkEnd w:id="1818"/>
              <w:bookmarkEnd w:id="1819"/>
              <w:bookmarkEnd w:id="1820"/>
            </w:del>
          </w:p>
        </w:tc>
        <w:tc>
          <w:tcPr>
            <w:tcW w:w="6803" w:type="dxa"/>
          </w:tcPr>
          <w:p w14:paraId="07D8CB5A" w14:textId="77777777" w:rsidR="002D27DA" w:rsidDel="009D24A2" w:rsidRDefault="002D27DA" w:rsidP="00E36049">
            <w:pPr>
              <w:rPr>
                <w:del w:id="1821" w:author="Francis Moigula" w:date="2026-06-04T18:01:00Z" w16du:dateUtc="2026-06-04T23:01:00Z"/>
              </w:rPr>
            </w:pPr>
            <w:del w:id="1822" w:author="Francis Moigula" w:date="2026-06-04T18:01:00Z" w16du:dateUtc="2026-06-04T23:01:00Z">
              <w:r w:rsidDel="009D24A2">
                <w:delText xml:space="preserve">Entra ID accounts and virtual desktop or workstation access for delivery team members. Environment must permit installation of: Node.js 20+, Python 3.11+, Azure CLI, Git, VS Code + extensions, and outbound HTTPS to npm/PyPI/GitHub/Azure endpoints. Other potential dependencies will be reviewed by Ford upon request within 48 hours. </w:delText>
              </w:r>
              <w:bookmarkStart w:id="1823" w:name="_Toc231542648"/>
              <w:bookmarkStart w:id="1824" w:name="_Toc231543474"/>
              <w:bookmarkStart w:id="1825" w:name="_Toc231549361"/>
              <w:bookmarkStart w:id="1826" w:name="_Toc231552414"/>
              <w:bookmarkStart w:id="1827" w:name="_Toc231555229"/>
              <w:bookmarkEnd w:id="1823"/>
              <w:bookmarkEnd w:id="1824"/>
              <w:bookmarkEnd w:id="1825"/>
              <w:bookmarkEnd w:id="1826"/>
              <w:bookmarkEnd w:id="1827"/>
            </w:del>
          </w:p>
        </w:tc>
        <w:bookmarkStart w:id="1828" w:name="_Toc231542649"/>
        <w:bookmarkStart w:id="1829" w:name="_Toc231543475"/>
        <w:bookmarkStart w:id="1830" w:name="_Toc231549362"/>
        <w:bookmarkStart w:id="1831" w:name="_Toc231552415"/>
        <w:bookmarkStart w:id="1832" w:name="_Toc231555230"/>
        <w:bookmarkEnd w:id="1828"/>
        <w:bookmarkEnd w:id="1829"/>
        <w:bookmarkEnd w:id="1830"/>
        <w:bookmarkEnd w:id="1831"/>
        <w:bookmarkEnd w:id="1832"/>
      </w:tr>
      <w:tr w:rsidR="002D27DA" w:rsidDel="009D24A2" w14:paraId="4778A9A6" w14:textId="123C2A58" w:rsidTr="002D27DA">
        <w:trPr>
          <w:cnfStyle w:val="000000010000" w:firstRow="0" w:lastRow="0" w:firstColumn="0" w:lastColumn="0" w:oddVBand="0" w:evenVBand="0" w:oddHBand="0" w:evenHBand="1" w:firstRowFirstColumn="0" w:firstRowLastColumn="0" w:lastRowFirstColumn="0" w:lastRowLastColumn="0"/>
          <w:del w:id="1833" w:author="Francis Moigula" w:date="2026-06-04T18:01:00Z"/>
        </w:trPr>
        <w:tc>
          <w:tcPr>
            <w:tcW w:w="567" w:type="dxa"/>
          </w:tcPr>
          <w:p w14:paraId="0249029C" w14:textId="77777777" w:rsidR="002D27DA" w:rsidDel="009D24A2" w:rsidRDefault="002D27DA" w:rsidP="00E36049">
            <w:pPr>
              <w:rPr>
                <w:del w:id="1834" w:author="Francis Moigula" w:date="2026-06-04T18:01:00Z" w16du:dateUtc="2026-06-04T23:01:00Z"/>
              </w:rPr>
            </w:pPr>
            <w:del w:id="1835" w:author="Francis Moigula" w:date="2026-06-04T18:01:00Z" w16du:dateUtc="2026-06-04T23:01:00Z">
              <w:r w:rsidDel="009D24A2">
                <w:delText>14</w:delText>
              </w:r>
              <w:bookmarkStart w:id="1836" w:name="_Toc231542650"/>
              <w:bookmarkStart w:id="1837" w:name="_Toc231543476"/>
              <w:bookmarkStart w:id="1838" w:name="_Toc231549363"/>
              <w:bookmarkStart w:id="1839" w:name="_Toc231552416"/>
              <w:bookmarkStart w:id="1840" w:name="_Toc231555231"/>
              <w:bookmarkEnd w:id="1836"/>
              <w:bookmarkEnd w:id="1837"/>
              <w:bookmarkEnd w:id="1838"/>
              <w:bookmarkEnd w:id="1839"/>
              <w:bookmarkEnd w:id="1840"/>
            </w:del>
          </w:p>
        </w:tc>
        <w:tc>
          <w:tcPr>
            <w:tcW w:w="2835" w:type="dxa"/>
          </w:tcPr>
          <w:p w14:paraId="45F5CB73" w14:textId="59C40D8C" w:rsidR="002D27DA" w:rsidDel="009D24A2" w:rsidRDefault="002D27DA" w:rsidP="00E36049">
            <w:pPr>
              <w:rPr>
                <w:del w:id="1841" w:author="Francis Moigula" w:date="2026-06-04T18:01:00Z" w16du:dateUtc="2026-06-04T23:01:00Z"/>
              </w:rPr>
            </w:pPr>
            <w:del w:id="1842" w:author="Francis Moigula" w:date="2026-06-04T18:01:00Z" w16du:dateUtc="2026-06-04T23:01:00Z">
              <w:r w:rsidDel="009D24A2">
                <w:delText>Ariba data extract (U</w:delText>
              </w:r>
              <w:r w:rsidR="0014418D" w:rsidDel="009D24A2">
                <w:delText xml:space="preserve">se Case </w:delText>
              </w:r>
              <w:r w:rsidDel="009D24A2">
                <w:delText>1)</w:delText>
              </w:r>
              <w:bookmarkStart w:id="1843" w:name="_Toc231542651"/>
              <w:bookmarkStart w:id="1844" w:name="_Toc231543477"/>
              <w:bookmarkStart w:id="1845" w:name="_Toc231549364"/>
              <w:bookmarkStart w:id="1846" w:name="_Toc231552417"/>
              <w:bookmarkStart w:id="1847" w:name="_Toc231555232"/>
              <w:bookmarkEnd w:id="1843"/>
              <w:bookmarkEnd w:id="1844"/>
              <w:bookmarkEnd w:id="1845"/>
              <w:bookmarkEnd w:id="1846"/>
              <w:bookmarkEnd w:id="1847"/>
            </w:del>
          </w:p>
        </w:tc>
        <w:tc>
          <w:tcPr>
            <w:tcW w:w="6803" w:type="dxa"/>
          </w:tcPr>
          <w:p w14:paraId="018ADE24" w14:textId="77777777" w:rsidR="002D27DA" w:rsidDel="009D24A2" w:rsidRDefault="002D27DA" w:rsidP="00E36049">
            <w:pPr>
              <w:rPr>
                <w:del w:id="1848" w:author="Francis Moigula" w:date="2026-06-04T18:01:00Z" w16du:dateUtc="2026-06-04T23:01:00Z"/>
              </w:rPr>
            </w:pPr>
            <w:del w:id="1849" w:author="Francis Moigula" w:date="2026-06-04T18:01:00Z" w16du:dateUtc="2026-06-04T23:01:00Z">
              <w:r w:rsidDel="009D24A2">
                <w:delText>CSV or structured export of historical PO data (minimum 50 records) including: PO number, vendor, amount, cost center, approval status (redactions acceptable if required but may reduce accuracy)</w:delText>
              </w:r>
              <w:bookmarkStart w:id="1850" w:name="_Toc231542652"/>
              <w:bookmarkStart w:id="1851" w:name="_Toc231543478"/>
              <w:bookmarkStart w:id="1852" w:name="_Toc231549365"/>
              <w:bookmarkStart w:id="1853" w:name="_Toc231552418"/>
              <w:bookmarkStart w:id="1854" w:name="_Toc231555233"/>
              <w:bookmarkEnd w:id="1850"/>
              <w:bookmarkEnd w:id="1851"/>
              <w:bookmarkEnd w:id="1852"/>
              <w:bookmarkEnd w:id="1853"/>
              <w:bookmarkEnd w:id="1854"/>
            </w:del>
          </w:p>
        </w:tc>
        <w:bookmarkStart w:id="1855" w:name="_Toc231542653"/>
        <w:bookmarkStart w:id="1856" w:name="_Toc231543479"/>
        <w:bookmarkStart w:id="1857" w:name="_Toc231549366"/>
        <w:bookmarkStart w:id="1858" w:name="_Toc231552419"/>
        <w:bookmarkStart w:id="1859" w:name="_Toc231555234"/>
        <w:bookmarkEnd w:id="1855"/>
        <w:bookmarkEnd w:id="1856"/>
        <w:bookmarkEnd w:id="1857"/>
        <w:bookmarkEnd w:id="1858"/>
        <w:bookmarkEnd w:id="1859"/>
      </w:tr>
      <w:tr w:rsidR="002D27DA" w:rsidDel="009D24A2" w14:paraId="262073D2" w14:textId="5FE7B0D3" w:rsidTr="002D27DA">
        <w:trPr>
          <w:cnfStyle w:val="000000100000" w:firstRow="0" w:lastRow="0" w:firstColumn="0" w:lastColumn="0" w:oddVBand="0" w:evenVBand="0" w:oddHBand="1" w:evenHBand="0" w:firstRowFirstColumn="0" w:firstRowLastColumn="0" w:lastRowFirstColumn="0" w:lastRowLastColumn="0"/>
          <w:del w:id="1860" w:author="Francis Moigula" w:date="2026-06-04T18:01:00Z"/>
        </w:trPr>
        <w:tc>
          <w:tcPr>
            <w:tcW w:w="567" w:type="dxa"/>
          </w:tcPr>
          <w:p w14:paraId="7B112356" w14:textId="77777777" w:rsidR="002D27DA" w:rsidDel="009D24A2" w:rsidRDefault="002D27DA" w:rsidP="00E36049">
            <w:pPr>
              <w:rPr>
                <w:del w:id="1861" w:author="Francis Moigula" w:date="2026-06-04T18:01:00Z" w16du:dateUtc="2026-06-04T23:01:00Z"/>
              </w:rPr>
            </w:pPr>
            <w:del w:id="1862" w:author="Francis Moigula" w:date="2026-06-04T18:01:00Z" w16du:dateUtc="2026-06-04T23:01:00Z">
              <w:r w:rsidDel="009D24A2">
                <w:delText>15</w:delText>
              </w:r>
              <w:bookmarkStart w:id="1863" w:name="_Toc231542654"/>
              <w:bookmarkStart w:id="1864" w:name="_Toc231543480"/>
              <w:bookmarkStart w:id="1865" w:name="_Toc231549367"/>
              <w:bookmarkStart w:id="1866" w:name="_Toc231552420"/>
              <w:bookmarkStart w:id="1867" w:name="_Toc231555235"/>
              <w:bookmarkEnd w:id="1863"/>
              <w:bookmarkEnd w:id="1864"/>
              <w:bookmarkEnd w:id="1865"/>
              <w:bookmarkEnd w:id="1866"/>
              <w:bookmarkEnd w:id="1867"/>
            </w:del>
          </w:p>
        </w:tc>
        <w:tc>
          <w:tcPr>
            <w:tcW w:w="2835" w:type="dxa"/>
          </w:tcPr>
          <w:p w14:paraId="5B85A455" w14:textId="33BDA0BC" w:rsidR="002D27DA" w:rsidDel="009D24A2" w:rsidRDefault="002D27DA" w:rsidP="00E36049">
            <w:pPr>
              <w:rPr>
                <w:del w:id="1868" w:author="Francis Moigula" w:date="2026-06-04T18:01:00Z" w16du:dateUtc="2026-06-04T23:01:00Z"/>
              </w:rPr>
            </w:pPr>
            <w:del w:id="1869" w:author="Francis Moigula" w:date="2026-06-04T18:01:00Z" w16du:dateUtc="2026-06-04T23:01:00Z">
              <w:r w:rsidDel="009D24A2">
                <w:delText>SLA use case design document (U</w:delText>
              </w:r>
              <w:r w:rsidR="0014418D" w:rsidDel="009D24A2">
                <w:delText xml:space="preserve">se Case </w:delText>
              </w:r>
              <w:r w:rsidDel="009D24A2">
                <w:delText>2)</w:delText>
              </w:r>
              <w:bookmarkStart w:id="1870" w:name="_Toc231542655"/>
              <w:bookmarkStart w:id="1871" w:name="_Toc231543481"/>
              <w:bookmarkStart w:id="1872" w:name="_Toc231549368"/>
              <w:bookmarkStart w:id="1873" w:name="_Toc231552421"/>
              <w:bookmarkStart w:id="1874" w:name="_Toc231555236"/>
              <w:bookmarkEnd w:id="1870"/>
              <w:bookmarkEnd w:id="1871"/>
              <w:bookmarkEnd w:id="1872"/>
              <w:bookmarkEnd w:id="1873"/>
              <w:bookmarkEnd w:id="1874"/>
            </w:del>
          </w:p>
        </w:tc>
        <w:tc>
          <w:tcPr>
            <w:tcW w:w="6803" w:type="dxa"/>
          </w:tcPr>
          <w:p w14:paraId="30FE4817" w14:textId="77777777" w:rsidR="002D27DA" w:rsidDel="009D24A2" w:rsidRDefault="002D27DA" w:rsidP="00E36049">
            <w:pPr>
              <w:rPr>
                <w:del w:id="1875" w:author="Francis Moigula" w:date="2026-06-04T18:01:00Z" w16du:dateUtc="2026-06-04T23:01:00Z"/>
              </w:rPr>
            </w:pPr>
            <w:del w:id="1876" w:author="Francis Moigula" w:date="2026-06-04T18:01:00Z" w16du:dateUtc="2026-06-04T23:01:00Z">
              <w:r w:rsidDel="009D24A2">
                <w:delText>Existing design documentation: current-state process flows, SLA contract structure, breach identification logic, credit calculation methodology, and any existing templates used for dispute claims.</w:delText>
              </w:r>
              <w:bookmarkStart w:id="1877" w:name="_Toc231542656"/>
              <w:bookmarkStart w:id="1878" w:name="_Toc231543482"/>
              <w:bookmarkStart w:id="1879" w:name="_Toc231549369"/>
              <w:bookmarkStart w:id="1880" w:name="_Toc231552422"/>
              <w:bookmarkStart w:id="1881" w:name="_Toc231555237"/>
              <w:bookmarkEnd w:id="1877"/>
              <w:bookmarkEnd w:id="1878"/>
              <w:bookmarkEnd w:id="1879"/>
              <w:bookmarkEnd w:id="1880"/>
              <w:bookmarkEnd w:id="1881"/>
            </w:del>
          </w:p>
        </w:tc>
        <w:bookmarkStart w:id="1882" w:name="_Toc231542657"/>
        <w:bookmarkStart w:id="1883" w:name="_Toc231543483"/>
        <w:bookmarkStart w:id="1884" w:name="_Toc231549370"/>
        <w:bookmarkStart w:id="1885" w:name="_Toc231552423"/>
        <w:bookmarkStart w:id="1886" w:name="_Toc231555238"/>
        <w:bookmarkEnd w:id="1882"/>
        <w:bookmarkEnd w:id="1883"/>
        <w:bookmarkEnd w:id="1884"/>
        <w:bookmarkEnd w:id="1885"/>
        <w:bookmarkEnd w:id="1886"/>
      </w:tr>
      <w:tr w:rsidR="002D27DA" w:rsidDel="009D24A2" w14:paraId="7DAF14AB" w14:textId="68649BEE" w:rsidTr="002D27DA">
        <w:trPr>
          <w:cnfStyle w:val="000000010000" w:firstRow="0" w:lastRow="0" w:firstColumn="0" w:lastColumn="0" w:oddVBand="0" w:evenVBand="0" w:oddHBand="0" w:evenHBand="1" w:firstRowFirstColumn="0" w:firstRowLastColumn="0" w:lastRowFirstColumn="0" w:lastRowLastColumn="0"/>
          <w:del w:id="1887" w:author="Francis Moigula" w:date="2026-06-04T18:01:00Z"/>
        </w:trPr>
        <w:tc>
          <w:tcPr>
            <w:tcW w:w="567" w:type="dxa"/>
          </w:tcPr>
          <w:p w14:paraId="4608147C" w14:textId="77777777" w:rsidR="002D27DA" w:rsidDel="009D24A2" w:rsidRDefault="002D27DA" w:rsidP="00E36049">
            <w:pPr>
              <w:rPr>
                <w:del w:id="1888" w:author="Francis Moigula" w:date="2026-06-04T18:01:00Z" w16du:dateUtc="2026-06-04T23:01:00Z"/>
              </w:rPr>
            </w:pPr>
            <w:del w:id="1889" w:author="Francis Moigula" w:date="2026-06-04T18:01:00Z" w16du:dateUtc="2026-06-04T23:01:00Z">
              <w:r w:rsidDel="009D24A2">
                <w:delText>16</w:delText>
              </w:r>
              <w:bookmarkStart w:id="1890" w:name="_Toc231542658"/>
              <w:bookmarkStart w:id="1891" w:name="_Toc231543484"/>
              <w:bookmarkStart w:id="1892" w:name="_Toc231549371"/>
              <w:bookmarkStart w:id="1893" w:name="_Toc231552424"/>
              <w:bookmarkStart w:id="1894" w:name="_Toc231555239"/>
              <w:bookmarkEnd w:id="1890"/>
              <w:bookmarkEnd w:id="1891"/>
              <w:bookmarkEnd w:id="1892"/>
              <w:bookmarkEnd w:id="1893"/>
              <w:bookmarkEnd w:id="1894"/>
            </w:del>
          </w:p>
        </w:tc>
        <w:tc>
          <w:tcPr>
            <w:tcW w:w="2835" w:type="dxa"/>
          </w:tcPr>
          <w:p w14:paraId="3F06A0AE" w14:textId="77777777" w:rsidR="002D27DA" w:rsidDel="009D24A2" w:rsidRDefault="002D27DA" w:rsidP="00E36049">
            <w:pPr>
              <w:rPr>
                <w:del w:id="1895" w:author="Francis Moigula" w:date="2026-06-04T18:01:00Z" w16du:dateUtc="2026-06-04T23:01:00Z"/>
              </w:rPr>
            </w:pPr>
            <w:del w:id="1896" w:author="Francis Moigula" w:date="2026-06-04T18:01:00Z" w16du:dateUtc="2026-06-04T23:01:00Z">
              <w:r w:rsidDel="009D24A2">
                <w:delText>Claude Sonnet 4.6 availability confirmed</w:delText>
              </w:r>
              <w:bookmarkStart w:id="1897" w:name="_Toc231542659"/>
              <w:bookmarkStart w:id="1898" w:name="_Toc231543485"/>
              <w:bookmarkStart w:id="1899" w:name="_Toc231549372"/>
              <w:bookmarkStart w:id="1900" w:name="_Toc231552425"/>
              <w:bookmarkStart w:id="1901" w:name="_Toc231555240"/>
              <w:bookmarkEnd w:id="1897"/>
              <w:bookmarkEnd w:id="1898"/>
              <w:bookmarkEnd w:id="1899"/>
              <w:bookmarkEnd w:id="1900"/>
              <w:bookmarkEnd w:id="1901"/>
            </w:del>
          </w:p>
        </w:tc>
        <w:tc>
          <w:tcPr>
            <w:tcW w:w="6803" w:type="dxa"/>
          </w:tcPr>
          <w:p w14:paraId="7C4EFF8F" w14:textId="77777777" w:rsidR="002D27DA" w:rsidDel="009D24A2" w:rsidRDefault="002D27DA" w:rsidP="00E36049">
            <w:pPr>
              <w:rPr>
                <w:del w:id="1902" w:author="Francis Moigula" w:date="2026-06-04T18:01:00Z" w16du:dateUtc="2026-06-04T23:01:00Z"/>
              </w:rPr>
            </w:pPr>
            <w:del w:id="1903" w:author="Francis Moigula" w:date="2026-06-04T18:01:00Z" w16du:dateUtc="2026-06-04T23:01:00Z">
              <w:r w:rsidDel="009D24A2">
                <w:delText>Verified that Claude Sonnet 4.6 (via Microsoft Foundry) is accessible in the client’s Azure region before build begins.</w:delText>
              </w:r>
              <w:bookmarkStart w:id="1904" w:name="_Toc231542660"/>
              <w:bookmarkStart w:id="1905" w:name="_Toc231543486"/>
              <w:bookmarkStart w:id="1906" w:name="_Toc231549373"/>
              <w:bookmarkStart w:id="1907" w:name="_Toc231552426"/>
              <w:bookmarkStart w:id="1908" w:name="_Toc231555241"/>
              <w:bookmarkEnd w:id="1904"/>
              <w:bookmarkEnd w:id="1905"/>
              <w:bookmarkEnd w:id="1906"/>
              <w:bookmarkEnd w:id="1907"/>
              <w:bookmarkEnd w:id="1908"/>
            </w:del>
          </w:p>
        </w:tc>
        <w:bookmarkStart w:id="1909" w:name="_Toc231542661"/>
        <w:bookmarkStart w:id="1910" w:name="_Toc231543487"/>
        <w:bookmarkStart w:id="1911" w:name="_Toc231549374"/>
        <w:bookmarkStart w:id="1912" w:name="_Toc231552427"/>
        <w:bookmarkStart w:id="1913" w:name="_Toc231555242"/>
        <w:bookmarkEnd w:id="1909"/>
        <w:bookmarkEnd w:id="1910"/>
        <w:bookmarkEnd w:id="1911"/>
        <w:bookmarkEnd w:id="1912"/>
        <w:bookmarkEnd w:id="1913"/>
      </w:tr>
      <w:tr w:rsidR="002D27DA" w:rsidDel="009D24A2" w14:paraId="38EE952D" w14:textId="422BC457" w:rsidTr="002D27DA">
        <w:trPr>
          <w:cnfStyle w:val="000000100000" w:firstRow="0" w:lastRow="0" w:firstColumn="0" w:lastColumn="0" w:oddVBand="0" w:evenVBand="0" w:oddHBand="1" w:evenHBand="0" w:firstRowFirstColumn="0" w:firstRowLastColumn="0" w:lastRowFirstColumn="0" w:lastRowLastColumn="0"/>
          <w:del w:id="1914" w:author="Francis Moigula" w:date="2026-06-04T18:01:00Z"/>
        </w:trPr>
        <w:tc>
          <w:tcPr>
            <w:tcW w:w="567" w:type="dxa"/>
          </w:tcPr>
          <w:p w14:paraId="40B8F0E9" w14:textId="77777777" w:rsidR="002D27DA" w:rsidDel="009D24A2" w:rsidRDefault="002D27DA" w:rsidP="00E36049">
            <w:pPr>
              <w:rPr>
                <w:del w:id="1915" w:author="Francis Moigula" w:date="2026-06-04T18:01:00Z" w16du:dateUtc="2026-06-04T23:01:00Z"/>
              </w:rPr>
            </w:pPr>
            <w:del w:id="1916" w:author="Francis Moigula" w:date="2026-06-04T18:01:00Z" w16du:dateUtc="2026-06-04T23:01:00Z">
              <w:r w:rsidDel="009D24A2">
                <w:delText>17</w:delText>
              </w:r>
              <w:bookmarkStart w:id="1917" w:name="_Toc231542662"/>
              <w:bookmarkStart w:id="1918" w:name="_Toc231543488"/>
              <w:bookmarkStart w:id="1919" w:name="_Toc231549375"/>
              <w:bookmarkStart w:id="1920" w:name="_Toc231552428"/>
              <w:bookmarkStart w:id="1921" w:name="_Toc231555243"/>
              <w:bookmarkEnd w:id="1917"/>
              <w:bookmarkEnd w:id="1918"/>
              <w:bookmarkEnd w:id="1919"/>
              <w:bookmarkEnd w:id="1920"/>
              <w:bookmarkEnd w:id="1921"/>
            </w:del>
          </w:p>
        </w:tc>
        <w:tc>
          <w:tcPr>
            <w:tcW w:w="2835" w:type="dxa"/>
          </w:tcPr>
          <w:p w14:paraId="11FF002D" w14:textId="77777777" w:rsidR="002D27DA" w:rsidDel="009D24A2" w:rsidRDefault="002D27DA" w:rsidP="00E36049">
            <w:pPr>
              <w:rPr>
                <w:del w:id="1922" w:author="Francis Moigula" w:date="2026-06-04T18:01:00Z" w16du:dateUtc="2026-06-04T23:01:00Z"/>
              </w:rPr>
            </w:pPr>
            <w:del w:id="1923" w:author="Francis Moigula" w:date="2026-06-04T18:01:00Z" w16du:dateUtc="2026-06-04T23:01:00Z">
              <w:r w:rsidDel="009D24A2">
                <w:delText>SDLC security policies and dependency governance</w:delText>
              </w:r>
              <w:bookmarkStart w:id="1924" w:name="_Toc231542663"/>
              <w:bookmarkStart w:id="1925" w:name="_Toc231543489"/>
              <w:bookmarkStart w:id="1926" w:name="_Toc231549376"/>
              <w:bookmarkStart w:id="1927" w:name="_Toc231552429"/>
              <w:bookmarkStart w:id="1928" w:name="_Toc231555244"/>
              <w:bookmarkEnd w:id="1924"/>
              <w:bookmarkEnd w:id="1925"/>
              <w:bookmarkEnd w:id="1926"/>
              <w:bookmarkEnd w:id="1927"/>
              <w:bookmarkEnd w:id="1928"/>
            </w:del>
          </w:p>
        </w:tc>
        <w:tc>
          <w:tcPr>
            <w:tcW w:w="6803" w:type="dxa"/>
          </w:tcPr>
          <w:p w14:paraId="7EB6768A" w14:textId="77777777" w:rsidR="002D27DA" w:rsidDel="009D24A2" w:rsidRDefault="002D27DA" w:rsidP="00E36049">
            <w:pPr>
              <w:rPr>
                <w:del w:id="1929" w:author="Francis Moigula" w:date="2026-06-04T18:01:00Z" w16du:dateUtc="2026-06-04T23:01:00Z"/>
              </w:rPr>
            </w:pPr>
            <w:del w:id="1930" w:author="Francis Moigula" w:date="2026-06-04T18:01:00Z" w16du:dateUtc="2026-06-04T23:01:00Z">
              <w:r w:rsidDel="009D24A2">
                <w:delText>Ford’s SCA policy, approved/restricted package registries (npm, PyPI allowlists/blocklists), CI/CD scanning tool requirements (e.g., Checkmarx, Snyk, Black Duck), and vulnerability severity thresholds for blocking deployment. If Ford-internal package mirrors or proxies must be used instead of public registries, provide configuration details.</w:delText>
              </w:r>
              <w:bookmarkStart w:id="1931" w:name="_Toc231542664"/>
              <w:bookmarkStart w:id="1932" w:name="_Toc231543490"/>
              <w:bookmarkStart w:id="1933" w:name="_Toc231549377"/>
              <w:bookmarkStart w:id="1934" w:name="_Toc231552430"/>
              <w:bookmarkStart w:id="1935" w:name="_Toc231555245"/>
              <w:bookmarkEnd w:id="1931"/>
              <w:bookmarkEnd w:id="1932"/>
              <w:bookmarkEnd w:id="1933"/>
              <w:bookmarkEnd w:id="1934"/>
              <w:bookmarkEnd w:id="1935"/>
            </w:del>
          </w:p>
        </w:tc>
        <w:bookmarkStart w:id="1936" w:name="_Toc231542665"/>
        <w:bookmarkStart w:id="1937" w:name="_Toc231543491"/>
        <w:bookmarkStart w:id="1938" w:name="_Toc231549378"/>
        <w:bookmarkStart w:id="1939" w:name="_Toc231552431"/>
        <w:bookmarkStart w:id="1940" w:name="_Toc231555246"/>
        <w:bookmarkEnd w:id="1936"/>
        <w:bookmarkEnd w:id="1937"/>
        <w:bookmarkEnd w:id="1938"/>
        <w:bookmarkEnd w:id="1939"/>
        <w:bookmarkEnd w:id="1940"/>
      </w:tr>
      <w:tr w:rsidR="002D27DA" w:rsidDel="009D24A2" w14:paraId="6CBB10A7" w14:textId="513B526D" w:rsidTr="002D27DA">
        <w:trPr>
          <w:cnfStyle w:val="000000010000" w:firstRow="0" w:lastRow="0" w:firstColumn="0" w:lastColumn="0" w:oddVBand="0" w:evenVBand="0" w:oddHBand="0" w:evenHBand="1" w:firstRowFirstColumn="0" w:firstRowLastColumn="0" w:lastRowFirstColumn="0" w:lastRowLastColumn="0"/>
          <w:del w:id="1941" w:author="Francis Moigula" w:date="2026-06-04T18:01:00Z"/>
        </w:trPr>
        <w:tc>
          <w:tcPr>
            <w:tcW w:w="567" w:type="dxa"/>
          </w:tcPr>
          <w:p w14:paraId="33DDC1BB" w14:textId="77777777" w:rsidR="002D27DA" w:rsidDel="009D24A2" w:rsidRDefault="002D27DA" w:rsidP="00E36049">
            <w:pPr>
              <w:rPr>
                <w:del w:id="1942" w:author="Francis Moigula" w:date="2026-06-04T18:01:00Z" w16du:dateUtc="2026-06-04T23:01:00Z"/>
              </w:rPr>
            </w:pPr>
            <w:del w:id="1943" w:author="Francis Moigula" w:date="2026-06-04T18:01:00Z" w16du:dateUtc="2026-06-04T23:01:00Z">
              <w:r w:rsidDel="009D24A2">
                <w:delText>18</w:delText>
              </w:r>
              <w:bookmarkStart w:id="1944" w:name="_Toc231542666"/>
              <w:bookmarkStart w:id="1945" w:name="_Toc231543492"/>
              <w:bookmarkStart w:id="1946" w:name="_Toc231549379"/>
              <w:bookmarkStart w:id="1947" w:name="_Toc231552432"/>
              <w:bookmarkStart w:id="1948" w:name="_Toc231555247"/>
              <w:bookmarkEnd w:id="1944"/>
              <w:bookmarkEnd w:id="1945"/>
              <w:bookmarkEnd w:id="1946"/>
              <w:bookmarkEnd w:id="1947"/>
              <w:bookmarkEnd w:id="1948"/>
            </w:del>
          </w:p>
        </w:tc>
        <w:tc>
          <w:tcPr>
            <w:tcW w:w="2835" w:type="dxa"/>
          </w:tcPr>
          <w:p w14:paraId="5D5DE95D" w14:textId="77777777" w:rsidR="002D27DA" w:rsidDel="009D24A2" w:rsidRDefault="002D27DA" w:rsidP="00E36049">
            <w:pPr>
              <w:rPr>
                <w:del w:id="1949" w:author="Francis Moigula" w:date="2026-06-04T18:01:00Z" w16du:dateUtc="2026-06-04T23:01:00Z"/>
              </w:rPr>
            </w:pPr>
            <w:del w:id="1950" w:author="Francis Moigula" w:date="2026-06-04T18:01:00Z" w16du:dateUtc="2026-06-04T23:01:00Z">
              <w:r w:rsidDel="009D24A2">
                <w:delText>Cost-center mapping logic (UC1)</w:delText>
              </w:r>
              <w:bookmarkStart w:id="1951" w:name="_Toc231542667"/>
              <w:bookmarkStart w:id="1952" w:name="_Toc231543493"/>
              <w:bookmarkStart w:id="1953" w:name="_Toc231549380"/>
              <w:bookmarkStart w:id="1954" w:name="_Toc231552433"/>
              <w:bookmarkStart w:id="1955" w:name="_Toc231555248"/>
              <w:bookmarkEnd w:id="1951"/>
              <w:bookmarkEnd w:id="1952"/>
              <w:bookmarkEnd w:id="1953"/>
              <w:bookmarkEnd w:id="1954"/>
              <w:bookmarkEnd w:id="1955"/>
            </w:del>
          </w:p>
        </w:tc>
        <w:tc>
          <w:tcPr>
            <w:tcW w:w="6803" w:type="dxa"/>
          </w:tcPr>
          <w:p w14:paraId="76CE8B18" w14:textId="77777777" w:rsidR="002D27DA" w:rsidDel="009D24A2" w:rsidRDefault="002D27DA" w:rsidP="00E36049">
            <w:pPr>
              <w:rPr>
                <w:del w:id="1956" w:author="Francis Moigula" w:date="2026-06-04T18:01:00Z" w16du:dateUtc="2026-06-04T23:01:00Z"/>
              </w:rPr>
            </w:pPr>
            <w:del w:id="1957" w:author="Francis Moigula" w:date="2026-06-04T18:01:00Z" w16du:dateUtc="2026-06-04T23:01:00Z">
              <w:r w:rsidDel="009D24A2">
                <w:delText>Client provides current cost-center mapping rules (spreadsheet, decision tree, or documented logic), the number of active cost centers, and names the SME for edge cases. Rules engine implementation begins Week 2 — mapping logic must be documented by end of Week 1 at latest.</w:delText>
              </w:r>
              <w:bookmarkStart w:id="1958" w:name="_Toc231542668"/>
              <w:bookmarkStart w:id="1959" w:name="_Toc231543494"/>
              <w:bookmarkStart w:id="1960" w:name="_Toc231549381"/>
              <w:bookmarkStart w:id="1961" w:name="_Toc231552434"/>
              <w:bookmarkStart w:id="1962" w:name="_Toc231555249"/>
              <w:bookmarkEnd w:id="1958"/>
              <w:bookmarkEnd w:id="1959"/>
              <w:bookmarkEnd w:id="1960"/>
              <w:bookmarkEnd w:id="1961"/>
              <w:bookmarkEnd w:id="1962"/>
            </w:del>
          </w:p>
        </w:tc>
        <w:bookmarkStart w:id="1963" w:name="_Toc231542669"/>
        <w:bookmarkStart w:id="1964" w:name="_Toc231543495"/>
        <w:bookmarkStart w:id="1965" w:name="_Toc231549382"/>
        <w:bookmarkStart w:id="1966" w:name="_Toc231552435"/>
        <w:bookmarkStart w:id="1967" w:name="_Toc231555250"/>
        <w:bookmarkEnd w:id="1963"/>
        <w:bookmarkEnd w:id="1964"/>
        <w:bookmarkEnd w:id="1965"/>
        <w:bookmarkEnd w:id="1966"/>
        <w:bookmarkEnd w:id="1967"/>
      </w:tr>
      <w:tr w:rsidR="002D27DA" w:rsidDel="009D24A2" w14:paraId="312039E0" w14:textId="1894FE2E" w:rsidTr="002D27DA">
        <w:trPr>
          <w:cnfStyle w:val="000000100000" w:firstRow="0" w:lastRow="0" w:firstColumn="0" w:lastColumn="0" w:oddVBand="0" w:evenVBand="0" w:oddHBand="1" w:evenHBand="0" w:firstRowFirstColumn="0" w:firstRowLastColumn="0" w:lastRowFirstColumn="0" w:lastRowLastColumn="0"/>
          <w:trHeight w:val="300"/>
          <w:del w:id="1968" w:author="Francis Moigula" w:date="2026-06-04T18:01:00Z"/>
        </w:trPr>
        <w:tc>
          <w:tcPr>
            <w:tcW w:w="552" w:type="dxa"/>
          </w:tcPr>
          <w:p w14:paraId="5F7AB719" w14:textId="77777777" w:rsidR="002D27DA" w:rsidDel="009D24A2" w:rsidRDefault="002D27DA" w:rsidP="00E36049">
            <w:pPr>
              <w:rPr>
                <w:del w:id="1969" w:author="Francis Moigula" w:date="2026-06-04T18:01:00Z" w16du:dateUtc="2026-06-04T23:01:00Z"/>
              </w:rPr>
            </w:pPr>
            <w:del w:id="1970" w:author="Francis Moigula" w:date="2026-06-04T18:01:00Z" w16du:dateUtc="2026-06-04T23:01:00Z">
              <w:r w:rsidDel="009D24A2">
                <w:delText>19</w:delText>
              </w:r>
              <w:bookmarkStart w:id="1971" w:name="_Toc231542670"/>
              <w:bookmarkStart w:id="1972" w:name="_Toc231543496"/>
              <w:bookmarkStart w:id="1973" w:name="_Toc231549383"/>
              <w:bookmarkStart w:id="1974" w:name="_Toc231552436"/>
              <w:bookmarkStart w:id="1975" w:name="_Toc231555251"/>
              <w:bookmarkEnd w:id="1971"/>
              <w:bookmarkEnd w:id="1972"/>
              <w:bookmarkEnd w:id="1973"/>
              <w:bookmarkEnd w:id="1974"/>
              <w:bookmarkEnd w:id="1975"/>
            </w:del>
          </w:p>
        </w:tc>
        <w:tc>
          <w:tcPr>
            <w:tcW w:w="2649" w:type="dxa"/>
          </w:tcPr>
          <w:p w14:paraId="01CF3199" w14:textId="77777777" w:rsidR="002D27DA" w:rsidDel="009D24A2" w:rsidRDefault="002D27DA" w:rsidP="00E36049">
            <w:pPr>
              <w:rPr>
                <w:del w:id="1976" w:author="Francis Moigula" w:date="2026-06-04T18:01:00Z" w16du:dateUtc="2026-06-04T23:01:00Z"/>
              </w:rPr>
            </w:pPr>
            <w:del w:id="1977" w:author="Francis Moigula" w:date="2026-06-04T18:01:00Z" w16du:dateUtc="2026-06-04T23:01:00Z">
              <w:r w:rsidDel="009D24A2">
                <w:delText>Application Ownership in CMDB</w:delText>
              </w:r>
              <w:bookmarkStart w:id="1978" w:name="_Toc231542671"/>
              <w:bookmarkStart w:id="1979" w:name="_Toc231543497"/>
              <w:bookmarkStart w:id="1980" w:name="_Toc231549384"/>
              <w:bookmarkStart w:id="1981" w:name="_Toc231552437"/>
              <w:bookmarkStart w:id="1982" w:name="_Toc231555252"/>
              <w:bookmarkEnd w:id="1978"/>
              <w:bookmarkEnd w:id="1979"/>
              <w:bookmarkEnd w:id="1980"/>
              <w:bookmarkEnd w:id="1981"/>
              <w:bookmarkEnd w:id="1982"/>
            </w:del>
          </w:p>
        </w:tc>
        <w:tc>
          <w:tcPr>
            <w:tcW w:w="6149" w:type="dxa"/>
          </w:tcPr>
          <w:p w14:paraId="04AE6332" w14:textId="77777777" w:rsidR="002D27DA" w:rsidDel="009D24A2" w:rsidRDefault="002D27DA" w:rsidP="00E36049">
            <w:pPr>
              <w:rPr>
                <w:del w:id="1983" w:author="Francis Moigula" w:date="2026-06-04T18:01:00Z" w16du:dateUtc="2026-06-04T23:01:00Z"/>
              </w:rPr>
            </w:pPr>
            <w:del w:id="1984" w:author="Francis Moigula" w:date="2026-06-04T18:01:00Z" w16du:dateUtc="2026-06-04T23:01:00Z">
              <w:r w:rsidDel="009D24A2">
                <w:delText>Ford will determine the app ownership details such as EAMS ID, Owners and provide necessary CMDB onboarding approvals timely.</w:delText>
              </w:r>
              <w:bookmarkStart w:id="1985" w:name="_Toc231542672"/>
              <w:bookmarkStart w:id="1986" w:name="_Toc231543498"/>
              <w:bookmarkStart w:id="1987" w:name="_Toc231549385"/>
              <w:bookmarkStart w:id="1988" w:name="_Toc231552438"/>
              <w:bookmarkStart w:id="1989" w:name="_Toc231555253"/>
              <w:bookmarkEnd w:id="1985"/>
              <w:bookmarkEnd w:id="1986"/>
              <w:bookmarkEnd w:id="1987"/>
              <w:bookmarkEnd w:id="1988"/>
              <w:bookmarkEnd w:id="1989"/>
            </w:del>
          </w:p>
        </w:tc>
        <w:bookmarkStart w:id="1990" w:name="_Toc231542673"/>
        <w:bookmarkStart w:id="1991" w:name="_Toc231543499"/>
        <w:bookmarkStart w:id="1992" w:name="_Toc231549386"/>
        <w:bookmarkStart w:id="1993" w:name="_Toc231552439"/>
        <w:bookmarkStart w:id="1994" w:name="_Toc231555254"/>
        <w:bookmarkEnd w:id="1990"/>
        <w:bookmarkEnd w:id="1991"/>
        <w:bookmarkEnd w:id="1992"/>
        <w:bookmarkEnd w:id="1993"/>
        <w:bookmarkEnd w:id="1994"/>
      </w:tr>
    </w:tbl>
    <w:p w14:paraId="03515879" w14:textId="77777777" w:rsidR="00214B81" w:rsidDel="009D24A2" w:rsidRDefault="00214B81" w:rsidP="00214B81">
      <w:pPr>
        <w:rPr>
          <w:del w:id="1995" w:author="Francis Moigula" w:date="2026-06-04T18:01:00Z" w16du:dateUtc="2026-06-04T23:01:00Z"/>
        </w:rPr>
      </w:pPr>
      <w:bookmarkStart w:id="1996" w:name="_Toc231542674"/>
      <w:bookmarkStart w:id="1997" w:name="_Toc231543500"/>
      <w:bookmarkStart w:id="1998" w:name="_Toc231549387"/>
      <w:bookmarkStart w:id="1999" w:name="_Toc231552440"/>
      <w:bookmarkStart w:id="2000" w:name="_Toc231555255"/>
      <w:bookmarkEnd w:id="1996"/>
      <w:bookmarkEnd w:id="1997"/>
      <w:bookmarkEnd w:id="1998"/>
      <w:bookmarkEnd w:id="1999"/>
      <w:bookmarkEnd w:id="2000"/>
    </w:p>
    <w:p w14:paraId="23DB95AC" w14:textId="77777777" w:rsidR="00AE3D8D" w:rsidRDefault="00AE3D8D" w:rsidP="00AE3D8D">
      <w:pPr>
        <w:pStyle w:val="Heading2NUM"/>
        <w:ind w:left="720" w:hanging="720"/>
      </w:pPr>
      <w:bookmarkStart w:id="2001" w:name="_Toc231555256"/>
      <w:r>
        <w:t>Responsible AI assumptions</w:t>
      </w:r>
      <w:bookmarkEnd w:id="1436"/>
      <w:bookmarkEnd w:id="2001"/>
    </w:p>
    <w:p w14:paraId="079D5A2C" w14:textId="06EE75F1" w:rsidR="00824BCF" w:rsidRDefault="00824BCF" w:rsidP="00824BCF">
      <w:pPr>
        <w:pStyle w:val="Caption-Table-Above"/>
      </w:pPr>
      <w:bookmarkStart w:id="2002" w:name="_Toc231555290"/>
      <w:r>
        <w:t xml:space="preserve">Table </w:t>
      </w:r>
      <w:r>
        <w:fldChar w:fldCharType="begin"/>
      </w:r>
      <w:r>
        <w:instrText>SEQ Table \* ARABIC</w:instrText>
      </w:r>
      <w:r>
        <w:fldChar w:fldCharType="separate"/>
      </w:r>
      <w:ins w:id="2003" w:author="Francis Moigula" w:date="2026-06-04T17:05:00Z" w16du:dateUtc="2026-06-04T22:05:00Z">
        <w:r w:rsidR="009917D6">
          <w:rPr>
            <w:noProof/>
          </w:rPr>
          <w:t>20</w:t>
        </w:r>
      </w:ins>
      <w:del w:id="2004" w:author="Francis Moigula" w:date="2026-06-04T10:10:00Z" w16du:dateUtc="2026-06-04T15:10:00Z">
        <w:r w:rsidR="008D6700" w:rsidDel="00A0348A">
          <w:rPr>
            <w:noProof/>
          </w:rPr>
          <w:delText>19</w:delText>
        </w:r>
      </w:del>
      <w:r>
        <w:fldChar w:fldCharType="end"/>
      </w:r>
      <w:r>
        <w:t xml:space="preserve">: </w:t>
      </w:r>
      <w:r w:rsidRPr="00824BCF">
        <w:t>Responsible AI assumptions</w:t>
      </w:r>
      <w:bookmarkEnd w:id="2002"/>
    </w:p>
    <w:tbl>
      <w:tblPr>
        <w:tblStyle w:val="RFX-SOWTable"/>
        <w:tblW w:w="9362" w:type="dxa"/>
        <w:tblLook w:val="04A0" w:firstRow="1" w:lastRow="0" w:firstColumn="1" w:lastColumn="0" w:noHBand="0" w:noVBand="1"/>
      </w:tblPr>
      <w:tblGrid>
        <w:gridCol w:w="2612"/>
        <w:gridCol w:w="6750"/>
      </w:tblGrid>
      <w:tr w:rsidR="00467F21" w:rsidRPr="00AE3D8D" w14:paraId="6A6D4F0E" w14:textId="77777777" w:rsidTr="00126899">
        <w:trPr>
          <w:cnfStyle w:val="100000000000" w:firstRow="1" w:lastRow="0" w:firstColumn="0" w:lastColumn="0" w:oddVBand="0" w:evenVBand="0" w:oddHBand="0" w:evenHBand="0" w:firstRowFirstColumn="0" w:firstRowLastColumn="0" w:lastRowFirstColumn="0" w:lastRowLastColumn="0"/>
          <w:trHeight w:val="542"/>
        </w:trPr>
        <w:tc>
          <w:tcPr>
            <w:tcW w:w="2612" w:type="dxa"/>
          </w:tcPr>
          <w:p w14:paraId="5C99C57F" w14:textId="77777777" w:rsidR="00467F21" w:rsidRPr="00AE3D8D" w:rsidRDefault="00467F21" w:rsidP="00CA4FC5">
            <w:pPr>
              <w:pStyle w:val="Table-Header"/>
              <w:rPr>
                <w:b/>
                <w:bCs/>
              </w:rPr>
            </w:pPr>
            <w:r w:rsidRPr="00AE3D8D">
              <w:rPr>
                <w:b/>
                <w:bCs/>
              </w:rPr>
              <w:t>Assumption</w:t>
            </w:r>
          </w:p>
        </w:tc>
        <w:tc>
          <w:tcPr>
            <w:tcW w:w="6750" w:type="dxa"/>
          </w:tcPr>
          <w:p w14:paraId="123A8782" w14:textId="77777777" w:rsidR="00467F21" w:rsidRPr="00AE3D8D" w:rsidRDefault="00467F21" w:rsidP="00CA4FC5">
            <w:pPr>
              <w:pStyle w:val="Table-Header"/>
              <w:rPr>
                <w:b/>
                <w:bCs/>
              </w:rPr>
            </w:pPr>
            <w:r w:rsidRPr="00AE3D8D">
              <w:rPr>
                <w:b/>
                <w:bCs/>
              </w:rPr>
              <w:t>Description</w:t>
            </w:r>
          </w:p>
        </w:tc>
      </w:tr>
      <w:tr w:rsidR="00467F21" w:rsidRPr="00FD28FE" w14:paraId="29677BFE" w14:textId="77777777" w:rsidTr="00CA4FC5">
        <w:trPr>
          <w:cnfStyle w:val="000000100000" w:firstRow="0" w:lastRow="0" w:firstColumn="0" w:lastColumn="0" w:oddVBand="0" w:evenVBand="0" w:oddHBand="1" w:evenHBand="0" w:firstRowFirstColumn="0" w:firstRowLastColumn="0" w:lastRowFirstColumn="0" w:lastRowLastColumn="0"/>
          <w:trHeight w:val="422"/>
        </w:trPr>
        <w:tc>
          <w:tcPr>
            <w:tcW w:w="2612" w:type="dxa"/>
          </w:tcPr>
          <w:p w14:paraId="7E7EBB33" w14:textId="77777777" w:rsidR="00467F21" w:rsidRPr="000C0A89" w:rsidRDefault="00467F21" w:rsidP="00CA4FC5">
            <w:pPr>
              <w:pStyle w:val="TableText"/>
              <w:rPr>
                <w:b/>
              </w:rPr>
            </w:pPr>
            <w:r w:rsidRPr="000C0A89">
              <w:rPr>
                <w:b/>
              </w:rPr>
              <w:t>Responsible AI</w:t>
            </w:r>
          </w:p>
        </w:tc>
        <w:tc>
          <w:tcPr>
            <w:tcW w:w="6750" w:type="dxa"/>
          </w:tcPr>
          <w:p w14:paraId="5EE0A20A" w14:textId="77777777" w:rsidR="00467F21" w:rsidRDefault="00467F21" w:rsidP="00CA4FC5">
            <w:pPr>
              <w:pStyle w:val="TableBullet10"/>
              <w:numPr>
                <w:ilvl w:val="0"/>
                <w:numId w:val="2"/>
              </w:numPr>
            </w:pPr>
            <w:r>
              <w:t xml:space="preserve">The Customer acknowledges that this engagement includes the development or deployment of an AI system that: </w:t>
            </w:r>
          </w:p>
          <w:p w14:paraId="6AB5460D" w14:textId="77777777" w:rsidR="00467F21" w:rsidRDefault="00467F21" w:rsidP="00CA4FC5">
            <w:pPr>
              <w:pStyle w:val="TableBullet10"/>
              <w:numPr>
                <w:ilvl w:val="1"/>
                <w:numId w:val="2"/>
              </w:numPr>
            </w:pPr>
            <w:r>
              <w:t>(1) is powered by AI and Customer is being exposed to and interacting with an AI system,</w:t>
            </w:r>
          </w:p>
          <w:p w14:paraId="474D5A8E" w14:textId="77777777" w:rsidR="00467F21" w:rsidRDefault="00467F21" w:rsidP="00CA4FC5">
            <w:pPr>
              <w:pStyle w:val="TableBullet10"/>
              <w:numPr>
                <w:ilvl w:val="1"/>
                <w:numId w:val="2"/>
              </w:numPr>
            </w:pPr>
            <w:r>
              <w:t>(2) the AI system output may contain sensitive content and/or factual inaccuracies,</w:t>
            </w:r>
          </w:p>
          <w:p w14:paraId="7D97E0C2" w14:textId="77777777" w:rsidR="00467F21" w:rsidRDefault="00467F21" w:rsidP="00CA4FC5">
            <w:pPr>
              <w:pStyle w:val="TableBullet10"/>
              <w:numPr>
                <w:ilvl w:val="1"/>
                <w:numId w:val="2"/>
              </w:numPr>
            </w:pPr>
            <w:r>
              <w:t xml:space="preserve">(3) Customer is responsible for determining the accuracy of any content generated by this AI system in relation to Customer’s intended use as the user of this AI system, and </w:t>
            </w:r>
          </w:p>
          <w:p w14:paraId="46967740" w14:textId="77777777" w:rsidR="00467F21" w:rsidRDefault="00467F21" w:rsidP="00CA4FC5">
            <w:pPr>
              <w:pStyle w:val="TableBullet10"/>
              <w:numPr>
                <w:ilvl w:val="1"/>
                <w:numId w:val="2"/>
              </w:numPr>
            </w:pPr>
            <w:r>
              <w:t>(4) this AI system does not provide opinions or advice. It is not designed to replace the role of qualified auditors or human reviewers. Customer is solely responsible for displaying and/or obtaining appropriate consents, warnings, disclaimers, and acknowledgements to end users of Customer’s implementation of the AI system.</w:t>
            </w:r>
          </w:p>
          <w:p w14:paraId="1569A6FF" w14:textId="77777777" w:rsidR="00467F21" w:rsidRDefault="00467F21" w:rsidP="00CA4FC5">
            <w:pPr>
              <w:pStyle w:val="TableBullet10"/>
              <w:numPr>
                <w:ilvl w:val="0"/>
                <w:numId w:val="0"/>
              </w:numPr>
              <w:ind w:left="360"/>
            </w:pPr>
          </w:p>
          <w:p w14:paraId="113848D3" w14:textId="601507E0" w:rsidR="00467F21" w:rsidRDefault="0063076A" w:rsidP="00CA4FC5">
            <w:pPr>
              <w:pStyle w:val="TableBullet10"/>
              <w:numPr>
                <w:ilvl w:val="0"/>
                <w:numId w:val="2"/>
              </w:numPr>
            </w:pPr>
            <w:r>
              <w:t>During</w:t>
            </w:r>
            <w:r w:rsidR="00467F21">
              <w:t xml:space="preserve"> the engagement under this SOW, if the requested business outcome includes Microsoft developing or deploying an AI System for or with Customer which may be considered a sensitive use, Microsoft will conduct an internal responsible AI review, to include assessment of and requirements for the potential sensitive use.</w:t>
            </w:r>
          </w:p>
          <w:p w14:paraId="374E855E" w14:textId="77777777" w:rsidR="00467F21" w:rsidRDefault="00467F21" w:rsidP="00CA4FC5">
            <w:pPr>
              <w:pStyle w:val="TableBullet10"/>
              <w:numPr>
                <w:ilvl w:val="0"/>
                <w:numId w:val="0"/>
              </w:numPr>
              <w:ind w:left="360"/>
            </w:pPr>
          </w:p>
          <w:p w14:paraId="5A5F4243" w14:textId="77777777" w:rsidR="00467F21" w:rsidRDefault="00467F21" w:rsidP="00CA4FC5">
            <w:pPr>
              <w:pStyle w:val="TableBullet10"/>
              <w:numPr>
                <w:ilvl w:val="0"/>
                <w:numId w:val="2"/>
              </w:numPr>
            </w:pPr>
            <w:r>
              <w:t>The outcome of Microsoft’s review will be comprehensively discussed with AGOC, ensuring a transparent understanding of the findings. Microsoft is dedicated to adhering to its RAI principles, and as such, will identify and implement any necessary changes. For more detailed information about Microsoft’s commitment to responsible AI, please refer to https://aka.ms/RAI .</w:t>
            </w:r>
          </w:p>
          <w:p w14:paraId="137DD963" w14:textId="77777777" w:rsidR="00467F21" w:rsidRDefault="00467F21" w:rsidP="00CA4FC5">
            <w:pPr>
              <w:pStyle w:val="TableBullet10"/>
              <w:numPr>
                <w:ilvl w:val="0"/>
                <w:numId w:val="0"/>
              </w:numPr>
            </w:pPr>
          </w:p>
          <w:p w14:paraId="5E0964A8" w14:textId="07C573BA" w:rsidR="00467F21" w:rsidRPr="00FD28FE" w:rsidRDefault="00467F21" w:rsidP="00CA4FC5">
            <w:pPr>
              <w:pStyle w:val="TableBullet10"/>
              <w:numPr>
                <w:ilvl w:val="0"/>
                <w:numId w:val="0"/>
              </w:numPr>
            </w:pPr>
            <w:r>
              <w:t xml:space="preserve">Should the review uncover any discrepancies between the use-case and the RAI guidelines, Microsoft will engage with Customer to co-develop a robust mitigation plan in addressing and resolving potential risks, ensuring that the project is brought into alignment with the RAI standards. The process may lead to modifications of the current project or proposal of an alternative solution that </w:t>
            </w:r>
            <w:r w:rsidR="0063076A">
              <w:t>comply</w:t>
            </w:r>
            <w:r>
              <w:t xml:space="preserve"> with the RAI expectations.</w:t>
            </w:r>
          </w:p>
        </w:tc>
      </w:tr>
    </w:tbl>
    <w:p w14:paraId="75BFC21A" w14:textId="46F3C340" w:rsidR="00B22623" w:rsidRDefault="007C5606" w:rsidP="009D24A2">
      <w:pPr>
        <w:pStyle w:val="Heading2NUM"/>
        <w:rPr>
          <w:ins w:id="2005" w:author="Francis Moigula" w:date="2026-06-05T09:41:00Z" w16du:dateUtc="2026-06-05T14:41:00Z"/>
        </w:rPr>
      </w:pPr>
      <w:bookmarkStart w:id="2006" w:name="_Toc231555257"/>
      <w:bookmarkStart w:id="2007" w:name="_Ref207885761"/>
      <w:bookmarkStart w:id="2008" w:name="_Ref207885853"/>
      <w:bookmarkStart w:id="2009" w:name="_Ref207885992"/>
      <w:bookmarkStart w:id="2010" w:name="_Ref207894503"/>
      <w:ins w:id="2011" w:author="Francis Moigula" w:date="2026-06-05T09:43:00Z" w16du:dateUtc="2026-06-05T14:43:00Z">
        <w:r>
          <w:t>Prototype use case overview</w:t>
        </w:r>
      </w:ins>
      <w:bookmarkEnd w:id="2006"/>
    </w:p>
    <w:p w14:paraId="0629A30C" w14:textId="6EB5EEDE" w:rsidR="00B22623" w:rsidRDefault="00B22623" w:rsidP="00B22623">
      <w:pPr>
        <w:rPr>
          <w:ins w:id="2012" w:author="Francis Moigula" w:date="2026-06-05T09:41:00Z" w16du:dateUtc="2026-06-05T14:41:00Z"/>
        </w:rPr>
      </w:pPr>
      <w:ins w:id="2013" w:author="Francis Moigula" w:date="2026-06-05T09:41:00Z" w16du:dateUtc="2026-06-05T14:41:00Z">
        <w:r>
          <w:t xml:space="preserve">The following </w:t>
        </w:r>
      </w:ins>
      <w:ins w:id="2014" w:author="Francis Moigula" w:date="2026-06-05T10:31:00Z" w16du:dateUtc="2026-06-05T15:31:00Z">
        <w:r w:rsidR="00216947">
          <w:t xml:space="preserve">use cases </w:t>
        </w:r>
      </w:ins>
      <w:ins w:id="2015" w:author="Francis Moigula" w:date="2026-06-05T09:41:00Z" w16du:dateUtc="2026-06-05T14:41:00Z">
        <w:r>
          <w:t>are the initial focus</w:t>
        </w:r>
      </w:ins>
      <w:ins w:id="2016" w:author="Francis Moigula" w:date="2026-06-05T10:31:00Z" w16du:dateUtc="2026-06-05T15:31:00Z">
        <w:r w:rsidR="006A72AB">
          <w:t xml:space="preserve"> and under</w:t>
        </w:r>
      </w:ins>
      <w:ins w:id="2017" w:author="Francis Moigula" w:date="2026-06-05T10:32:00Z" w16du:dateUtc="2026-06-05T15:32:00Z">
        <w:r w:rsidR="006A72AB">
          <w:t>lying details for t</w:t>
        </w:r>
      </w:ins>
      <w:ins w:id="2018" w:author="Francis Moigula" w:date="2026-06-05T09:41:00Z" w16du:dateUtc="2026-06-05T14:41:00Z">
        <w:r>
          <w:t>h</w:t>
        </w:r>
      </w:ins>
      <w:ins w:id="2019" w:author="Francis Moigula" w:date="2026-06-05T10:31:00Z" w16du:dateUtc="2026-06-05T15:31:00Z">
        <w:r w:rsidR="00216947">
          <w:t>e prototype.</w:t>
        </w:r>
      </w:ins>
    </w:p>
    <w:p w14:paraId="158073DB" w14:textId="3E7F73D4" w:rsidR="00FA57BA" w:rsidRPr="00AF5391" w:rsidRDefault="00B22623" w:rsidP="00FA57BA">
      <w:pPr>
        <w:pStyle w:val="Heading3"/>
        <w:rPr>
          <w:ins w:id="2020" w:author="Francis Moigula" w:date="2026-06-05T12:38:00Z" w16du:dateUtc="2026-06-05T17:38:00Z"/>
          <w:b/>
        </w:rPr>
      </w:pPr>
      <w:bookmarkStart w:id="2021" w:name="_Toc231555259"/>
      <w:bookmarkStart w:id="2022" w:name="_Toc231555258"/>
      <w:ins w:id="2023" w:author="Francis Moigula" w:date="2026-06-05T09:41:00Z" w16du:dateUtc="2026-06-05T14:41:00Z">
        <w:r w:rsidRPr="00AF5391">
          <w:rPr>
            <w:b/>
          </w:rPr>
          <w:t xml:space="preserve">Use Case </w:t>
        </w:r>
      </w:ins>
      <w:ins w:id="2024" w:author="Francis Moigula" w:date="2026-06-05T17:39:00Z" w16du:dateUtc="2026-06-05T22:39:00Z">
        <w:r w:rsidR="0085203D">
          <w:rPr>
            <w:b/>
          </w:rPr>
          <w:t>1</w:t>
        </w:r>
      </w:ins>
      <w:ins w:id="2025" w:author="Francis Moigula" w:date="2026-06-05T09:41:00Z" w16du:dateUtc="2026-06-05T14:41:00Z">
        <w:r w:rsidRPr="00AF5391">
          <w:rPr>
            <w:b/>
          </w:rPr>
          <w:t xml:space="preserve">: </w:t>
        </w:r>
      </w:ins>
      <w:ins w:id="2026" w:author="Francis Moigula" w:date="2026-06-05T12:38:00Z" w16du:dateUtc="2026-06-05T17:38:00Z">
        <w:r w:rsidR="00FA57BA" w:rsidRPr="00E02AFD">
          <w:rPr>
            <w:b/>
          </w:rPr>
          <w:t>Supplier Downtime and SLA Credit Automation</w:t>
        </w:r>
        <w:bookmarkEnd w:id="2021"/>
      </w:ins>
    </w:p>
    <w:p w14:paraId="7BE961D6" w14:textId="77777777" w:rsidR="00FA57BA" w:rsidRDefault="00FA57BA" w:rsidP="00FA57BA">
      <w:pPr>
        <w:rPr>
          <w:ins w:id="2027" w:author="Francis Moigula" w:date="2026-06-05T12:38:00Z" w16du:dateUtc="2026-06-05T17:38:00Z"/>
        </w:rPr>
      </w:pPr>
      <w:ins w:id="2028" w:author="Francis Moigula" w:date="2026-06-05T12:38:00Z" w16du:dateUtc="2026-06-05T17:38:00Z">
        <w:r>
          <w:t>This is a</w:t>
        </w:r>
        <w:r w:rsidRPr="006802AB">
          <w:t>n AI agent system that monitors supplier outage/downtime events, cross-references SLA contract terms, detects breaches, calculates owed credits, and generates dispute communications for human review and approval.</w:t>
        </w:r>
      </w:ins>
    </w:p>
    <w:p w14:paraId="435B414F" w14:textId="77777777" w:rsidR="00FA57BA" w:rsidRPr="0063747B" w:rsidRDefault="00FA57BA" w:rsidP="00FA57BA">
      <w:pPr>
        <w:rPr>
          <w:ins w:id="2029" w:author="Francis Moigula" w:date="2026-06-05T12:38:00Z" w16du:dateUtc="2026-06-05T17:38:00Z"/>
        </w:rPr>
      </w:pPr>
    </w:p>
    <w:tbl>
      <w:tblPr>
        <w:tblStyle w:val="RFX-SOWTable"/>
        <w:tblW w:w="0" w:type="auto"/>
        <w:tblLook w:val="04A0" w:firstRow="1" w:lastRow="0" w:firstColumn="1" w:lastColumn="0" w:noHBand="0" w:noVBand="1"/>
      </w:tblPr>
      <w:tblGrid>
        <w:gridCol w:w="9085"/>
        <w:gridCol w:w="129"/>
      </w:tblGrid>
      <w:tr w:rsidR="00FA57BA" w14:paraId="5C4FCAA6" w14:textId="77777777" w:rsidTr="001A4DF8">
        <w:trPr>
          <w:cnfStyle w:val="100000000000" w:firstRow="1" w:lastRow="0" w:firstColumn="0" w:lastColumn="0" w:oddVBand="0" w:evenVBand="0" w:oddHBand="0" w:evenHBand="0" w:firstRowFirstColumn="0" w:firstRowLastColumn="0" w:lastRowFirstColumn="0" w:lastRowLastColumn="0"/>
          <w:ins w:id="2030" w:author="Francis Moigula" w:date="2026-06-05T12:38:00Z"/>
        </w:trPr>
        <w:tc>
          <w:tcPr>
            <w:tcW w:w="9214" w:type="dxa"/>
            <w:gridSpan w:val="2"/>
          </w:tcPr>
          <w:p w14:paraId="1EE54333" w14:textId="77777777" w:rsidR="00FA57BA" w:rsidRPr="00C04247" w:rsidRDefault="00FA57BA">
            <w:pPr>
              <w:rPr>
                <w:ins w:id="2031" w:author="Francis Moigula" w:date="2026-06-05T12:38:00Z" w16du:dateUtc="2026-06-05T17:38:00Z"/>
                <w:b w:val="0"/>
                <w:bCs/>
              </w:rPr>
            </w:pPr>
            <w:ins w:id="2032" w:author="Francis Moigula" w:date="2026-06-05T12:38:00Z" w16du:dateUtc="2026-06-05T17:38:00Z">
              <w:r>
                <w:rPr>
                  <w:bCs/>
                </w:rPr>
                <w:t>Activities</w:t>
              </w:r>
            </w:ins>
          </w:p>
        </w:tc>
      </w:tr>
      <w:tr w:rsidR="00FA57BA" w14:paraId="42F74AA3" w14:textId="77777777">
        <w:trPr>
          <w:cnfStyle w:val="000000100000" w:firstRow="0" w:lastRow="0" w:firstColumn="0" w:lastColumn="0" w:oddVBand="0" w:evenVBand="0" w:oddHBand="1" w:evenHBand="0" w:firstRowFirstColumn="0" w:firstRowLastColumn="0" w:lastRowFirstColumn="0" w:lastRowLastColumn="0"/>
          <w:ins w:id="2033" w:author="Francis Moigula" w:date="2026-06-05T12:38:00Z"/>
        </w:trPr>
        <w:tc>
          <w:tcPr>
            <w:tcW w:w="9214" w:type="dxa"/>
            <w:gridSpan w:val="2"/>
          </w:tcPr>
          <w:p w14:paraId="7C1E3B4F" w14:textId="77777777" w:rsidR="00FA57BA" w:rsidRDefault="00FA57BA">
            <w:pPr>
              <w:pStyle w:val="ListParagraph"/>
              <w:numPr>
                <w:ilvl w:val="0"/>
                <w:numId w:val="38"/>
              </w:numPr>
              <w:spacing w:before="0"/>
              <w:rPr>
                <w:ins w:id="2034" w:author="Francis Moigula" w:date="2026-06-05T12:38:00Z" w16du:dateUtc="2026-06-05T17:38:00Z"/>
              </w:rPr>
            </w:pPr>
            <w:ins w:id="2035" w:author="Francis Moigula" w:date="2026-06-05T12:38:00Z" w16du:dateUtc="2026-06-05T17:38:00Z">
              <w:r>
                <w:t xml:space="preserve">Define and confirm business and technical Prototype requirements including key stakeholders, processes, and technologies </w:t>
              </w:r>
            </w:ins>
          </w:p>
          <w:p w14:paraId="2ED65351" w14:textId="77777777" w:rsidR="00FA57BA" w:rsidRDefault="00FA57BA">
            <w:pPr>
              <w:pStyle w:val="ListParagraph"/>
              <w:numPr>
                <w:ilvl w:val="0"/>
                <w:numId w:val="38"/>
              </w:numPr>
              <w:spacing w:before="0"/>
              <w:rPr>
                <w:ins w:id="2036" w:author="Francis Moigula" w:date="2026-06-05T12:38:00Z" w16du:dateUtc="2026-06-05T17:38:00Z"/>
              </w:rPr>
            </w:pPr>
            <w:ins w:id="2037" w:author="Francis Moigula" w:date="2026-06-05T12:38:00Z" w16du:dateUtc="2026-06-05T17:38:00Z">
              <w:r>
                <w:t>Create SLA contract extraction and indexing pipeline (PDFs → AI Search)</w:t>
              </w:r>
            </w:ins>
          </w:p>
          <w:p w14:paraId="6F470996" w14:textId="77777777" w:rsidR="00FA57BA" w:rsidRDefault="00FA57BA">
            <w:pPr>
              <w:pStyle w:val="ListParagraph"/>
              <w:numPr>
                <w:ilvl w:val="0"/>
                <w:numId w:val="38"/>
              </w:numPr>
              <w:spacing w:before="0"/>
              <w:rPr>
                <w:ins w:id="2038" w:author="Francis Moigula" w:date="2026-06-05T12:38:00Z" w16du:dateUtc="2026-06-05T17:38:00Z"/>
              </w:rPr>
            </w:pPr>
            <w:ins w:id="2039" w:author="Francis Moigula" w:date="2026-06-05T12:38:00Z" w16du:dateUtc="2026-06-05T17:38:00Z">
              <w:r>
                <w:t>Support outage event ingestion from Dynatrace/ServiceNow into Microsoft Fabric</w:t>
              </w:r>
            </w:ins>
          </w:p>
          <w:p w14:paraId="1347C46B" w14:textId="77777777" w:rsidR="00FA57BA" w:rsidRDefault="00FA57BA">
            <w:pPr>
              <w:pStyle w:val="ListParagraph"/>
              <w:numPr>
                <w:ilvl w:val="0"/>
                <w:numId w:val="38"/>
              </w:numPr>
              <w:spacing w:before="0"/>
              <w:rPr>
                <w:ins w:id="2040" w:author="Francis Moigula" w:date="2026-06-05T12:38:00Z" w16du:dateUtc="2026-06-05T17:38:00Z"/>
              </w:rPr>
            </w:pPr>
            <w:ins w:id="2041" w:author="Francis Moigula" w:date="2026-06-05T12:38:00Z" w16du:dateUtc="2026-06-05T17:38:00Z">
              <w:r>
                <w:t>Enable breach detection engine combining deterministic rules + AI judgment</w:t>
              </w:r>
            </w:ins>
          </w:p>
          <w:p w14:paraId="4346F957" w14:textId="77777777" w:rsidR="00FA57BA" w:rsidRDefault="00FA57BA">
            <w:pPr>
              <w:pStyle w:val="ListParagraph"/>
              <w:numPr>
                <w:ilvl w:val="0"/>
                <w:numId w:val="38"/>
              </w:numPr>
              <w:spacing w:before="0"/>
              <w:rPr>
                <w:ins w:id="2042" w:author="Francis Moigula" w:date="2026-06-05T12:38:00Z" w16du:dateUtc="2026-06-05T17:38:00Z"/>
              </w:rPr>
            </w:pPr>
            <w:ins w:id="2043" w:author="Francis Moigula" w:date="2026-06-05T12:38:00Z" w16du:dateUtc="2026-06-05T17:38:00Z">
              <w:r>
                <w:t>Create SLA Violation Case generation with unique case ID, evidence links, and estimated credit</w:t>
              </w:r>
            </w:ins>
          </w:p>
          <w:p w14:paraId="14D8487D" w14:textId="77777777" w:rsidR="00FA57BA" w:rsidRDefault="00FA57BA">
            <w:pPr>
              <w:pStyle w:val="ListParagraph"/>
              <w:numPr>
                <w:ilvl w:val="0"/>
                <w:numId w:val="38"/>
              </w:numPr>
              <w:spacing w:before="0"/>
              <w:rPr>
                <w:ins w:id="2044" w:author="Francis Moigula" w:date="2026-06-05T12:38:00Z" w16du:dateUtc="2026-06-05T17:38:00Z"/>
              </w:rPr>
            </w:pPr>
            <w:ins w:id="2045" w:author="Francis Moigula" w:date="2026-06-05T12:38:00Z" w16du:dateUtc="2026-06-05T17:38:00Z">
              <w:r>
                <w:t>Enable a case review UI (split-pane: source evidence + case summary with severity/confidence)</w:t>
              </w:r>
            </w:ins>
          </w:p>
          <w:p w14:paraId="48619AA2" w14:textId="77777777" w:rsidR="00FA57BA" w:rsidRDefault="00FA57BA">
            <w:pPr>
              <w:pStyle w:val="ListParagraph"/>
              <w:numPr>
                <w:ilvl w:val="0"/>
                <w:numId w:val="38"/>
              </w:numPr>
              <w:spacing w:before="0"/>
              <w:rPr>
                <w:ins w:id="2046" w:author="Francis Moigula" w:date="2026-06-05T12:38:00Z" w16du:dateUtc="2026-06-05T17:38:00Z"/>
              </w:rPr>
            </w:pPr>
            <w:ins w:id="2047" w:author="Francis Moigula" w:date="2026-06-05T12:38:00Z" w16du:dateUtc="2026-06-05T17:38:00Z">
              <w:r>
                <w:t>Support human-in-the-loop validation (valid/invalid with justification capture for model tuning)</w:t>
              </w:r>
            </w:ins>
          </w:p>
          <w:p w14:paraId="63760DAB" w14:textId="77777777" w:rsidR="00FA57BA" w:rsidRDefault="00FA57BA">
            <w:pPr>
              <w:pStyle w:val="ListParagraph"/>
              <w:numPr>
                <w:ilvl w:val="0"/>
                <w:numId w:val="38"/>
              </w:numPr>
              <w:spacing w:before="0"/>
              <w:rPr>
                <w:ins w:id="2048" w:author="Francis Moigula" w:date="2026-06-05T12:38:00Z" w16du:dateUtc="2026-06-05T17:38:00Z"/>
              </w:rPr>
            </w:pPr>
            <w:ins w:id="2049" w:author="Francis Moigula" w:date="2026-06-05T12:38:00Z" w16du:dateUtc="2026-06-05T17:38:00Z">
              <w:r>
                <w:t>Enable basic case status tracking (Open → In Progress → Closed)</w:t>
              </w:r>
            </w:ins>
          </w:p>
        </w:tc>
      </w:tr>
      <w:tr w:rsidR="00FA57BA" w14:paraId="5CFFE378" w14:textId="77777777">
        <w:trPr>
          <w:cnfStyle w:val="000000010000" w:firstRow="0" w:lastRow="0" w:firstColumn="0" w:lastColumn="0" w:oddVBand="0" w:evenVBand="0" w:oddHBand="0" w:evenHBand="1" w:firstRowFirstColumn="0" w:firstRowLastColumn="0" w:lastRowFirstColumn="0" w:lastRowLastColumn="0"/>
          <w:ins w:id="2050" w:author="Francis Moigula" w:date="2026-06-05T12:38:00Z"/>
        </w:trPr>
        <w:tc>
          <w:tcPr>
            <w:tcW w:w="9214" w:type="dxa"/>
            <w:gridSpan w:val="2"/>
          </w:tcPr>
          <w:p w14:paraId="23F7302D" w14:textId="77777777" w:rsidR="00FA57BA" w:rsidRPr="00A22D34" w:rsidRDefault="00FA57BA">
            <w:pPr>
              <w:rPr>
                <w:ins w:id="2051" w:author="Francis Moigula" w:date="2026-06-05T12:38:00Z" w16du:dateUtc="2026-06-05T17:38:00Z"/>
                <w:b/>
                <w:bCs/>
              </w:rPr>
            </w:pPr>
            <w:ins w:id="2052" w:author="Francis Moigula" w:date="2026-06-05T12:38:00Z" w16du:dateUtc="2026-06-05T17:38:00Z">
              <w:r w:rsidRPr="00A22D34">
                <w:rPr>
                  <w:b/>
                  <w:bCs/>
                </w:rPr>
                <w:t>Assumptions</w:t>
              </w:r>
            </w:ins>
          </w:p>
        </w:tc>
      </w:tr>
      <w:tr w:rsidR="00FA57BA" w14:paraId="5FCDBB18" w14:textId="77777777">
        <w:trPr>
          <w:gridAfter w:val="1"/>
          <w:cnfStyle w:val="000000100000" w:firstRow="0" w:lastRow="0" w:firstColumn="0" w:lastColumn="0" w:oddVBand="0" w:evenVBand="0" w:oddHBand="1" w:evenHBand="0" w:firstRowFirstColumn="0" w:firstRowLastColumn="0" w:lastRowFirstColumn="0" w:lastRowLastColumn="0"/>
          <w:wAfter w:w="129" w:type="dxa"/>
          <w:ins w:id="2053" w:author="Francis Moigula" w:date="2026-06-05T12:38:00Z"/>
        </w:trPr>
        <w:tc>
          <w:tcPr>
            <w:tcW w:w="9085" w:type="dxa"/>
          </w:tcPr>
          <w:p w14:paraId="5FC66A7A" w14:textId="77777777" w:rsidR="00FA57BA" w:rsidRDefault="00FA57BA">
            <w:pPr>
              <w:pStyle w:val="ListParagraph"/>
              <w:numPr>
                <w:ilvl w:val="0"/>
                <w:numId w:val="38"/>
              </w:numPr>
              <w:spacing w:before="0" w:after="160" w:line="279" w:lineRule="auto"/>
              <w:rPr>
                <w:ins w:id="2054" w:author="Francis Moigula" w:date="2026-06-05T12:38:00Z" w16du:dateUtc="2026-06-05T17:38:00Z"/>
              </w:rPr>
            </w:pPr>
            <w:ins w:id="2055" w:author="Francis Moigula" w:date="2026-06-05T12:38:00Z" w16du:dateUtc="2026-06-05T17:38:00Z">
              <w:r>
                <w:t xml:space="preserve">Prototype scope will provide minimum viable product to validate initial requirements, design, process, and core technology.  Additional capability, scaling, logic and complexity can be addressed in future phase. </w:t>
              </w:r>
            </w:ins>
          </w:p>
          <w:p w14:paraId="59EFBC23" w14:textId="77777777" w:rsidR="00FA57BA" w:rsidRDefault="00FA57BA">
            <w:pPr>
              <w:pStyle w:val="ListParagraph"/>
              <w:numPr>
                <w:ilvl w:val="0"/>
                <w:numId w:val="38"/>
              </w:numPr>
              <w:spacing w:before="0"/>
              <w:rPr>
                <w:ins w:id="2056" w:author="Francis Moigula" w:date="2026-06-05T12:38:00Z" w16du:dateUtc="2026-06-05T17:38:00Z"/>
              </w:rPr>
            </w:pPr>
            <w:ins w:id="2057" w:author="Francis Moigula" w:date="2026-06-05T12:38:00Z" w16du:dateUtc="2026-06-05T17:38:00Z">
              <w:r>
                <w:t xml:space="preserve">Data, tooling, and processes required for ingestion and evaluation will be provided with minimal data pipeline definition or augmentation.  </w:t>
              </w:r>
            </w:ins>
          </w:p>
          <w:p w14:paraId="5D11612E" w14:textId="77777777" w:rsidR="00FA57BA" w:rsidRDefault="00FA57BA">
            <w:pPr>
              <w:pStyle w:val="ListParagraph"/>
              <w:numPr>
                <w:ilvl w:val="0"/>
                <w:numId w:val="38"/>
              </w:numPr>
              <w:spacing w:before="0"/>
              <w:rPr>
                <w:ins w:id="2058" w:author="Francis Moigula" w:date="2026-06-05T12:38:00Z" w16du:dateUtc="2026-06-05T17:38:00Z"/>
              </w:rPr>
            </w:pPr>
            <w:ins w:id="2059" w:author="Francis Moigula" w:date="2026-06-05T12:38:00Z" w16du:dateUtc="2026-06-05T17:38:00Z">
              <w:r>
                <w:t>System designed to support a maximum of 50 outage events per day requiring SLA evaluation</w:t>
              </w:r>
            </w:ins>
          </w:p>
          <w:p w14:paraId="7ECA1313" w14:textId="77777777" w:rsidR="00FA57BA" w:rsidRDefault="00FA57BA">
            <w:pPr>
              <w:pStyle w:val="ListParagraph"/>
              <w:numPr>
                <w:ilvl w:val="0"/>
                <w:numId w:val="38"/>
              </w:numPr>
              <w:spacing w:before="0"/>
              <w:rPr>
                <w:ins w:id="2060" w:author="Francis Moigula" w:date="2026-06-05T12:38:00Z" w16du:dateUtc="2026-06-05T17:38:00Z"/>
              </w:rPr>
            </w:pPr>
            <w:ins w:id="2061" w:author="Francis Moigula" w:date="2026-06-05T12:38:00Z" w16du:dateUtc="2026-06-05T17:38:00Z">
              <w:r>
                <w:t>SLA contracts are stored as PDFs in SharePoint and contain structured penalty/uptime clauses</w:t>
              </w:r>
            </w:ins>
          </w:p>
          <w:p w14:paraId="294AB94A" w14:textId="77777777" w:rsidR="00FA57BA" w:rsidRDefault="00FA57BA">
            <w:pPr>
              <w:pStyle w:val="ListParagraph"/>
              <w:numPr>
                <w:ilvl w:val="0"/>
                <w:numId w:val="38"/>
              </w:numPr>
              <w:spacing w:before="0"/>
              <w:rPr>
                <w:ins w:id="2062" w:author="Francis Moigula" w:date="2026-06-05T12:38:00Z" w16du:dateUtc="2026-06-05T17:38:00Z"/>
              </w:rPr>
            </w:pPr>
            <w:ins w:id="2063" w:author="Francis Moigula" w:date="2026-06-05T12:38:00Z" w16du:dateUtc="2026-06-05T17:38:00Z">
              <w:r>
                <w:t>Historical outage data is available via Dynatrace or ServiceNow</w:t>
              </w:r>
            </w:ins>
          </w:p>
          <w:p w14:paraId="32B30940" w14:textId="77777777" w:rsidR="00FA57BA" w:rsidRDefault="00FA57BA">
            <w:pPr>
              <w:pStyle w:val="ListParagraph"/>
              <w:numPr>
                <w:ilvl w:val="0"/>
                <w:numId w:val="38"/>
              </w:numPr>
              <w:spacing w:before="0"/>
              <w:rPr>
                <w:ins w:id="2064" w:author="Francis Moigula" w:date="2026-06-05T12:38:00Z" w16du:dateUtc="2026-06-05T17:38:00Z"/>
              </w:rPr>
            </w:pPr>
            <w:ins w:id="2065" w:author="Francis Moigula" w:date="2026-06-05T12:38:00Z" w16du:dateUtc="2026-06-05T17:38:00Z">
              <w:r>
                <w:t>SLA contracts are extracted via Document Intelligence + Claude and indexed into Azure AI Search for retrieval</w:t>
              </w:r>
            </w:ins>
          </w:p>
          <w:p w14:paraId="1976AD06" w14:textId="77777777" w:rsidR="00FA57BA" w:rsidRDefault="00FA57BA">
            <w:pPr>
              <w:pStyle w:val="ListParagraph"/>
              <w:numPr>
                <w:ilvl w:val="0"/>
                <w:numId w:val="38"/>
              </w:numPr>
              <w:spacing w:before="0"/>
              <w:rPr>
                <w:ins w:id="2066" w:author="Francis Moigula" w:date="2026-06-05T12:38:00Z" w16du:dateUtc="2026-06-05T17:38:00Z"/>
              </w:rPr>
            </w:pPr>
            <w:ins w:id="2067" w:author="Francis Moigula" w:date="2026-06-05T12:38:00Z" w16du:dateUtc="2026-06-05T17:38:00Z">
              <w:r>
                <w:t>SLA terms are locked to contract version at time of breach</w:t>
              </w:r>
            </w:ins>
          </w:p>
          <w:p w14:paraId="78D891AC" w14:textId="77777777" w:rsidR="00FA57BA" w:rsidRDefault="00FA57BA">
            <w:pPr>
              <w:pStyle w:val="ListParagraph"/>
              <w:numPr>
                <w:ilvl w:val="0"/>
                <w:numId w:val="38"/>
              </w:numPr>
              <w:spacing w:before="0"/>
              <w:rPr>
                <w:ins w:id="2068" w:author="Francis Moigula" w:date="2026-06-05T12:38:00Z" w16du:dateUtc="2026-06-05T17:38:00Z"/>
              </w:rPr>
            </w:pPr>
            <w:ins w:id="2069" w:author="Francis Moigula" w:date="2026-06-05T12:38:00Z" w16du:dateUtc="2026-06-05T17:38:00Z">
              <w:r>
                <w:t>Detection uses deterministic rules (thresholds, uptime %, duration) and AI judgment for ambiguity and correlation</w:t>
              </w:r>
            </w:ins>
          </w:p>
          <w:p w14:paraId="2759732A" w14:textId="77777777" w:rsidR="00FA57BA" w:rsidRDefault="00FA57BA">
            <w:pPr>
              <w:pStyle w:val="ListParagraph"/>
              <w:numPr>
                <w:ilvl w:val="0"/>
                <w:numId w:val="38"/>
              </w:numPr>
              <w:spacing w:before="0"/>
              <w:rPr>
                <w:ins w:id="2070" w:author="Francis Moigula" w:date="2026-06-05T12:38:00Z" w16du:dateUtc="2026-06-05T17:38:00Z"/>
              </w:rPr>
            </w:pPr>
            <w:ins w:id="2071" w:author="Francis Moigula" w:date="2026-06-05T12:38:00Z" w16du:dateUtc="2026-06-05T17:38:00Z">
              <w:r>
                <w:t>Client provides SLA design logic and credit calculation methodology</w:t>
              </w:r>
            </w:ins>
          </w:p>
          <w:p w14:paraId="2DA3D984" w14:textId="77777777" w:rsidR="00FA57BA" w:rsidRDefault="00FA57BA">
            <w:pPr>
              <w:pStyle w:val="ListParagraph"/>
              <w:numPr>
                <w:ilvl w:val="0"/>
                <w:numId w:val="38"/>
              </w:numPr>
              <w:spacing w:before="0"/>
              <w:rPr>
                <w:ins w:id="2072" w:author="Francis Moigula" w:date="2026-06-05T12:38:00Z" w16du:dateUtc="2026-06-05T17:38:00Z"/>
              </w:rPr>
            </w:pPr>
            <w:ins w:id="2073" w:author="Francis Moigula" w:date="2026-06-05T12:38:00Z" w16du:dateUtc="2026-06-05T17:38:00Z">
              <w:r>
                <w:t>Preferred integration with Real-time APIs (DynaTrace/ServiceNow)</w:t>
              </w:r>
            </w:ins>
          </w:p>
          <w:p w14:paraId="01DC6CD5" w14:textId="77777777" w:rsidR="00FA57BA" w:rsidRDefault="00FA57BA">
            <w:pPr>
              <w:pStyle w:val="ListParagraph"/>
              <w:numPr>
                <w:ilvl w:val="0"/>
                <w:numId w:val="38"/>
              </w:numPr>
              <w:spacing w:before="0"/>
              <w:rPr>
                <w:ins w:id="2074" w:author="Francis Moigula" w:date="2026-06-05T12:38:00Z" w16du:dateUtc="2026-06-05T17:38:00Z"/>
              </w:rPr>
            </w:pPr>
            <w:ins w:id="2075" w:author="Francis Moigula" w:date="2026-06-05T12:38:00Z" w16du:dateUtc="2026-06-05T17:38:00Z">
              <w:r>
                <w:t>Fallback to API, Batch polling or CSV if needed</w:t>
              </w:r>
            </w:ins>
          </w:p>
          <w:p w14:paraId="0047CC9F" w14:textId="77777777" w:rsidR="00FA57BA" w:rsidRDefault="00FA57BA">
            <w:pPr>
              <w:pStyle w:val="ListParagraph"/>
              <w:numPr>
                <w:ilvl w:val="0"/>
                <w:numId w:val="38"/>
              </w:numPr>
              <w:spacing w:before="0"/>
              <w:rPr>
                <w:ins w:id="2076" w:author="Francis Moigula" w:date="2026-06-05T12:38:00Z" w16du:dateUtc="2026-06-05T17:38:00Z"/>
              </w:rPr>
            </w:pPr>
            <w:ins w:id="2077" w:author="Francis Moigula" w:date="2026-06-05T12:38:00Z" w16du:dateUtc="2026-06-05T17:38:00Z">
              <w:r>
                <w:t xml:space="preserve">Cases include Unique case IDs, Evidence links, Estimated credits </w:t>
              </w:r>
            </w:ins>
          </w:p>
          <w:p w14:paraId="5D81ADCE" w14:textId="77777777" w:rsidR="00FA57BA" w:rsidRDefault="00FA57BA">
            <w:pPr>
              <w:pStyle w:val="ListParagraph"/>
              <w:numPr>
                <w:ilvl w:val="0"/>
                <w:numId w:val="38"/>
              </w:numPr>
              <w:spacing w:before="0"/>
              <w:rPr>
                <w:ins w:id="2078" w:author="Francis Moigula" w:date="2026-06-05T12:38:00Z" w16du:dateUtc="2026-06-05T17:38:00Z"/>
              </w:rPr>
            </w:pPr>
            <w:ins w:id="2079" w:author="Francis Moigula" w:date="2026-06-05T12:38:00Z" w16du:dateUtc="2026-06-05T17:38:00Z">
              <w:r>
                <w:t>Human validation required for confirming breach validity</w:t>
              </w:r>
            </w:ins>
          </w:p>
          <w:p w14:paraId="52F59198" w14:textId="77777777" w:rsidR="00FA57BA" w:rsidRDefault="00FA57BA">
            <w:pPr>
              <w:pStyle w:val="ListParagraph"/>
              <w:numPr>
                <w:ilvl w:val="0"/>
                <w:numId w:val="38"/>
              </w:numPr>
              <w:spacing w:before="0"/>
              <w:rPr>
                <w:ins w:id="2080" w:author="Francis Moigula" w:date="2026-06-05T12:38:00Z" w16du:dateUtc="2026-06-05T17:38:00Z"/>
              </w:rPr>
            </w:pPr>
            <w:ins w:id="2081" w:author="Francis Moigula" w:date="2026-06-05T12:38:00Z" w16du:dateUtc="2026-06-05T17:38:00Z">
              <w:r>
                <w:t>Prototype uses basic state tracking: Open → In Progress → Closed</w:t>
              </w:r>
            </w:ins>
          </w:p>
          <w:p w14:paraId="31DF5507" w14:textId="77777777" w:rsidR="00FA57BA" w:rsidRDefault="00FA57BA">
            <w:pPr>
              <w:pStyle w:val="ListParagraph"/>
              <w:numPr>
                <w:ilvl w:val="0"/>
                <w:numId w:val="38"/>
              </w:numPr>
              <w:spacing w:before="0"/>
              <w:rPr>
                <w:ins w:id="2082" w:author="Francis Moigula" w:date="2026-06-05T12:38:00Z" w16du:dateUtc="2026-06-05T17:38:00Z"/>
              </w:rPr>
            </w:pPr>
            <w:ins w:id="2083" w:author="Francis Moigula" w:date="2026-06-05T12:38:00Z" w16du:dateUtc="2026-06-05T17:38:00Z">
              <w:r>
                <w:t>Contract terms are extracted once during ingestion and queried during breach detection</w:t>
              </w:r>
            </w:ins>
          </w:p>
        </w:tc>
      </w:tr>
    </w:tbl>
    <w:p w14:paraId="728F617B" w14:textId="77777777" w:rsidR="00FA57BA" w:rsidRPr="00216947" w:rsidRDefault="00FA57BA" w:rsidP="00FA57BA">
      <w:pPr>
        <w:pStyle w:val="TableBullet10"/>
        <w:numPr>
          <w:ilvl w:val="0"/>
          <w:numId w:val="0"/>
        </w:numPr>
        <w:rPr>
          <w:ins w:id="2084" w:author="Francis Moigula" w:date="2026-06-05T12:38:00Z" w16du:dateUtc="2026-06-05T17:38:00Z"/>
        </w:rPr>
      </w:pPr>
    </w:p>
    <w:p w14:paraId="0660B950" w14:textId="406EE812" w:rsidR="00B22623" w:rsidRPr="00AF5391" w:rsidRDefault="00B22623" w:rsidP="00B22623">
      <w:pPr>
        <w:pStyle w:val="Heading3"/>
        <w:rPr>
          <w:ins w:id="2085" w:author="Francis Moigula" w:date="2026-06-05T09:41:00Z" w16du:dateUtc="2026-06-05T14:41:00Z"/>
          <w:b/>
        </w:rPr>
      </w:pPr>
      <w:ins w:id="2086" w:author="Francis Moigula" w:date="2026-06-05T09:41:00Z" w16du:dateUtc="2026-06-05T14:41:00Z">
        <w:r w:rsidRPr="00AF5391">
          <w:rPr>
            <w:b/>
          </w:rPr>
          <w:t xml:space="preserve">Use Case </w:t>
        </w:r>
      </w:ins>
      <w:ins w:id="2087" w:author="Francis Moigula" w:date="2026-06-05T17:39:00Z" w16du:dateUtc="2026-06-05T22:39:00Z">
        <w:r w:rsidR="0085203D">
          <w:rPr>
            <w:b/>
          </w:rPr>
          <w:t>2</w:t>
        </w:r>
      </w:ins>
      <w:ins w:id="2088" w:author="Francis Moigula" w:date="2026-06-05T09:41:00Z" w16du:dateUtc="2026-06-05T14:41:00Z">
        <w:r w:rsidRPr="00AF5391">
          <w:rPr>
            <w:b/>
          </w:rPr>
          <w:t xml:space="preserve">: </w:t>
        </w:r>
      </w:ins>
      <w:ins w:id="2089" w:author="Francis Moigula" w:date="2026-06-05T09:45:00Z" w16du:dateUtc="2026-06-05T14:45:00Z">
        <w:r w:rsidR="00CB3150" w:rsidRPr="00566412">
          <w:rPr>
            <w:b/>
            <w:rPrChange w:id="2090" w:author="Francis Moigula" w:date="2026-06-05T09:46:00Z" w16du:dateUtc="2026-06-05T14:46:00Z">
              <w:rPr>
                <w:rFonts w:ascii="Segoe Sans Text" w:eastAsia="Times New Roman" w:hAnsi="Segoe Sans Text" w:cs="Segoe Sans Text"/>
                <w:b/>
                <w:bCs/>
                <w:color w:val="000000"/>
                <w:sz w:val="22"/>
                <w:szCs w:val="22"/>
                <w:lang w:val="en-CA" w:eastAsia="en-CA"/>
              </w:rPr>
            </w:rPrChange>
          </w:rPr>
          <w:t>Vendor Quote &amp; Contract Document Management Analysis</w:t>
        </w:r>
      </w:ins>
      <w:bookmarkEnd w:id="2022"/>
    </w:p>
    <w:p w14:paraId="47B1DD25" w14:textId="47455F43" w:rsidR="00B22623" w:rsidRDefault="00B22623" w:rsidP="00B22623">
      <w:pPr>
        <w:rPr>
          <w:ins w:id="2091" w:author="Francis Moigula" w:date="2026-06-05T09:45:00Z" w16du:dateUtc="2026-06-05T14:45:00Z"/>
        </w:rPr>
      </w:pPr>
      <w:ins w:id="2092" w:author="Francis Moigula" w:date="2026-06-05T09:41:00Z" w16du:dateUtc="2026-06-05T14:41:00Z">
        <w:r>
          <w:t>This is a</w:t>
        </w:r>
        <w:r w:rsidRPr="00AE074E">
          <w:t>n AI-powered greenfield application. Vendor quotes and contracts (PDF/Word) are ingested from SharePoint, intelligently extracted using Document Intelligence + Claude AI, enriched with deterministic business rules (cost-center mapping, budget impact calculation), and presented in a review UI for human validation and approval.</w:t>
        </w:r>
      </w:ins>
    </w:p>
    <w:p w14:paraId="140D8903" w14:textId="77777777" w:rsidR="007C5606" w:rsidRPr="0063747B" w:rsidRDefault="007C5606" w:rsidP="00B22623">
      <w:pPr>
        <w:rPr>
          <w:ins w:id="2093" w:author="Francis Moigula" w:date="2026-06-05T09:41:00Z" w16du:dateUtc="2026-06-05T14:41:00Z"/>
        </w:rPr>
      </w:pPr>
    </w:p>
    <w:tbl>
      <w:tblPr>
        <w:tblStyle w:val="RFX-SOWTable"/>
        <w:tblW w:w="0" w:type="auto"/>
        <w:tblLook w:val="04A0" w:firstRow="1" w:lastRow="0" w:firstColumn="1" w:lastColumn="0" w:noHBand="0" w:noVBand="1"/>
        <w:tblPrChange w:id="2094" w:author="Francis Moigula" w:date="2026-06-05T09:43:00Z" w16du:dateUtc="2026-06-05T14:43:00Z">
          <w:tblPr>
            <w:tblStyle w:val="RFX-SOWTable"/>
            <w:tblW w:w="0" w:type="auto"/>
            <w:tblLook w:val="04A0" w:firstRow="1" w:lastRow="0" w:firstColumn="1" w:lastColumn="0" w:noHBand="0" w:noVBand="1"/>
          </w:tblPr>
        </w:tblPrChange>
      </w:tblPr>
      <w:tblGrid>
        <w:gridCol w:w="9072"/>
        <w:gridCol w:w="13"/>
        <w:tblGridChange w:id="2095">
          <w:tblGrid>
            <w:gridCol w:w="6655"/>
            <w:gridCol w:w="2417"/>
            <w:gridCol w:w="13"/>
          </w:tblGrid>
        </w:tblGridChange>
      </w:tblGrid>
      <w:tr w:rsidR="007C5606" w14:paraId="6F557095" w14:textId="77777777" w:rsidTr="007C5606">
        <w:trPr>
          <w:gridAfter w:val="1"/>
          <w:cnfStyle w:val="100000000000" w:firstRow="1" w:lastRow="0" w:firstColumn="0" w:lastColumn="0" w:oddVBand="0" w:evenVBand="0" w:oddHBand="0" w:evenHBand="0" w:firstRowFirstColumn="0" w:firstRowLastColumn="0" w:lastRowFirstColumn="0" w:lastRowLastColumn="0"/>
          <w:wAfter w:w="13" w:type="dxa"/>
          <w:ins w:id="2096" w:author="Francis Moigula" w:date="2026-06-05T09:41:00Z"/>
          <w:trPrChange w:id="2097" w:author="Francis Moigula" w:date="2026-06-05T09:43:00Z" w16du:dateUtc="2026-06-05T14:43:00Z">
            <w:trPr>
              <w:gridAfter w:val="1"/>
            </w:trPr>
          </w:trPrChange>
        </w:trPr>
        <w:tc>
          <w:tcPr>
            <w:tcW w:w="9072" w:type="dxa"/>
            <w:tcPrChange w:id="2098" w:author="Francis Moigula" w:date="2026-06-05T09:43:00Z" w16du:dateUtc="2026-06-05T14:43:00Z">
              <w:tcPr>
                <w:tcW w:w="6655" w:type="dxa"/>
              </w:tcPr>
            </w:tcPrChange>
          </w:tcPr>
          <w:p w14:paraId="0D7DBF4B" w14:textId="77777777" w:rsidR="007C5606" w:rsidRPr="00C04247" w:rsidRDefault="007C5606" w:rsidP="00AE4379">
            <w:pPr>
              <w:cnfStyle w:val="100000000000" w:firstRow="1" w:lastRow="0" w:firstColumn="0" w:lastColumn="0" w:oddVBand="0" w:evenVBand="0" w:oddHBand="0" w:evenHBand="0" w:firstRowFirstColumn="0" w:firstRowLastColumn="0" w:lastRowFirstColumn="0" w:lastRowLastColumn="0"/>
              <w:rPr>
                <w:ins w:id="2099" w:author="Francis Moigula" w:date="2026-06-05T09:41:00Z" w16du:dateUtc="2026-06-05T14:41:00Z"/>
                <w:b w:val="0"/>
                <w:bCs/>
              </w:rPr>
            </w:pPr>
            <w:ins w:id="2100" w:author="Francis Moigula" w:date="2026-06-05T09:41:00Z" w16du:dateUtc="2026-06-05T14:41:00Z">
              <w:r>
                <w:rPr>
                  <w:bCs/>
                </w:rPr>
                <w:t>Activities</w:t>
              </w:r>
            </w:ins>
          </w:p>
        </w:tc>
      </w:tr>
      <w:tr w:rsidR="007C5606" w14:paraId="4630D949" w14:textId="77777777" w:rsidTr="007C5606">
        <w:trPr>
          <w:gridAfter w:val="1"/>
          <w:cnfStyle w:val="000000100000" w:firstRow="0" w:lastRow="0" w:firstColumn="0" w:lastColumn="0" w:oddVBand="0" w:evenVBand="0" w:oddHBand="1" w:evenHBand="0" w:firstRowFirstColumn="0" w:firstRowLastColumn="0" w:lastRowFirstColumn="0" w:lastRowLastColumn="0"/>
          <w:wAfter w:w="13" w:type="dxa"/>
          <w:ins w:id="2101" w:author="Francis Moigula" w:date="2026-06-05T09:41:00Z"/>
          <w:trPrChange w:id="2102" w:author="Francis Moigula" w:date="2026-06-05T09:43:00Z" w16du:dateUtc="2026-06-05T14:43:00Z">
            <w:trPr>
              <w:gridAfter w:val="1"/>
            </w:trPr>
          </w:trPrChange>
        </w:trPr>
        <w:tc>
          <w:tcPr>
            <w:tcW w:w="9072" w:type="dxa"/>
            <w:tcPrChange w:id="2103" w:author="Francis Moigula" w:date="2026-06-05T09:43:00Z" w16du:dateUtc="2026-06-05T14:43:00Z">
              <w:tcPr>
                <w:tcW w:w="6655" w:type="dxa"/>
              </w:tcPr>
            </w:tcPrChange>
          </w:tcPr>
          <w:p w14:paraId="3BCD0109" w14:textId="77777777" w:rsidR="007C5606" w:rsidRDefault="007C5606" w:rsidP="00B22623">
            <w:pPr>
              <w:pStyle w:val="ListParagraph"/>
              <w:numPr>
                <w:ilvl w:val="0"/>
                <w:numId w:val="38"/>
              </w:numPr>
              <w:spacing w:before="0"/>
              <w:cnfStyle w:val="000000100000" w:firstRow="0" w:lastRow="0" w:firstColumn="0" w:lastColumn="0" w:oddVBand="0" w:evenVBand="0" w:oddHBand="1" w:evenHBand="0" w:firstRowFirstColumn="0" w:firstRowLastColumn="0" w:lastRowFirstColumn="0" w:lastRowLastColumn="0"/>
              <w:rPr>
                <w:ins w:id="2104" w:author="Francis Moigula" w:date="2026-06-05T09:41:00Z" w16du:dateUtc="2026-06-05T14:41:00Z"/>
              </w:rPr>
            </w:pPr>
            <w:ins w:id="2105" w:author="Francis Moigula" w:date="2026-06-05T09:41:00Z" w16du:dateUtc="2026-06-05T14:41:00Z">
              <w:r>
                <w:t xml:space="preserve">Define and confirm business and technical prototype requirements including key stakeholders, processes, and technologies </w:t>
              </w:r>
            </w:ins>
          </w:p>
          <w:p w14:paraId="42AD8851" w14:textId="2D620E83" w:rsidR="007C5606" w:rsidRDefault="007C5606" w:rsidP="00B22623">
            <w:pPr>
              <w:pStyle w:val="ListParagraph"/>
              <w:numPr>
                <w:ilvl w:val="0"/>
                <w:numId w:val="38"/>
              </w:numPr>
              <w:spacing w:before="0"/>
              <w:cnfStyle w:val="000000100000" w:firstRow="0" w:lastRow="0" w:firstColumn="0" w:lastColumn="0" w:oddVBand="0" w:evenVBand="0" w:oddHBand="1" w:evenHBand="0" w:firstRowFirstColumn="0" w:firstRowLastColumn="0" w:lastRowFirstColumn="0" w:lastRowLastColumn="0"/>
              <w:rPr>
                <w:ins w:id="2106" w:author="Francis Moigula" w:date="2026-06-05T09:41:00Z" w16du:dateUtc="2026-06-05T14:41:00Z"/>
              </w:rPr>
            </w:pPr>
            <w:ins w:id="2107" w:author="Francis Moigula" w:date="2026-06-05T09:41:00Z" w16du:dateUtc="2026-06-05T14:41:00Z">
              <w:r>
                <w:t>Develop a web application (Azure Static Web Apps) with split-pane document review UI</w:t>
              </w:r>
            </w:ins>
          </w:p>
          <w:p w14:paraId="1653614C" w14:textId="77777777" w:rsidR="007C5606" w:rsidRDefault="007C5606" w:rsidP="00B22623">
            <w:pPr>
              <w:pStyle w:val="ListParagraph"/>
              <w:numPr>
                <w:ilvl w:val="0"/>
                <w:numId w:val="38"/>
              </w:numPr>
              <w:spacing w:before="0"/>
              <w:cnfStyle w:val="000000100000" w:firstRow="0" w:lastRow="0" w:firstColumn="0" w:lastColumn="0" w:oddVBand="0" w:evenVBand="0" w:oddHBand="1" w:evenHBand="0" w:firstRowFirstColumn="0" w:firstRowLastColumn="0" w:lastRowFirstColumn="0" w:lastRowLastColumn="0"/>
              <w:rPr>
                <w:ins w:id="2108" w:author="Francis Moigula" w:date="2026-06-05T09:41:00Z" w16du:dateUtc="2026-06-05T14:41:00Z"/>
              </w:rPr>
            </w:pPr>
            <w:ins w:id="2109" w:author="Francis Moigula" w:date="2026-06-05T09:41:00Z" w16du:dateUtc="2026-06-05T14:41:00Z">
              <w:r>
                <w:t>Implement AI-powered field extraction with per-field confidence scores and source highlighting</w:t>
              </w:r>
            </w:ins>
          </w:p>
          <w:p w14:paraId="17C85A3B" w14:textId="77777777" w:rsidR="007C5606" w:rsidRDefault="007C5606" w:rsidP="00B22623">
            <w:pPr>
              <w:pStyle w:val="ListParagraph"/>
              <w:numPr>
                <w:ilvl w:val="0"/>
                <w:numId w:val="38"/>
              </w:numPr>
              <w:spacing w:before="0"/>
              <w:cnfStyle w:val="000000100000" w:firstRow="0" w:lastRow="0" w:firstColumn="0" w:lastColumn="0" w:oddVBand="0" w:evenVBand="0" w:oddHBand="1" w:evenHBand="0" w:firstRowFirstColumn="0" w:firstRowLastColumn="0" w:lastRowFirstColumn="0" w:lastRowLastColumn="0"/>
              <w:rPr>
                <w:ins w:id="2110" w:author="Francis Moigula" w:date="2026-06-05T09:41:00Z" w16du:dateUtc="2026-06-05T14:41:00Z"/>
              </w:rPr>
            </w:pPr>
            <w:ins w:id="2111" w:author="Francis Moigula" w:date="2026-06-05T09:41:00Z" w16du:dateUtc="2026-06-05T14:41:00Z">
              <w:r>
                <w:t>Provide deterministic rules engine for accounting logic, cost-center mapping, and categorization</w:t>
              </w:r>
            </w:ins>
          </w:p>
          <w:p w14:paraId="7C3A570E" w14:textId="77777777" w:rsidR="007C5606" w:rsidRDefault="007C5606" w:rsidP="00B22623">
            <w:pPr>
              <w:pStyle w:val="ListParagraph"/>
              <w:numPr>
                <w:ilvl w:val="0"/>
                <w:numId w:val="38"/>
              </w:numPr>
              <w:spacing w:before="0"/>
              <w:cnfStyle w:val="000000100000" w:firstRow="0" w:lastRow="0" w:firstColumn="0" w:lastColumn="0" w:oddVBand="0" w:evenVBand="0" w:oddHBand="1" w:evenHBand="0" w:firstRowFirstColumn="0" w:firstRowLastColumn="0" w:lastRowFirstColumn="0" w:lastRowLastColumn="0"/>
              <w:rPr>
                <w:ins w:id="2112" w:author="Francis Moigula" w:date="2026-06-05T09:41:00Z" w16du:dateUtc="2026-06-05T14:41:00Z"/>
              </w:rPr>
            </w:pPr>
            <w:ins w:id="2113" w:author="Francis Moigula" w:date="2026-06-05T09:41:00Z" w16du:dateUtc="2026-06-05T14:41:00Z">
              <w:r>
                <w:t>Enable inline field editing with approve/edit/reject actions and audit trail</w:t>
              </w:r>
            </w:ins>
          </w:p>
          <w:p w14:paraId="652ABB2E" w14:textId="77777777" w:rsidR="007C5606" w:rsidRDefault="007C5606" w:rsidP="00B22623">
            <w:pPr>
              <w:pStyle w:val="ListParagraph"/>
              <w:numPr>
                <w:ilvl w:val="0"/>
                <w:numId w:val="38"/>
              </w:numPr>
              <w:spacing w:before="0"/>
              <w:cnfStyle w:val="000000100000" w:firstRow="0" w:lastRow="0" w:firstColumn="0" w:lastColumn="0" w:oddVBand="0" w:evenVBand="0" w:oddHBand="1" w:evenHBand="0" w:firstRowFirstColumn="0" w:firstRowLastColumn="0" w:lastRowFirstColumn="0" w:lastRowLastColumn="0"/>
              <w:rPr>
                <w:ins w:id="2114" w:author="Francis Moigula" w:date="2026-06-05T09:41:00Z" w16du:dateUtc="2026-06-05T14:41:00Z"/>
              </w:rPr>
            </w:pPr>
            <w:ins w:id="2115" w:author="Francis Moigula" w:date="2026-06-05T09:41:00Z" w16du:dateUtc="2026-06-05T14:41:00Z">
              <w:r>
                <w:t>Create AI-generated value summary narrative (risk/value/justification framing)</w:t>
              </w:r>
            </w:ins>
          </w:p>
          <w:p w14:paraId="335BC0BC" w14:textId="77777777" w:rsidR="007C5606" w:rsidRDefault="007C5606" w:rsidP="00B22623">
            <w:pPr>
              <w:pStyle w:val="ListParagraph"/>
              <w:numPr>
                <w:ilvl w:val="0"/>
                <w:numId w:val="38"/>
              </w:numPr>
              <w:spacing w:before="0"/>
              <w:cnfStyle w:val="000000100000" w:firstRow="0" w:lastRow="0" w:firstColumn="0" w:lastColumn="0" w:oddVBand="0" w:evenVBand="0" w:oddHBand="1" w:evenHBand="0" w:firstRowFirstColumn="0" w:firstRowLastColumn="0" w:lastRowFirstColumn="0" w:lastRowLastColumn="0"/>
              <w:rPr>
                <w:ins w:id="2116" w:author="Francis Moigula" w:date="2026-06-05T09:41:00Z" w16du:dateUtc="2026-06-05T14:41:00Z"/>
              </w:rPr>
            </w:pPr>
            <w:ins w:id="2117" w:author="Francis Moigula" w:date="2026-06-05T09:41:00Z" w16du:dateUtc="2026-06-05T14:41:00Z">
              <w:r>
                <w:t>Enable a single-stage approval workflow with structured feedback capture (expandable to multi-stage workflow with approvals tagged to approver Entra IDs in a future phase)</w:t>
              </w:r>
            </w:ins>
          </w:p>
          <w:p w14:paraId="61FDAAC9" w14:textId="77777777" w:rsidR="007C5606" w:rsidRDefault="007C5606" w:rsidP="00B22623">
            <w:pPr>
              <w:pStyle w:val="ListParagraph"/>
              <w:numPr>
                <w:ilvl w:val="0"/>
                <w:numId w:val="38"/>
              </w:numPr>
              <w:spacing w:before="0"/>
              <w:cnfStyle w:val="000000100000" w:firstRow="0" w:lastRow="0" w:firstColumn="0" w:lastColumn="0" w:oddVBand="0" w:evenVBand="0" w:oddHBand="1" w:evenHBand="0" w:firstRowFirstColumn="0" w:firstRowLastColumn="0" w:lastRowFirstColumn="0" w:lastRowLastColumn="0"/>
              <w:rPr>
                <w:ins w:id="2118" w:author="Francis Moigula" w:date="2026-06-05T09:41:00Z" w16du:dateUtc="2026-06-05T14:41:00Z"/>
              </w:rPr>
            </w:pPr>
            <w:ins w:id="2119" w:author="Francis Moigula" w:date="2026-06-05T09:41:00Z" w16du:dateUtc="2026-06-05T14:41:00Z">
              <w:r>
                <w:t>Automate document ingestion from SharePoint (with manual upload fallback)</w:t>
              </w:r>
            </w:ins>
          </w:p>
          <w:p w14:paraId="5B8DCD97" w14:textId="1030A0AC" w:rsidR="007C5606" w:rsidRDefault="007C5606" w:rsidP="00B22623">
            <w:pPr>
              <w:pStyle w:val="ListParagraph"/>
              <w:numPr>
                <w:ilvl w:val="0"/>
                <w:numId w:val="38"/>
              </w:numPr>
              <w:spacing w:before="0"/>
              <w:cnfStyle w:val="000000100000" w:firstRow="0" w:lastRow="0" w:firstColumn="0" w:lastColumn="0" w:oddVBand="0" w:evenVBand="0" w:oddHBand="1" w:evenHBand="0" w:firstRowFirstColumn="0" w:firstRowLastColumn="0" w:lastRowFirstColumn="0" w:lastRowLastColumn="0"/>
              <w:rPr>
                <w:ins w:id="2120" w:author="Francis Moigula" w:date="2026-06-05T09:41:00Z" w16du:dateUtc="2026-06-05T14:41:00Z"/>
              </w:rPr>
            </w:pPr>
            <w:ins w:id="2121" w:author="Francis Moigula" w:date="2026-06-05T09:41:00Z" w16du:dateUtc="2026-06-05T14:41:00Z">
              <w:r>
                <w:t>Enable look-up of approved records stored in Microsoft Fabric (</w:t>
              </w:r>
            </w:ins>
            <w:ins w:id="2122" w:author="Francis Moigula" w:date="2026-06-05T10:34:00Z" w16du:dateUtc="2026-06-05T15:34:00Z">
              <w:r w:rsidR="00492018">
                <w:t>One Lake</w:t>
              </w:r>
            </w:ins>
            <w:ins w:id="2123" w:author="Francis Moigula" w:date="2026-06-05T09:41:00Z" w16du:dateUtc="2026-06-05T14:41:00Z">
              <w:r>
                <w:t>) for downstream use</w:t>
              </w:r>
            </w:ins>
          </w:p>
          <w:p w14:paraId="6A14FB43" w14:textId="77777777" w:rsidR="007C5606" w:rsidRDefault="007C5606" w:rsidP="00B22623">
            <w:pPr>
              <w:pStyle w:val="ListParagraph"/>
              <w:numPr>
                <w:ilvl w:val="0"/>
                <w:numId w:val="38"/>
              </w:numPr>
              <w:spacing w:before="0"/>
              <w:cnfStyle w:val="000000100000" w:firstRow="0" w:lastRow="0" w:firstColumn="0" w:lastColumn="0" w:oddVBand="0" w:evenVBand="0" w:oddHBand="1" w:evenHBand="0" w:firstRowFirstColumn="0" w:firstRowLastColumn="0" w:lastRowFirstColumn="0" w:lastRowLastColumn="0"/>
              <w:rPr>
                <w:ins w:id="2124" w:author="Francis Moigula" w:date="2026-06-05T09:41:00Z" w16du:dateUtc="2026-06-05T14:41:00Z"/>
              </w:rPr>
            </w:pPr>
            <w:ins w:id="2125" w:author="Francis Moigula" w:date="2026-06-05T09:41:00Z" w16du:dateUtc="2026-06-05T14:41:00Z">
              <w:r>
                <w:t>Integrate Entra ID authentication with role-based access control</w:t>
              </w:r>
            </w:ins>
          </w:p>
          <w:p w14:paraId="41F81846" w14:textId="77777777" w:rsidR="007C5606" w:rsidRDefault="007C5606" w:rsidP="00B22623">
            <w:pPr>
              <w:pStyle w:val="ListParagraph"/>
              <w:numPr>
                <w:ilvl w:val="0"/>
                <w:numId w:val="38"/>
              </w:numPr>
              <w:spacing w:before="0"/>
              <w:cnfStyle w:val="000000100000" w:firstRow="0" w:lastRow="0" w:firstColumn="0" w:lastColumn="0" w:oddVBand="0" w:evenVBand="0" w:oddHBand="1" w:evenHBand="0" w:firstRowFirstColumn="0" w:firstRowLastColumn="0" w:lastRowFirstColumn="0" w:lastRowLastColumn="0"/>
              <w:rPr>
                <w:ins w:id="2126" w:author="Francis Moigula" w:date="2026-06-05T09:41:00Z" w16du:dateUtc="2026-06-05T14:41:00Z"/>
              </w:rPr>
            </w:pPr>
            <w:ins w:id="2127" w:author="Francis Moigula" w:date="2026-06-05T09:41:00Z" w16du:dateUtc="2026-06-05T14:41:00Z">
              <w:r>
                <w:t>Use/construct (a) CI/CD pipeline (GitHub Actions → auto-deploy)</w:t>
              </w:r>
            </w:ins>
          </w:p>
        </w:tc>
      </w:tr>
      <w:tr w:rsidR="007C5606" w14:paraId="7D0B523D" w14:textId="77777777" w:rsidTr="007C5606">
        <w:trPr>
          <w:gridAfter w:val="1"/>
          <w:cnfStyle w:val="000000010000" w:firstRow="0" w:lastRow="0" w:firstColumn="0" w:lastColumn="0" w:oddVBand="0" w:evenVBand="0" w:oddHBand="0" w:evenHBand="1" w:firstRowFirstColumn="0" w:firstRowLastColumn="0" w:lastRowFirstColumn="0" w:lastRowLastColumn="0"/>
          <w:wAfter w:w="13" w:type="dxa"/>
          <w:ins w:id="2128" w:author="Francis Moigula" w:date="2026-06-05T09:41:00Z"/>
          <w:trPrChange w:id="2129" w:author="Francis Moigula" w:date="2026-06-05T09:43:00Z" w16du:dateUtc="2026-06-05T14:43:00Z">
            <w:trPr>
              <w:gridAfter w:val="1"/>
            </w:trPr>
          </w:trPrChange>
        </w:trPr>
        <w:tc>
          <w:tcPr>
            <w:tcW w:w="9072" w:type="dxa"/>
            <w:tcPrChange w:id="2130" w:author="Francis Moigula" w:date="2026-06-05T09:43:00Z" w16du:dateUtc="2026-06-05T14:43:00Z">
              <w:tcPr>
                <w:tcW w:w="6655" w:type="dxa"/>
              </w:tcPr>
            </w:tcPrChange>
          </w:tcPr>
          <w:p w14:paraId="5B0CAE58" w14:textId="77777777" w:rsidR="007C5606" w:rsidRPr="00A22D34" w:rsidRDefault="007C5606" w:rsidP="00AE4379">
            <w:pPr>
              <w:cnfStyle w:val="000000010000" w:firstRow="0" w:lastRow="0" w:firstColumn="0" w:lastColumn="0" w:oddVBand="0" w:evenVBand="0" w:oddHBand="0" w:evenHBand="1" w:firstRowFirstColumn="0" w:firstRowLastColumn="0" w:lastRowFirstColumn="0" w:lastRowLastColumn="0"/>
              <w:rPr>
                <w:ins w:id="2131" w:author="Francis Moigula" w:date="2026-06-05T09:41:00Z" w16du:dateUtc="2026-06-05T14:41:00Z"/>
                <w:b/>
                <w:bCs/>
              </w:rPr>
            </w:pPr>
            <w:ins w:id="2132" w:author="Francis Moigula" w:date="2026-06-05T09:41:00Z" w16du:dateUtc="2026-06-05T14:41:00Z">
              <w:r w:rsidRPr="00A22D34">
                <w:rPr>
                  <w:b/>
                  <w:bCs/>
                </w:rPr>
                <w:t>Assumptions</w:t>
              </w:r>
            </w:ins>
          </w:p>
        </w:tc>
      </w:tr>
      <w:tr w:rsidR="007C5606" w14:paraId="0E5E9956" w14:textId="77777777" w:rsidTr="009D096C">
        <w:trPr>
          <w:cnfStyle w:val="000000100000" w:firstRow="0" w:lastRow="0" w:firstColumn="0" w:lastColumn="0" w:oddVBand="0" w:evenVBand="0" w:oddHBand="1" w:evenHBand="0" w:firstRowFirstColumn="0" w:firstRowLastColumn="0" w:lastRowFirstColumn="0" w:lastRowLastColumn="0"/>
          <w:ins w:id="2133" w:author="Francis Moigula" w:date="2026-06-05T09:43:00Z"/>
        </w:trPr>
        <w:tc>
          <w:tcPr>
            <w:tcW w:w="9085" w:type="dxa"/>
            <w:gridSpan w:val="2"/>
          </w:tcPr>
          <w:p w14:paraId="111E1F14" w14:textId="60A02022" w:rsidR="007C5606" w:rsidRDefault="007C5606" w:rsidP="00AE4379">
            <w:pPr>
              <w:pStyle w:val="ListParagraph"/>
              <w:numPr>
                <w:ilvl w:val="0"/>
                <w:numId w:val="38"/>
              </w:numPr>
              <w:spacing w:before="0"/>
              <w:rPr>
                <w:ins w:id="2134" w:author="Francis Moigula" w:date="2026-06-05T09:43:00Z" w16du:dateUtc="2026-06-05T14:43:00Z"/>
              </w:rPr>
            </w:pPr>
            <w:ins w:id="2135" w:author="Francis Moigula" w:date="2026-06-05T09:43:00Z" w16du:dateUtc="2026-06-05T14:43:00Z">
              <w:r>
                <w:t xml:space="preserve">Prototype scope will provide minimum </w:t>
              </w:r>
            </w:ins>
            <w:ins w:id="2136" w:author="Francis Moigula" w:date="2026-06-05T10:34:00Z" w16du:dateUtc="2026-06-05T15:34:00Z">
              <w:r w:rsidR="00136504">
                <w:t xml:space="preserve">functionality </w:t>
              </w:r>
            </w:ins>
            <w:ins w:id="2137" w:author="Francis Moigula" w:date="2026-06-05T09:43:00Z" w16du:dateUtc="2026-06-05T14:43:00Z">
              <w:r>
                <w:t>to validate initial requirements, design, process, and core technology.</w:t>
              </w:r>
            </w:ins>
            <w:ins w:id="2138" w:author="Francis Moigula" w:date="2026-06-05T10:34:00Z" w16du:dateUtc="2026-06-05T15:34:00Z">
              <w:r w:rsidR="00136504">
                <w:t xml:space="preserve"> </w:t>
              </w:r>
            </w:ins>
            <w:ins w:id="2139" w:author="Francis Moigula" w:date="2026-06-05T09:43:00Z" w16du:dateUtc="2026-06-05T14:43:00Z">
              <w:r>
                <w:t xml:space="preserve">Additional capability, scaling, logic and complexity can be addressed in future phase. </w:t>
              </w:r>
            </w:ins>
          </w:p>
          <w:p w14:paraId="4B9AEC61" w14:textId="77777777" w:rsidR="007C5606" w:rsidRDefault="007C5606" w:rsidP="00AE4379">
            <w:pPr>
              <w:pStyle w:val="ListParagraph"/>
              <w:numPr>
                <w:ilvl w:val="0"/>
                <w:numId w:val="38"/>
              </w:numPr>
              <w:spacing w:before="0"/>
              <w:rPr>
                <w:ins w:id="2140" w:author="Francis Moigula" w:date="2026-06-05T09:43:00Z" w16du:dateUtc="2026-06-05T14:43:00Z"/>
              </w:rPr>
            </w:pPr>
            <w:ins w:id="2141" w:author="Francis Moigula" w:date="2026-06-05T09:43:00Z" w16du:dateUtc="2026-06-05T14:43:00Z">
              <w:r>
                <w:t xml:space="preserve">Data, tooling, and processes required for ingestion and evaluation will be provided with minimal data pipeline definition or augmentation.  </w:t>
              </w:r>
            </w:ins>
          </w:p>
          <w:p w14:paraId="116B12DE" w14:textId="77777777" w:rsidR="007C5606" w:rsidRDefault="007C5606" w:rsidP="00AE4379">
            <w:pPr>
              <w:pStyle w:val="ListParagraph"/>
              <w:numPr>
                <w:ilvl w:val="0"/>
                <w:numId w:val="38"/>
              </w:numPr>
              <w:spacing w:before="0"/>
              <w:rPr>
                <w:ins w:id="2142" w:author="Francis Moigula" w:date="2026-06-05T09:43:00Z" w16du:dateUtc="2026-06-05T14:43:00Z"/>
              </w:rPr>
            </w:pPr>
            <w:ins w:id="2143" w:author="Francis Moigula" w:date="2026-06-05T09:43:00Z" w16du:dateUtc="2026-06-05T14:43:00Z">
              <w:r>
                <w:t>A representative volume of up to 500 total documents/month across use cases (shared assumption, but directly impacts UC1 extraction volume)</w:t>
              </w:r>
            </w:ins>
          </w:p>
          <w:p w14:paraId="53BF8904" w14:textId="77777777" w:rsidR="007C5606" w:rsidRDefault="007C5606" w:rsidP="00AE4379">
            <w:pPr>
              <w:pStyle w:val="ListParagraph"/>
              <w:numPr>
                <w:ilvl w:val="0"/>
                <w:numId w:val="38"/>
              </w:numPr>
              <w:spacing w:before="0"/>
              <w:rPr>
                <w:ins w:id="2144" w:author="Francis Moigula" w:date="2026-06-05T09:43:00Z" w16du:dateUtc="2026-06-05T14:43:00Z"/>
              </w:rPr>
            </w:pPr>
            <w:ins w:id="2145" w:author="Francis Moigula" w:date="2026-06-05T09:43:00Z" w16du:dateUtc="2026-06-05T14:43:00Z">
              <w:r>
                <w:t>Documents are assumed to average 20 pages; actual document complexity and variation may impact extract performance</w:t>
              </w:r>
            </w:ins>
          </w:p>
          <w:p w14:paraId="75F84B65" w14:textId="77777777" w:rsidR="007C5606" w:rsidRDefault="007C5606" w:rsidP="00AE4379">
            <w:pPr>
              <w:pStyle w:val="ListParagraph"/>
              <w:numPr>
                <w:ilvl w:val="0"/>
                <w:numId w:val="38"/>
              </w:numPr>
              <w:spacing w:before="0"/>
              <w:rPr>
                <w:ins w:id="2146" w:author="Francis Moigula" w:date="2026-06-05T09:43:00Z" w16du:dateUtc="2026-06-05T14:43:00Z"/>
              </w:rPr>
            </w:pPr>
            <w:ins w:id="2147" w:author="Francis Moigula" w:date="2026-06-05T09:43:00Z" w16du:dateUtc="2026-06-05T14:43:00Z">
              <w:r>
                <w:t xml:space="preserve">Document inputs are vendor quotes and contracts in PDF/Word format </w:t>
              </w:r>
            </w:ins>
          </w:p>
          <w:p w14:paraId="517165F0" w14:textId="77777777" w:rsidR="007C5606" w:rsidRDefault="007C5606" w:rsidP="00AE4379">
            <w:pPr>
              <w:pStyle w:val="ListParagraph"/>
              <w:numPr>
                <w:ilvl w:val="0"/>
                <w:numId w:val="38"/>
              </w:numPr>
              <w:spacing w:before="0"/>
              <w:rPr>
                <w:ins w:id="2148" w:author="Francis Moigula" w:date="2026-06-05T09:43:00Z" w16du:dateUtc="2026-06-05T14:43:00Z"/>
              </w:rPr>
            </w:pPr>
            <w:ins w:id="2149" w:author="Francis Moigula" w:date="2026-06-05T09:43:00Z" w16du:dateUtc="2026-06-05T14:43:00Z">
              <w:r>
                <w:t>Documents originate from SharePoint document libraries and Ariba data extract (CSV) instead of API integration</w:t>
              </w:r>
            </w:ins>
          </w:p>
          <w:p w14:paraId="066098F5" w14:textId="77777777" w:rsidR="007C5606" w:rsidRDefault="007C5606" w:rsidP="00AE4379">
            <w:pPr>
              <w:pStyle w:val="ListParagraph"/>
              <w:numPr>
                <w:ilvl w:val="0"/>
                <w:numId w:val="38"/>
              </w:numPr>
              <w:spacing w:before="0"/>
              <w:rPr>
                <w:ins w:id="2150" w:author="Francis Moigula" w:date="2026-06-05T09:43:00Z" w16du:dateUtc="2026-06-05T14:43:00Z"/>
              </w:rPr>
            </w:pPr>
            <w:ins w:id="2151" w:author="Francis Moigula" w:date="2026-06-05T09:43:00Z" w16du:dateUtc="2026-06-05T14:43:00Z">
              <w:r>
                <w:t>Documents are processed using Document Intelligence (layout extraction), Claude Sonnet 4.6 (semantic extraction)</w:t>
              </w:r>
            </w:ins>
          </w:p>
          <w:p w14:paraId="42D8B0A4" w14:textId="77777777" w:rsidR="007C5606" w:rsidRDefault="007C5606" w:rsidP="00AE4379">
            <w:pPr>
              <w:pStyle w:val="ListParagraph"/>
              <w:numPr>
                <w:ilvl w:val="0"/>
                <w:numId w:val="38"/>
              </w:numPr>
              <w:spacing w:before="0"/>
              <w:rPr>
                <w:ins w:id="2152" w:author="Francis Moigula" w:date="2026-06-05T09:43:00Z" w16du:dateUtc="2026-06-05T14:43:00Z"/>
              </w:rPr>
            </w:pPr>
            <w:ins w:id="2153" w:author="Francis Moigula" w:date="2026-06-05T09:43:00Z" w16du:dateUtc="2026-06-05T14:43:00Z">
              <w:r>
                <w:t xml:space="preserve">Estimated token profile per document: ~20K input tokens, ~8K output tokens </w:t>
              </w:r>
            </w:ins>
          </w:p>
          <w:p w14:paraId="0DFD61EB" w14:textId="77777777" w:rsidR="007C5606" w:rsidRDefault="007C5606" w:rsidP="00AE4379">
            <w:pPr>
              <w:pStyle w:val="ListParagraph"/>
              <w:numPr>
                <w:ilvl w:val="0"/>
                <w:numId w:val="38"/>
              </w:numPr>
              <w:spacing w:before="0"/>
              <w:rPr>
                <w:ins w:id="2154" w:author="Francis Moigula" w:date="2026-06-05T09:43:00Z" w16du:dateUtc="2026-06-05T14:43:00Z"/>
              </w:rPr>
            </w:pPr>
            <w:ins w:id="2155" w:author="Francis Moigula" w:date="2026-06-05T09:43:00Z" w16du:dateUtc="2026-06-05T14:43:00Z">
              <w:r>
                <w:t>Extraction accuracy depends on availability of real sample documents for prompt tuning and permissibility of using them the non-production environment where the use case will be developed – it is assumed we can use real documents / data in non-production, although redactions are acceptable</w:t>
              </w:r>
            </w:ins>
          </w:p>
          <w:p w14:paraId="4CA21BC8" w14:textId="77777777" w:rsidR="007C5606" w:rsidRDefault="007C5606" w:rsidP="00AE4379">
            <w:pPr>
              <w:pStyle w:val="ListParagraph"/>
              <w:numPr>
                <w:ilvl w:val="0"/>
                <w:numId w:val="38"/>
              </w:numPr>
              <w:spacing w:before="0"/>
              <w:rPr>
                <w:ins w:id="2156" w:author="Francis Moigula" w:date="2026-06-05T09:43:00Z" w16du:dateUtc="2026-06-05T14:43:00Z"/>
              </w:rPr>
            </w:pPr>
            <w:ins w:id="2157" w:author="Francis Moigula" w:date="2026-06-05T09:43:00Z" w16du:dateUtc="2026-06-05T14:43:00Z">
              <w:r>
                <w:t>Cost-center mapping is initially deterministic (rule-based)</w:t>
              </w:r>
            </w:ins>
          </w:p>
          <w:p w14:paraId="0210B654" w14:textId="77777777" w:rsidR="007C5606" w:rsidRDefault="007C5606" w:rsidP="00AE4379">
            <w:pPr>
              <w:pStyle w:val="ListParagraph"/>
              <w:numPr>
                <w:ilvl w:val="0"/>
                <w:numId w:val="38"/>
              </w:numPr>
              <w:spacing w:before="0"/>
              <w:rPr>
                <w:ins w:id="2158" w:author="Francis Moigula" w:date="2026-06-05T09:43:00Z" w16du:dateUtc="2026-06-05T14:43:00Z"/>
              </w:rPr>
            </w:pPr>
            <w:ins w:id="2159" w:author="Francis Moigula" w:date="2026-06-05T09:43:00Z" w16du:dateUtc="2026-06-05T14:43:00Z">
              <w:r>
                <w:t>Client provides existing cost-center mapping logic and SME input for edge cases</w:t>
              </w:r>
            </w:ins>
          </w:p>
          <w:p w14:paraId="562F72DB" w14:textId="77777777" w:rsidR="007C5606" w:rsidRDefault="007C5606" w:rsidP="00AE4379">
            <w:pPr>
              <w:pStyle w:val="ListParagraph"/>
              <w:numPr>
                <w:ilvl w:val="0"/>
                <w:numId w:val="38"/>
              </w:numPr>
              <w:spacing w:before="0"/>
              <w:rPr>
                <w:ins w:id="2160" w:author="Francis Moigula" w:date="2026-06-05T09:43:00Z" w16du:dateUtc="2026-06-05T14:43:00Z"/>
              </w:rPr>
            </w:pPr>
            <w:ins w:id="2161" w:author="Francis Moigula" w:date="2026-06-05T09:43:00Z" w16du:dateUtc="2026-06-05T14:43:00Z">
              <w:r>
                <w:t>~25+ internal users will access the review UI</w:t>
              </w:r>
            </w:ins>
          </w:p>
          <w:p w14:paraId="75561A31" w14:textId="77777777" w:rsidR="007C5606" w:rsidRDefault="007C5606" w:rsidP="00AE4379">
            <w:pPr>
              <w:pStyle w:val="ListParagraph"/>
              <w:numPr>
                <w:ilvl w:val="0"/>
                <w:numId w:val="38"/>
              </w:numPr>
              <w:spacing w:before="0"/>
              <w:rPr>
                <w:ins w:id="2162" w:author="Francis Moigula" w:date="2026-06-05T09:43:00Z" w16du:dateUtc="2026-06-05T14:43:00Z"/>
              </w:rPr>
            </w:pPr>
            <w:ins w:id="2163" w:author="Francis Moigula" w:date="2026-06-05T09:43:00Z" w16du:dateUtc="2026-06-05T14:43:00Z">
              <w:r>
                <w:t>Human-in-the-loop validation required for field edits and approval decisions</w:t>
              </w:r>
            </w:ins>
          </w:p>
          <w:p w14:paraId="0337CA75" w14:textId="78592FAE" w:rsidR="007C5606" w:rsidRDefault="007C5606" w:rsidP="00AE4379">
            <w:pPr>
              <w:pStyle w:val="ListParagraph"/>
              <w:numPr>
                <w:ilvl w:val="0"/>
                <w:numId w:val="38"/>
              </w:numPr>
              <w:spacing w:before="0"/>
              <w:rPr>
                <w:ins w:id="2164" w:author="Francis Moigula" w:date="2026-06-05T09:43:00Z" w16du:dateUtc="2026-06-05T14:43:00Z"/>
              </w:rPr>
            </w:pPr>
            <w:ins w:id="2165" w:author="Francis Moigula" w:date="2026-06-05T09:43:00Z" w16du:dateUtc="2026-06-05T14:43:00Z">
              <w:r>
                <w:t>Prototype uses single-stage approval workflow</w:t>
              </w:r>
            </w:ins>
            <w:ins w:id="2166" w:author="Francis Moigula" w:date="2026-06-05T10:35:00Z" w16du:dateUtc="2026-06-05T15:35:00Z">
              <w:r w:rsidR="00136504">
                <w:t>.</w:t>
              </w:r>
            </w:ins>
          </w:p>
        </w:tc>
      </w:tr>
    </w:tbl>
    <w:p w14:paraId="366CC491" w14:textId="77777777" w:rsidR="00B22623" w:rsidRDefault="00B22623" w:rsidP="00B22623">
      <w:pPr>
        <w:rPr>
          <w:ins w:id="2167" w:author="Francis Moigula" w:date="2026-06-05T09:41:00Z" w16du:dateUtc="2026-06-05T14:41:00Z"/>
          <w:b/>
          <w:bCs/>
        </w:rPr>
      </w:pPr>
    </w:p>
    <w:p w14:paraId="6787324F" w14:textId="77777777" w:rsidR="009D24A2" w:rsidRDefault="009D24A2" w:rsidP="009D24A2">
      <w:pPr>
        <w:pStyle w:val="Heading2NUM"/>
        <w:rPr>
          <w:ins w:id="2168" w:author="Francis Moigula" w:date="2026-06-04T18:01:00Z" w16du:dateUtc="2026-06-04T23:01:00Z"/>
        </w:rPr>
      </w:pPr>
      <w:bookmarkStart w:id="2169" w:name="_Toc231555260"/>
      <w:ins w:id="2170" w:author="Francis Moigula" w:date="2026-06-04T18:01:00Z" w16du:dateUtc="2026-06-04T23:01:00Z">
        <w:r>
          <w:t>Prototype prerequisites</w:t>
        </w:r>
        <w:bookmarkEnd w:id="2169"/>
      </w:ins>
    </w:p>
    <w:tbl>
      <w:tblPr>
        <w:tblStyle w:val="RFX-SOWTable"/>
        <w:tblW w:w="0" w:type="auto"/>
        <w:tblLook w:val="04A0" w:firstRow="1" w:lastRow="0" w:firstColumn="1" w:lastColumn="0" w:noHBand="0" w:noVBand="1"/>
      </w:tblPr>
      <w:tblGrid>
        <w:gridCol w:w="536"/>
        <w:gridCol w:w="2603"/>
        <w:gridCol w:w="6221"/>
      </w:tblGrid>
      <w:tr w:rsidR="009D24A2" w14:paraId="77C59A15" w14:textId="77777777" w:rsidTr="00E36049">
        <w:trPr>
          <w:cnfStyle w:val="100000000000" w:firstRow="1" w:lastRow="0" w:firstColumn="0" w:lastColumn="0" w:oddVBand="0" w:evenVBand="0" w:oddHBand="0" w:evenHBand="0" w:firstRowFirstColumn="0" w:firstRowLastColumn="0" w:lastRowFirstColumn="0" w:lastRowLastColumn="0"/>
          <w:ins w:id="2171" w:author="Francis Moigula" w:date="2026-06-04T18:01:00Z"/>
        </w:trPr>
        <w:tc>
          <w:tcPr>
            <w:tcW w:w="567" w:type="dxa"/>
          </w:tcPr>
          <w:p w14:paraId="48A1EFE5" w14:textId="77777777" w:rsidR="009D24A2" w:rsidRDefault="009D24A2" w:rsidP="00E36049">
            <w:pPr>
              <w:rPr>
                <w:ins w:id="2172" w:author="Francis Moigula" w:date="2026-06-04T18:01:00Z" w16du:dateUtc="2026-06-04T23:01:00Z"/>
              </w:rPr>
            </w:pPr>
            <w:ins w:id="2173" w:author="Francis Moigula" w:date="2026-06-04T18:01:00Z" w16du:dateUtc="2026-06-04T23:01:00Z">
              <w:r>
                <w:t>#</w:t>
              </w:r>
            </w:ins>
          </w:p>
        </w:tc>
        <w:tc>
          <w:tcPr>
            <w:tcW w:w="2835" w:type="dxa"/>
          </w:tcPr>
          <w:p w14:paraId="077CECF3" w14:textId="77777777" w:rsidR="009D24A2" w:rsidRDefault="009D24A2" w:rsidP="00E36049">
            <w:pPr>
              <w:rPr>
                <w:ins w:id="2174" w:author="Francis Moigula" w:date="2026-06-04T18:01:00Z" w16du:dateUtc="2026-06-04T23:01:00Z"/>
              </w:rPr>
            </w:pPr>
            <w:ins w:id="2175" w:author="Francis Moigula" w:date="2026-06-04T18:01:00Z" w16du:dateUtc="2026-06-04T23:01:00Z">
              <w:r>
                <w:t>Prerequisite</w:t>
              </w:r>
            </w:ins>
          </w:p>
        </w:tc>
        <w:tc>
          <w:tcPr>
            <w:tcW w:w="6803" w:type="dxa"/>
          </w:tcPr>
          <w:p w14:paraId="5E9AE810" w14:textId="77777777" w:rsidR="009D24A2" w:rsidRDefault="009D24A2" w:rsidP="00E36049">
            <w:pPr>
              <w:rPr>
                <w:ins w:id="2176" w:author="Francis Moigula" w:date="2026-06-04T18:01:00Z" w16du:dateUtc="2026-06-04T23:01:00Z"/>
              </w:rPr>
            </w:pPr>
            <w:ins w:id="2177" w:author="Francis Moigula" w:date="2026-06-04T18:01:00Z" w16du:dateUtc="2026-06-04T23:01:00Z">
              <w:r>
                <w:t>Detail</w:t>
              </w:r>
            </w:ins>
          </w:p>
        </w:tc>
      </w:tr>
      <w:tr w:rsidR="009D24A2" w14:paraId="311E13AF" w14:textId="77777777" w:rsidTr="00E36049">
        <w:trPr>
          <w:cnfStyle w:val="000000100000" w:firstRow="0" w:lastRow="0" w:firstColumn="0" w:lastColumn="0" w:oddVBand="0" w:evenVBand="0" w:oddHBand="1" w:evenHBand="0" w:firstRowFirstColumn="0" w:firstRowLastColumn="0" w:lastRowFirstColumn="0" w:lastRowLastColumn="0"/>
          <w:ins w:id="2178" w:author="Francis Moigula" w:date="2026-06-04T18:01:00Z"/>
        </w:trPr>
        <w:tc>
          <w:tcPr>
            <w:tcW w:w="567" w:type="dxa"/>
          </w:tcPr>
          <w:p w14:paraId="72B50386" w14:textId="77777777" w:rsidR="009D24A2" w:rsidRDefault="009D24A2" w:rsidP="00E36049">
            <w:pPr>
              <w:rPr>
                <w:ins w:id="2179" w:author="Francis Moigula" w:date="2026-06-04T18:01:00Z" w16du:dateUtc="2026-06-04T23:01:00Z"/>
              </w:rPr>
            </w:pPr>
            <w:ins w:id="2180" w:author="Francis Moigula" w:date="2026-06-04T18:01:00Z" w16du:dateUtc="2026-06-04T23:01:00Z">
              <w:r>
                <w:t>1</w:t>
              </w:r>
            </w:ins>
          </w:p>
        </w:tc>
        <w:tc>
          <w:tcPr>
            <w:tcW w:w="2835" w:type="dxa"/>
          </w:tcPr>
          <w:p w14:paraId="25551B1A" w14:textId="77777777" w:rsidR="009D24A2" w:rsidRDefault="009D24A2" w:rsidP="00E36049">
            <w:pPr>
              <w:rPr>
                <w:ins w:id="2181" w:author="Francis Moigula" w:date="2026-06-04T18:01:00Z" w16du:dateUtc="2026-06-04T23:01:00Z"/>
              </w:rPr>
            </w:pPr>
            <w:ins w:id="2182" w:author="Francis Moigula" w:date="2026-06-04T18:01:00Z" w16du:dateUtc="2026-06-04T23:01:00Z">
              <w:r>
                <w:t>Azure Resource Group with Contributor access</w:t>
              </w:r>
            </w:ins>
          </w:p>
        </w:tc>
        <w:tc>
          <w:tcPr>
            <w:tcW w:w="6803" w:type="dxa"/>
          </w:tcPr>
          <w:p w14:paraId="4CFD6BD1" w14:textId="77777777" w:rsidR="009D24A2" w:rsidRDefault="009D24A2" w:rsidP="00E36049">
            <w:pPr>
              <w:rPr>
                <w:ins w:id="2183" w:author="Francis Moigula" w:date="2026-06-04T18:01:00Z" w16du:dateUtc="2026-06-04T23:01:00Z"/>
              </w:rPr>
            </w:pPr>
            <w:ins w:id="2184" w:author="Francis Moigula" w:date="2026-06-04T18:01:00Z" w16du:dateUtc="2026-06-04T23:01:00Z">
              <w:r>
                <w:t>Contributor-level access to a dedicated reac-production Resource Group with no pending approval gates, security reviews, or onboarding processes. If Terraform plan review is required, confirm same-day approval cadence.</w:t>
              </w:r>
            </w:ins>
          </w:p>
        </w:tc>
      </w:tr>
      <w:tr w:rsidR="009D24A2" w14:paraId="7F74119F" w14:textId="77777777" w:rsidTr="00E36049">
        <w:trPr>
          <w:cnfStyle w:val="000000010000" w:firstRow="0" w:lastRow="0" w:firstColumn="0" w:lastColumn="0" w:oddVBand="0" w:evenVBand="0" w:oddHBand="0" w:evenHBand="1" w:firstRowFirstColumn="0" w:firstRowLastColumn="0" w:lastRowFirstColumn="0" w:lastRowLastColumn="0"/>
          <w:ins w:id="2185" w:author="Francis Moigula" w:date="2026-06-04T18:01:00Z"/>
        </w:trPr>
        <w:tc>
          <w:tcPr>
            <w:tcW w:w="567" w:type="dxa"/>
          </w:tcPr>
          <w:p w14:paraId="69E5E37C" w14:textId="77777777" w:rsidR="009D24A2" w:rsidRDefault="009D24A2" w:rsidP="00E36049">
            <w:pPr>
              <w:rPr>
                <w:ins w:id="2186" w:author="Francis Moigula" w:date="2026-06-04T18:01:00Z" w16du:dateUtc="2026-06-04T23:01:00Z"/>
              </w:rPr>
            </w:pPr>
            <w:ins w:id="2187" w:author="Francis Moigula" w:date="2026-06-04T18:01:00Z" w16du:dateUtc="2026-06-04T23:01:00Z">
              <w:r>
                <w:t>2</w:t>
              </w:r>
            </w:ins>
          </w:p>
        </w:tc>
        <w:tc>
          <w:tcPr>
            <w:tcW w:w="2835" w:type="dxa"/>
          </w:tcPr>
          <w:p w14:paraId="3354EDC1" w14:textId="77777777" w:rsidR="009D24A2" w:rsidRDefault="009D24A2" w:rsidP="00E36049">
            <w:pPr>
              <w:rPr>
                <w:ins w:id="2188" w:author="Francis Moigula" w:date="2026-06-04T18:01:00Z" w16du:dateUtc="2026-06-04T23:01:00Z"/>
              </w:rPr>
            </w:pPr>
            <w:ins w:id="2189" w:author="Francis Moigula" w:date="2026-06-04T18:01:00Z" w16du:dateUtc="2026-06-04T23:01:00Z">
              <w:r>
                <w:t>Microsoft Fabric workspace (F8+ capacity, Admin access)</w:t>
              </w:r>
            </w:ins>
          </w:p>
        </w:tc>
        <w:tc>
          <w:tcPr>
            <w:tcW w:w="6803" w:type="dxa"/>
          </w:tcPr>
          <w:p w14:paraId="5C31D98E" w14:textId="77777777" w:rsidR="009D24A2" w:rsidRDefault="009D24A2" w:rsidP="00E36049">
            <w:pPr>
              <w:rPr>
                <w:ins w:id="2190" w:author="Francis Moigula" w:date="2026-06-04T18:01:00Z" w16du:dateUtc="2026-06-04T23:01:00Z"/>
              </w:rPr>
            </w:pPr>
            <w:ins w:id="2191" w:author="Francis Moigula" w:date="2026-06-04T18:01:00Z" w16du:dateUtc="2026-06-04T23:01:00Z">
              <w:r>
                <w:t>Capacity is active (not paused). If capacity needs to be purchased or allocated from existing entitlement, this is completed in Week 0.</w:t>
              </w:r>
            </w:ins>
          </w:p>
        </w:tc>
      </w:tr>
      <w:tr w:rsidR="009D24A2" w14:paraId="669E2585" w14:textId="77777777" w:rsidTr="00E36049">
        <w:trPr>
          <w:cnfStyle w:val="000000100000" w:firstRow="0" w:lastRow="0" w:firstColumn="0" w:lastColumn="0" w:oddVBand="0" w:evenVBand="0" w:oddHBand="1" w:evenHBand="0" w:firstRowFirstColumn="0" w:firstRowLastColumn="0" w:lastRowFirstColumn="0" w:lastRowLastColumn="0"/>
          <w:ins w:id="2192" w:author="Francis Moigula" w:date="2026-06-04T18:01:00Z"/>
        </w:trPr>
        <w:tc>
          <w:tcPr>
            <w:tcW w:w="567" w:type="dxa"/>
          </w:tcPr>
          <w:p w14:paraId="22D4F654" w14:textId="77777777" w:rsidR="009D24A2" w:rsidRDefault="009D24A2" w:rsidP="00E36049">
            <w:pPr>
              <w:rPr>
                <w:ins w:id="2193" w:author="Francis Moigula" w:date="2026-06-04T18:01:00Z" w16du:dateUtc="2026-06-04T23:01:00Z"/>
              </w:rPr>
            </w:pPr>
            <w:commentRangeStart w:id="2194"/>
            <w:commentRangeStart w:id="2195"/>
            <w:commentRangeStart w:id="2196"/>
            <w:ins w:id="2197" w:author="Francis Moigula" w:date="2026-06-04T18:01:00Z" w16du:dateUtc="2026-06-04T23:01:00Z">
              <w:r>
                <w:t>3</w:t>
              </w:r>
            </w:ins>
          </w:p>
        </w:tc>
        <w:tc>
          <w:tcPr>
            <w:tcW w:w="2835" w:type="dxa"/>
          </w:tcPr>
          <w:p w14:paraId="5EFAA7D7" w14:textId="338FEFD3" w:rsidR="009D24A2" w:rsidRDefault="009D24A2" w:rsidP="00E36049">
            <w:pPr>
              <w:rPr>
                <w:ins w:id="2198" w:author="Francis Moigula" w:date="2026-06-04T18:01:00Z" w16du:dateUtc="2026-06-04T23:01:00Z"/>
              </w:rPr>
            </w:pPr>
            <w:ins w:id="2199" w:author="Francis Moigula" w:date="2026-06-04T18:01:00Z" w16du:dateUtc="2026-06-04T23:01:00Z">
              <w:r>
                <w:t>Architecture sign-off</w:t>
              </w:r>
            </w:ins>
          </w:p>
        </w:tc>
        <w:tc>
          <w:tcPr>
            <w:tcW w:w="6803" w:type="dxa"/>
          </w:tcPr>
          <w:p w14:paraId="5105CD34" w14:textId="49A699B0" w:rsidR="009D24A2" w:rsidRDefault="006D0658" w:rsidP="00E36049">
            <w:pPr>
              <w:rPr>
                <w:ins w:id="2200" w:author="Francis Moigula" w:date="2026-06-04T18:01:00Z" w16du:dateUtc="2026-06-04T23:01:00Z"/>
              </w:rPr>
            </w:pPr>
            <w:ins w:id="2201" w:author="Francis Moigula" w:date="2026-06-05T10:42:00Z" w16du:dateUtc="2026-06-05T15:42:00Z">
              <w:r>
                <w:t>ARB</w:t>
              </w:r>
            </w:ins>
            <w:ins w:id="2202" w:author="Francis Moigula" w:date="2026-06-04T18:01:00Z" w16du:dateUtc="2026-06-04T23:01:00Z">
              <w:r w:rsidR="009D24A2">
                <w:t xml:space="preserve"> approval of the proposed architecture before Week 1 begins. Subject to refinement through agile development supporting directional alignment, not a locked specification.</w:t>
              </w:r>
              <w:commentRangeEnd w:id="2194"/>
              <w:r w:rsidR="009D24A2">
                <w:rPr>
                  <w:rStyle w:val="CommentReference"/>
                  <w:sz w:val="20"/>
                  <w:szCs w:val="20"/>
                </w:rPr>
                <w:commentReference w:id="2194"/>
              </w:r>
              <w:commentRangeEnd w:id="2195"/>
              <w:r>
                <w:rPr>
                  <w:rStyle w:val="CommentReference"/>
                  <w:sz w:val="20"/>
                  <w:szCs w:val="20"/>
                </w:rPr>
                <w:commentReference w:id="2195"/>
              </w:r>
              <w:commentRangeEnd w:id="2196"/>
              <w:r>
                <w:rPr>
                  <w:rStyle w:val="CommentReference"/>
                  <w:sz w:val="20"/>
                  <w:szCs w:val="20"/>
                </w:rPr>
                <w:commentReference w:id="2196"/>
              </w:r>
            </w:ins>
          </w:p>
        </w:tc>
      </w:tr>
      <w:tr w:rsidR="009D24A2" w14:paraId="53984FBE" w14:textId="77777777" w:rsidTr="00E36049">
        <w:trPr>
          <w:cnfStyle w:val="000000010000" w:firstRow="0" w:lastRow="0" w:firstColumn="0" w:lastColumn="0" w:oddVBand="0" w:evenVBand="0" w:oddHBand="0" w:evenHBand="1" w:firstRowFirstColumn="0" w:firstRowLastColumn="0" w:lastRowFirstColumn="0" w:lastRowLastColumn="0"/>
          <w:ins w:id="2205" w:author="Francis Moigula" w:date="2026-06-04T18:01:00Z"/>
        </w:trPr>
        <w:tc>
          <w:tcPr>
            <w:tcW w:w="567" w:type="dxa"/>
          </w:tcPr>
          <w:p w14:paraId="5C125327" w14:textId="77777777" w:rsidR="009D24A2" w:rsidRDefault="009D24A2" w:rsidP="00E36049">
            <w:pPr>
              <w:rPr>
                <w:ins w:id="2206" w:author="Francis Moigula" w:date="2026-06-04T18:01:00Z" w16du:dateUtc="2026-06-04T23:01:00Z"/>
              </w:rPr>
            </w:pPr>
            <w:ins w:id="2207" w:author="Francis Moigula" w:date="2026-06-04T18:01:00Z" w16du:dateUtc="2026-06-04T23:01:00Z">
              <w:r>
                <w:t>4</w:t>
              </w:r>
            </w:ins>
          </w:p>
        </w:tc>
        <w:tc>
          <w:tcPr>
            <w:tcW w:w="2835" w:type="dxa"/>
          </w:tcPr>
          <w:p w14:paraId="460CF854" w14:textId="77777777" w:rsidR="009D24A2" w:rsidRDefault="009D24A2" w:rsidP="00E36049">
            <w:pPr>
              <w:rPr>
                <w:ins w:id="2208" w:author="Francis Moigula" w:date="2026-06-04T18:01:00Z" w16du:dateUtc="2026-06-04T23:01:00Z"/>
              </w:rPr>
            </w:pPr>
            <w:ins w:id="2209" w:author="Francis Moigula" w:date="2026-06-04T18:01:00Z" w16du:dateUtc="2026-06-04T23:01:00Z">
              <w:r>
                <w:t>Written Architecture Review Board (ARB)/Change Advisory Board (CAB) exemption for non-production</w:t>
              </w:r>
            </w:ins>
          </w:p>
        </w:tc>
        <w:tc>
          <w:tcPr>
            <w:tcW w:w="6803" w:type="dxa"/>
          </w:tcPr>
          <w:p w14:paraId="7A9F7D56" w14:textId="77777777" w:rsidR="009D24A2" w:rsidRDefault="009D24A2" w:rsidP="00E36049">
            <w:pPr>
              <w:rPr>
                <w:ins w:id="2210" w:author="Francis Moigula" w:date="2026-06-04T18:01:00Z" w16du:dateUtc="2026-06-04T23:01:00Z"/>
              </w:rPr>
            </w:pPr>
            <w:ins w:id="2211" w:author="Francis Moigula" w:date="2026-06-04T18:01:00Z" w16du:dateUtc="2026-06-04T23:01:00Z">
              <w:r>
                <w:t>Signed email or documented decision (not verbal) from an executive with authority over the ARB process, explicitly naming this engagement and its non-production scope as exempt from ARB, security review, and CAB gates.</w:t>
              </w:r>
            </w:ins>
          </w:p>
        </w:tc>
      </w:tr>
      <w:tr w:rsidR="009D24A2" w14:paraId="449DEA35" w14:textId="77777777" w:rsidTr="00E36049">
        <w:trPr>
          <w:cnfStyle w:val="000000100000" w:firstRow="0" w:lastRow="0" w:firstColumn="0" w:lastColumn="0" w:oddVBand="0" w:evenVBand="0" w:oddHBand="1" w:evenHBand="0" w:firstRowFirstColumn="0" w:firstRowLastColumn="0" w:lastRowFirstColumn="0" w:lastRowLastColumn="0"/>
          <w:ins w:id="2212" w:author="Francis Moigula" w:date="2026-06-04T18:01:00Z"/>
        </w:trPr>
        <w:tc>
          <w:tcPr>
            <w:tcW w:w="567" w:type="dxa"/>
          </w:tcPr>
          <w:p w14:paraId="1537FD79" w14:textId="77777777" w:rsidR="009D24A2" w:rsidRDefault="009D24A2" w:rsidP="00E36049">
            <w:pPr>
              <w:rPr>
                <w:ins w:id="2213" w:author="Francis Moigula" w:date="2026-06-04T18:01:00Z" w16du:dateUtc="2026-06-04T23:01:00Z"/>
              </w:rPr>
            </w:pPr>
            <w:ins w:id="2214" w:author="Francis Moigula" w:date="2026-06-04T18:01:00Z" w16du:dateUtc="2026-06-04T23:01:00Z">
              <w:r>
                <w:t>5</w:t>
              </w:r>
            </w:ins>
          </w:p>
        </w:tc>
        <w:tc>
          <w:tcPr>
            <w:tcW w:w="2835" w:type="dxa"/>
          </w:tcPr>
          <w:p w14:paraId="2003CF72" w14:textId="77777777" w:rsidR="009D24A2" w:rsidRDefault="009D24A2" w:rsidP="00E36049">
            <w:pPr>
              <w:rPr>
                <w:ins w:id="2215" w:author="Francis Moigula" w:date="2026-06-04T18:01:00Z" w16du:dateUtc="2026-06-04T23:01:00Z"/>
              </w:rPr>
            </w:pPr>
            <w:ins w:id="2216" w:author="Francis Moigula" w:date="2026-06-04T18:01:00Z" w16du:dateUtc="2026-06-04T23:01:00Z">
              <w:r>
                <w:t>Sample documents (minimum 10 per use case)</w:t>
              </w:r>
            </w:ins>
          </w:p>
        </w:tc>
        <w:tc>
          <w:tcPr>
            <w:tcW w:w="6803" w:type="dxa"/>
          </w:tcPr>
          <w:p w14:paraId="4D39FCA3" w14:textId="77777777" w:rsidR="009D24A2" w:rsidRDefault="009D24A2" w:rsidP="00E36049">
            <w:pPr>
              <w:rPr>
                <w:ins w:id="2217" w:author="Francis Moigula" w:date="2026-06-04T18:01:00Z" w16du:dateUtc="2026-06-04T23:01:00Z"/>
              </w:rPr>
            </w:pPr>
            <w:ins w:id="2218" w:author="Francis Moigula" w:date="2026-06-04T18:01:00Z" w16du:dateUtc="2026-06-04T23:01:00Z">
              <w:r>
                <w:t xml:space="preserve">Representative of production format diversity. Cleared for non-production use (no data residency, classification, or legal holds). If redaction is required, completed by client before Week 1. Redaction may result in reduced accuracy. </w:t>
              </w:r>
            </w:ins>
          </w:p>
        </w:tc>
      </w:tr>
      <w:tr w:rsidR="009D24A2" w14:paraId="5E01F3E3" w14:textId="77777777" w:rsidTr="00E36049">
        <w:trPr>
          <w:cnfStyle w:val="000000010000" w:firstRow="0" w:lastRow="0" w:firstColumn="0" w:lastColumn="0" w:oddVBand="0" w:evenVBand="0" w:oddHBand="0" w:evenHBand="1" w:firstRowFirstColumn="0" w:firstRowLastColumn="0" w:lastRowFirstColumn="0" w:lastRowLastColumn="0"/>
          <w:ins w:id="2219" w:author="Francis Moigula" w:date="2026-06-04T18:01:00Z"/>
        </w:trPr>
        <w:tc>
          <w:tcPr>
            <w:tcW w:w="567" w:type="dxa"/>
          </w:tcPr>
          <w:p w14:paraId="792EC9CB" w14:textId="77777777" w:rsidR="009D24A2" w:rsidRDefault="009D24A2" w:rsidP="00E36049">
            <w:pPr>
              <w:rPr>
                <w:ins w:id="2220" w:author="Francis Moigula" w:date="2026-06-04T18:01:00Z" w16du:dateUtc="2026-06-04T23:01:00Z"/>
              </w:rPr>
            </w:pPr>
            <w:ins w:id="2221" w:author="Francis Moigula" w:date="2026-06-04T18:01:00Z" w16du:dateUtc="2026-06-04T23:01:00Z">
              <w:r>
                <w:t>6</w:t>
              </w:r>
            </w:ins>
          </w:p>
        </w:tc>
        <w:tc>
          <w:tcPr>
            <w:tcW w:w="2835" w:type="dxa"/>
          </w:tcPr>
          <w:p w14:paraId="13006916" w14:textId="77777777" w:rsidR="009D24A2" w:rsidRDefault="009D24A2" w:rsidP="00E36049">
            <w:pPr>
              <w:rPr>
                <w:ins w:id="2222" w:author="Francis Moigula" w:date="2026-06-04T18:01:00Z" w16du:dateUtc="2026-06-04T23:01:00Z"/>
              </w:rPr>
            </w:pPr>
            <w:ins w:id="2223" w:author="Francis Moigula" w:date="2026-06-04T18:01:00Z" w16du:dateUtc="2026-06-04T23:01:00Z">
              <w:r>
                <w:t>Dynatrace and/or ServiceNow API credentials (UC2)</w:t>
              </w:r>
            </w:ins>
          </w:p>
        </w:tc>
        <w:tc>
          <w:tcPr>
            <w:tcW w:w="6803" w:type="dxa"/>
          </w:tcPr>
          <w:p w14:paraId="11CC19AE" w14:textId="77777777" w:rsidR="009D24A2" w:rsidRDefault="009D24A2" w:rsidP="00E36049">
            <w:pPr>
              <w:rPr>
                <w:ins w:id="2224" w:author="Francis Moigula" w:date="2026-06-04T18:01:00Z" w16du:dateUtc="2026-06-04T23:01:00Z"/>
              </w:rPr>
            </w:pPr>
            <w:ins w:id="2225" w:author="Francis Moigula" w:date="2026-06-04T18:01:00Z" w16du:dateUtc="2026-06-04T23:01:00Z">
              <w:r>
                <w:t>Confirmed read access with tested connectivity from Azure. Service account creation, security reviews, or firewall changes completed in Week 0. If blocked on Week 1 Day 1, UC2 proceeds with stubbed data only.</w:t>
              </w:r>
            </w:ins>
          </w:p>
        </w:tc>
      </w:tr>
      <w:tr w:rsidR="009D24A2" w14:paraId="1D12E198" w14:textId="77777777" w:rsidTr="00E36049">
        <w:trPr>
          <w:cnfStyle w:val="000000100000" w:firstRow="0" w:lastRow="0" w:firstColumn="0" w:lastColumn="0" w:oddVBand="0" w:evenVBand="0" w:oddHBand="1" w:evenHBand="0" w:firstRowFirstColumn="0" w:firstRowLastColumn="0" w:lastRowFirstColumn="0" w:lastRowLastColumn="0"/>
          <w:ins w:id="2226" w:author="Francis Moigula" w:date="2026-06-04T18:01:00Z"/>
        </w:trPr>
        <w:tc>
          <w:tcPr>
            <w:tcW w:w="567" w:type="dxa"/>
          </w:tcPr>
          <w:p w14:paraId="0BF636D7" w14:textId="77777777" w:rsidR="009D24A2" w:rsidRDefault="009D24A2" w:rsidP="00E36049">
            <w:pPr>
              <w:rPr>
                <w:ins w:id="2227" w:author="Francis Moigula" w:date="2026-06-04T18:01:00Z" w16du:dateUtc="2026-06-04T23:01:00Z"/>
              </w:rPr>
            </w:pPr>
            <w:ins w:id="2228" w:author="Francis Moigula" w:date="2026-06-04T18:01:00Z" w16du:dateUtc="2026-06-04T23:01:00Z">
              <w:r>
                <w:t>7</w:t>
              </w:r>
            </w:ins>
          </w:p>
        </w:tc>
        <w:tc>
          <w:tcPr>
            <w:tcW w:w="2835" w:type="dxa"/>
          </w:tcPr>
          <w:p w14:paraId="7FA294BE" w14:textId="77777777" w:rsidR="009D24A2" w:rsidRDefault="009D24A2" w:rsidP="00E36049">
            <w:pPr>
              <w:rPr>
                <w:ins w:id="2229" w:author="Francis Moigula" w:date="2026-06-04T18:01:00Z" w16du:dateUtc="2026-06-04T23:01:00Z"/>
              </w:rPr>
            </w:pPr>
            <w:ins w:id="2230" w:author="Francis Moigula" w:date="2026-06-04T18:01:00Z" w16du:dateUtc="2026-06-04T23:01:00Z">
              <w:r>
                <w:t>Azure Policy exceptions (if applicable)</w:t>
              </w:r>
            </w:ins>
          </w:p>
        </w:tc>
        <w:tc>
          <w:tcPr>
            <w:tcW w:w="6803" w:type="dxa"/>
          </w:tcPr>
          <w:p w14:paraId="1B313789" w14:textId="77777777" w:rsidR="009D24A2" w:rsidRDefault="009D24A2" w:rsidP="00E36049">
            <w:pPr>
              <w:rPr>
                <w:ins w:id="2231" w:author="Francis Moigula" w:date="2026-06-04T18:01:00Z" w16du:dateUtc="2026-06-04T23:01:00Z"/>
              </w:rPr>
            </w:pPr>
            <w:ins w:id="2232" w:author="Francis Moigula" w:date="2026-06-04T18:01:00Z" w16du:dateUtc="2026-06-04T23:01:00Z">
              <w:r>
                <w:t>No restrictive policies blocking deployment of Azure AI services or restricting regions where Foundry + Claude are available.</w:t>
              </w:r>
            </w:ins>
          </w:p>
          <w:p w14:paraId="4A2C35A5" w14:textId="77777777" w:rsidR="009D24A2" w:rsidRDefault="009D24A2" w:rsidP="00E36049">
            <w:pPr>
              <w:rPr>
                <w:ins w:id="2233" w:author="Francis Moigula" w:date="2026-06-04T18:01:00Z" w16du:dateUtc="2026-06-04T23:01:00Z"/>
              </w:rPr>
            </w:pPr>
            <w:ins w:id="2234" w:author="Francis Moigula" w:date="2026-06-04T18:01:00Z" w16du:dateUtc="2026-06-04T23:01:00Z">
              <w:r w:rsidRPr="00D60002">
                <w:t xml:space="preserve">For the non-production build environment, public PaaS endpoints with Entra ID authentication and TLS encryption are acceptable. Private Endpoint configuration (VNET design, private DNS zones, subnet planning) </w:t>
              </w:r>
              <w:r>
                <w:t>can add</w:t>
              </w:r>
              <w:r w:rsidRPr="00D60002">
                <w:t xml:space="preserve"> 1–2 weeks and is deferred to production promotion </w:t>
              </w:r>
              <w:r>
                <w:t>-</w:t>
              </w:r>
              <w:r w:rsidRPr="00D60002">
                <w:t xml:space="preserve"> where it is expected and recommended. If Ford requires</w:t>
              </w:r>
              <w:r>
                <w:t xml:space="preserve"> Private Endpoints </w:t>
              </w:r>
              <w:r w:rsidRPr="00D60002">
                <w:t xml:space="preserve">even </w:t>
              </w:r>
              <w:r>
                <w:t xml:space="preserve">for </w:t>
              </w:r>
              <w:r w:rsidRPr="00D60002">
                <w:t>non-production, this must be resolved in Week 0 with VNET specs provided by Ford Network Security.</w:t>
              </w:r>
            </w:ins>
          </w:p>
        </w:tc>
      </w:tr>
      <w:tr w:rsidR="009D24A2" w14:paraId="1AC05A14" w14:textId="77777777" w:rsidTr="00E36049">
        <w:trPr>
          <w:cnfStyle w:val="000000010000" w:firstRow="0" w:lastRow="0" w:firstColumn="0" w:lastColumn="0" w:oddVBand="0" w:evenVBand="0" w:oddHBand="0" w:evenHBand="1" w:firstRowFirstColumn="0" w:firstRowLastColumn="0" w:lastRowFirstColumn="0" w:lastRowLastColumn="0"/>
          <w:ins w:id="2235" w:author="Francis Moigula" w:date="2026-06-04T18:01:00Z"/>
        </w:trPr>
        <w:tc>
          <w:tcPr>
            <w:tcW w:w="567" w:type="dxa"/>
          </w:tcPr>
          <w:p w14:paraId="78655836" w14:textId="77777777" w:rsidR="009D24A2" w:rsidRDefault="009D24A2" w:rsidP="00E36049">
            <w:pPr>
              <w:rPr>
                <w:ins w:id="2236" w:author="Francis Moigula" w:date="2026-06-04T18:01:00Z" w16du:dateUtc="2026-06-04T23:01:00Z"/>
              </w:rPr>
            </w:pPr>
            <w:ins w:id="2237" w:author="Francis Moigula" w:date="2026-06-04T18:01:00Z" w16du:dateUtc="2026-06-04T23:01:00Z">
              <w:r>
                <w:t>8</w:t>
              </w:r>
            </w:ins>
          </w:p>
        </w:tc>
        <w:tc>
          <w:tcPr>
            <w:tcW w:w="2835" w:type="dxa"/>
          </w:tcPr>
          <w:p w14:paraId="62F60135" w14:textId="77777777" w:rsidR="009D24A2" w:rsidRDefault="009D24A2" w:rsidP="00E36049">
            <w:pPr>
              <w:rPr>
                <w:ins w:id="2238" w:author="Francis Moigula" w:date="2026-06-04T18:01:00Z" w16du:dateUtc="2026-06-04T23:01:00Z"/>
              </w:rPr>
            </w:pPr>
            <w:ins w:id="2239" w:author="Francis Moigula" w:date="2026-06-04T18:01:00Z" w16du:dateUtc="2026-06-04T23:01:00Z">
              <w:r>
                <w:t>GitHub Copilot licenses for delivery team</w:t>
              </w:r>
            </w:ins>
          </w:p>
        </w:tc>
        <w:tc>
          <w:tcPr>
            <w:tcW w:w="6803" w:type="dxa"/>
          </w:tcPr>
          <w:p w14:paraId="1299362F" w14:textId="77777777" w:rsidR="009D24A2" w:rsidRDefault="009D24A2" w:rsidP="00E36049">
            <w:pPr>
              <w:rPr>
                <w:ins w:id="2240" w:author="Francis Moigula" w:date="2026-06-04T18:01:00Z" w16du:dateUtc="2026-06-04T23:01:00Z"/>
              </w:rPr>
            </w:pPr>
            <w:ins w:id="2241" w:author="Francis Moigula" w:date="2026-06-04T18:01:00Z" w16du:dateUtc="2026-06-04T23:01:00Z">
              <w:r>
                <w:t>Business or Enterprise tier with access to Claude Opus 4.6 model (minimum). No throttling or rate caps. Policy allows Chat, Inline, and Agent modes with premium model selection. Team will strive to use more cost-effective models where viable.</w:t>
              </w:r>
            </w:ins>
          </w:p>
        </w:tc>
      </w:tr>
      <w:tr w:rsidR="009D24A2" w14:paraId="1200D5B6" w14:textId="77777777" w:rsidTr="00E36049">
        <w:trPr>
          <w:cnfStyle w:val="000000100000" w:firstRow="0" w:lastRow="0" w:firstColumn="0" w:lastColumn="0" w:oddVBand="0" w:evenVBand="0" w:oddHBand="1" w:evenHBand="0" w:firstRowFirstColumn="0" w:firstRowLastColumn="0" w:lastRowFirstColumn="0" w:lastRowLastColumn="0"/>
          <w:ins w:id="2242" w:author="Francis Moigula" w:date="2026-06-04T18:01:00Z"/>
        </w:trPr>
        <w:tc>
          <w:tcPr>
            <w:tcW w:w="567" w:type="dxa"/>
          </w:tcPr>
          <w:p w14:paraId="604C8329" w14:textId="77777777" w:rsidR="009D24A2" w:rsidRDefault="009D24A2" w:rsidP="00E36049">
            <w:pPr>
              <w:rPr>
                <w:ins w:id="2243" w:author="Francis Moigula" w:date="2026-06-04T18:01:00Z" w16du:dateUtc="2026-06-04T23:01:00Z"/>
              </w:rPr>
            </w:pPr>
            <w:ins w:id="2244" w:author="Francis Moigula" w:date="2026-06-04T18:01:00Z" w16du:dateUtc="2026-06-04T23:01:00Z">
              <w:r>
                <w:t>9</w:t>
              </w:r>
            </w:ins>
          </w:p>
        </w:tc>
        <w:tc>
          <w:tcPr>
            <w:tcW w:w="2835" w:type="dxa"/>
          </w:tcPr>
          <w:p w14:paraId="7250AA30" w14:textId="77777777" w:rsidR="009D24A2" w:rsidRDefault="009D24A2" w:rsidP="00E36049">
            <w:pPr>
              <w:rPr>
                <w:ins w:id="2245" w:author="Francis Moigula" w:date="2026-06-04T18:01:00Z" w16du:dateUtc="2026-06-04T23:01:00Z"/>
              </w:rPr>
            </w:pPr>
            <w:ins w:id="2246" w:author="Francis Moigula" w:date="2026-06-04T18:01:00Z" w16du:dateUtc="2026-06-04T23:01:00Z">
              <w:r>
                <w:t>Entra ID App Registration</w:t>
              </w:r>
            </w:ins>
          </w:p>
        </w:tc>
        <w:tc>
          <w:tcPr>
            <w:tcW w:w="6803" w:type="dxa"/>
          </w:tcPr>
          <w:p w14:paraId="1B9DDBAA" w14:textId="77777777" w:rsidR="009D24A2" w:rsidRDefault="009D24A2" w:rsidP="00E36049">
            <w:pPr>
              <w:rPr>
                <w:ins w:id="2247" w:author="Francis Moigula" w:date="2026-06-04T18:01:00Z" w16du:dateUtc="2026-06-04T23:01:00Z"/>
              </w:rPr>
            </w:pPr>
            <w:ins w:id="2248" w:author="Francis Moigula" w:date="2026-06-04T18:01:00Z" w16du:dateUtc="2026-06-04T23:01:00Z">
              <w:r>
                <w:t>Client Entra ID admin creates one app registration using specs provided by the delivery team (app name, type: SPA, single-tenant, User-Read delegated, ID tokens enabled). Client returns Application (client) ID and Tenant ID — these are Terraform input variables.</w:t>
              </w:r>
            </w:ins>
          </w:p>
        </w:tc>
      </w:tr>
      <w:tr w:rsidR="009D24A2" w14:paraId="31C82924" w14:textId="77777777" w:rsidTr="00E36049">
        <w:trPr>
          <w:cnfStyle w:val="000000010000" w:firstRow="0" w:lastRow="0" w:firstColumn="0" w:lastColumn="0" w:oddVBand="0" w:evenVBand="0" w:oddHBand="0" w:evenHBand="1" w:firstRowFirstColumn="0" w:firstRowLastColumn="0" w:lastRowFirstColumn="0" w:lastRowLastColumn="0"/>
          <w:ins w:id="2249" w:author="Francis Moigula" w:date="2026-06-04T18:01:00Z"/>
        </w:trPr>
        <w:tc>
          <w:tcPr>
            <w:tcW w:w="567" w:type="dxa"/>
          </w:tcPr>
          <w:p w14:paraId="45136F7F" w14:textId="77777777" w:rsidR="009D24A2" w:rsidRDefault="009D24A2" w:rsidP="00E36049">
            <w:pPr>
              <w:rPr>
                <w:ins w:id="2250" w:author="Francis Moigula" w:date="2026-06-04T18:01:00Z" w16du:dateUtc="2026-06-04T23:01:00Z"/>
              </w:rPr>
            </w:pPr>
            <w:ins w:id="2251" w:author="Francis Moigula" w:date="2026-06-04T18:01:00Z" w16du:dateUtc="2026-06-04T23:01:00Z">
              <w:r>
                <w:t>10</w:t>
              </w:r>
            </w:ins>
          </w:p>
        </w:tc>
        <w:tc>
          <w:tcPr>
            <w:tcW w:w="2835" w:type="dxa"/>
          </w:tcPr>
          <w:p w14:paraId="15A946D0" w14:textId="77777777" w:rsidR="009D24A2" w:rsidRDefault="009D24A2" w:rsidP="00E36049">
            <w:pPr>
              <w:rPr>
                <w:ins w:id="2252" w:author="Francis Moigula" w:date="2026-06-04T18:01:00Z" w16du:dateUtc="2026-06-04T23:01:00Z"/>
              </w:rPr>
            </w:pPr>
            <w:ins w:id="2253" w:author="Francis Moigula" w:date="2026-06-04T18:01:00Z" w16du:dateUtc="2026-06-04T23:01:00Z">
              <w:r>
                <w:t>SharePoint site with document library access</w:t>
              </w:r>
            </w:ins>
          </w:p>
        </w:tc>
        <w:tc>
          <w:tcPr>
            <w:tcW w:w="6803" w:type="dxa"/>
          </w:tcPr>
          <w:p w14:paraId="1A0E4DB7" w14:textId="77777777" w:rsidR="009D24A2" w:rsidRDefault="009D24A2" w:rsidP="00E36049">
            <w:pPr>
              <w:rPr>
                <w:ins w:id="2254" w:author="Francis Moigula" w:date="2026-06-04T18:01:00Z" w16du:dateUtc="2026-06-04T23:01:00Z"/>
              </w:rPr>
            </w:pPr>
            <w:ins w:id="2255" w:author="Francis Moigula" w:date="2026-06-04T18:01:00Z" w16du:dateUtc="2026-06-04T23:01:00Z">
              <w:r>
                <w:t>Non-production SharePoint site where sample documents are stored. Delivery team’s managed identity or service account has read access to the document library.</w:t>
              </w:r>
            </w:ins>
          </w:p>
        </w:tc>
      </w:tr>
      <w:tr w:rsidR="009D24A2" w14:paraId="6F90F96B" w14:textId="77777777" w:rsidTr="00E36049">
        <w:trPr>
          <w:cnfStyle w:val="000000100000" w:firstRow="0" w:lastRow="0" w:firstColumn="0" w:lastColumn="0" w:oddVBand="0" w:evenVBand="0" w:oddHBand="1" w:evenHBand="0" w:firstRowFirstColumn="0" w:firstRowLastColumn="0" w:lastRowFirstColumn="0" w:lastRowLastColumn="0"/>
          <w:ins w:id="2256" w:author="Francis Moigula" w:date="2026-06-04T18:01:00Z"/>
        </w:trPr>
        <w:tc>
          <w:tcPr>
            <w:tcW w:w="567" w:type="dxa"/>
          </w:tcPr>
          <w:p w14:paraId="66DF24BD" w14:textId="77777777" w:rsidR="009D24A2" w:rsidRDefault="009D24A2" w:rsidP="00E36049">
            <w:pPr>
              <w:rPr>
                <w:ins w:id="2257" w:author="Francis Moigula" w:date="2026-06-04T18:01:00Z" w16du:dateUtc="2026-06-04T23:01:00Z"/>
              </w:rPr>
            </w:pPr>
            <w:ins w:id="2258" w:author="Francis Moigula" w:date="2026-06-04T18:01:00Z" w16du:dateUtc="2026-06-04T23:01:00Z">
              <w:r>
                <w:t>11</w:t>
              </w:r>
            </w:ins>
          </w:p>
        </w:tc>
        <w:tc>
          <w:tcPr>
            <w:tcW w:w="2835" w:type="dxa"/>
          </w:tcPr>
          <w:p w14:paraId="19915E9F" w14:textId="77777777" w:rsidR="009D24A2" w:rsidRDefault="009D24A2" w:rsidP="00E36049">
            <w:pPr>
              <w:rPr>
                <w:ins w:id="2259" w:author="Francis Moigula" w:date="2026-06-04T18:01:00Z" w16du:dateUtc="2026-06-04T23:01:00Z"/>
              </w:rPr>
            </w:pPr>
            <w:ins w:id="2260" w:author="Francis Moigula" w:date="2026-06-04T18:01:00Z" w16du:dateUtc="2026-06-04T23:01:00Z">
              <w:r>
                <w:t>GitHub repository with write access</w:t>
              </w:r>
            </w:ins>
          </w:p>
        </w:tc>
        <w:tc>
          <w:tcPr>
            <w:tcW w:w="6803" w:type="dxa"/>
          </w:tcPr>
          <w:p w14:paraId="78E7CC2E" w14:textId="77777777" w:rsidR="009D24A2" w:rsidRDefault="009D24A2" w:rsidP="00E36049">
            <w:pPr>
              <w:rPr>
                <w:ins w:id="2261" w:author="Francis Moigula" w:date="2026-06-04T18:01:00Z" w16du:dateUtc="2026-06-04T23:01:00Z"/>
              </w:rPr>
            </w:pPr>
            <w:ins w:id="2262" w:author="Francis Moigula" w:date="2026-06-04T18:01:00Z" w16du:dateUtc="2026-06-04T23:01:00Z">
              <w:r>
                <w:t>Repository where the delivery team can push code with CI/CD pipelines (GitHub Actions). Branch protection rules defined. Write access to main and ability to create branches.</w:t>
              </w:r>
            </w:ins>
          </w:p>
        </w:tc>
      </w:tr>
      <w:tr w:rsidR="009D24A2" w14:paraId="6A12CCEE" w14:textId="77777777" w:rsidTr="00E36049">
        <w:trPr>
          <w:cnfStyle w:val="000000010000" w:firstRow="0" w:lastRow="0" w:firstColumn="0" w:lastColumn="0" w:oddVBand="0" w:evenVBand="0" w:oddHBand="0" w:evenHBand="1" w:firstRowFirstColumn="0" w:firstRowLastColumn="0" w:lastRowFirstColumn="0" w:lastRowLastColumn="0"/>
          <w:ins w:id="2263" w:author="Francis Moigula" w:date="2026-06-04T18:01:00Z"/>
        </w:trPr>
        <w:tc>
          <w:tcPr>
            <w:tcW w:w="567" w:type="dxa"/>
          </w:tcPr>
          <w:p w14:paraId="27BD6FB0" w14:textId="77777777" w:rsidR="009D24A2" w:rsidRDefault="009D24A2" w:rsidP="00E36049">
            <w:pPr>
              <w:rPr>
                <w:ins w:id="2264" w:author="Francis Moigula" w:date="2026-06-04T18:01:00Z" w16du:dateUtc="2026-06-04T23:01:00Z"/>
              </w:rPr>
            </w:pPr>
            <w:ins w:id="2265" w:author="Francis Moigula" w:date="2026-06-04T18:01:00Z" w16du:dateUtc="2026-06-04T23:01:00Z">
              <w:r>
                <w:t>12</w:t>
              </w:r>
            </w:ins>
          </w:p>
        </w:tc>
        <w:tc>
          <w:tcPr>
            <w:tcW w:w="2835" w:type="dxa"/>
          </w:tcPr>
          <w:p w14:paraId="2972897B" w14:textId="77777777" w:rsidR="009D24A2" w:rsidRDefault="009D24A2" w:rsidP="00E36049">
            <w:pPr>
              <w:rPr>
                <w:ins w:id="2266" w:author="Francis Moigula" w:date="2026-06-04T18:01:00Z" w16du:dateUtc="2026-06-04T23:01:00Z"/>
              </w:rPr>
            </w:pPr>
            <w:ins w:id="2267" w:author="Francis Moigula" w:date="2026-06-04T18:01:00Z" w16du:dateUtc="2026-06-04T23:01:00Z">
              <w:r>
                <w:t>Network and firewall exceptions</w:t>
              </w:r>
            </w:ins>
          </w:p>
        </w:tc>
        <w:tc>
          <w:tcPr>
            <w:tcW w:w="6803" w:type="dxa"/>
          </w:tcPr>
          <w:p w14:paraId="2A1105A8" w14:textId="77777777" w:rsidR="009D24A2" w:rsidRDefault="009D24A2" w:rsidP="00E36049">
            <w:pPr>
              <w:rPr>
                <w:ins w:id="2268" w:author="Francis Moigula" w:date="2026-06-04T18:01:00Z" w16du:dateUtc="2026-06-04T23:01:00Z"/>
              </w:rPr>
            </w:pPr>
            <w:ins w:id="2269" w:author="Francis Moigula" w:date="2026-06-04T18:01:00Z" w16du:dateUtc="2026-06-04T23:01:00Z">
              <w:r>
                <w:t>Azure PaaS can reach: Microsoft Foundry endpoints, Azure AI Search, SharePoint Online APIs, and (UC2) Dynatrace/ServiceNow API endpoints. No VPN-only restrictions requiring Private Endpoint setup within the delivery window unless provided prior to Week 1.</w:t>
              </w:r>
            </w:ins>
          </w:p>
        </w:tc>
      </w:tr>
      <w:tr w:rsidR="009D24A2" w14:paraId="5A3950C1" w14:textId="77777777" w:rsidTr="00E36049">
        <w:trPr>
          <w:cnfStyle w:val="000000100000" w:firstRow="0" w:lastRow="0" w:firstColumn="0" w:lastColumn="0" w:oddVBand="0" w:evenVBand="0" w:oddHBand="1" w:evenHBand="0" w:firstRowFirstColumn="0" w:firstRowLastColumn="0" w:lastRowFirstColumn="0" w:lastRowLastColumn="0"/>
          <w:ins w:id="2270" w:author="Francis Moigula" w:date="2026-06-04T18:01:00Z"/>
        </w:trPr>
        <w:tc>
          <w:tcPr>
            <w:tcW w:w="567" w:type="dxa"/>
          </w:tcPr>
          <w:p w14:paraId="6E4CAA90" w14:textId="77777777" w:rsidR="009D24A2" w:rsidRDefault="009D24A2" w:rsidP="00E36049">
            <w:pPr>
              <w:rPr>
                <w:ins w:id="2271" w:author="Francis Moigula" w:date="2026-06-04T18:01:00Z" w16du:dateUtc="2026-06-04T23:01:00Z"/>
              </w:rPr>
            </w:pPr>
            <w:ins w:id="2272" w:author="Francis Moigula" w:date="2026-06-04T18:01:00Z" w16du:dateUtc="2026-06-04T23:01:00Z">
              <w:r>
                <w:t>13</w:t>
              </w:r>
            </w:ins>
          </w:p>
        </w:tc>
        <w:tc>
          <w:tcPr>
            <w:tcW w:w="2835" w:type="dxa"/>
          </w:tcPr>
          <w:p w14:paraId="0E3849EE" w14:textId="77777777" w:rsidR="009D24A2" w:rsidRDefault="009D24A2" w:rsidP="00E36049">
            <w:pPr>
              <w:rPr>
                <w:ins w:id="2273" w:author="Francis Moigula" w:date="2026-06-04T18:01:00Z" w16du:dateUtc="2026-06-04T23:01:00Z"/>
              </w:rPr>
            </w:pPr>
            <w:ins w:id="2274" w:author="Francis Moigula" w:date="2026-06-04T18:01:00Z" w16du:dateUtc="2026-06-04T23:01:00Z">
              <w:r>
                <w:t>Delivery team accounts and development environment</w:t>
              </w:r>
            </w:ins>
          </w:p>
        </w:tc>
        <w:tc>
          <w:tcPr>
            <w:tcW w:w="6803" w:type="dxa"/>
          </w:tcPr>
          <w:p w14:paraId="2078ED6E" w14:textId="77777777" w:rsidR="009D24A2" w:rsidRDefault="009D24A2" w:rsidP="00E36049">
            <w:pPr>
              <w:rPr>
                <w:ins w:id="2275" w:author="Francis Moigula" w:date="2026-06-04T18:01:00Z" w16du:dateUtc="2026-06-04T23:01:00Z"/>
              </w:rPr>
            </w:pPr>
            <w:ins w:id="2276" w:author="Francis Moigula" w:date="2026-06-04T18:01:00Z" w16du:dateUtc="2026-06-04T23:01:00Z">
              <w:r>
                <w:t xml:space="preserve">Entra ID accounts and virtual desktop or workstation access for delivery team members. Environment must permit installation of: Node.js 20+, Python 3.11+, Azure CLI, Git, VS Code + extensions, and outbound HTTPS to npm/PyPI/GitHub/Azure endpoints. Other potential dependencies will be reviewed by Ford upon request within 48 hours. </w:t>
              </w:r>
            </w:ins>
          </w:p>
        </w:tc>
      </w:tr>
      <w:tr w:rsidR="009D24A2" w14:paraId="7AFAE417" w14:textId="77777777" w:rsidTr="00E36049">
        <w:trPr>
          <w:cnfStyle w:val="000000010000" w:firstRow="0" w:lastRow="0" w:firstColumn="0" w:lastColumn="0" w:oddVBand="0" w:evenVBand="0" w:oddHBand="0" w:evenHBand="1" w:firstRowFirstColumn="0" w:firstRowLastColumn="0" w:lastRowFirstColumn="0" w:lastRowLastColumn="0"/>
          <w:ins w:id="2277" w:author="Francis Moigula" w:date="2026-06-04T18:01:00Z"/>
        </w:trPr>
        <w:tc>
          <w:tcPr>
            <w:tcW w:w="567" w:type="dxa"/>
          </w:tcPr>
          <w:p w14:paraId="63DBD401" w14:textId="77777777" w:rsidR="009D24A2" w:rsidRDefault="009D24A2" w:rsidP="00E36049">
            <w:pPr>
              <w:rPr>
                <w:ins w:id="2278" w:author="Francis Moigula" w:date="2026-06-04T18:01:00Z" w16du:dateUtc="2026-06-04T23:01:00Z"/>
              </w:rPr>
            </w:pPr>
            <w:ins w:id="2279" w:author="Francis Moigula" w:date="2026-06-04T18:01:00Z" w16du:dateUtc="2026-06-04T23:01:00Z">
              <w:r>
                <w:t>14</w:t>
              </w:r>
            </w:ins>
          </w:p>
        </w:tc>
        <w:tc>
          <w:tcPr>
            <w:tcW w:w="2835" w:type="dxa"/>
          </w:tcPr>
          <w:p w14:paraId="036106AE" w14:textId="77777777" w:rsidR="009D24A2" w:rsidRDefault="009D24A2" w:rsidP="00E36049">
            <w:pPr>
              <w:rPr>
                <w:ins w:id="2280" w:author="Francis Moigula" w:date="2026-06-04T18:01:00Z" w16du:dateUtc="2026-06-04T23:01:00Z"/>
              </w:rPr>
            </w:pPr>
            <w:ins w:id="2281" w:author="Francis Moigula" w:date="2026-06-04T18:01:00Z" w16du:dateUtc="2026-06-04T23:01:00Z">
              <w:r>
                <w:t>Ariba data extract (Use Case 1)</w:t>
              </w:r>
            </w:ins>
          </w:p>
        </w:tc>
        <w:tc>
          <w:tcPr>
            <w:tcW w:w="6803" w:type="dxa"/>
          </w:tcPr>
          <w:p w14:paraId="3C49EC4C" w14:textId="77777777" w:rsidR="009D24A2" w:rsidRDefault="009D24A2" w:rsidP="00E36049">
            <w:pPr>
              <w:rPr>
                <w:ins w:id="2282" w:author="Francis Moigula" w:date="2026-06-04T18:01:00Z" w16du:dateUtc="2026-06-04T23:01:00Z"/>
              </w:rPr>
            </w:pPr>
            <w:ins w:id="2283" w:author="Francis Moigula" w:date="2026-06-04T18:01:00Z" w16du:dateUtc="2026-06-04T23:01:00Z">
              <w:r>
                <w:t>CSV or structured export of historical PO data (minimum 50 records) including: PO number, vendor, amount, cost center, approval status (redactions acceptable if required but may reduce accuracy)</w:t>
              </w:r>
            </w:ins>
          </w:p>
        </w:tc>
      </w:tr>
      <w:tr w:rsidR="009D24A2" w14:paraId="3EADE050" w14:textId="77777777" w:rsidTr="00E36049">
        <w:trPr>
          <w:cnfStyle w:val="000000100000" w:firstRow="0" w:lastRow="0" w:firstColumn="0" w:lastColumn="0" w:oddVBand="0" w:evenVBand="0" w:oddHBand="1" w:evenHBand="0" w:firstRowFirstColumn="0" w:firstRowLastColumn="0" w:lastRowFirstColumn="0" w:lastRowLastColumn="0"/>
          <w:ins w:id="2284" w:author="Francis Moigula" w:date="2026-06-04T18:01:00Z"/>
        </w:trPr>
        <w:tc>
          <w:tcPr>
            <w:tcW w:w="567" w:type="dxa"/>
          </w:tcPr>
          <w:p w14:paraId="060D4750" w14:textId="77777777" w:rsidR="009D24A2" w:rsidRDefault="009D24A2" w:rsidP="00E36049">
            <w:pPr>
              <w:rPr>
                <w:ins w:id="2285" w:author="Francis Moigula" w:date="2026-06-04T18:01:00Z" w16du:dateUtc="2026-06-04T23:01:00Z"/>
              </w:rPr>
            </w:pPr>
            <w:ins w:id="2286" w:author="Francis Moigula" w:date="2026-06-04T18:01:00Z" w16du:dateUtc="2026-06-04T23:01:00Z">
              <w:r>
                <w:t>15</w:t>
              </w:r>
            </w:ins>
          </w:p>
        </w:tc>
        <w:tc>
          <w:tcPr>
            <w:tcW w:w="2835" w:type="dxa"/>
          </w:tcPr>
          <w:p w14:paraId="46756C67" w14:textId="77777777" w:rsidR="009D24A2" w:rsidRDefault="009D24A2" w:rsidP="00E36049">
            <w:pPr>
              <w:rPr>
                <w:ins w:id="2287" w:author="Francis Moigula" w:date="2026-06-04T18:01:00Z" w16du:dateUtc="2026-06-04T23:01:00Z"/>
              </w:rPr>
            </w:pPr>
            <w:ins w:id="2288" w:author="Francis Moigula" w:date="2026-06-04T18:01:00Z" w16du:dateUtc="2026-06-04T23:01:00Z">
              <w:r>
                <w:t>SLA use case design document (Use Case 2)</w:t>
              </w:r>
            </w:ins>
          </w:p>
        </w:tc>
        <w:tc>
          <w:tcPr>
            <w:tcW w:w="6803" w:type="dxa"/>
          </w:tcPr>
          <w:p w14:paraId="21CC88EE" w14:textId="77777777" w:rsidR="009D24A2" w:rsidRDefault="009D24A2" w:rsidP="00E36049">
            <w:pPr>
              <w:rPr>
                <w:ins w:id="2289" w:author="Francis Moigula" w:date="2026-06-04T18:01:00Z" w16du:dateUtc="2026-06-04T23:01:00Z"/>
              </w:rPr>
            </w:pPr>
            <w:ins w:id="2290" w:author="Francis Moigula" w:date="2026-06-04T18:01:00Z" w16du:dateUtc="2026-06-04T23:01:00Z">
              <w:r>
                <w:t>Existing design documentation: current-state process flows, SLA contract structure, breach identification logic, credit calculation methodology, and any existing templates used for dispute claims.</w:t>
              </w:r>
            </w:ins>
          </w:p>
        </w:tc>
      </w:tr>
      <w:tr w:rsidR="009D24A2" w14:paraId="09FE9987" w14:textId="77777777" w:rsidTr="00E36049">
        <w:trPr>
          <w:cnfStyle w:val="000000010000" w:firstRow="0" w:lastRow="0" w:firstColumn="0" w:lastColumn="0" w:oddVBand="0" w:evenVBand="0" w:oddHBand="0" w:evenHBand="1" w:firstRowFirstColumn="0" w:firstRowLastColumn="0" w:lastRowFirstColumn="0" w:lastRowLastColumn="0"/>
          <w:ins w:id="2291" w:author="Francis Moigula" w:date="2026-06-04T18:01:00Z"/>
        </w:trPr>
        <w:tc>
          <w:tcPr>
            <w:tcW w:w="567" w:type="dxa"/>
          </w:tcPr>
          <w:p w14:paraId="2F832C57" w14:textId="77777777" w:rsidR="009D24A2" w:rsidRDefault="009D24A2" w:rsidP="00E36049">
            <w:pPr>
              <w:rPr>
                <w:ins w:id="2292" w:author="Francis Moigula" w:date="2026-06-04T18:01:00Z" w16du:dateUtc="2026-06-04T23:01:00Z"/>
              </w:rPr>
            </w:pPr>
            <w:ins w:id="2293" w:author="Francis Moigula" w:date="2026-06-04T18:01:00Z" w16du:dateUtc="2026-06-04T23:01:00Z">
              <w:r>
                <w:t>16</w:t>
              </w:r>
            </w:ins>
          </w:p>
        </w:tc>
        <w:tc>
          <w:tcPr>
            <w:tcW w:w="2835" w:type="dxa"/>
          </w:tcPr>
          <w:p w14:paraId="5648BFD3" w14:textId="77777777" w:rsidR="009D24A2" w:rsidRDefault="009D24A2" w:rsidP="00E36049">
            <w:pPr>
              <w:rPr>
                <w:ins w:id="2294" w:author="Francis Moigula" w:date="2026-06-04T18:01:00Z" w16du:dateUtc="2026-06-04T23:01:00Z"/>
              </w:rPr>
            </w:pPr>
            <w:ins w:id="2295" w:author="Francis Moigula" w:date="2026-06-04T18:01:00Z" w16du:dateUtc="2026-06-04T23:01:00Z">
              <w:r>
                <w:t>Claude Sonnet 4.6 availability confirmed</w:t>
              </w:r>
            </w:ins>
          </w:p>
        </w:tc>
        <w:tc>
          <w:tcPr>
            <w:tcW w:w="6803" w:type="dxa"/>
          </w:tcPr>
          <w:p w14:paraId="3FF3E0A9" w14:textId="77777777" w:rsidR="009D24A2" w:rsidRDefault="009D24A2" w:rsidP="00E36049">
            <w:pPr>
              <w:rPr>
                <w:ins w:id="2296" w:author="Francis Moigula" w:date="2026-06-04T18:01:00Z" w16du:dateUtc="2026-06-04T23:01:00Z"/>
              </w:rPr>
            </w:pPr>
            <w:ins w:id="2297" w:author="Francis Moigula" w:date="2026-06-04T18:01:00Z" w16du:dateUtc="2026-06-04T23:01:00Z">
              <w:r>
                <w:t>Verified that Claude Sonnet 4.6 (via Microsoft Foundry) is accessible in the client’s Azure region before build begins.</w:t>
              </w:r>
            </w:ins>
          </w:p>
        </w:tc>
      </w:tr>
      <w:tr w:rsidR="009D24A2" w14:paraId="5882B932" w14:textId="77777777" w:rsidTr="00E36049">
        <w:trPr>
          <w:cnfStyle w:val="000000100000" w:firstRow="0" w:lastRow="0" w:firstColumn="0" w:lastColumn="0" w:oddVBand="0" w:evenVBand="0" w:oddHBand="1" w:evenHBand="0" w:firstRowFirstColumn="0" w:firstRowLastColumn="0" w:lastRowFirstColumn="0" w:lastRowLastColumn="0"/>
          <w:ins w:id="2298" w:author="Francis Moigula" w:date="2026-06-04T18:01:00Z"/>
        </w:trPr>
        <w:tc>
          <w:tcPr>
            <w:tcW w:w="567" w:type="dxa"/>
          </w:tcPr>
          <w:p w14:paraId="07547343" w14:textId="77777777" w:rsidR="009D24A2" w:rsidRDefault="009D24A2" w:rsidP="00E36049">
            <w:pPr>
              <w:rPr>
                <w:ins w:id="2299" w:author="Francis Moigula" w:date="2026-06-04T18:01:00Z" w16du:dateUtc="2026-06-04T23:01:00Z"/>
              </w:rPr>
            </w:pPr>
            <w:ins w:id="2300" w:author="Francis Moigula" w:date="2026-06-04T18:01:00Z" w16du:dateUtc="2026-06-04T23:01:00Z">
              <w:r>
                <w:t>17</w:t>
              </w:r>
            </w:ins>
          </w:p>
        </w:tc>
        <w:tc>
          <w:tcPr>
            <w:tcW w:w="2835" w:type="dxa"/>
          </w:tcPr>
          <w:p w14:paraId="4DD6930D" w14:textId="77777777" w:rsidR="009D24A2" w:rsidRDefault="009D24A2" w:rsidP="00E36049">
            <w:pPr>
              <w:rPr>
                <w:ins w:id="2301" w:author="Francis Moigula" w:date="2026-06-04T18:01:00Z" w16du:dateUtc="2026-06-04T23:01:00Z"/>
              </w:rPr>
            </w:pPr>
            <w:ins w:id="2302" w:author="Francis Moigula" w:date="2026-06-04T18:01:00Z" w16du:dateUtc="2026-06-04T23:01:00Z">
              <w:r>
                <w:t>SDLC security policies and dependency governance</w:t>
              </w:r>
            </w:ins>
          </w:p>
        </w:tc>
        <w:tc>
          <w:tcPr>
            <w:tcW w:w="6803" w:type="dxa"/>
          </w:tcPr>
          <w:p w14:paraId="3BD43F07" w14:textId="77777777" w:rsidR="009D24A2" w:rsidRDefault="009D24A2" w:rsidP="00E36049">
            <w:pPr>
              <w:rPr>
                <w:ins w:id="2303" w:author="Francis Moigula" w:date="2026-06-04T18:01:00Z" w16du:dateUtc="2026-06-04T23:01:00Z"/>
              </w:rPr>
            </w:pPr>
            <w:ins w:id="2304" w:author="Francis Moigula" w:date="2026-06-04T18:01:00Z" w16du:dateUtc="2026-06-04T23:01:00Z">
              <w:r>
                <w:t>Ford’s SCA policy, approved/restricted package registries (npm, PyPI allowlists/blocklists), CI/CD scanning tool requirements (e.g., Checkmarx, Snyk, Black Duck), and vulnerability severity thresholds for blocking deployment. If Ford-internal package mirrors or proxies must be used instead of public registries, provide configuration details.</w:t>
              </w:r>
            </w:ins>
          </w:p>
        </w:tc>
      </w:tr>
      <w:tr w:rsidR="009D24A2" w14:paraId="77AB6E00" w14:textId="77777777" w:rsidTr="00E36049">
        <w:trPr>
          <w:cnfStyle w:val="000000010000" w:firstRow="0" w:lastRow="0" w:firstColumn="0" w:lastColumn="0" w:oddVBand="0" w:evenVBand="0" w:oddHBand="0" w:evenHBand="1" w:firstRowFirstColumn="0" w:firstRowLastColumn="0" w:lastRowFirstColumn="0" w:lastRowLastColumn="0"/>
          <w:ins w:id="2305" w:author="Francis Moigula" w:date="2026-06-04T18:01:00Z"/>
        </w:trPr>
        <w:tc>
          <w:tcPr>
            <w:tcW w:w="567" w:type="dxa"/>
          </w:tcPr>
          <w:p w14:paraId="2A07A236" w14:textId="77777777" w:rsidR="009D24A2" w:rsidRDefault="009D24A2" w:rsidP="00E36049">
            <w:pPr>
              <w:rPr>
                <w:ins w:id="2306" w:author="Francis Moigula" w:date="2026-06-04T18:01:00Z" w16du:dateUtc="2026-06-04T23:01:00Z"/>
              </w:rPr>
            </w:pPr>
            <w:ins w:id="2307" w:author="Francis Moigula" w:date="2026-06-04T18:01:00Z" w16du:dateUtc="2026-06-04T23:01:00Z">
              <w:r>
                <w:t>18</w:t>
              </w:r>
            </w:ins>
          </w:p>
        </w:tc>
        <w:tc>
          <w:tcPr>
            <w:tcW w:w="2835" w:type="dxa"/>
          </w:tcPr>
          <w:p w14:paraId="01E6AC71" w14:textId="77777777" w:rsidR="009D24A2" w:rsidRDefault="009D24A2" w:rsidP="00E36049">
            <w:pPr>
              <w:rPr>
                <w:ins w:id="2308" w:author="Francis Moigula" w:date="2026-06-04T18:01:00Z" w16du:dateUtc="2026-06-04T23:01:00Z"/>
              </w:rPr>
            </w:pPr>
            <w:ins w:id="2309" w:author="Francis Moigula" w:date="2026-06-04T18:01:00Z" w16du:dateUtc="2026-06-04T23:01:00Z">
              <w:r>
                <w:t>Cost-center mapping logic (UC1)</w:t>
              </w:r>
            </w:ins>
          </w:p>
        </w:tc>
        <w:tc>
          <w:tcPr>
            <w:tcW w:w="6803" w:type="dxa"/>
          </w:tcPr>
          <w:p w14:paraId="09720EB8" w14:textId="77777777" w:rsidR="009D24A2" w:rsidRDefault="009D24A2" w:rsidP="00E36049">
            <w:pPr>
              <w:rPr>
                <w:ins w:id="2310" w:author="Francis Moigula" w:date="2026-06-04T18:01:00Z" w16du:dateUtc="2026-06-04T23:01:00Z"/>
              </w:rPr>
            </w:pPr>
            <w:ins w:id="2311" w:author="Francis Moigula" w:date="2026-06-04T18:01:00Z" w16du:dateUtc="2026-06-04T23:01:00Z">
              <w:r>
                <w:t>Client provides current cost-center mapping rules (spreadsheet, decision tree, or documented logic), the number of active cost centers, and names the SME for edge cases. Rules engine implementation begins Week 2 — mapping logic must be documented by end of Week 1 at latest.</w:t>
              </w:r>
            </w:ins>
          </w:p>
        </w:tc>
      </w:tr>
      <w:tr w:rsidR="009D24A2" w14:paraId="2DECDD22" w14:textId="77777777" w:rsidTr="00E36049">
        <w:trPr>
          <w:cnfStyle w:val="000000100000" w:firstRow="0" w:lastRow="0" w:firstColumn="0" w:lastColumn="0" w:oddVBand="0" w:evenVBand="0" w:oddHBand="1" w:evenHBand="0" w:firstRowFirstColumn="0" w:firstRowLastColumn="0" w:lastRowFirstColumn="0" w:lastRowLastColumn="0"/>
          <w:trHeight w:val="300"/>
          <w:ins w:id="2312" w:author="Francis Moigula" w:date="2026-06-04T18:01:00Z"/>
        </w:trPr>
        <w:tc>
          <w:tcPr>
            <w:tcW w:w="552" w:type="dxa"/>
          </w:tcPr>
          <w:p w14:paraId="06A7FFF0" w14:textId="77777777" w:rsidR="009D24A2" w:rsidRDefault="009D24A2" w:rsidP="00E36049">
            <w:pPr>
              <w:rPr>
                <w:ins w:id="2313" w:author="Francis Moigula" w:date="2026-06-04T18:01:00Z" w16du:dateUtc="2026-06-04T23:01:00Z"/>
              </w:rPr>
            </w:pPr>
            <w:ins w:id="2314" w:author="Francis Moigula" w:date="2026-06-04T18:01:00Z" w16du:dateUtc="2026-06-04T23:01:00Z">
              <w:r>
                <w:t>19</w:t>
              </w:r>
            </w:ins>
          </w:p>
        </w:tc>
        <w:tc>
          <w:tcPr>
            <w:tcW w:w="2649" w:type="dxa"/>
          </w:tcPr>
          <w:p w14:paraId="76124DCF" w14:textId="77777777" w:rsidR="009D24A2" w:rsidRDefault="009D24A2" w:rsidP="00E36049">
            <w:pPr>
              <w:rPr>
                <w:ins w:id="2315" w:author="Francis Moigula" w:date="2026-06-04T18:01:00Z" w16du:dateUtc="2026-06-04T23:01:00Z"/>
              </w:rPr>
            </w:pPr>
            <w:ins w:id="2316" w:author="Francis Moigula" w:date="2026-06-04T18:01:00Z" w16du:dateUtc="2026-06-04T23:01:00Z">
              <w:r>
                <w:t>Application Ownership in CMDB</w:t>
              </w:r>
            </w:ins>
          </w:p>
        </w:tc>
        <w:tc>
          <w:tcPr>
            <w:tcW w:w="6149" w:type="dxa"/>
          </w:tcPr>
          <w:p w14:paraId="3740042C" w14:textId="77777777" w:rsidR="009D24A2" w:rsidRDefault="009D24A2" w:rsidP="00E36049">
            <w:pPr>
              <w:rPr>
                <w:ins w:id="2317" w:author="Francis Moigula" w:date="2026-06-04T18:01:00Z" w16du:dateUtc="2026-06-04T23:01:00Z"/>
              </w:rPr>
            </w:pPr>
            <w:ins w:id="2318" w:author="Francis Moigula" w:date="2026-06-04T18:01:00Z" w16du:dateUtc="2026-06-04T23:01:00Z">
              <w:r>
                <w:t>Ford will determine the app ownership details such as EAMS ID, Owners and provide necessary CMDB onboarding approvals timely.</w:t>
              </w:r>
            </w:ins>
          </w:p>
        </w:tc>
      </w:tr>
    </w:tbl>
    <w:p w14:paraId="72EC3053" w14:textId="77777777" w:rsidR="009D24A2" w:rsidRDefault="009D24A2" w:rsidP="009D24A2">
      <w:pPr>
        <w:rPr>
          <w:ins w:id="2319" w:author="Francis Moigula" w:date="2026-06-04T18:01:00Z" w16du:dateUtc="2026-06-04T23:01:00Z"/>
        </w:rPr>
      </w:pPr>
    </w:p>
    <w:p w14:paraId="004C71BF" w14:textId="77777777" w:rsidR="00907277" w:rsidRPr="00907277" w:rsidRDefault="00907277" w:rsidP="00907277">
      <w:pPr>
        <w:pStyle w:val="Heading3"/>
        <w:rPr>
          <w:ins w:id="2320" w:author="Francis Moigula" w:date="2026-06-05T11:32:00Z" w16du:dateUtc="2026-06-05T16:32:00Z"/>
          <w:b/>
          <w:rPrChange w:id="2321" w:author="Francis Moigula" w:date="2026-06-05T11:32:00Z" w16du:dateUtc="2026-06-05T16:32:00Z">
            <w:rPr>
              <w:ins w:id="2322" w:author="Francis Moigula" w:date="2026-06-05T11:32:00Z" w16du:dateUtc="2026-06-05T16:32:00Z"/>
            </w:rPr>
          </w:rPrChange>
        </w:rPr>
      </w:pPr>
      <w:bookmarkStart w:id="2323" w:name="_Toc231555261"/>
      <w:ins w:id="2324" w:author="Francis Moigula" w:date="2026-06-05T11:32:00Z" w16du:dateUtc="2026-06-05T16:32:00Z">
        <w:r w:rsidRPr="00907277">
          <w:rPr>
            <w:b/>
            <w:rPrChange w:id="2325" w:author="Francis Moigula" w:date="2026-06-05T11:32:00Z" w16du:dateUtc="2026-06-05T16:32:00Z">
              <w:rPr/>
            </w:rPrChange>
          </w:rPr>
          <w:t>Technical Scope</w:t>
        </w:r>
        <w:bookmarkEnd w:id="2323"/>
      </w:ins>
    </w:p>
    <w:p w14:paraId="1398B8F4" w14:textId="5B28AACB" w:rsidR="00E565B1" w:rsidRPr="00E565B1" w:rsidRDefault="00E565B1" w:rsidP="00E565B1">
      <w:pPr>
        <w:rPr>
          <w:ins w:id="2326" w:author="Francis Moigula" w:date="2026-06-05T11:33:00Z"/>
          <w:lang w:val="en-CA"/>
        </w:rPr>
      </w:pPr>
      <w:ins w:id="2327" w:author="Francis Moigula" w:date="2026-06-05T11:33:00Z" w16du:dateUtc="2026-06-05T16:33:00Z">
        <w:r>
          <w:t xml:space="preserve">The follow </w:t>
        </w:r>
        <w:r>
          <w:rPr>
            <w:lang w:val="en-CA"/>
          </w:rPr>
          <w:t xml:space="preserve">provides </w:t>
        </w:r>
      </w:ins>
      <w:ins w:id="2328" w:author="Francis Moigula" w:date="2026-06-05T11:33:00Z">
        <w:r w:rsidRPr="00E565B1">
          <w:rPr>
            <w:lang w:val="en-CA"/>
          </w:rPr>
          <w:t xml:space="preserve">an initial direction for the tools and platforms required to </w:t>
        </w:r>
      </w:ins>
      <w:ins w:id="2329" w:author="Francis Moigula" w:date="2026-06-05T11:33:00Z" w16du:dateUtc="2026-06-05T16:33:00Z">
        <w:r w:rsidR="003A1474">
          <w:rPr>
            <w:lang w:val="en-CA"/>
          </w:rPr>
          <w:t>enable</w:t>
        </w:r>
      </w:ins>
      <w:ins w:id="2330" w:author="Francis Moigula" w:date="2026-06-05T11:33:00Z">
        <w:r w:rsidRPr="00E565B1">
          <w:rPr>
            <w:lang w:val="en-CA"/>
          </w:rPr>
          <w:t xml:space="preserve"> </w:t>
        </w:r>
      </w:ins>
      <w:ins w:id="2331" w:author="Francis Moigula" w:date="2026-06-05T11:33:00Z" w16du:dateUtc="2026-06-05T16:33:00Z">
        <w:r>
          <w:rPr>
            <w:lang w:val="en-CA"/>
          </w:rPr>
          <w:t xml:space="preserve">the </w:t>
        </w:r>
        <w:r w:rsidR="003A1474">
          <w:rPr>
            <w:lang w:val="en-CA"/>
          </w:rPr>
          <w:t xml:space="preserve">prototype </w:t>
        </w:r>
      </w:ins>
      <w:ins w:id="2332" w:author="Francis Moigula" w:date="2026-06-05T11:33:00Z">
        <w:r w:rsidRPr="00E565B1">
          <w:rPr>
            <w:lang w:val="en-CA"/>
          </w:rPr>
          <w:t xml:space="preserve">use </w:t>
        </w:r>
      </w:ins>
      <w:ins w:id="2333" w:author="Francis Moigula" w:date="2026-06-05T11:33:00Z" w16du:dateUtc="2026-06-05T16:33:00Z">
        <w:r w:rsidR="003A1474">
          <w:rPr>
            <w:lang w:val="en-CA"/>
          </w:rPr>
          <w:t>cases</w:t>
        </w:r>
      </w:ins>
      <w:ins w:id="2334" w:author="Francis Moigula" w:date="2026-06-05T11:33:00Z">
        <w:r w:rsidRPr="00E565B1">
          <w:rPr>
            <w:lang w:val="en-CA"/>
          </w:rPr>
          <w:t>.</w:t>
        </w:r>
      </w:ins>
    </w:p>
    <w:tbl>
      <w:tblPr>
        <w:tblStyle w:val="RFX-SOWTable"/>
        <w:tblW w:w="0" w:type="auto"/>
        <w:tblLook w:val="04A0" w:firstRow="1" w:lastRow="0" w:firstColumn="1" w:lastColumn="0" w:noHBand="0" w:noVBand="1"/>
        <w:tblPrChange w:id="2335" w:author="Francis Moigula" w:date="2026-06-05T11:32:00Z" w16du:dateUtc="2026-06-05T16:32:00Z">
          <w:tblPr>
            <w:tblStyle w:val="TableGrid"/>
            <w:tblW w:w="0" w:type="auto"/>
            <w:tblLook w:val="04A0" w:firstRow="1" w:lastRow="0" w:firstColumn="1" w:lastColumn="0" w:noHBand="0" w:noVBand="1"/>
          </w:tblPr>
        </w:tblPrChange>
      </w:tblPr>
      <w:tblGrid>
        <w:gridCol w:w="1873"/>
        <w:gridCol w:w="3359"/>
        <w:gridCol w:w="4128"/>
        <w:tblGridChange w:id="2336">
          <w:tblGrid>
            <w:gridCol w:w="15"/>
            <w:gridCol w:w="1858"/>
            <w:gridCol w:w="18"/>
            <w:gridCol w:w="3341"/>
            <w:gridCol w:w="13"/>
            <w:gridCol w:w="4115"/>
            <w:gridCol w:w="5"/>
          </w:tblGrid>
        </w:tblGridChange>
      </w:tblGrid>
      <w:tr w:rsidR="00907277" w14:paraId="54B5AA2A" w14:textId="77777777" w:rsidTr="008C0B32">
        <w:trPr>
          <w:cnfStyle w:val="100000000000" w:firstRow="1" w:lastRow="0" w:firstColumn="0" w:lastColumn="0" w:oddVBand="0" w:evenVBand="0" w:oddHBand="0" w:evenHBand="0" w:firstRowFirstColumn="0" w:firstRowLastColumn="0" w:lastRowFirstColumn="0" w:lastRowLastColumn="0"/>
          <w:ins w:id="2337" w:author="Francis Moigula" w:date="2026-06-05T11:32:00Z"/>
          <w:trPrChange w:id="2338" w:author="Francis Moigula" w:date="2026-06-05T11:32:00Z" w16du:dateUtc="2026-06-05T16:32:00Z">
            <w:trPr>
              <w:gridBefore w:val="1"/>
            </w:trPr>
          </w:trPrChange>
        </w:trPr>
        <w:tc>
          <w:tcPr>
            <w:tcW w:w="1873" w:type="dxa"/>
            <w:tcPrChange w:id="2339" w:author="Francis Moigula" w:date="2026-06-05T11:32:00Z" w16du:dateUtc="2026-06-05T16:32:00Z">
              <w:tcPr>
                <w:tcW w:w="1984" w:type="dxa"/>
                <w:gridSpan w:val="2"/>
              </w:tcPr>
            </w:tcPrChange>
          </w:tcPr>
          <w:p w14:paraId="13059309" w14:textId="77777777" w:rsidR="00907277" w:rsidRDefault="00907277">
            <w:pPr>
              <w:cnfStyle w:val="100000000000" w:firstRow="1" w:lastRow="0" w:firstColumn="0" w:lastColumn="0" w:oddVBand="0" w:evenVBand="0" w:oddHBand="0" w:evenHBand="0" w:firstRowFirstColumn="0" w:firstRowLastColumn="0" w:lastRowFirstColumn="0" w:lastRowLastColumn="0"/>
              <w:rPr>
                <w:ins w:id="2340" w:author="Francis Moigula" w:date="2026-06-05T11:32:00Z" w16du:dateUtc="2026-06-05T16:32:00Z"/>
              </w:rPr>
            </w:pPr>
            <w:ins w:id="2341" w:author="Francis Moigula" w:date="2026-06-05T11:32:00Z" w16du:dateUtc="2026-06-05T16:32:00Z">
              <w:r>
                <w:t>Layer</w:t>
              </w:r>
            </w:ins>
          </w:p>
        </w:tc>
        <w:tc>
          <w:tcPr>
            <w:tcW w:w="3359" w:type="dxa"/>
            <w:tcPrChange w:id="2342" w:author="Francis Moigula" w:date="2026-06-05T11:32:00Z" w16du:dateUtc="2026-06-05T16:32:00Z">
              <w:tcPr>
                <w:tcW w:w="3685" w:type="dxa"/>
                <w:gridSpan w:val="2"/>
              </w:tcPr>
            </w:tcPrChange>
          </w:tcPr>
          <w:p w14:paraId="57E673E0" w14:textId="77777777" w:rsidR="00907277" w:rsidRDefault="00907277">
            <w:pPr>
              <w:cnfStyle w:val="100000000000" w:firstRow="1" w:lastRow="0" w:firstColumn="0" w:lastColumn="0" w:oddVBand="0" w:evenVBand="0" w:oddHBand="0" w:evenHBand="0" w:firstRowFirstColumn="0" w:firstRowLastColumn="0" w:lastRowFirstColumn="0" w:lastRowLastColumn="0"/>
              <w:rPr>
                <w:ins w:id="2343" w:author="Francis Moigula" w:date="2026-06-05T11:32:00Z" w16du:dateUtc="2026-06-05T16:32:00Z"/>
              </w:rPr>
            </w:pPr>
            <w:ins w:id="2344" w:author="Francis Moigula" w:date="2026-06-05T11:32:00Z" w16du:dateUtc="2026-06-05T16:32:00Z">
              <w:r>
                <w:t>Technology</w:t>
              </w:r>
            </w:ins>
          </w:p>
        </w:tc>
        <w:tc>
          <w:tcPr>
            <w:tcW w:w="4128" w:type="dxa"/>
            <w:tcPrChange w:id="2345" w:author="Francis Moigula" w:date="2026-06-05T11:32:00Z" w16du:dateUtc="2026-06-05T16:32:00Z">
              <w:tcPr>
                <w:tcW w:w="4535" w:type="dxa"/>
                <w:gridSpan w:val="2"/>
              </w:tcPr>
            </w:tcPrChange>
          </w:tcPr>
          <w:p w14:paraId="3EF83FD5" w14:textId="77777777" w:rsidR="00907277" w:rsidRDefault="00907277">
            <w:pPr>
              <w:cnfStyle w:val="100000000000" w:firstRow="1" w:lastRow="0" w:firstColumn="0" w:lastColumn="0" w:oddVBand="0" w:evenVBand="0" w:oddHBand="0" w:evenHBand="0" w:firstRowFirstColumn="0" w:firstRowLastColumn="0" w:lastRowFirstColumn="0" w:lastRowLastColumn="0"/>
              <w:rPr>
                <w:ins w:id="2346" w:author="Francis Moigula" w:date="2026-06-05T11:32:00Z" w16du:dateUtc="2026-06-05T16:32:00Z"/>
              </w:rPr>
            </w:pPr>
            <w:ins w:id="2347" w:author="Francis Moigula" w:date="2026-06-05T11:32:00Z" w16du:dateUtc="2026-06-05T16:32:00Z">
              <w:r>
                <w:t>Purpose</w:t>
              </w:r>
            </w:ins>
          </w:p>
        </w:tc>
      </w:tr>
      <w:tr w:rsidR="00907277" w14:paraId="6EA70C02" w14:textId="77777777" w:rsidTr="008C0B32">
        <w:trPr>
          <w:cnfStyle w:val="000000100000" w:firstRow="0" w:lastRow="0" w:firstColumn="0" w:lastColumn="0" w:oddVBand="0" w:evenVBand="0" w:oddHBand="1" w:evenHBand="0" w:firstRowFirstColumn="0" w:firstRowLastColumn="0" w:lastRowFirstColumn="0" w:lastRowLastColumn="0"/>
          <w:ins w:id="2348" w:author="Francis Moigula" w:date="2026-06-05T11:32:00Z"/>
          <w:trPrChange w:id="2349" w:author="Francis Moigula" w:date="2026-06-05T11:32:00Z" w16du:dateUtc="2026-06-05T16:32:00Z">
            <w:trPr>
              <w:gridBefore w:val="1"/>
            </w:trPr>
          </w:trPrChange>
        </w:trPr>
        <w:tc>
          <w:tcPr>
            <w:tcW w:w="1873" w:type="dxa"/>
            <w:tcPrChange w:id="2350" w:author="Francis Moigula" w:date="2026-06-05T11:32:00Z" w16du:dateUtc="2026-06-05T16:32:00Z">
              <w:tcPr>
                <w:tcW w:w="1984" w:type="dxa"/>
                <w:gridSpan w:val="2"/>
              </w:tcPr>
            </w:tcPrChange>
          </w:tcPr>
          <w:p w14:paraId="584DFAA7"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351" w:author="Francis Moigula" w:date="2026-06-05T11:32:00Z" w16du:dateUtc="2026-06-05T16:32:00Z"/>
              </w:rPr>
            </w:pPr>
            <w:ins w:id="2352" w:author="Francis Moigula" w:date="2026-06-05T11:32:00Z" w16du:dateUtc="2026-06-05T16:32:00Z">
              <w:r>
                <w:t>AI Reasoning</w:t>
              </w:r>
            </w:ins>
          </w:p>
        </w:tc>
        <w:tc>
          <w:tcPr>
            <w:tcW w:w="3359" w:type="dxa"/>
            <w:tcPrChange w:id="2353" w:author="Francis Moigula" w:date="2026-06-05T11:32:00Z" w16du:dateUtc="2026-06-05T16:32:00Z">
              <w:tcPr>
                <w:tcW w:w="3685" w:type="dxa"/>
                <w:gridSpan w:val="2"/>
              </w:tcPr>
            </w:tcPrChange>
          </w:tcPr>
          <w:p w14:paraId="4295BA00"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354" w:author="Francis Moigula" w:date="2026-06-05T11:32:00Z" w16du:dateUtc="2026-06-05T16:32:00Z"/>
              </w:rPr>
            </w:pPr>
            <w:ins w:id="2355" w:author="Francis Moigula" w:date="2026-06-05T11:32:00Z" w16du:dateUtc="2026-06-05T16:32:00Z">
              <w:r>
                <w:t>Claude Sonnet 4.6 (via Microsoft Foundry)</w:t>
              </w:r>
            </w:ins>
          </w:p>
        </w:tc>
        <w:tc>
          <w:tcPr>
            <w:tcW w:w="4128" w:type="dxa"/>
            <w:tcPrChange w:id="2356" w:author="Francis Moigula" w:date="2026-06-05T11:32:00Z" w16du:dateUtc="2026-06-05T16:32:00Z">
              <w:tcPr>
                <w:tcW w:w="4535" w:type="dxa"/>
                <w:gridSpan w:val="2"/>
              </w:tcPr>
            </w:tcPrChange>
          </w:tcPr>
          <w:p w14:paraId="050D69F8"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357" w:author="Francis Moigula" w:date="2026-06-05T11:32:00Z" w16du:dateUtc="2026-06-05T16:32:00Z"/>
              </w:rPr>
            </w:pPr>
            <w:ins w:id="2358" w:author="Francis Moigula" w:date="2026-06-05T11:32:00Z" w16du:dateUtc="2026-06-05T16:32:00Z">
              <w:r>
                <w:t>Document extraction, summarization, judgment, breach detection</w:t>
              </w:r>
            </w:ins>
          </w:p>
        </w:tc>
      </w:tr>
      <w:tr w:rsidR="00907277" w14:paraId="37202663" w14:textId="77777777" w:rsidTr="008C0B32">
        <w:trPr>
          <w:cnfStyle w:val="000000010000" w:firstRow="0" w:lastRow="0" w:firstColumn="0" w:lastColumn="0" w:oddVBand="0" w:evenVBand="0" w:oddHBand="0" w:evenHBand="1" w:firstRowFirstColumn="0" w:firstRowLastColumn="0" w:lastRowFirstColumn="0" w:lastRowLastColumn="0"/>
          <w:ins w:id="2359" w:author="Francis Moigula" w:date="2026-06-05T11:32:00Z"/>
          <w:trPrChange w:id="2360" w:author="Francis Moigula" w:date="2026-06-05T11:32:00Z" w16du:dateUtc="2026-06-05T16:32:00Z">
            <w:trPr>
              <w:gridBefore w:val="1"/>
            </w:trPr>
          </w:trPrChange>
        </w:trPr>
        <w:tc>
          <w:tcPr>
            <w:tcW w:w="1873" w:type="dxa"/>
            <w:tcPrChange w:id="2361" w:author="Francis Moigula" w:date="2026-06-05T11:32:00Z" w16du:dateUtc="2026-06-05T16:32:00Z">
              <w:tcPr>
                <w:tcW w:w="1984" w:type="dxa"/>
                <w:gridSpan w:val="2"/>
              </w:tcPr>
            </w:tcPrChange>
          </w:tcPr>
          <w:p w14:paraId="19849C6B" w14:textId="77777777" w:rsidR="00907277" w:rsidRDefault="00907277">
            <w:pPr>
              <w:cnfStyle w:val="000000010000" w:firstRow="0" w:lastRow="0" w:firstColumn="0" w:lastColumn="0" w:oddVBand="0" w:evenVBand="0" w:oddHBand="0" w:evenHBand="1" w:firstRowFirstColumn="0" w:firstRowLastColumn="0" w:lastRowFirstColumn="0" w:lastRowLastColumn="0"/>
              <w:rPr>
                <w:ins w:id="2362" w:author="Francis Moigula" w:date="2026-06-05T11:32:00Z" w16du:dateUtc="2026-06-05T16:32:00Z"/>
              </w:rPr>
            </w:pPr>
            <w:ins w:id="2363" w:author="Francis Moigula" w:date="2026-06-05T11:32:00Z" w16du:dateUtc="2026-06-05T16:32:00Z">
              <w:r>
                <w:t>Document AI</w:t>
              </w:r>
            </w:ins>
          </w:p>
        </w:tc>
        <w:tc>
          <w:tcPr>
            <w:tcW w:w="3359" w:type="dxa"/>
            <w:tcPrChange w:id="2364" w:author="Francis Moigula" w:date="2026-06-05T11:32:00Z" w16du:dateUtc="2026-06-05T16:32:00Z">
              <w:tcPr>
                <w:tcW w:w="3685" w:type="dxa"/>
                <w:gridSpan w:val="2"/>
              </w:tcPr>
            </w:tcPrChange>
          </w:tcPr>
          <w:p w14:paraId="0F7179BC" w14:textId="77777777" w:rsidR="00907277" w:rsidRDefault="00907277">
            <w:pPr>
              <w:cnfStyle w:val="000000010000" w:firstRow="0" w:lastRow="0" w:firstColumn="0" w:lastColumn="0" w:oddVBand="0" w:evenVBand="0" w:oddHBand="0" w:evenHBand="1" w:firstRowFirstColumn="0" w:firstRowLastColumn="0" w:lastRowFirstColumn="0" w:lastRowLastColumn="0"/>
              <w:rPr>
                <w:ins w:id="2365" w:author="Francis Moigula" w:date="2026-06-05T11:32:00Z" w16du:dateUtc="2026-06-05T16:32:00Z"/>
              </w:rPr>
            </w:pPr>
            <w:ins w:id="2366" w:author="Francis Moigula" w:date="2026-06-05T11:32:00Z" w16du:dateUtc="2026-06-05T16:32:00Z">
              <w:r>
                <w:t>Azure Document Intelligence (Prebuilt Layout)</w:t>
              </w:r>
            </w:ins>
          </w:p>
        </w:tc>
        <w:tc>
          <w:tcPr>
            <w:tcW w:w="4128" w:type="dxa"/>
            <w:tcPrChange w:id="2367" w:author="Francis Moigula" w:date="2026-06-05T11:32:00Z" w16du:dateUtc="2026-06-05T16:32:00Z">
              <w:tcPr>
                <w:tcW w:w="4535" w:type="dxa"/>
                <w:gridSpan w:val="2"/>
              </w:tcPr>
            </w:tcPrChange>
          </w:tcPr>
          <w:p w14:paraId="0F57D201" w14:textId="77777777" w:rsidR="00907277" w:rsidRDefault="00907277">
            <w:pPr>
              <w:cnfStyle w:val="000000010000" w:firstRow="0" w:lastRow="0" w:firstColumn="0" w:lastColumn="0" w:oddVBand="0" w:evenVBand="0" w:oddHBand="0" w:evenHBand="1" w:firstRowFirstColumn="0" w:firstRowLastColumn="0" w:lastRowFirstColumn="0" w:lastRowLastColumn="0"/>
              <w:rPr>
                <w:ins w:id="2368" w:author="Francis Moigula" w:date="2026-06-05T11:32:00Z" w16du:dateUtc="2026-06-05T16:32:00Z"/>
              </w:rPr>
            </w:pPr>
            <w:ins w:id="2369" w:author="Francis Moigula" w:date="2026-06-05T11:32:00Z" w16du:dateUtc="2026-06-05T16:32:00Z">
              <w:r>
                <w:t>OCR, table detection, structural extraction from PDF/Word</w:t>
              </w:r>
            </w:ins>
          </w:p>
        </w:tc>
      </w:tr>
      <w:tr w:rsidR="00907277" w14:paraId="7FB9ACEB" w14:textId="77777777" w:rsidTr="008C0B32">
        <w:trPr>
          <w:cnfStyle w:val="000000100000" w:firstRow="0" w:lastRow="0" w:firstColumn="0" w:lastColumn="0" w:oddVBand="0" w:evenVBand="0" w:oddHBand="1" w:evenHBand="0" w:firstRowFirstColumn="0" w:firstRowLastColumn="0" w:lastRowFirstColumn="0" w:lastRowLastColumn="0"/>
          <w:ins w:id="2370" w:author="Francis Moigula" w:date="2026-06-05T11:32:00Z"/>
          <w:trPrChange w:id="2371" w:author="Francis Moigula" w:date="2026-06-05T11:32:00Z" w16du:dateUtc="2026-06-05T16:32:00Z">
            <w:trPr>
              <w:gridBefore w:val="1"/>
            </w:trPr>
          </w:trPrChange>
        </w:trPr>
        <w:tc>
          <w:tcPr>
            <w:tcW w:w="1873" w:type="dxa"/>
            <w:tcPrChange w:id="2372" w:author="Francis Moigula" w:date="2026-06-05T11:32:00Z" w16du:dateUtc="2026-06-05T16:32:00Z">
              <w:tcPr>
                <w:tcW w:w="1984" w:type="dxa"/>
                <w:gridSpan w:val="2"/>
              </w:tcPr>
            </w:tcPrChange>
          </w:tcPr>
          <w:p w14:paraId="676D7C61"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373" w:author="Francis Moigula" w:date="2026-06-05T11:32:00Z" w16du:dateUtc="2026-06-05T16:32:00Z"/>
              </w:rPr>
            </w:pPr>
            <w:ins w:id="2374" w:author="Francis Moigula" w:date="2026-06-05T11:32:00Z" w16du:dateUtc="2026-06-05T16:32:00Z">
              <w:r>
                <w:t>Search &amp; Retrieval</w:t>
              </w:r>
            </w:ins>
          </w:p>
        </w:tc>
        <w:tc>
          <w:tcPr>
            <w:tcW w:w="3359" w:type="dxa"/>
            <w:tcPrChange w:id="2375" w:author="Francis Moigula" w:date="2026-06-05T11:32:00Z" w16du:dateUtc="2026-06-05T16:32:00Z">
              <w:tcPr>
                <w:tcW w:w="3685" w:type="dxa"/>
                <w:gridSpan w:val="2"/>
              </w:tcPr>
            </w:tcPrChange>
          </w:tcPr>
          <w:p w14:paraId="6E497BF6"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376" w:author="Francis Moigula" w:date="2026-06-05T11:32:00Z" w16du:dateUtc="2026-06-05T16:32:00Z"/>
              </w:rPr>
            </w:pPr>
            <w:ins w:id="2377" w:author="Francis Moigula" w:date="2026-06-05T11:32:00Z" w16du:dateUtc="2026-06-05T16:32:00Z">
              <w:r>
                <w:t>Azure AI Search (S1)</w:t>
              </w:r>
            </w:ins>
          </w:p>
        </w:tc>
        <w:tc>
          <w:tcPr>
            <w:tcW w:w="4128" w:type="dxa"/>
            <w:tcPrChange w:id="2378" w:author="Francis Moigula" w:date="2026-06-05T11:32:00Z" w16du:dateUtc="2026-06-05T16:32:00Z">
              <w:tcPr>
                <w:tcW w:w="4535" w:type="dxa"/>
                <w:gridSpan w:val="2"/>
              </w:tcPr>
            </w:tcPrChange>
          </w:tcPr>
          <w:p w14:paraId="14258DB2"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379" w:author="Francis Moigula" w:date="2026-06-05T11:32:00Z" w16du:dateUtc="2026-06-05T16:32:00Z"/>
              </w:rPr>
            </w:pPr>
            <w:ins w:id="2380" w:author="Francis Moigula" w:date="2026-06-05T11:32:00Z" w16du:dateUtc="2026-06-05T16:32:00Z">
              <w:r>
                <w:t>SLA clause retrieval, document chatbot (RAG pattern)</w:t>
              </w:r>
            </w:ins>
          </w:p>
        </w:tc>
      </w:tr>
      <w:tr w:rsidR="00907277" w14:paraId="5C62BE49" w14:textId="77777777" w:rsidTr="008C0B32">
        <w:trPr>
          <w:cnfStyle w:val="000000010000" w:firstRow="0" w:lastRow="0" w:firstColumn="0" w:lastColumn="0" w:oddVBand="0" w:evenVBand="0" w:oddHBand="0" w:evenHBand="1" w:firstRowFirstColumn="0" w:firstRowLastColumn="0" w:lastRowFirstColumn="0" w:lastRowLastColumn="0"/>
          <w:ins w:id="2381" w:author="Francis Moigula" w:date="2026-06-05T11:32:00Z"/>
          <w:trPrChange w:id="2382" w:author="Francis Moigula" w:date="2026-06-05T11:32:00Z" w16du:dateUtc="2026-06-05T16:32:00Z">
            <w:trPr>
              <w:gridBefore w:val="1"/>
            </w:trPr>
          </w:trPrChange>
        </w:trPr>
        <w:tc>
          <w:tcPr>
            <w:tcW w:w="1873" w:type="dxa"/>
            <w:tcPrChange w:id="2383" w:author="Francis Moigula" w:date="2026-06-05T11:32:00Z" w16du:dateUtc="2026-06-05T16:32:00Z">
              <w:tcPr>
                <w:tcW w:w="1984" w:type="dxa"/>
                <w:gridSpan w:val="2"/>
              </w:tcPr>
            </w:tcPrChange>
          </w:tcPr>
          <w:p w14:paraId="112BA99C" w14:textId="77777777" w:rsidR="00907277" w:rsidRDefault="00907277">
            <w:pPr>
              <w:cnfStyle w:val="000000010000" w:firstRow="0" w:lastRow="0" w:firstColumn="0" w:lastColumn="0" w:oddVBand="0" w:evenVBand="0" w:oddHBand="0" w:evenHBand="1" w:firstRowFirstColumn="0" w:firstRowLastColumn="0" w:lastRowFirstColumn="0" w:lastRowLastColumn="0"/>
              <w:rPr>
                <w:ins w:id="2384" w:author="Francis Moigula" w:date="2026-06-05T11:32:00Z" w16du:dateUtc="2026-06-05T16:32:00Z"/>
              </w:rPr>
            </w:pPr>
            <w:ins w:id="2385" w:author="Francis Moigula" w:date="2026-06-05T11:32:00Z" w16du:dateUtc="2026-06-05T16:32:00Z">
              <w:r>
                <w:t>Data Platform</w:t>
              </w:r>
            </w:ins>
          </w:p>
        </w:tc>
        <w:tc>
          <w:tcPr>
            <w:tcW w:w="3359" w:type="dxa"/>
            <w:tcPrChange w:id="2386" w:author="Francis Moigula" w:date="2026-06-05T11:32:00Z" w16du:dateUtc="2026-06-05T16:32:00Z">
              <w:tcPr>
                <w:tcW w:w="3685" w:type="dxa"/>
                <w:gridSpan w:val="2"/>
              </w:tcPr>
            </w:tcPrChange>
          </w:tcPr>
          <w:p w14:paraId="5316916C" w14:textId="77777777" w:rsidR="00907277" w:rsidRDefault="00907277">
            <w:pPr>
              <w:cnfStyle w:val="000000010000" w:firstRow="0" w:lastRow="0" w:firstColumn="0" w:lastColumn="0" w:oddVBand="0" w:evenVBand="0" w:oddHBand="0" w:evenHBand="1" w:firstRowFirstColumn="0" w:firstRowLastColumn="0" w:lastRowFirstColumn="0" w:lastRowLastColumn="0"/>
              <w:rPr>
                <w:ins w:id="2387" w:author="Francis Moigula" w:date="2026-06-05T11:32:00Z" w16du:dateUtc="2026-06-05T16:32:00Z"/>
              </w:rPr>
            </w:pPr>
            <w:ins w:id="2388" w:author="Francis Moigula" w:date="2026-06-05T11:32:00Z" w16du:dateUtc="2026-06-05T16:32:00Z">
              <w:r>
                <w:t>Microsoft Fabric (F8)</w:t>
              </w:r>
            </w:ins>
          </w:p>
        </w:tc>
        <w:tc>
          <w:tcPr>
            <w:tcW w:w="4128" w:type="dxa"/>
            <w:tcPrChange w:id="2389" w:author="Francis Moigula" w:date="2026-06-05T11:32:00Z" w16du:dateUtc="2026-06-05T16:32:00Z">
              <w:tcPr>
                <w:tcW w:w="4535" w:type="dxa"/>
                <w:gridSpan w:val="2"/>
              </w:tcPr>
            </w:tcPrChange>
          </w:tcPr>
          <w:p w14:paraId="23D5CE94" w14:textId="77777777" w:rsidR="00907277" w:rsidRDefault="00907277">
            <w:pPr>
              <w:cnfStyle w:val="000000010000" w:firstRow="0" w:lastRow="0" w:firstColumn="0" w:lastColumn="0" w:oddVBand="0" w:evenVBand="0" w:oddHBand="0" w:evenHBand="1" w:firstRowFirstColumn="0" w:firstRowLastColumn="0" w:lastRowFirstColumn="0" w:lastRowLastColumn="0"/>
              <w:rPr>
                <w:ins w:id="2390" w:author="Francis Moigula" w:date="2026-06-05T11:32:00Z" w16du:dateUtc="2026-06-05T16:32:00Z"/>
              </w:rPr>
            </w:pPr>
            <w:ins w:id="2391" w:author="Francis Moigula" w:date="2026-06-05T11:32:00Z" w16du:dateUtc="2026-06-05T16:32:00Z">
              <w:r>
                <w:t>OneLake storage, data pipelines, eventstream ingestion</w:t>
              </w:r>
            </w:ins>
          </w:p>
        </w:tc>
      </w:tr>
      <w:tr w:rsidR="00907277" w14:paraId="0A74EF01" w14:textId="77777777" w:rsidTr="008C0B32">
        <w:trPr>
          <w:cnfStyle w:val="000000100000" w:firstRow="0" w:lastRow="0" w:firstColumn="0" w:lastColumn="0" w:oddVBand="0" w:evenVBand="0" w:oddHBand="1" w:evenHBand="0" w:firstRowFirstColumn="0" w:firstRowLastColumn="0" w:lastRowFirstColumn="0" w:lastRowLastColumn="0"/>
          <w:ins w:id="2392" w:author="Francis Moigula" w:date="2026-06-05T11:32:00Z"/>
          <w:trPrChange w:id="2393" w:author="Francis Moigula" w:date="2026-06-05T11:32:00Z" w16du:dateUtc="2026-06-05T16:32:00Z">
            <w:trPr>
              <w:gridBefore w:val="1"/>
            </w:trPr>
          </w:trPrChange>
        </w:trPr>
        <w:tc>
          <w:tcPr>
            <w:tcW w:w="1873" w:type="dxa"/>
            <w:tcPrChange w:id="2394" w:author="Francis Moigula" w:date="2026-06-05T11:32:00Z" w16du:dateUtc="2026-06-05T16:32:00Z">
              <w:tcPr>
                <w:tcW w:w="1984" w:type="dxa"/>
                <w:gridSpan w:val="2"/>
              </w:tcPr>
            </w:tcPrChange>
          </w:tcPr>
          <w:p w14:paraId="532ACB0A"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395" w:author="Francis Moigula" w:date="2026-06-05T11:32:00Z" w16du:dateUtc="2026-06-05T16:32:00Z"/>
              </w:rPr>
            </w:pPr>
            <w:ins w:id="2396" w:author="Francis Moigula" w:date="2026-06-05T11:32:00Z" w16du:dateUtc="2026-06-05T16:32:00Z">
              <w:r>
                <w:t>Workflow Engine</w:t>
              </w:r>
            </w:ins>
          </w:p>
        </w:tc>
        <w:tc>
          <w:tcPr>
            <w:tcW w:w="3359" w:type="dxa"/>
            <w:tcPrChange w:id="2397" w:author="Francis Moigula" w:date="2026-06-05T11:32:00Z" w16du:dateUtc="2026-06-05T16:32:00Z">
              <w:tcPr>
                <w:tcW w:w="3685" w:type="dxa"/>
                <w:gridSpan w:val="2"/>
              </w:tcPr>
            </w:tcPrChange>
          </w:tcPr>
          <w:p w14:paraId="2BBC1447"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398" w:author="Francis Moigula" w:date="2026-06-05T11:32:00Z" w16du:dateUtc="2026-06-05T16:32:00Z"/>
              </w:rPr>
            </w:pPr>
            <w:ins w:id="2399" w:author="Francis Moigula" w:date="2026-06-05T11:32:00Z" w16du:dateUtc="2026-06-05T16:32:00Z">
              <w:r>
                <w:t>Azure Logic Apps Standard</w:t>
              </w:r>
            </w:ins>
          </w:p>
        </w:tc>
        <w:tc>
          <w:tcPr>
            <w:tcW w:w="4128" w:type="dxa"/>
            <w:tcPrChange w:id="2400" w:author="Francis Moigula" w:date="2026-06-05T11:32:00Z" w16du:dateUtc="2026-06-05T16:32:00Z">
              <w:tcPr>
                <w:tcW w:w="4535" w:type="dxa"/>
                <w:gridSpan w:val="2"/>
              </w:tcPr>
            </w:tcPrChange>
          </w:tcPr>
          <w:p w14:paraId="6962B2DE"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401" w:author="Francis Moigula" w:date="2026-06-05T11:32:00Z" w16du:dateUtc="2026-06-05T16:32:00Z"/>
              </w:rPr>
            </w:pPr>
            <w:ins w:id="2402" w:author="Francis Moigula" w:date="2026-06-05T11:32:00Z" w16du:dateUtc="2026-06-05T16:32:00Z">
              <w:r>
                <w:t>Approval workflows, connector-based integrations, notifications</w:t>
              </w:r>
            </w:ins>
          </w:p>
        </w:tc>
      </w:tr>
      <w:tr w:rsidR="00907277" w14:paraId="7B66B369" w14:textId="77777777" w:rsidTr="008C0B32">
        <w:trPr>
          <w:cnfStyle w:val="000000010000" w:firstRow="0" w:lastRow="0" w:firstColumn="0" w:lastColumn="0" w:oddVBand="0" w:evenVBand="0" w:oddHBand="0" w:evenHBand="1" w:firstRowFirstColumn="0" w:firstRowLastColumn="0" w:lastRowFirstColumn="0" w:lastRowLastColumn="0"/>
          <w:ins w:id="2403" w:author="Francis Moigula" w:date="2026-06-05T11:32:00Z"/>
          <w:trPrChange w:id="2404" w:author="Francis Moigula" w:date="2026-06-05T11:32:00Z" w16du:dateUtc="2026-06-05T16:32:00Z">
            <w:trPr>
              <w:gridBefore w:val="1"/>
            </w:trPr>
          </w:trPrChange>
        </w:trPr>
        <w:tc>
          <w:tcPr>
            <w:tcW w:w="1873" w:type="dxa"/>
            <w:tcPrChange w:id="2405" w:author="Francis Moigula" w:date="2026-06-05T11:32:00Z" w16du:dateUtc="2026-06-05T16:32:00Z">
              <w:tcPr>
                <w:tcW w:w="1984" w:type="dxa"/>
                <w:gridSpan w:val="2"/>
              </w:tcPr>
            </w:tcPrChange>
          </w:tcPr>
          <w:p w14:paraId="4301B29C" w14:textId="77777777" w:rsidR="00907277" w:rsidRDefault="00907277">
            <w:pPr>
              <w:cnfStyle w:val="000000010000" w:firstRow="0" w:lastRow="0" w:firstColumn="0" w:lastColumn="0" w:oddVBand="0" w:evenVBand="0" w:oddHBand="0" w:evenHBand="1" w:firstRowFirstColumn="0" w:firstRowLastColumn="0" w:lastRowFirstColumn="0" w:lastRowLastColumn="0"/>
              <w:rPr>
                <w:ins w:id="2406" w:author="Francis Moigula" w:date="2026-06-05T11:32:00Z" w16du:dateUtc="2026-06-05T16:32:00Z"/>
              </w:rPr>
            </w:pPr>
            <w:ins w:id="2407" w:author="Francis Moigula" w:date="2026-06-05T11:32:00Z" w16du:dateUtc="2026-06-05T16:32:00Z">
              <w:r>
                <w:t>Frontend</w:t>
              </w:r>
            </w:ins>
          </w:p>
        </w:tc>
        <w:tc>
          <w:tcPr>
            <w:tcW w:w="3359" w:type="dxa"/>
            <w:tcPrChange w:id="2408" w:author="Francis Moigula" w:date="2026-06-05T11:32:00Z" w16du:dateUtc="2026-06-05T16:32:00Z">
              <w:tcPr>
                <w:tcW w:w="3685" w:type="dxa"/>
                <w:gridSpan w:val="2"/>
              </w:tcPr>
            </w:tcPrChange>
          </w:tcPr>
          <w:p w14:paraId="332DDBD2" w14:textId="77777777" w:rsidR="00907277" w:rsidRDefault="00907277">
            <w:pPr>
              <w:cnfStyle w:val="000000010000" w:firstRow="0" w:lastRow="0" w:firstColumn="0" w:lastColumn="0" w:oddVBand="0" w:evenVBand="0" w:oddHBand="0" w:evenHBand="1" w:firstRowFirstColumn="0" w:firstRowLastColumn="0" w:lastRowFirstColumn="0" w:lastRowLastColumn="0"/>
              <w:rPr>
                <w:ins w:id="2409" w:author="Francis Moigula" w:date="2026-06-05T11:32:00Z" w16du:dateUtc="2026-06-05T16:32:00Z"/>
              </w:rPr>
            </w:pPr>
            <w:ins w:id="2410" w:author="Francis Moigula" w:date="2026-06-05T11:32:00Z" w16du:dateUtc="2026-06-05T16:32:00Z">
              <w:r>
                <w:t>React + Azure Static Web Apps</w:t>
              </w:r>
            </w:ins>
          </w:p>
        </w:tc>
        <w:tc>
          <w:tcPr>
            <w:tcW w:w="4128" w:type="dxa"/>
            <w:tcPrChange w:id="2411" w:author="Francis Moigula" w:date="2026-06-05T11:32:00Z" w16du:dateUtc="2026-06-05T16:32:00Z">
              <w:tcPr>
                <w:tcW w:w="4535" w:type="dxa"/>
                <w:gridSpan w:val="2"/>
              </w:tcPr>
            </w:tcPrChange>
          </w:tcPr>
          <w:p w14:paraId="0156D645" w14:textId="77777777" w:rsidR="00907277" w:rsidRDefault="00907277">
            <w:pPr>
              <w:cnfStyle w:val="000000010000" w:firstRow="0" w:lastRow="0" w:firstColumn="0" w:lastColumn="0" w:oddVBand="0" w:evenVBand="0" w:oddHBand="0" w:evenHBand="1" w:firstRowFirstColumn="0" w:firstRowLastColumn="0" w:lastRowFirstColumn="0" w:lastRowLastColumn="0"/>
              <w:rPr>
                <w:ins w:id="2412" w:author="Francis Moigula" w:date="2026-06-05T11:32:00Z" w16du:dateUtc="2026-06-05T16:32:00Z"/>
              </w:rPr>
            </w:pPr>
            <w:ins w:id="2413" w:author="Francis Moigula" w:date="2026-06-05T11:32:00Z" w16du:dateUtc="2026-06-05T16:32:00Z">
              <w:r>
                <w:t>Document review UI, case management, human-in-the-loop validation</w:t>
              </w:r>
            </w:ins>
          </w:p>
        </w:tc>
      </w:tr>
      <w:tr w:rsidR="00907277" w14:paraId="21FC6A49" w14:textId="77777777" w:rsidTr="008C0B32">
        <w:trPr>
          <w:cnfStyle w:val="000000100000" w:firstRow="0" w:lastRow="0" w:firstColumn="0" w:lastColumn="0" w:oddVBand="0" w:evenVBand="0" w:oddHBand="1" w:evenHBand="0" w:firstRowFirstColumn="0" w:firstRowLastColumn="0" w:lastRowFirstColumn="0" w:lastRowLastColumn="0"/>
          <w:ins w:id="2414" w:author="Francis Moigula" w:date="2026-06-05T11:32:00Z"/>
          <w:trPrChange w:id="2415" w:author="Francis Moigula" w:date="2026-06-05T11:32:00Z" w16du:dateUtc="2026-06-05T16:32:00Z">
            <w:trPr>
              <w:gridBefore w:val="1"/>
            </w:trPr>
          </w:trPrChange>
        </w:trPr>
        <w:tc>
          <w:tcPr>
            <w:tcW w:w="1873" w:type="dxa"/>
            <w:tcPrChange w:id="2416" w:author="Francis Moigula" w:date="2026-06-05T11:32:00Z" w16du:dateUtc="2026-06-05T16:32:00Z">
              <w:tcPr>
                <w:tcW w:w="1984" w:type="dxa"/>
                <w:gridSpan w:val="2"/>
              </w:tcPr>
            </w:tcPrChange>
          </w:tcPr>
          <w:p w14:paraId="2DFDB2A4"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417" w:author="Francis Moigula" w:date="2026-06-05T11:32:00Z" w16du:dateUtc="2026-06-05T16:32:00Z"/>
              </w:rPr>
            </w:pPr>
            <w:ins w:id="2418" w:author="Francis Moigula" w:date="2026-06-05T11:32:00Z" w16du:dateUtc="2026-06-05T16:32:00Z">
              <w:r>
                <w:t>Identity &amp; Access</w:t>
              </w:r>
            </w:ins>
          </w:p>
        </w:tc>
        <w:tc>
          <w:tcPr>
            <w:tcW w:w="3359" w:type="dxa"/>
            <w:tcPrChange w:id="2419" w:author="Francis Moigula" w:date="2026-06-05T11:32:00Z" w16du:dateUtc="2026-06-05T16:32:00Z">
              <w:tcPr>
                <w:tcW w:w="3685" w:type="dxa"/>
                <w:gridSpan w:val="2"/>
              </w:tcPr>
            </w:tcPrChange>
          </w:tcPr>
          <w:p w14:paraId="78BB0761"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420" w:author="Francis Moigula" w:date="2026-06-05T11:32:00Z" w16du:dateUtc="2026-06-05T16:32:00Z"/>
              </w:rPr>
            </w:pPr>
            <w:ins w:id="2421" w:author="Francis Moigula" w:date="2026-06-05T11:32:00Z" w16du:dateUtc="2026-06-05T16:32:00Z">
              <w:r>
                <w:t>Microsoft Entra ID</w:t>
              </w:r>
            </w:ins>
          </w:p>
        </w:tc>
        <w:tc>
          <w:tcPr>
            <w:tcW w:w="4128" w:type="dxa"/>
            <w:tcPrChange w:id="2422" w:author="Francis Moigula" w:date="2026-06-05T11:32:00Z" w16du:dateUtc="2026-06-05T16:32:00Z">
              <w:tcPr>
                <w:tcW w:w="4535" w:type="dxa"/>
                <w:gridSpan w:val="2"/>
              </w:tcPr>
            </w:tcPrChange>
          </w:tcPr>
          <w:p w14:paraId="3A171138"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423" w:author="Francis Moigula" w:date="2026-06-05T11:32:00Z" w16du:dateUtc="2026-06-05T16:32:00Z"/>
              </w:rPr>
            </w:pPr>
            <w:ins w:id="2424" w:author="Francis Moigula" w:date="2026-06-05T11:32:00Z" w16du:dateUtc="2026-06-05T16:32:00Z">
              <w:r>
                <w:t>Authentication, role-based access control, conditional access</w:t>
              </w:r>
            </w:ins>
          </w:p>
        </w:tc>
      </w:tr>
      <w:tr w:rsidR="00907277" w14:paraId="04608084" w14:textId="77777777" w:rsidTr="008C0B32">
        <w:trPr>
          <w:cnfStyle w:val="000000010000" w:firstRow="0" w:lastRow="0" w:firstColumn="0" w:lastColumn="0" w:oddVBand="0" w:evenVBand="0" w:oddHBand="0" w:evenHBand="1" w:firstRowFirstColumn="0" w:firstRowLastColumn="0" w:lastRowFirstColumn="0" w:lastRowLastColumn="0"/>
          <w:ins w:id="2425" w:author="Francis Moigula" w:date="2026-06-05T11:32:00Z"/>
          <w:trPrChange w:id="2426" w:author="Francis Moigula" w:date="2026-06-05T11:32:00Z" w16du:dateUtc="2026-06-05T16:32:00Z">
            <w:trPr>
              <w:gridBefore w:val="1"/>
            </w:trPr>
          </w:trPrChange>
        </w:trPr>
        <w:tc>
          <w:tcPr>
            <w:tcW w:w="1873" w:type="dxa"/>
            <w:tcPrChange w:id="2427" w:author="Francis Moigula" w:date="2026-06-05T11:32:00Z" w16du:dateUtc="2026-06-05T16:32:00Z">
              <w:tcPr>
                <w:tcW w:w="1984" w:type="dxa"/>
                <w:gridSpan w:val="2"/>
              </w:tcPr>
            </w:tcPrChange>
          </w:tcPr>
          <w:p w14:paraId="6B863D4C" w14:textId="77777777" w:rsidR="00907277" w:rsidRDefault="00907277">
            <w:pPr>
              <w:cnfStyle w:val="000000010000" w:firstRow="0" w:lastRow="0" w:firstColumn="0" w:lastColumn="0" w:oddVBand="0" w:evenVBand="0" w:oddHBand="0" w:evenHBand="1" w:firstRowFirstColumn="0" w:firstRowLastColumn="0" w:lastRowFirstColumn="0" w:lastRowLastColumn="0"/>
              <w:rPr>
                <w:ins w:id="2428" w:author="Francis Moigula" w:date="2026-06-05T11:32:00Z" w16du:dateUtc="2026-06-05T16:32:00Z"/>
              </w:rPr>
            </w:pPr>
            <w:ins w:id="2429" w:author="Francis Moigula" w:date="2026-06-05T11:32:00Z" w16du:dateUtc="2026-06-05T16:32:00Z">
              <w:r>
                <w:t>CI/CD</w:t>
              </w:r>
            </w:ins>
          </w:p>
        </w:tc>
        <w:tc>
          <w:tcPr>
            <w:tcW w:w="3359" w:type="dxa"/>
            <w:tcPrChange w:id="2430" w:author="Francis Moigula" w:date="2026-06-05T11:32:00Z" w16du:dateUtc="2026-06-05T16:32:00Z">
              <w:tcPr>
                <w:tcW w:w="3685" w:type="dxa"/>
                <w:gridSpan w:val="2"/>
              </w:tcPr>
            </w:tcPrChange>
          </w:tcPr>
          <w:p w14:paraId="17EA7117" w14:textId="77777777" w:rsidR="00907277" w:rsidRDefault="00907277">
            <w:pPr>
              <w:cnfStyle w:val="000000010000" w:firstRow="0" w:lastRow="0" w:firstColumn="0" w:lastColumn="0" w:oddVBand="0" w:evenVBand="0" w:oddHBand="0" w:evenHBand="1" w:firstRowFirstColumn="0" w:firstRowLastColumn="0" w:lastRowFirstColumn="0" w:lastRowLastColumn="0"/>
              <w:rPr>
                <w:ins w:id="2431" w:author="Francis Moigula" w:date="2026-06-05T11:32:00Z" w16du:dateUtc="2026-06-05T16:32:00Z"/>
              </w:rPr>
            </w:pPr>
            <w:ins w:id="2432" w:author="Francis Moigula" w:date="2026-06-05T11:32:00Z" w16du:dateUtc="2026-06-05T16:32:00Z">
              <w:r>
                <w:t>GitHub Actions</w:t>
              </w:r>
            </w:ins>
          </w:p>
        </w:tc>
        <w:tc>
          <w:tcPr>
            <w:tcW w:w="4128" w:type="dxa"/>
            <w:tcPrChange w:id="2433" w:author="Francis Moigula" w:date="2026-06-05T11:32:00Z" w16du:dateUtc="2026-06-05T16:32:00Z">
              <w:tcPr>
                <w:tcW w:w="4535" w:type="dxa"/>
                <w:gridSpan w:val="2"/>
              </w:tcPr>
            </w:tcPrChange>
          </w:tcPr>
          <w:p w14:paraId="1801492A" w14:textId="77777777" w:rsidR="00907277" w:rsidRDefault="00907277">
            <w:pPr>
              <w:cnfStyle w:val="000000010000" w:firstRow="0" w:lastRow="0" w:firstColumn="0" w:lastColumn="0" w:oddVBand="0" w:evenVBand="0" w:oddHBand="0" w:evenHBand="1" w:firstRowFirstColumn="0" w:firstRowLastColumn="0" w:lastRowFirstColumn="0" w:lastRowLastColumn="0"/>
              <w:rPr>
                <w:ins w:id="2434" w:author="Francis Moigula" w:date="2026-06-05T11:32:00Z" w16du:dateUtc="2026-06-05T16:32:00Z"/>
              </w:rPr>
            </w:pPr>
            <w:ins w:id="2435" w:author="Francis Moigula" w:date="2026-06-05T11:32:00Z" w16du:dateUtc="2026-06-05T16:32:00Z">
              <w:r>
                <w:t>Automated build, test, and deployment on push</w:t>
              </w:r>
            </w:ins>
          </w:p>
        </w:tc>
      </w:tr>
      <w:tr w:rsidR="00907277" w14:paraId="609C5263" w14:textId="77777777" w:rsidTr="008C0B32">
        <w:trPr>
          <w:cnfStyle w:val="000000100000" w:firstRow="0" w:lastRow="0" w:firstColumn="0" w:lastColumn="0" w:oddVBand="0" w:evenVBand="0" w:oddHBand="1" w:evenHBand="0" w:firstRowFirstColumn="0" w:firstRowLastColumn="0" w:lastRowFirstColumn="0" w:lastRowLastColumn="0"/>
          <w:ins w:id="2436" w:author="Francis Moigula" w:date="2026-06-05T11:32:00Z"/>
          <w:trPrChange w:id="2437" w:author="Francis Moigula" w:date="2026-06-05T11:32:00Z" w16du:dateUtc="2026-06-05T16:32:00Z">
            <w:trPr>
              <w:gridBefore w:val="1"/>
            </w:trPr>
          </w:trPrChange>
        </w:trPr>
        <w:tc>
          <w:tcPr>
            <w:tcW w:w="1873" w:type="dxa"/>
            <w:tcPrChange w:id="2438" w:author="Francis Moigula" w:date="2026-06-05T11:32:00Z" w16du:dateUtc="2026-06-05T16:32:00Z">
              <w:tcPr>
                <w:tcW w:w="1984" w:type="dxa"/>
                <w:gridSpan w:val="2"/>
              </w:tcPr>
            </w:tcPrChange>
          </w:tcPr>
          <w:p w14:paraId="052EFA89"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439" w:author="Francis Moigula" w:date="2026-06-05T11:32:00Z" w16du:dateUtc="2026-06-05T16:32:00Z"/>
              </w:rPr>
            </w:pPr>
            <w:ins w:id="2440" w:author="Francis Moigula" w:date="2026-06-05T11:32:00Z" w16du:dateUtc="2026-06-05T16:32:00Z">
              <w:r>
                <w:t>Monitoring</w:t>
              </w:r>
            </w:ins>
          </w:p>
        </w:tc>
        <w:tc>
          <w:tcPr>
            <w:tcW w:w="3359" w:type="dxa"/>
            <w:tcPrChange w:id="2441" w:author="Francis Moigula" w:date="2026-06-05T11:32:00Z" w16du:dateUtc="2026-06-05T16:32:00Z">
              <w:tcPr>
                <w:tcW w:w="3685" w:type="dxa"/>
                <w:gridSpan w:val="2"/>
              </w:tcPr>
            </w:tcPrChange>
          </w:tcPr>
          <w:p w14:paraId="764DFE2F"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442" w:author="Francis Moigula" w:date="2026-06-05T11:32:00Z" w16du:dateUtc="2026-06-05T16:32:00Z"/>
              </w:rPr>
            </w:pPr>
            <w:ins w:id="2443" w:author="Francis Moigula" w:date="2026-06-05T11:32:00Z" w16du:dateUtc="2026-06-05T16:32:00Z">
              <w:r>
                <w:t>Application Insights</w:t>
              </w:r>
            </w:ins>
          </w:p>
        </w:tc>
        <w:tc>
          <w:tcPr>
            <w:tcW w:w="4128" w:type="dxa"/>
            <w:tcPrChange w:id="2444" w:author="Francis Moigula" w:date="2026-06-05T11:32:00Z" w16du:dateUtc="2026-06-05T16:32:00Z">
              <w:tcPr>
                <w:tcW w:w="4535" w:type="dxa"/>
                <w:gridSpan w:val="2"/>
              </w:tcPr>
            </w:tcPrChange>
          </w:tcPr>
          <w:p w14:paraId="291D358E" w14:textId="77777777" w:rsidR="00907277" w:rsidRDefault="00907277">
            <w:pPr>
              <w:cnfStyle w:val="000000100000" w:firstRow="0" w:lastRow="0" w:firstColumn="0" w:lastColumn="0" w:oddVBand="0" w:evenVBand="0" w:oddHBand="1" w:evenHBand="0" w:firstRowFirstColumn="0" w:firstRowLastColumn="0" w:lastRowFirstColumn="0" w:lastRowLastColumn="0"/>
              <w:rPr>
                <w:ins w:id="2445" w:author="Francis Moigula" w:date="2026-06-05T11:32:00Z" w16du:dateUtc="2026-06-05T16:32:00Z"/>
              </w:rPr>
            </w:pPr>
            <w:ins w:id="2446" w:author="Francis Moigula" w:date="2026-06-05T11:32:00Z" w16du:dateUtc="2026-06-05T16:32:00Z">
              <w:r>
                <w:t>Logging, tracing, performance telemetry</w:t>
              </w:r>
            </w:ins>
          </w:p>
        </w:tc>
      </w:tr>
    </w:tbl>
    <w:p w14:paraId="686CD409" w14:textId="77777777" w:rsidR="00907277" w:rsidRDefault="00907277" w:rsidP="009D24A2">
      <w:pPr>
        <w:rPr>
          <w:ins w:id="2447" w:author="Francis Moigula" w:date="2026-06-04T18:01:00Z" w16du:dateUtc="2026-06-04T23:01:00Z"/>
        </w:rPr>
      </w:pPr>
    </w:p>
    <w:p w14:paraId="29FD1DC7" w14:textId="3B708940" w:rsidR="00EF1760" w:rsidRDefault="00EF1760" w:rsidP="00EF1760">
      <w:pPr>
        <w:pStyle w:val="Heading1NUM"/>
      </w:pPr>
      <w:bookmarkStart w:id="2448" w:name="_Toc231555262"/>
      <w:r>
        <w:t>Exhibits</w:t>
      </w:r>
      <w:bookmarkEnd w:id="2007"/>
      <w:bookmarkEnd w:id="2008"/>
      <w:bookmarkEnd w:id="2009"/>
      <w:bookmarkEnd w:id="2010"/>
      <w:bookmarkEnd w:id="2448"/>
    </w:p>
    <w:p w14:paraId="3826F7D8" w14:textId="77777777" w:rsidR="00EF2F4B" w:rsidRDefault="00EF2F4B" w:rsidP="00EF2F4B">
      <w:pPr>
        <w:pStyle w:val="Heading2NUM"/>
        <w:ind w:left="720" w:hanging="720"/>
      </w:pPr>
      <w:bookmarkStart w:id="2449" w:name="_Toc231555263"/>
      <w:bookmarkStart w:id="2450" w:name="_Toc214968377"/>
      <w:r>
        <w:t>Organizational readiness</w:t>
      </w:r>
      <w:bookmarkEnd w:id="2449"/>
      <w:r>
        <w:t xml:space="preserve"> </w:t>
      </w:r>
    </w:p>
    <w:p w14:paraId="49FEE1ED" w14:textId="77777777" w:rsidR="00EF2F4B" w:rsidRDefault="00EF2F4B" w:rsidP="00EF2F4B">
      <w:pPr>
        <w:jc w:val="both"/>
      </w:pPr>
      <w:r>
        <w:t>The section below provides additional details regarding Microsoft’s Organizational readiness scope for this project.</w:t>
      </w:r>
    </w:p>
    <w:p w14:paraId="522E0D60" w14:textId="2263D9EC" w:rsidR="00EF2F4B" w:rsidRDefault="00EF2F4B" w:rsidP="00EF2F4B">
      <w:pPr>
        <w:pStyle w:val="Caption-Table-Above"/>
      </w:pPr>
      <w:bookmarkStart w:id="2451" w:name="_Toc231555291"/>
      <w:r>
        <w:t xml:space="preserve">Table </w:t>
      </w:r>
      <w:r>
        <w:fldChar w:fldCharType="begin"/>
      </w:r>
      <w:r>
        <w:instrText>SEQ Table \* ARABIC</w:instrText>
      </w:r>
      <w:r>
        <w:fldChar w:fldCharType="separate"/>
      </w:r>
      <w:ins w:id="2452" w:author="Francis Moigula" w:date="2026-06-04T17:05:00Z" w16du:dateUtc="2026-06-04T22:05:00Z">
        <w:r w:rsidR="009917D6">
          <w:rPr>
            <w:noProof/>
          </w:rPr>
          <w:t>21</w:t>
        </w:r>
      </w:ins>
      <w:del w:id="2453" w:author="Francis Moigula" w:date="2026-06-04T10:10:00Z" w16du:dateUtc="2026-06-04T15:10:00Z">
        <w:r w:rsidR="008D6700" w:rsidDel="00A0348A">
          <w:rPr>
            <w:noProof/>
          </w:rPr>
          <w:delText>20</w:delText>
        </w:r>
      </w:del>
      <w:r>
        <w:fldChar w:fldCharType="end"/>
      </w:r>
      <w:r>
        <w:t>: Organizational readiness outcomes</w:t>
      </w:r>
      <w:bookmarkEnd w:id="2451"/>
    </w:p>
    <w:tbl>
      <w:tblPr>
        <w:tblStyle w:val="RFX-SOWTable"/>
        <w:tblW w:w="9216" w:type="dxa"/>
        <w:tblLook w:val="04A0" w:firstRow="1" w:lastRow="0" w:firstColumn="1" w:lastColumn="0" w:noHBand="0" w:noVBand="1"/>
      </w:tblPr>
      <w:tblGrid>
        <w:gridCol w:w="4615"/>
        <w:gridCol w:w="4601"/>
      </w:tblGrid>
      <w:tr w:rsidR="00EF2F4B" w:rsidRPr="00EB05C9" w14:paraId="3732051A" w14:textId="77777777" w:rsidTr="00244654">
        <w:trPr>
          <w:cnfStyle w:val="100000000000" w:firstRow="1" w:lastRow="0" w:firstColumn="0" w:lastColumn="0" w:oddVBand="0" w:evenVBand="0" w:oddHBand="0" w:evenHBand="0" w:firstRowFirstColumn="0" w:firstRowLastColumn="0" w:lastRowFirstColumn="0" w:lastRowLastColumn="0"/>
          <w:trHeight w:val="391"/>
        </w:trPr>
        <w:tc>
          <w:tcPr>
            <w:tcW w:w="9216" w:type="dxa"/>
            <w:gridSpan w:val="2"/>
          </w:tcPr>
          <w:p w14:paraId="4BC3F244" w14:textId="77777777" w:rsidR="00EF2F4B" w:rsidRPr="00EB05C9" w:rsidRDefault="00EF2F4B" w:rsidP="00244654">
            <w:pPr>
              <w:pStyle w:val="Caption-Table-Above"/>
              <w:rPr>
                <w:rFonts w:ascii="Segoe UI" w:hAnsi="Segoe UI" w:cs="Segoe UI"/>
                <w:b w:val="0"/>
                <w:color w:val="FFFFFF" w:themeColor="background1"/>
                <w:sz w:val="22"/>
                <w:szCs w:val="24"/>
              </w:rPr>
            </w:pPr>
            <w:r w:rsidRPr="00EB05C9">
              <w:rPr>
                <w:rFonts w:ascii="Segoe UI" w:hAnsi="Segoe UI" w:cs="Segoe UI"/>
                <w:color w:val="FFFFFF" w:themeColor="background1"/>
                <w:sz w:val="22"/>
                <w:szCs w:val="24"/>
              </w:rPr>
              <w:t>Organizational Readiness</w:t>
            </w:r>
          </w:p>
        </w:tc>
      </w:tr>
      <w:tr w:rsidR="00EF2F4B" w14:paraId="5CA5D720" w14:textId="77777777" w:rsidTr="00244654">
        <w:trPr>
          <w:cnfStyle w:val="000000100000" w:firstRow="0" w:lastRow="0" w:firstColumn="0" w:lastColumn="0" w:oddVBand="0" w:evenVBand="0" w:oddHBand="1" w:evenHBand="0" w:firstRowFirstColumn="0" w:firstRowLastColumn="0" w:lastRowFirstColumn="0" w:lastRowLastColumn="0"/>
          <w:trHeight w:val="391"/>
        </w:trPr>
        <w:tc>
          <w:tcPr>
            <w:tcW w:w="9216" w:type="dxa"/>
            <w:gridSpan w:val="2"/>
            <w:hideMark/>
          </w:tcPr>
          <w:p w14:paraId="14FA8D97" w14:textId="77777777" w:rsidR="00EF2F4B" w:rsidRDefault="00EF2F4B" w:rsidP="00244654">
            <w:pPr>
              <w:pStyle w:val="TableText"/>
            </w:pPr>
            <w:r>
              <w:rPr>
                <w:b/>
              </w:rPr>
              <w:t>Desired outcome(s)</w:t>
            </w:r>
          </w:p>
          <w:p w14:paraId="6B1696D8" w14:textId="32DBEA69" w:rsidR="00EF2F4B" w:rsidRDefault="00EF2F4B" w:rsidP="00AF3FDD">
            <w:pPr>
              <w:pStyle w:val="TableBullet10"/>
              <w:numPr>
                <w:ilvl w:val="0"/>
                <w:numId w:val="15"/>
              </w:numPr>
            </w:pPr>
            <w:r w:rsidRPr="527D6733">
              <w:rPr>
                <w:rFonts w:eastAsia="Segoe UI" w:cs="Segoe UI"/>
                <w:color w:val="000000" w:themeColor="text1"/>
                <w:szCs w:val="20"/>
              </w:rPr>
              <w:t xml:space="preserve">Develop the ability to drive adoption and behavioral changes that can positively benefit the organization </w:t>
            </w:r>
            <w:r>
              <w:rPr>
                <w:rFonts w:eastAsia="Segoe UI" w:cs="Segoe UI"/>
                <w:color w:val="000000" w:themeColor="text1"/>
                <w:szCs w:val="20"/>
              </w:rPr>
              <w:t xml:space="preserve">and </w:t>
            </w:r>
            <w:r w:rsidRPr="527D6733">
              <w:rPr>
                <w:rFonts w:eastAsia="Segoe UI" w:cs="Segoe UI"/>
                <w:color w:val="000000" w:themeColor="text1"/>
                <w:szCs w:val="20"/>
              </w:rPr>
              <w:t>measure the potential benefits</w:t>
            </w:r>
            <w:r>
              <w:rPr>
                <w:rFonts w:eastAsia="Segoe UI" w:cs="Segoe UI"/>
                <w:color w:val="000000" w:themeColor="text1"/>
                <w:szCs w:val="20"/>
              </w:rPr>
              <w:t xml:space="preserve"> </w:t>
            </w:r>
            <w:r w:rsidRPr="527D6733">
              <w:rPr>
                <w:rFonts w:eastAsia="Segoe UI" w:cs="Segoe UI"/>
                <w:color w:val="000000" w:themeColor="text1"/>
                <w:szCs w:val="20"/>
              </w:rPr>
              <w:t>of the Agentic AI solutions.</w:t>
            </w:r>
          </w:p>
        </w:tc>
      </w:tr>
      <w:tr w:rsidR="00EF2F4B" w14:paraId="25CC25D9" w14:textId="77777777" w:rsidTr="00244654">
        <w:trPr>
          <w:cnfStyle w:val="000000010000" w:firstRow="0" w:lastRow="0" w:firstColumn="0" w:lastColumn="0" w:oddVBand="0" w:evenVBand="0" w:oddHBand="0" w:evenHBand="1" w:firstRowFirstColumn="0" w:firstRowLastColumn="0" w:lastRowFirstColumn="0" w:lastRowLastColumn="0"/>
          <w:trHeight w:val="391"/>
        </w:trPr>
        <w:tc>
          <w:tcPr>
            <w:tcW w:w="4615" w:type="dxa"/>
            <w:hideMark/>
          </w:tcPr>
          <w:p w14:paraId="613ACDCD" w14:textId="77777777" w:rsidR="00EF2F4B" w:rsidRDefault="00EF2F4B" w:rsidP="00244654">
            <w:pPr>
              <w:pStyle w:val="Table-Header"/>
              <w:rPr>
                <w:color w:val="auto"/>
              </w:rPr>
            </w:pPr>
            <w:r>
              <w:rPr>
                <w:color w:val="auto"/>
              </w:rPr>
              <w:t>Scope</w:t>
            </w:r>
          </w:p>
        </w:tc>
        <w:tc>
          <w:tcPr>
            <w:tcW w:w="4601" w:type="dxa"/>
            <w:hideMark/>
          </w:tcPr>
          <w:p w14:paraId="27F60FE2" w14:textId="77777777" w:rsidR="00EF2F4B" w:rsidRDefault="00EF2F4B" w:rsidP="00244654">
            <w:pPr>
              <w:pStyle w:val="Table-Header"/>
              <w:rPr>
                <w:color w:val="auto"/>
              </w:rPr>
            </w:pPr>
            <w:r>
              <w:rPr>
                <w:color w:val="auto"/>
              </w:rPr>
              <w:t>Customer responsibilities, dependencies, and assumptions</w:t>
            </w:r>
          </w:p>
        </w:tc>
      </w:tr>
      <w:tr w:rsidR="00EF2F4B" w14:paraId="79D59BD0" w14:textId="77777777" w:rsidTr="00244654">
        <w:trPr>
          <w:cnfStyle w:val="000000100000" w:firstRow="0" w:lastRow="0" w:firstColumn="0" w:lastColumn="0" w:oddVBand="0" w:evenVBand="0" w:oddHBand="1" w:evenHBand="0" w:firstRowFirstColumn="0" w:firstRowLastColumn="0" w:lastRowFirstColumn="0" w:lastRowLastColumn="0"/>
          <w:trHeight w:val="425"/>
        </w:trPr>
        <w:tc>
          <w:tcPr>
            <w:tcW w:w="4615" w:type="dxa"/>
            <w:hideMark/>
          </w:tcPr>
          <w:p w14:paraId="23D4BA05" w14:textId="77777777" w:rsidR="00EF2F4B" w:rsidRDefault="00EF2F4B" w:rsidP="00AF3FDD">
            <w:pPr>
              <w:pStyle w:val="paragraph"/>
              <w:numPr>
                <w:ilvl w:val="0"/>
                <w:numId w:val="15"/>
              </w:numPr>
              <w:spacing w:before="0" w:beforeAutospacing="0" w:after="0" w:afterAutospacing="0"/>
              <w:textAlignment w:val="baseline"/>
              <w:rPr>
                <w:rFonts w:ascii="Segoe UI" w:hAnsi="Segoe UI" w:cs="Segoe UI"/>
                <w:sz w:val="20"/>
                <w:szCs w:val="20"/>
              </w:rPr>
            </w:pPr>
            <w:r>
              <w:rPr>
                <w:rStyle w:val="normaltextrun"/>
                <w:rFonts w:ascii="Segoe UI" w:hAnsi="Segoe UI" w:cs="Segoe UI"/>
                <w:sz w:val="20"/>
                <w:szCs w:val="20"/>
              </w:rPr>
              <w:t>Align and refine the Organizational Readiness strategy specific to the uses case(s) from the Intake process.</w:t>
            </w:r>
            <w:r>
              <w:rPr>
                <w:rStyle w:val="eop"/>
                <w:rFonts w:ascii="Segoe UI" w:hAnsi="Segoe UI" w:cs="Segoe UI"/>
                <w:sz w:val="20"/>
                <w:szCs w:val="20"/>
              </w:rPr>
              <w:t> </w:t>
            </w:r>
          </w:p>
          <w:p w14:paraId="32F11088" w14:textId="77777777" w:rsidR="00EF2F4B" w:rsidRDefault="00EF2F4B" w:rsidP="00AF3FDD">
            <w:pPr>
              <w:pStyle w:val="paragraph"/>
              <w:numPr>
                <w:ilvl w:val="0"/>
                <w:numId w:val="15"/>
              </w:numPr>
              <w:spacing w:before="0" w:beforeAutospacing="0" w:after="0" w:afterAutospacing="0"/>
              <w:textAlignment w:val="baseline"/>
              <w:rPr>
                <w:rFonts w:ascii="Segoe UI" w:hAnsi="Segoe UI" w:cs="Segoe UI"/>
                <w:sz w:val="20"/>
                <w:szCs w:val="20"/>
              </w:rPr>
            </w:pPr>
            <w:r>
              <w:rPr>
                <w:rStyle w:val="normaltextrun"/>
                <w:rFonts w:ascii="Segoe UI" w:hAnsi="Segoe UI" w:cs="Segoe UI"/>
                <w:sz w:val="20"/>
                <w:szCs w:val="20"/>
              </w:rPr>
              <w:t>Create an actionable change plan that drives adoption of the use case agent and change through behavioral insights and sponsorship to drive an enhanced employee experience</w:t>
            </w:r>
          </w:p>
          <w:p w14:paraId="65140C84" w14:textId="77777777" w:rsidR="00EF2F4B" w:rsidRDefault="00EF2F4B" w:rsidP="00AF3FDD">
            <w:pPr>
              <w:pStyle w:val="paragraph"/>
              <w:numPr>
                <w:ilvl w:val="0"/>
                <w:numId w:val="15"/>
              </w:numPr>
              <w:spacing w:before="0" w:beforeAutospacing="0" w:after="0" w:afterAutospacing="0"/>
              <w:textAlignment w:val="baseline"/>
              <w:rPr>
                <w:rStyle w:val="normaltextrun"/>
                <w:rFonts w:ascii="Segoe UI" w:hAnsi="Segoe UI" w:cs="Segoe UI"/>
                <w:sz w:val="20"/>
                <w:szCs w:val="20"/>
              </w:rPr>
            </w:pPr>
            <w:r>
              <w:rPr>
                <w:rStyle w:val="normaltextrun"/>
                <w:rFonts w:ascii="Segoe UI" w:hAnsi="Segoe UI" w:cs="Segoe UI"/>
                <w:sz w:val="20"/>
                <w:szCs w:val="20"/>
              </w:rPr>
              <w:t>Create a Measurement Scorecard (qualitative and quantitative KPIs) to measure success specific to the use case and define measurement methods and frequency.</w:t>
            </w:r>
          </w:p>
          <w:p w14:paraId="4D311F5C" w14:textId="77777777" w:rsidR="00EF2F4B" w:rsidRDefault="00EF2F4B" w:rsidP="00244654">
            <w:pPr>
              <w:pStyle w:val="paragraph"/>
              <w:spacing w:before="0" w:beforeAutospacing="0" w:after="0" w:afterAutospacing="0"/>
              <w:textAlignment w:val="baseline"/>
              <w:rPr>
                <w:rFonts w:ascii="Segoe UI" w:hAnsi="Segoe UI" w:cs="Segoe UI"/>
                <w:sz w:val="20"/>
                <w:szCs w:val="20"/>
              </w:rPr>
            </w:pPr>
          </w:p>
          <w:p w14:paraId="708CEC7A" w14:textId="77777777" w:rsidR="00EF2F4B" w:rsidRPr="001133C7" w:rsidRDefault="00EF2F4B" w:rsidP="00244654">
            <w:pPr>
              <w:pStyle w:val="paragraph"/>
              <w:spacing w:before="0" w:beforeAutospacing="0" w:after="0" w:afterAutospacing="0"/>
              <w:textAlignment w:val="baseline"/>
              <w:rPr>
                <w:rStyle w:val="normaltextrun"/>
                <w:rFonts w:ascii="Segoe UI" w:hAnsi="Segoe UI" w:cs="Segoe UI"/>
                <w:sz w:val="20"/>
                <w:szCs w:val="20"/>
              </w:rPr>
            </w:pPr>
            <w:r w:rsidRPr="001133C7">
              <w:rPr>
                <w:rStyle w:val="normaltextrun"/>
                <w:rFonts w:ascii="Segoe UI" w:hAnsi="Segoe UI" w:cs="Segoe UI"/>
                <w:sz w:val="20"/>
                <w:szCs w:val="20"/>
              </w:rPr>
              <w:t>Readiness Outcomes:</w:t>
            </w:r>
          </w:p>
          <w:p w14:paraId="6958FF47" w14:textId="77777777" w:rsidR="00EF2F4B" w:rsidRPr="001D5080" w:rsidRDefault="00EF2F4B" w:rsidP="00AF3FDD">
            <w:pPr>
              <w:pStyle w:val="paragraph"/>
              <w:numPr>
                <w:ilvl w:val="0"/>
                <w:numId w:val="16"/>
              </w:numPr>
              <w:spacing w:before="0" w:beforeAutospacing="0" w:after="0" w:afterAutospacing="0"/>
              <w:textAlignment w:val="baseline"/>
              <w:rPr>
                <w:rStyle w:val="normaltextrun"/>
              </w:rPr>
            </w:pPr>
            <w:r>
              <w:rPr>
                <w:rStyle w:val="normaltextrun"/>
                <w:rFonts w:ascii="Segoe UI" w:hAnsi="Segoe UI" w:cs="Segoe UI"/>
                <w:sz w:val="20"/>
                <w:szCs w:val="20"/>
              </w:rPr>
              <w:t>Organizational readiness</w:t>
            </w:r>
            <w:r w:rsidRPr="60D43396">
              <w:rPr>
                <w:rStyle w:val="normaltextrun"/>
                <w:rFonts w:ascii="Segoe UI" w:hAnsi="Segoe UI" w:cs="Segoe UI"/>
                <w:sz w:val="20"/>
                <w:szCs w:val="20"/>
              </w:rPr>
              <w:t xml:space="preserve"> </w:t>
            </w:r>
            <w:r w:rsidRPr="508E7C21">
              <w:rPr>
                <w:rStyle w:val="normaltextrun"/>
                <w:rFonts w:ascii="Segoe UI" w:hAnsi="Segoe UI" w:cs="Segoe UI"/>
                <w:sz w:val="20"/>
                <w:szCs w:val="20"/>
              </w:rPr>
              <w:t>strategy</w:t>
            </w:r>
          </w:p>
          <w:p w14:paraId="1646237B" w14:textId="77777777" w:rsidR="00EF2F4B" w:rsidRPr="005C06A2" w:rsidRDefault="00EF2F4B" w:rsidP="00AF3FDD">
            <w:pPr>
              <w:pStyle w:val="paragraph"/>
              <w:numPr>
                <w:ilvl w:val="0"/>
                <w:numId w:val="16"/>
              </w:numPr>
              <w:spacing w:before="0" w:beforeAutospacing="0" w:after="0" w:afterAutospacing="0"/>
              <w:textAlignment w:val="baseline"/>
              <w:rPr>
                <w:rStyle w:val="normaltextrun"/>
              </w:rPr>
            </w:pPr>
            <w:r>
              <w:rPr>
                <w:rStyle w:val="normaltextrun"/>
                <w:rFonts w:ascii="Segoe UI" w:hAnsi="Segoe UI" w:cs="Segoe UI"/>
                <w:sz w:val="20"/>
                <w:szCs w:val="20"/>
              </w:rPr>
              <w:t>Change plan</w:t>
            </w:r>
          </w:p>
          <w:p w14:paraId="1BCBF39D" w14:textId="77777777" w:rsidR="00EF2F4B" w:rsidRPr="005C06A2" w:rsidRDefault="00EF2F4B" w:rsidP="00AF3FDD">
            <w:pPr>
              <w:pStyle w:val="paragraph"/>
              <w:numPr>
                <w:ilvl w:val="0"/>
                <w:numId w:val="16"/>
              </w:numPr>
              <w:spacing w:before="0" w:beforeAutospacing="0" w:after="0" w:afterAutospacing="0"/>
              <w:textAlignment w:val="baseline"/>
              <w:rPr>
                <w:rStyle w:val="normaltextrun"/>
                <w:rFonts w:ascii="Segoe UI" w:hAnsi="Segoe UI" w:cs="Segoe UI"/>
                <w:sz w:val="20"/>
                <w:szCs w:val="20"/>
              </w:rPr>
            </w:pPr>
            <w:r w:rsidRPr="005C06A2">
              <w:rPr>
                <w:rStyle w:val="normaltextrun"/>
                <w:rFonts w:ascii="Segoe UI" w:hAnsi="Segoe UI" w:cs="Segoe UI"/>
                <w:sz w:val="20"/>
                <w:szCs w:val="20"/>
              </w:rPr>
              <w:t>KPI</w:t>
            </w:r>
            <w:r>
              <w:rPr>
                <w:rStyle w:val="normaltextrun"/>
                <w:rFonts w:ascii="Segoe UI" w:hAnsi="Segoe UI" w:cs="Segoe UI"/>
                <w:sz w:val="20"/>
                <w:szCs w:val="20"/>
              </w:rPr>
              <w:t xml:space="preserve"> Measurements</w:t>
            </w:r>
          </w:p>
          <w:p w14:paraId="7A4D7DE9" w14:textId="77777777" w:rsidR="00EF2F4B" w:rsidRDefault="00EF2F4B" w:rsidP="00244654">
            <w:pPr>
              <w:pStyle w:val="TableBullet10"/>
              <w:numPr>
                <w:ilvl w:val="0"/>
                <w:numId w:val="0"/>
              </w:numPr>
              <w:spacing w:line="256" w:lineRule="auto"/>
              <w:ind w:left="360"/>
            </w:pPr>
          </w:p>
        </w:tc>
        <w:tc>
          <w:tcPr>
            <w:tcW w:w="4601" w:type="dxa"/>
            <w:hideMark/>
          </w:tcPr>
          <w:p w14:paraId="09E45679" w14:textId="77777777" w:rsidR="00EF2F4B" w:rsidRDefault="00EF2F4B" w:rsidP="00244654">
            <w:pPr>
              <w:pStyle w:val="Normalbold"/>
            </w:pPr>
            <w:r>
              <w:t>Customer Responsibilities</w:t>
            </w:r>
          </w:p>
          <w:p w14:paraId="17D61921" w14:textId="77777777" w:rsidR="00EF2F4B" w:rsidRDefault="00EF2F4B" w:rsidP="00AF3FDD">
            <w:pPr>
              <w:pStyle w:val="TableBullet10"/>
              <w:numPr>
                <w:ilvl w:val="0"/>
                <w:numId w:val="15"/>
              </w:numPr>
              <w:rPr>
                <w:color w:val="000000" w:themeColor="text1"/>
              </w:rPr>
            </w:pPr>
            <w:r>
              <w:rPr>
                <w:color w:val="000000" w:themeColor="text1"/>
              </w:rPr>
              <w:t>Designate key stakeholders for Organization Change Management, Learning and Development teams</w:t>
            </w:r>
          </w:p>
          <w:p w14:paraId="0B8ED12C" w14:textId="77777777" w:rsidR="00EF2F4B" w:rsidRDefault="00EF2F4B" w:rsidP="00AF3FDD">
            <w:pPr>
              <w:pStyle w:val="TableBullet10"/>
              <w:numPr>
                <w:ilvl w:val="0"/>
                <w:numId w:val="15"/>
              </w:numPr>
              <w:rPr>
                <w:color w:val="000000" w:themeColor="text1"/>
              </w:rPr>
            </w:pPr>
            <w:r>
              <w:rPr>
                <w:color w:val="000000" w:themeColor="text1"/>
              </w:rPr>
              <w:t>Participate in workshops and planning sessions</w:t>
            </w:r>
          </w:p>
          <w:p w14:paraId="00FB31B9" w14:textId="77777777" w:rsidR="00EF2F4B" w:rsidRDefault="00EF2F4B" w:rsidP="00AF3FDD">
            <w:pPr>
              <w:pStyle w:val="TableBullet10"/>
              <w:numPr>
                <w:ilvl w:val="0"/>
                <w:numId w:val="15"/>
              </w:numPr>
              <w:rPr>
                <w:color w:val="000000" w:themeColor="text1"/>
              </w:rPr>
            </w:pPr>
            <w:r>
              <w:rPr>
                <w:color w:val="000000" w:themeColor="text1"/>
              </w:rPr>
              <w:t>Provide existing documentation (e.g., AI use cases, policies, risk registers)</w:t>
            </w:r>
          </w:p>
          <w:p w14:paraId="3FAF242E" w14:textId="77777777" w:rsidR="00EF2F4B" w:rsidRDefault="00EF2F4B" w:rsidP="00AF3FDD">
            <w:pPr>
              <w:pStyle w:val="TableBullet10"/>
              <w:numPr>
                <w:ilvl w:val="0"/>
                <w:numId w:val="15"/>
              </w:numPr>
              <w:rPr>
                <w:color w:val="000000" w:themeColor="text1"/>
              </w:rPr>
            </w:pPr>
            <w:r>
              <w:rPr>
                <w:color w:val="000000" w:themeColor="text1"/>
              </w:rPr>
              <w:t>Align on business priorities, compliance obligations, and strategic objectives</w:t>
            </w:r>
          </w:p>
          <w:p w14:paraId="3D0BC55D" w14:textId="77777777" w:rsidR="00EF2F4B" w:rsidRDefault="00EF2F4B" w:rsidP="00AF3FDD">
            <w:pPr>
              <w:pStyle w:val="TableBullet10"/>
              <w:numPr>
                <w:ilvl w:val="0"/>
                <w:numId w:val="15"/>
              </w:numPr>
              <w:rPr>
                <w:color w:val="000000" w:themeColor="text1"/>
              </w:rPr>
            </w:pPr>
            <w:r>
              <w:rPr>
                <w:color w:val="000000" w:themeColor="text1"/>
              </w:rPr>
              <w:t>Identify responsible AI risk scenarios relevant to the organization</w:t>
            </w:r>
          </w:p>
          <w:p w14:paraId="079F5F20" w14:textId="77777777" w:rsidR="00EF2F4B" w:rsidRDefault="00EF2F4B" w:rsidP="00AF3FDD">
            <w:pPr>
              <w:pStyle w:val="TableBullet10"/>
              <w:numPr>
                <w:ilvl w:val="0"/>
                <w:numId w:val="15"/>
              </w:numPr>
              <w:rPr>
                <w:color w:val="000000" w:themeColor="text1"/>
              </w:rPr>
            </w:pPr>
            <w:r>
              <w:rPr>
                <w:color w:val="000000" w:themeColor="text1"/>
              </w:rPr>
              <w:t>Engage cross-functional teams as needed</w:t>
            </w:r>
          </w:p>
          <w:p w14:paraId="0810F60B" w14:textId="77777777" w:rsidR="00EF2F4B" w:rsidRDefault="00EF2F4B" w:rsidP="00AF3FDD">
            <w:pPr>
              <w:pStyle w:val="TableBullet10"/>
              <w:numPr>
                <w:ilvl w:val="0"/>
                <w:numId w:val="15"/>
              </w:numPr>
              <w:spacing w:line="256" w:lineRule="auto"/>
            </w:pPr>
            <w:r>
              <w:rPr>
                <w:color w:val="000000" w:themeColor="text1"/>
              </w:rPr>
              <w:t>Track and report on OKRs and KPIs using provided frameworks</w:t>
            </w:r>
          </w:p>
          <w:p w14:paraId="0DBBA5F1" w14:textId="77777777" w:rsidR="00EF2F4B" w:rsidRDefault="00EF2F4B" w:rsidP="00244654">
            <w:pPr>
              <w:pStyle w:val="Normalbold"/>
            </w:pPr>
            <w:r>
              <w:t>Dependencies</w:t>
            </w:r>
          </w:p>
          <w:p w14:paraId="72D9CCE3" w14:textId="77777777" w:rsidR="00EF2F4B" w:rsidRDefault="00EF2F4B" w:rsidP="00AF3FDD">
            <w:pPr>
              <w:pStyle w:val="TableBullet10"/>
              <w:numPr>
                <w:ilvl w:val="0"/>
                <w:numId w:val="14"/>
              </w:numPr>
            </w:pPr>
            <w:r>
              <w:t>Key stakeholders must be available for workshops, reviews, and alignment</w:t>
            </w:r>
          </w:p>
          <w:p w14:paraId="28962577" w14:textId="77777777" w:rsidR="00EF2F4B" w:rsidRDefault="00EF2F4B" w:rsidP="00AF3FDD">
            <w:pPr>
              <w:pStyle w:val="TableBullet10"/>
              <w:numPr>
                <w:ilvl w:val="0"/>
                <w:numId w:val="14"/>
              </w:numPr>
            </w:pPr>
            <w:r>
              <w:t>Business objectives and AI use cases must be defined to inform requirements</w:t>
            </w:r>
          </w:p>
          <w:p w14:paraId="23280998" w14:textId="77777777" w:rsidR="00EF2F4B" w:rsidRDefault="00EF2F4B" w:rsidP="00AF3FDD">
            <w:pPr>
              <w:pStyle w:val="TableBullet10"/>
              <w:numPr>
                <w:ilvl w:val="0"/>
                <w:numId w:val="14"/>
              </w:numPr>
            </w:pPr>
            <w:r>
              <w:t>Data governance, compliance, and responsible AI frameworks are in place or under development</w:t>
            </w:r>
          </w:p>
          <w:p w14:paraId="5204CB02" w14:textId="77777777" w:rsidR="00EF2F4B" w:rsidRDefault="00EF2F4B" w:rsidP="00AF3FDD">
            <w:pPr>
              <w:pStyle w:val="TableBullet10"/>
              <w:numPr>
                <w:ilvl w:val="0"/>
                <w:numId w:val="14"/>
              </w:numPr>
            </w:pPr>
            <w:r>
              <w:t>Appropriate compliance, data, and legal teams engaged to support planning and alignment</w:t>
            </w:r>
          </w:p>
          <w:p w14:paraId="1CECEDCF" w14:textId="77777777" w:rsidR="00EF2F4B" w:rsidRDefault="00EF2F4B" w:rsidP="00AF3FDD">
            <w:pPr>
              <w:pStyle w:val="TableBullet10"/>
              <w:numPr>
                <w:ilvl w:val="0"/>
                <w:numId w:val="14"/>
              </w:numPr>
            </w:pPr>
            <w:r>
              <w:t>Tools or platforms for tracking backlog, OKRs, and KPIs</w:t>
            </w:r>
          </w:p>
          <w:p w14:paraId="486BEF1F" w14:textId="77777777" w:rsidR="00EF2F4B" w:rsidRDefault="00EF2F4B" w:rsidP="00244654">
            <w:pPr>
              <w:pStyle w:val="Normalbold"/>
            </w:pPr>
            <w:r>
              <w:t>Assumptions</w:t>
            </w:r>
          </w:p>
          <w:p w14:paraId="6FC158B1" w14:textId="77777777" w:rsidR="00EF2F4B" w:rsidRDefault="00EF2F4B" w:rsidP="00AF3FDD">
            <w:pPr>
              <w:pStyle w:val="TableBullet10"/>
              <w:numPr>
                <w:ilvl w:val="0"/>
                <w:numId w:val="14"/>
              </w:numPr>
            </w:pPr>
            <w:r>
              <w:t>Backlog, OKRs, and KPIs are managed using existing customer-owned tools and processes</w:t>
            </w:r>
          </w:p>
          <w:p w14:paraId="677475BC" w14:textId="77777777" w:rsidR="00EF2F4B" w:rsidRDefault="00EF2F4B" w:rsidP="00AF3FDD">
            <w:pPr>
              <w:pStyle w:val="TableBullet10"/>
              <w:numPr>
                <w:ilvl w:val="0"/>
                <w:numId w:val="14"/>
              </w:numPr>
            </w:pPr>
            <w:r>
              <w:t>This module provides program-level structure and planning, not hands-on implementation of security controls</w:t>
            </w:r>
          </w:p>
        </w:tc>
      </w:tr>
    </w:tbl>
    <w:p w14:paraId="65DB2F43" w14:textId="32898104" w:rsidR="00EF2F4B" w:rsidRDefault="00EF2F4B" w:rsidP="00EF2F4B">
      <w:pPr>
        <w:pStyle w:val="Heading2NUM"/>
        <w:ind w:left="720" w:hanging="720"/>
      </w:pPr>
      <w:bookmarkStart w:id="2454" w:name="_Toc214968376"/>
      <w:bookmarkStart w:id="2455" w:name="_Toc231555264"/>
      <w:r>
        <w:t xml:space="preserve">AI security </w:t>
      </w:r>
      <w:del w:id="2456" w:author="Wesley Kuzma" w:date="2026-06-05T14:53:00Z" w16du:dateUtc="2026-06-05T20:53:00Z">
        <w:r>
          <w:delText>foundation</w:delText>
        </w:r>
      </w:del>
      <w:bookmarkEnd w:id="2454"/>
      <w:bookmarkEnd w:id="2455"/>
      <w:ins w:id="2457" w:author="Wesley Kuzma" w:date="2026-06-05T14:54:00Z" w16du:dateUtc="2026-06-05T20:54:00Z">
        <w:r w:rsidR="00D75BA3">
          <w:t>e</w:t>
        </w:r>
      </w:ins>
      <w:ins w:id="2458" w:author="Wesley Kuzma" w:date="2026-06-05T14:53:00Z" w16du:dateUtc="2026-06-05T20:53:00Z">
        <w:r w:rsidR="00C4782A">
          <w:t>xtension</w:t>
        </w:r>
      </w:ins>
    </w:p>
    <w:p w14:paraId="24B11048" w14:textId="77C0BC2B" w:rsidR="00EF2F4B" w:rsidRDefault="00EF2F4B">
      <w:pPr>
        <w:pPrChange w:id="2459" w:author="Francis Moigula" w:date="2026-06-05T08:59:00Z" w16du:dateUtc="2026-06-05T15:59:00Z">
          <w:pPr>
            <w:jc w:val="both"/>
          </w:pPr>
        </w:pPrChange>
      </w:pPr>
      <w:r>
        <w:t xml:space="preserve">The section below provides additional details regarding Microsoft’s security </w:t>
      </w:r>
      <w:ins w:id="2460" w:author="Francis Moigula" w:date="2026-06-05T10:43:00Z" w16du:dateUtc="2026-06-05T15:43:00Z">
        <w:del w:id="2461" w:author="Wesley Kuzma" w:date="2026-06-05T14:53:00Z" w16du:dateUtc="2026-06-05T20:53:00Z">
          <w:r w:rsidR="00124F31">
            <w:delText>found</w:delText>
          </w:r>
        </w:del>
      </w:ins>
      <w:ins w:id="2462" w:author="Francis Moigula" w:date="2026-06-05T10:44:00Z" w16du:dateUtc="2026-06-05T15:44:00Z">
        <w:del w:id="2463" w:author="Wesley Kuzma" w:date="2026-06-05T14:53:00Z" w16du:dateUtc="2026-06-05T20:53:00Z">
          <w:r w:rsidR="00124F31">
            <w:delText>ation</w:delText>
          </w:r>
        </w:del>
      </w:ins>
      <w:ins w:id="2464" w:author="Wesley Kuzma" w:date="2026-06-05T14:53:00Z" w16du:dateUtc="2026-06-05T20:53:00Z">
        <w:r w:rsidR="00D75BA3">
          <w:t>extension</w:t>
        </w:r>
      </w:ins>
      <w:ins w:id="2465" w:author="Francis Moigula" w:date="2026-06-05T10:44:00Z" w16du:dateUtc="2026-06-05T15:44:00Z">
        <w:r w:rsidR="00124F31">
          <w:t xml:space="preserve"> </w:t>
        </w:r>
      </w:ins>
      <w:r>
        <w:t>scope for this project.</w:t>
      </w:r>
    </w:p>
    <w:p w14:paraId="37CA660F" w14:textId="5902AB26" w:rsidR="00EF2F4B" w:rsidRDefault="00EF2F4B" w:rsidP="00EF2F4B">
      <w:pPr>
        <w:pStyle w:val="Caption-Table-Above"/>
      </w:pPr>
      <w:bookmarkStart w:id="2466" w:name="_Toc231555292"/>
      <w:r>
        <w:t xml:space="preserve">Table </w:t>
      </w:r>
      <w:r>
        <w:fldChar w:fldCharType="begin"/>
      </w:r>
      <w:r>
        <w:instrText>SEQ Table \* ARABIC</w:instrText>
      </w:r>
      <w:r>
        <w:fldChar w:fldCharType="separate"/>
      </w:r>
      <w:ins w:id="2467" w:author="Francis Moigula" w:date="2026-06-04T17:05:00Z" w16du:dateUtc="2026-06-04T22:05:00Z">
        <w:r w:rsidR="009917D6">
          <w:rPr>
            <w:noProof/>
          </w:rPr>
          <w:t>22</w:t>
        </w:r>
      </w:ins>
      <w:del w:id="2468" w:author="Francis Moigula" w:date="2026-06-04T10:10:00Z" w16du:dateUtc="2026-06-04T15:10:00Z">
        <w:r w:rsidR="008D6700" w:rsidDel="00A0348A">
          <w:rPr>
            <w:noProof/>
          </w:rPr>
          <w:delText>21</w:delText>
        </w:r>
      </w:del>
      <w:r>
        <w:fldChar w:fldCharType="end"/>
      </w:r>
      <w:r>
        <w:t xml:space="preserve">: </w:t>
      </w:r>
      <w:r w:rsidRPr="00F931CC">
        <w:t xml:space="preserve">AI </w:t>
      </w:r>
      <w:r>
        <w:t>s</w:t>
      </w:r>
      <w:r w:rsidRPr="00F931CC">
        <w:t xml:space="preserve">ecurity </w:t>
      </w:r>
      <w:del w:id="2469" w:author="Wesley Kuzma" w:date="2026-06-05T14:54:00Z" w16du:dateUtc="2026-06-05T20:54:00Z">
        <w:r>
          <w:delText>f</w:delText>
        </w:r>
        <w:r w:rsidRPr="00F931CC">
          <w:delText>oundation</w:delText>
        </w:r>
        <w:r>
          <w:delText xml:space="preserve"> </w:delText>
        </w:r>
      </w:del>
      <w:ins w:id="2470" w:author="Wesley Kuzma" w:date="2026-06-05T14:54:00Z" w16du:dateUtc="2026-06-05T20:54:00Z">
        <w:r w:rsidR="00D75BA3">
          <w:t xml:space="preserve">extension </w:t>
        </w:r>
      </w:ins>
      <w:r>
        <w:t>outcomes</w:t>
      </w:r>
      <w:bookmarkEnd w:id="2466"/>
    </w:p>
    <w:tbl>
      <w:tblPr>
        <w:tblStyle w:val="RFX-SOWTable"/>
        <w:tblW w:w="9216" w:type="dxa"/>
        <w:tblLook w:val="04A0" w:firstRow="1" w:lastRow="0" w:firstColumn="1" w:lastColumn="0" w:noHBand="0" w:noVBand="1"/>
      </w:tblPr>
      <w:tblGrid>
        <w:gridCol w:w="4601"/>
        <w:gridCol w:w="4615"/>
      </w:tblGrid>
      <w:tr w:rsidR="00EF2F4B" w:rsidRPr="00EB05C9" w14:paraId="0284F36E" w14:textId="77777777" w:rsidTr="00244654">
        <w:trPr>
          <w:cnfStyle w:val="100000000000" w:firstRow="1" w:lastRow="0" w:firstColumn="0" w:lastColumn="0" w:oddVBand="0" w:evenVBand="0" w:oddHBand="0" w:evenHBand="0" w:firstRowFirstColumn="0" w:firstRowLastColumn="0" w:lastRowFirstColumn="0" w:lastRowLastColumn="0"/>
          <w:trHeight w:val="391"/>
        </w:trPr>
        <w:tc>
          <w:tcPr>
            <w:tcW w:w="9216" w:type="dxa"/>
            <w:gridSpan w:val="2"/>
            <w:hideMark/>
          </w:tcPr>
          <w:p w14:paraId="6ABA275C" w14:textId="5A6CB007" w:rsidR="00EF2F4B" w:rsidRPr="00EB05C9" w:rsidRDefault="00EF2F4B" w:rsidP="00244654">
            <w:pPr>
              <w:pStyle w:val="TableHeading-10pt"/>
              <w:rPr>
                <w:b/>
                <w:bCs/>
              </w:rPr>
            </w:pPr>
            <w:r w:rsidRPr="00EB05C9">
              <w:rPr>
                <w:b/>
                <w:bCs/>
              </w:rPr>
              <w:t xml:space="preserve">AI Security </w:t>
            </w:r>
            <w:del w:id="2471" w:author="Wesley Kuzma" w:date="2026-06-05T14:54:00Z" w16du:dateUtc="2026-06-05T20:54:00Z">
              <w:r w:rsidRPr="00EB05C9">
                <w:rPr>
                  <w:b/>
                  <w:bCs/>
                </w:rPr>
                <w:delText>Foundation</w:delText>
              </w:r>
            </w:del>
            <w:ins w:id="2472" w:author="Wesley Kuzma" w:date="2026-06-05T14:54:00Z" w16du:dateUtc="2026-06-05T20:54:00Z">
              <w:r w:rsidR="00D75BA3">
                <w:rPr>
                  <w:b/>
                  <w:bCs/>
                </w:rPr>
                <w:t>Extension</w:t>
              </w:r>
            </w:ins>
          </w:p>
        </w:tc>
      </w:tr>
      <w:tr w:rsidR="00EF2F4B" w14:paraId="4BE917A6" w14:textId="77777777" w:rsidTr="00244654">
        <w:trPr>
          <w:cnfStyle w:val="000000100000" w:firstRow="0" w:lastRow="0" w:firstColumn="0" w:lastColumn="0" w:oddVBand="0" w:evenVBand="0" w:oddHBand="1" w:evenHBand="0" w:firstRowFirstColumn="0" w:firstRowLastColumn="0" w:lastRowFirstColumn="0" w:lastRowLastColumn="0"/>
          <w:trHeight w:val="391"/>
        </w:trPr>
        <w:tc>
          <w:tcPr>
            <w:tcW w:w="9216" w:type="dxa"/>
            <w:gridSpan w:val="2"/>
            <w:hideMark/>
          </w:tcPr>
          <w:p w14:paraId="417B71DE" w14:textId="77777777" w:rsidR="00EF2F4B" w:rsidRDefault="00EF2F4B" w:rsidP="00244654">
            <w:pPr>
              <w:pStyle w:val="TableText"/>
            </w:pPr>
            <w:r>
              <w:rPr>
                <w:b/>
              </w:rPr>
              <w:t>Desired outcome(s)</w:t>
            </w:r>
          </w:p>
          <w:p w14:paraId="37CC2040" w14:textId="69CD5E94" w:rsidR="00EF2F4B" w:rsidRDefault="00D75BA3" w:rsidP="00AF3FDD">
            <w:pPr>
              <w:pStyle w:val="TableBullet10"/>
              <w:numPr>
                <w:ilvl w:val="0"/>
                <w:numId w:val="15"/>
              </w:numPr>
            </w:pPr>
            <w:ins w:id="2473" w:author="Wesley Kuzma" w:date="2026-06-05T14:54:00Z" w16du:dateUtc="2026-06-05T20:54:00Z">
              <w:r>
                <w:t>Continued a</w:t>
              </w:r>
            </w:ins>
            <w:del w:id="2474" w:author="Wesley Kuzma" w:date="2026-06-05T14:54:00Z" w16du:dateUtc="2026-06-05T20:54:00Z">
              <w:r w:rsidR="00EF2F4B">
                <w:delText>A</w:delText>
              </w:r>
            </w:del>
            <w:r w:rsidR="00EF2F4B">
              <w:t xml:space="preserve">lignment </w:t>
            </w:r>
            <w:del w:id="2475" w:author="Wesley Kuzma" w:date="2026-06-05T14:54:00Z" w16du:dateUtc="2026-06-05T20:54:00Z">
              <w:r w:rsidR="00EF2F4B">
                <w:delText xml:space="preserve">achieved </w:delText>
              </w:r>
            </w:del>
            <w:r w:rsidR="00EF2F4B">
              <w:t xml:space="preserve">between AI security efforts and broader enterprise cybersecurity and governance programs </w:t>
            </w:r>
          </w:p>
          <w:p w14:paraId="2CFE167C" w14:textId="5554251A" w:rsidR="00EF2F4B" w:rsidRDefault="00EF2F4B" w:rsidP="00AF3FDD">
            <w:pPr>
              <w:pStyle w:val="TableBullet10"/>
              <w:numPr>
                <w:ilvl w:val="0"/>
                <w:numId w:val="15"/>
              </w:numPr>
            </w:pPr>
            <w:del w:id="2476" w:author="Wesley Kuzma" w:date="2026-06-05T14:56:00Z" w16du:dateUtc="2026-06-05T20:56:00Z">
              <w:r>
                <w:delText>Dependencies on data governance, privacy, and compliance frameworks identified and documented</w:delText>
              </w:r>
            </w:del>
            <w:ins w:id="2477" w:author="Wesley Kuzma" w:date="2026-06-05T14:56:00Z" w16du:dateUtc="2026-06-05T20:56:00Z">
              <w:r w:rsidR="0067704D">
                <w:t xml:space="preserve"> Remediation activities to support</w:t>
              </w:r>
            </w:ins>
            <w:ins w:id="2478" w:author="Wesley Kuzma" w:date="2026-06-05T14:57:00Z" w16du:dateUtc="2026-06-05T20:57:00Z">
              <w:r w:rsidR="0067704D">
                <w:t xml:space="preserve"> identified Ford</w:t>
              </w:r>
            </w:ins>
            <w:ins w:id="2479" w:author="Wesley Kuzma" w:date="2026-06-05T14:56:00Z" w16du:dateUtc="2026-06-05T20:56:00Z">
              <w:r w:rsidR="0067704D">
                <w:t xml:space="preserve"> data governance, privacy, and compliance framework</w:t>
              </w:r>
            </w:ins>
            <w:ins w:id="2480" w:author="Wesley Kuzma" w:date="2026-06-05T14:57:00Z" w16du:dateUtc="2026-06-05T20:57:00Z">
              <w:r w:rsidR="0067704D">
                <w:t>s</w:t>
              </w:r>
            </w:ins>
          </w:p>
          <w:p w14:paraId="2AB167B8" w14:textId="77777777" w:rsidR="00EF2F4B" w:rsidRDefault="00EF2F4B" w:rsidP="00AF3FDD">
            <w:pPr>
              <w:pStyle w:val="TableBullet10"/>
              <w:numPr>
                <w:ilvl w:val="0"/>
                <w:numId w:val="15"/>
              </w:numPr>
            </w:pPr>
            <w:del w:id="2481" w:author="Wesley Kuzma" w:date="2026-06-05T14:54:00Z" w16du:dateUtc="2026-06-05T20:54:00Z">
              <w:r>
                <w:delText>AI security roadmap developed to guide phased implementation of controls, processes, and governance structures</w:delText>
              </w:r>
            </w:del>
          </w:p>
          <w:p w14:paraId="72E4BB0F" w14:textId="77777777" w:rsidR="00EF2F4B" w:rsidRDefault="00EF2F4B" w:rsidP="00AF3FDD">
            <w:pPr>
              <w:pStyle w:val="TableBullet10"/>
              <w:numPr>
                <w:ilvl w:val="0"/>
                <w:numId w:val="15"/>
              </w:numPr>
            </w:pPr>
            <w:r>
              <w:t>Responsible AI risks identified and mitigation activities integrated into the overall AI security approach</w:t>
            </w:r>
          </w:p>
        </w:tc>
      </w:tr>
      <w:tr w:rsidR="00EF2F4B" w14:paraId="514E6E9D" w14:textId="77777777" w:rsidTr="00244654">
        <w:trPr>
          <w:cnfStyle w:val="000000010000" w:firstRow="0" w:lastRow="0" w:firstColumn="0" w:lastColumn="0" w:oddVBand="0" w:evenVBand="0" w:oddHBand="0" w:evenHBand="1" w:firstRowFirstColumn="0" w:firstRowLastColumn="0" w:lastRowFirstColumn="0" w:lastRowLastColumn="0"/>
          <w:trHeight w:val="391"/>
        </w:trPr>
        <w:tc>
          <w:tcPr>
            <w:tcW w:w="4601" w:type="dxa"/>
            <w:hideMark/>
          </w:tcPr>
          <w:p w14:paraId="483D160B" w14:textId="77777777" w:rsidR="00EF2F4B" w:rsidRDefault="00EF2F4B" w:rsidP="00244654">
            <w:pPr>
              <w:pStyle w:val="Table-Header"/>
              <w:rPr>
                <w:color w:val="auto"/>
              </w:rPr>
            </w:pPr>
            <w:r>
              <w:rPr>
                <w:color w:val="auto"/>
              </w:rPr>
              <w:t>Scope</w:t>
            </w:r>
          </w:p>
        </w:tc>
        <w:tc>
          <w:tcPr>
            <w:tcW w:w="4615" w:type="dxa"/>
            <w:hideMark/>
          </w:tcPr>
          <w:p w14:paraId="6A837C8F" w14:textId="77777777" w:rsidR="00EF2F4B" w:rsidRDefault="00EF2F4B" w:rsidP="00244654">
            <w:pPr>
              <w:pStyle w:val="Table-Header"/>
              <w:rPr>
                <w:color w:val="auto"/>
              </w:rPr>
            </w:pPr>
            <w:r>
              <w:rPr>
                <w:color w:val="auto"/>
              </w:rPr>
              <w:t>Customer responsibilities, dependencies, and assumptions</w:t>
            </w:r>
          </w:p>
        </w:tc>
      </w:tr>
      <w:tr w:rsidR="00EF2F4B" w14:paraId="39253B1F" w14:textId="77777777" w:rsidTr="00244654">
        <w:trPr>
          <w:cnfStyle w:val="000000100000" w:firstRow="0" w:lastRow="0" w:firstColumn="0" w:lastColumn="0" w:oddVBand="0" w:evenVBand="0" w:oddHBand="1" w:evenHBand="0" w:firstRowFirstColumn="0" w:firstRowLastColumn="0" w:lastRowFirstColumn="0" w:lastRowLastColumn="0"/>
          <w:trHeight w:val="425"/>
        </w:trPr>
        <w:tc>
          <w:tcPr>
            <w:tcW w:w="4601" w:type="dxa"/>
            <w:hideMark/>
          </w:tcPr>
          <w:p w14:paraId="48F64FC1" w14:textId="77777777" w:rsidR="00EF2F4B" w:rsidRDefault="00EF2F4B" w:rsidP="00AF3FDD">
            <w:pPr>
              <w:pStyle w:val="TableBullet10"/>
              <w:numPr>
                <w:ilvl w:val="0"/>
                <w:numId w:val="15"/>
              </w:numPr>
            </w:pPr>
            <w:r>
              <w:t xml:space="preserve">Alignment planning with broader cybersecurity and risk programs </w:t>
            </w:r>
          </w:p>
          <w:p w14:paraId="2C5E8D56" w14:textId="77777777" w:rsidR="00EF2F4B" w:rsidRDefault="00EF2F4B" w:rsidP="00AF3FDD">
            <w:pPr>
              <w:pStyle w:val="TableBullet10"/>
              <w:numPr>
                <w:ilvl w:val="0"/>
                <w:numId w:val="15"/>
              </w:numPr>
            </w:pPr>
            <w:r>
              <w:t>Facilitation of workshops to define AI security program requirements</w:t>
            </w:r>
          </w:p>
          <w:p w14:paraId="4260D723" w14:textId="77777777" w:rsidR="00EF2F4B" w:rsidRDefault="00EF2F4B" w:rsidP="00AF3FDD">
            <w:pPr>
              <w:pStyle w:val="TableBullet10"/>
              <w:numPr>
                <w:ilvl w:val="0"/>
                <w:numId w:val="15"/>
              </w:numPr>
            </w:pPr>
            <w:r>
              <w:t>Documentation of data governance, privacy, and compliance dependencies</w:t>
            </w:r>
          </w:p>
          <w:p w14:paraId="182A2AB7" w14:textId="77777777" w:rsidR="00EF2F4B" w:rsidRDefault="00EF2F4B" w:rsidP="00AF3FDD">
            <w:pPr>
              <w:pStyle w:val="TableBullet10"/>
              <w:numPr>
                <w:ilvl w:val="0"/>
                <w:numId w:val="15"/>
              </w:numPr>
            </w:pPr>
            <w:r>
              <w:t xml:space="preserve">Identification of responsible AI risks and mitigation approaches </w:t>
            </w:r>
          </w:p>
          <w:p w14:paraId="24B56F85" w14:textId="0476A905" w:rsidR="00EF2F4B" w:rsidRDefault="00EF2F4B" w:rsidP="00AF3FDD">
            <w:pPr>
              <w:pStyle w:val="TableBullet10"/>
              <w:numPr>
                <w:ilvl w:val="0"/>
                <w:numId w:val="15"/>
              </w:numPr>
              <w:rPr>
                <w:ins w:id="2482" w:author="Wesley Kuzma" w:date="2026-06-05T14:59:00Z" w16du:dateUtc="2026-06-05T20:59:00Z"/>
              </w:rPr>
            </w:pPr>
            <w:del w:id="2483" w:author="Wesley Kuzma" w:date="2026-06-05T14:58:00Z" w16du:dateUtc="2026-06-05T20:58:00Z">
              <w:r w:rsidDel="00837E7A">
                <w:delText>Development of phased AI security roadmap</w:delText>
              </w:r>
            </w:del>
            <w:ins w:id="2484" w:author="Wesley Kuzma" w:date="2026-06-05T14:58:00Z" w16du:dateUtc="2026-06-05T20:58:00Z">
              <w:r w:rsidR="00837E7A">
                <w:t xml:space="preserve"> </w:t>
              </w:r>
            </w:ins>
            <w:ins w:id="2485" w:author="Wesley Kuzma" w:date="2026-06-05T14:59:00Z" w16du:dateUtc="2026-06-05T20:59:00Z">
              <w:r w:rsidR="00761C46">
                <w:t>Security d</w:t>
              </w:r>
            </w:ins>
            <w:ins w:id="2486" w:author="Wesley Kuzma" w:date="2026-06-05T14:58:00Z" w16du:dateUtc="2026-06-05T20:58:00Z">
              <w:r w:rsidR="00876AB4">
                <w:t>esi</w:t>
              </w:r>
            </w:ins>
            <w:ins w:id="2487" w:author="Wesley Kuzma" w:date="2026-06-05T14:59:00Z" w16du:dateUtc="2026-06-05T20:59:00Z">
              <w:r w:rsidR="00876AB4">
                <w:t>gn, architecture and configuration support for the following Microsoft products:</w:t>
              </w:r>
            </w:ins>
          </w:p>
          <w:p w14:paraId="625FFC1C" w14:textId="2D073CDA" w:rsidR="00876AB4" w:rsidRDefault="00876AB4" w:rsidP="00876AB4">
            <w:pPr>
              <w:pStyle w:val="TableBullet10"/>
              <w:numPr>
                <w:ilvl w:val="1"/>
                <w:numId w:val="15"/>
              </w:numPr>
              <w:rPr>
                <w:ins w:id="2488" w:author="Wesley Kuzma" w:date="2026-06-05T14:59:00Z" w16du:dateUtc="2026-06-05T20:59:00Z"/>
              </w:rPr>
            </w:pPr>
            <w:ins w:id="2489" w:author="Wesley Kuzma" w:date="2026-06-05T14:59:00Z" w16du:dateUtc="2026-06-05T20:59:00Z">
              <w:r>
                <w:t>SharePoint Online</w:t>
              </w:r>
            </w:ins>
          </w:p>
          <w:p w14:paraId="23E5D8CF" w14:textId="5D8CEEBB" w:rsidR="00761C46" w:rsidRDefault="00761C46" w:rsidP="00876AB4">
            <w:pPr>
              <w:pStyle w:val="TableBullet10"/>
              <w:numPr>
                <w:ilvl w:val="1"/>
                <w:numId w:val="15"/>
              </w:numPr>
              <w:rPr>
                <w:ins w:id="2490" w:author="Wesley Kuzma" w:date="2026-06-05T14:59:00Z" w16du:dateUtc="2026-06-05T20:59:00Z"/>
              </w:rPr>
            </w:pPr>
            <w:ins w:id="2491" w:author="Wesley Kuzma" w:date="2026-06-05T14:59:00Z" w16du:dateUtc="2026-06-05T20:59:00Z">
              <w:r>
                <w:t>OneDrive</w:t>
              </w:r>
            </w:ins>
          </w:p>
          <w:p w14:paraId="6074D78E" w14:textId="43E41A5D" w:rsidR="00761C46" w:rsidRDefault="00761C46" w:rsidP="00876AB4">
            <w:pPr>
              <w:pStyle w:val="TableBullet10"/>
              <w:numPr>
                <w:ilvl w:val="1"/>
                <w:numId w:val="15"/>
              </w:numPr>
              <w:rPr>
                <w:ins w:id="2492" w:author="Wesley Kuzma" w:date="2026-06-05T14:59:00Z" w16du:dateUtc="2026-06-05T20:59:00Z"/>
              </w:rPr>
            </w:pPr>
            <w:ins w:id="2493" w:author="Wesley Kuzma" w:date="2026-06-05T14:59:00Z" w16du:dateUtc="2026-06-05T20:59:00Z">
              <w:r>
                <w:t>Teams</w:t>
              </w:r>
            </w:ins>
          </w:p>
          <w:p w14:paraId="422686A8" w14:textId="506044D5" w:rsidR="00876AB4" w:rsidRDefault="00876AB4" w:rsidP="00876AB4">
            <w:pPr>
              <w:pStyle w:val="TableBullet10"/>
              <w:numPr>
                <w:ilvl w:val="1"/>
                <w:numId w:val="15"/>
              </w:numPr>
              <w:rPr>
                <w:ins w:id="2494" w:author="Wesley Kuzma" w:date="2026-06-05T14:59:00Z" w16du:dateUtc="2026-06-05T20:59:00Z"/>
              </w:rPr>
            </w:pPr>
            <w:ins w:id="2495" w:author="Wesley Kuzma" w:date="2026-06-05T14:59:00Z" w16du:dateUtc="2026-06-05T20:59:00Z">
              <w:r>
                <w:t>Microsoft Purview</w:t>
              </w:r>
            </w:ins>
          </w:p>
          <w:p w14:paraId="334B99D3" w14:textId="653A247E" w:rsidR="00876AB4" w:rsidRDefault="00D65317" w:rsidP="00876AB4">
            <w:pPr>
              <w:pStyle w:val="TableBullet10"/>
              <w:numPr>
                <w:ilvl w:val="1"/>
                <w:numId w:val="15"/>
              </w:numPr>
              <w:rPr>
                <w:ins w:id="2496" w:author="Wesley Kuzma" w:date="2026-06-05T15:00:00Z" w16du:dateUtc="2026-06-05T21:00:00Z"/>
              </w:rPr>
            </w:pPr>
            <w:ins w:id="2497" w:author="Wesley Kuzma" w:date="2026-06-05T15:00:00Z" w16du:dateUtc="2026-06-05T21:00:00Z">
              <w:r>
                <w:t>M365 CoPIlot</w:t>
              </w:r>
            </w:ins>
          </w:p>
          <w:p w14:paraId="63E70072" w14:textId="676B06ED" w:rsidR="00D65317" w:rsidRDefault="00D65317" w:rsidP="00876AB4">
            <w:pPr>
              <w:pStyle w:val="TableBullet10"/>
              <w:numPr>
                <w:ilvl w:val="1"/>
                <w:numId w:val="15"/>
              </w:numPr>
              <w:rPr>
                <w:ins w:id="2498" w:author="Wesley Kuzma" w:date="2026-06-05T15:00:00Z" w16du:dateUtc="2026-06-05T21:00:00Z"/>
              </w:rPr>
            </w:pPr>
            <w:ins w:id="2499" w:author="Wesley Kuzma" w:date="2026-06-05T15:00:00Z" w16du:dateUtc="2026-06-05T21:00:00Z">
              <w:r>
                <w:t>Agent365</w:t>
              </w:r>
            </w:ins>
          </w:p>
          <w:p w14:paraId="11A76466" w14:textId="43ADCA8E" w:rsidR="00D65317" w:rsidRDefault="00321B46" w:rsidP="00876AB4">
            <w:pPr>
              <w:pStyle w:val="TableBullet10"/>
              <w:numPr>
                <w:ilvl w:val="1"/>
                <w:numId w:val="15"/>
              </w:numPr>
              <w:rPr>
                <w:ins w:id="2500" w:author="Wesley Kuzma" w:date="2026-06-05T15:01:00Z" w16du:dateUtc="2026-06-05T21:01:00Z"/>
              </w:rPr>
            </w:pPr>
            <w:ins w:id="2501" w:author="Wesley Kuzma" w:date="2026-06-05T15:00:00Z" w16du:dateUtc="2026-06-05T21:00:00Z">
              <w:r>
                <w:t>CoPilot Sudio</w:t>
              </w:r>
            </w:ins>
          </w:p>
          <w:p w14:paraId="0B076597" w14:textId="3A484AA8" w:rsidR="00321B46" w:rsidRDefault="00321B46">
            <w:pPr>
              <w:pStyle w:val="TableBullet10"/>
              <w:numPr>
                <w:ilvl w:val="1"/>
                <w:numId w:val="15"/>
              </w:numPr>
              <w:pPrChange w:id="2502" w:author="Wesley Kuzma" w:date="2026-06-05T14:59:00Z" w16du:dateUtc="2026-06-05T20:59:00Z">
                <w:pPr>
                  <w:pStyle w:val="TableBullet10"/>
                  <w:numPr>
                    <w:numId w:val="15"/>
                  </w:numPr>
                  <w:ind w:left="360" w:hanging="360"/>
                </w:pPr>
              </w:pPrChange>
            </w:pPr>
            <w:ins w:id="2503" w:author="Wesley Kuzma" w:date="2026-06-05T15:01:00Z" w16du:dateUtc="2026-06-05T21:01:00Z">
              <w:r>
                <w:t xml:space="preserve">Microsoft Foundry </w:t>
              </w:r>
            </w:ins>
          </w:p>
          <w:p w14:paraId="5F840E44" w14:textId="77777777" w:rsidR="00EF2F4B" w:rsidRDefault="00EF2F4B" w:rsidP="00244654">
            <w:pPr>
              <w:pStyle w:val="TableBullet10"/>
              <w:numPr>
                <w:ilvl w:val="0"/>
                <w:numId w:val="0"/>
              </w:numPr>
              <w:ind w:left="360"/>
            </w:pPr>
          </w:p>
        </w:tc>
        <w:tc>
          <w:tcPr>
            <w:tcW w:w="4615" w:type="dxa"/>
            <w:hideMark/>
          </w:tcPr>
          <w:p w14:paraId="68243572" w14:textId="77777777" w:rsidR="00EF2F4B" w:rsidRDefault="00EF2F4B" w:rsidP="00244654">
            <w:pPr>
              <w:pStyle w:val="Normalbold"/>
            </w:pPr>
            <w:r>
              <w:t>Customer Responsibilities</w:t>
            </w:r>
          </w:p>
          <w:p w14:paraId="50234216" w14:textId="77777777" w:rsidR="00EF2F4B" w:rsidRDefault="00EF2F4B" w:rsidP="00AF3FDD">
            <w:pPr>
              <w:pStyle w:val="TableBullet10"/>
              <w:numPr>
                <w:ilvl w:val="0"/>
                <w:numId w:val="15"/>
              </w:numPr>
              <w:rPr>
                <w:color w:val="000000" w:themeColor="text1"/>
              </w:rPr>
            </w:pPr>
            <w:r>
              <w:rPr>
                <w:color w:val="000000" w:themeColor="text1"/>
              </w:rPr>
              <w:t>Designate key stakeholders for governance and decision-making</w:t>
            </w:r>
          </w:p>
          <w:p w14:paraId="73AB2081" w14:textId="77777777" w:rsidR="00EF2F4B" w:rsidRDefault="00EF2F4B" w:rsidP="00AF3FDD">
            <w:pPr>
              <w:pStyle w:val="TableBullet10"/>
              <w:numPr>
                <w:ilvl w:val="0"/>
                <w:numId w:val="15"/>
              </w:numPr>
              <w:rPr>
                <w:color w:val="000000" w:themeColor="text1"/>
              </w:rPr>
            </w:pPr>
            <w:r>
              <w:rPr>
                <w:color w:val="000000" w:themeColor="text1"/>
              </w:rPr>
              <w:t>Participate in workshops and planning sessions</w:t>
            </w:r>
          </w:p>
          <w:p w14:paraId="070ADEE4" w14:textId="77777777" w:rsidR="00EF2F4B" w:rsidRDefault="00EF2F4B" w:rsidP="00AF3FDD">
            <w:pPr>
              <w:pStyle w:val="TableBullet10"/>
              <w:numPr>
                <w:ilvl w:val="0"/>
                <w:numId w:val="15"/>
              </w:numPr>
              <w:rPr>
                <w:color w:val="000000" w:themeColor="text1"/>
              </w:rPr>
            </w:pPr>
            <w:r>
              <w:rPr>
                <w:color w:val="000000" w:themeColor="text1"/>
              </w:rPr>
              <w:t>Provide existing documentation (e.g., AI use cases, policies, risk registers)</w:t>
            </w:r>
          </w:p>
          <w:p w14:paraId="47158534" w14:textId="77777777" w:rsidR="00EF2F4B" w:rsidRDefault="00EF2F4B" w:rsidP="00AF3FDD">
            <w:pPr>
              <w:pStyle w:val="TableBullet10"/>
              <w:numPr>
                <w:ilvl w:val="0"/>
                <w:numId w:val="15"/>
              </w:numPr>
              <w:rPr>
                <w:color w:val="000000" w:themeColor="text1"/>
              </w:rPr>
            </w:pPr>
            <w:r>
              <w:rPr>
                <w:color w:val="000000" w:themeColor="text1"/>
              </w:rPr>
              <w:t>Align on business priorities, compliance obligations, and strategic objectives</w:t>
            </w:r>
          </w:p>
          <w:p w14:paraId="1FA3F475" w14:textId="77777777" w:rsidR="00EF2F4B" w:rsidRDefault="00EF2F4B" w:rsidP="00AF3FDD">
            <w:pPr>
              <w:pStyle w:val="TableBullet10"/>
              <w:numPr>
                <w:ilvl w:val="0"/>
                <w:numId w:val="15"/>
              </w:numPr>
              <w:rPr>
                <w:color w:val="000000" w:themeColor="text1"/>
              </w:rPr>
            </w:pPr>
            <w:r>
              <w:rPr>
                <w:color w:val="000000" w:themeColor="text1"/>
              </w:rPr>
              <w:t>Identify responsible AI risk scenarios relevant to the organization</w:t>
            </w:r>
          </w:p>
          <w:p w14:paraId="6FE5FACD" w14:textId="77777777" w:rsidR="00EF2F4B" w:rsidRDefault="00EF2F4B" w:rsidP="00AF3FDD">
            <w:pPr>
              <w:pStyle w:val="TableBullet10"/>
              <w:numPr>
                <w:ilvl w:val="0"/>
                <w:numId w:val="15"/>
              </w:numPr>
              <w:rPr>
                <w:color w:val="000000" w:themeColor="text1"/>
              </w:rPr>
            </w:pPr>
            <w:r>
              <w:rPr>
                <w:color w:val="000000" w:themeColor="text1"/>
              </w:rPr>
              <w:t>Engage cross-functional teams as needed</w:t>
            </w:r>
          </w:p>
          <w:p w14:paraId="64D3838E" w14:textId="77777777" w:rsidR="00EF2F4B" w:rsidRPr="003658E7" w:rsidRDefault="00EF2F4B" w:rsidP="00AF3FDD">
            <w:pPr>
              <w:pStyle w:val="TableBullet10"/>
              <w:numPr>
                <w:ilvl w:val="0"/>
                <w:numId w:val="15"/>
              </w:numPr>
              <w:spacing w:line="256" w:lineRule="auto"/>
            </w:pPr>
            <w:r>
              <w:rPr>
                <w:color w:val="000000" w:themeColor="text1"/>
              </w:rPr>
              <w:t>Track and report on OKRs and KPIs using provided frameworks</w:t>
            </w:r>
          </w:p>
          <w:p w14:paraId="216ACCCF" w14:textId="7D7C4B62" w:rsidR="00EF2F4B" w:rsidRDefault="00EF2F4B" w:rsidP="00AF3FDD">
            <w:pPr>
              <w:pStyle w:val="TableBullet10"/>
              <w:numPr>
                <w:ilvl w:val="0"/>
                <w:numId w:val="15"/>
              </w:numPr>
              <w:spacing w:line="256" w:lineRule="auto"/>
            </w:pPr>
            <w:r>
              <w:t>Implement</w:t>
            </w:r>
            <w:r w:rsidRPr="00E229A7">
              <w:t xml:space="preserve"> </w:t>
            </w:r>
            <w:del w:id="2504" w:author="Wesley Kuzma" w:date="2026-06-05T15:01:00Z" w16du:dateUtc="2026-06-05T21:01:00Z">
              <w:r w:rsidRPr="00E229A7">
                <w:delText xml:space="preserve">any </w:delText>
              </w:r>
            </w:del>
            <w:r w:rsidRPr="00E229A7">
              <w:t>security recommendation</w:t>
            </w:r>
            <w:ins w:id="2505" w:author="Wesley Kuzma" w:date="2026-06-05T15:01:00Z" w16du:dateUtc="2026-06-05T21:01:00Z">
              <w:r w:rsidR="00664185">
                <w:t>s</w:t>
              </w:r>
            </w:ins>
            <w:r w:rsidRPr="00E229A7">
              <w:t xml:space="preserve"> </w:t>
            </w:r>
            <w:r>
              <w:t>provided by Microsoft</w:t>
            </w:r>
          </w:p>
          <w:p w14:paraId="193FDC18" w14:textId="77777777" w:rsidR="00EF2F4B" w:rsidRDefault="00EF2F4B" w:rsidP="00244654">
            <w:pPr>
              <w:pStyle w:val="Normalbold"/>
            </w:pPr>
            <w:r>
              <w:t>Dependencies</w:t>
            </w:r>
          </w:p>
          <w:p w14:paraId="41EB55B7" w14:textId="77777777" w:rsidR="00EF2F4B" w:rsidRDefault="00EF2F4B" w:rsidP="00AF3FDD">
            <w:pPr>
              <w:pStyle w:val="TableBullet10"/>
              <w:numPr>
                <w:ilvl w:val="0"/>
                <w:numId w:val="14"/>
              </w:numPr>
            </w:pPr>
            <w:r>
              <w:t>Key stakeholders must be available for workshops, reviews, and governance alignment</w:t>
            </w:r>
          </w:p>
          <w:p w14:paraId="7C4434E1" w14:textId="77777777" w:rsidR="00EF2F4B" w:rsidRDefault="00EF2F4B" w:rsidP="00AF3FDD">
            <w:pPr>
              <w:pStyle w:val="TableBullet10"/>
              <w:numPr>
                <w:ilvl w:val="0"/>
                <w:numId w:val="14"/>
              </w:numPr>
            </w:pPr>
            <w:r>
              <w:t>Business objectives and AI use cases must be defined to inform requirements</w:t>
            </w:r>
          </w:p>
          <w:p w14:paraId="5FAD8F0D" w14:textId="77777777" w:rsidR="00EF2F4B" w:rsidRDefault="00EF2F4B" w:rsidP="00AF3FDD">
            <w:pPr>
              <w:pStyle w:val="TableBullet10"/>
              <w:numPr>
                <w:ilvl w:val="0"/>
                <w:numId w:val="14"/>
              </w:numPr>
            </w:pPr>
            <w:r>
              <w:t>Data governance, compliance, and responsible AI frameworks are in place or under development</w:t>
            </w:r>
          </w:p>
          <w:p w14:paraId="2055D48B" w14:textId="77777777" w:rsidR="00EF2F4B" w:rsidRDefault="00EF2F4B" w:rsidP="00AF3FDD">
            <w:pPr>
              <w:pStyle w:val="TableBullet10"/>
              <w:numPr>
                <w:ilvl w:val="0"/>
                <w:numId w:val="14"/>
              </w:numPr>
            </w:pPr>
            <w:r>
              <w:t>Appropriate compliance, data, and legal teams engaged to support planning and alignment</w:t>
            </w:r>
          </w:p>
          <w:p w14:paraId="17C7A4C7" w14:textId="77777777" w:rsidR="00EF2F4B" w:rsidRDefault="00EF2F4B" w:rsidP="00AF3FDD">
            <w:pPr>
              <w:pStyle w:val="TableBullet10"/>
              <w:numPr>
                <w:ilvl w:val="0"/>
                <w:numId w:val="14"/>
              </w:numPr>
            </w:pPr>
            <w:r>
              <w:t>Tools or platforms for tracking backlog, OKRs, and KPIs</w:t>
            </w:r>
          </w:p>
          <w:p w14:paraId="61091652" w14:textId="77777777" w:rsidR="00EF2F4B" w:rsidRDefault="00EF2F4B" w:rsidP="00244654">
            <w:pPr>
              <w:pStyle w:val="Normalbold"/>
            </w:pPr>
            <w:r>
              <w:t>Assumptions</w:t>
            </w:r>
          </w:p>
          <w:p w14:paraId="34AA3230" w14:textId="77777777" w:rsidR="00EF2F4B" w:rsidRDefault="00EF2F4B" w:rsidP="00AF3FDD">
            <w:pPr>
              <w:pStyle w:val="TableBullet10"/>
              <w:numPr>
                <w:ilvl w:val="0"/>
                <w:numId w:val="14"/>
              </w:numPr>
              <w:rPr>
                <w:del w:id="2506" w:author="Wesley Kuzma" w:date="2026-06-05T15:02:00Z" w16du:dateUtc="2026-06-05T21:02:00Z"/>
              </w:rPr>
            </w:pPr>
            <w:del w:id="2507" w:author="Wesley Kuzma" w:date="2026-06-05T15:02:00Z" w16du:dateUtc="2026-06-05T21:02:00Z">
              <w:r>
                <w:delText>This module provides program-level structure and planning, not hands-on implementation of security controls</w:delText>
              </w:r>
            </w:del>
          </w:p>
          <w:p w14:paraId="5DCC5C32" w14:textId="31A97F92" w:rsidR="00D64B07" w:rsidRDefault="00D64B07" w:rsidP="00AF3FDD">
            <w:pPr>
              <w:pStyle w:val="TableBullet10"/>
              <w:numPr>
                <w:ilvl w:val="0"/>
                <w:numId w:val="14"/>
              </w:numPr>
              <w:rPr>
                <w:ins w:id="2508" w:author="Wesley Kuzma" w:date="2026-06-05T15:02:00Z" w16du:dateUtc="2026-06-05T21:02:00Z"/>
              </w:rPr>
            </w:pPr>
            <w:ins w:id="2509" w:author="Wesley Kuzma" w:date="2026-06-05T15:02:00Z" w16du:dateUtc="2026-06-05T21:02:00Z">
              <w:r>
                <w:t xml:space="preserve">Remediation timelines and risk decisioning </w:t>
              </w:r>
              <w:r w:rsidR="0053497C">
                <w:t>are customer responsibilities</w:t>
              </w:r>
            </w:ins>
          </w:p>
          <w:p w14:paraId="7468B37D" w14:textId="14DF4D1D" w:rsidR="0053497C" w:rsidRDefault="0053497C" w:rsidP="00AF3FDD">
            <w:pPr>
              <w:pStyle w:val="TableBullet10"/>
              <w:numPr>
                <w:ilvl w:val="0"/>
                <w:numId w:val="14"/>
              </w:numPr>
              <w:rPr>
                <w:ins w:id="2510" w:author="Wesley Kuzma" w:date="2026-06-05T15:02:00Z" w16du:dateUtc="2026-06-05T21:02:00Z"/>
              </w:rPr>
            </w:pPr>
            <w:ins w:id="2511" w:author="Wesley Kuzma" w:date="2026-06-05T15:02:00Z" w16du:dateUtc="2026-06-05T21:02:00Z">
              <w:r>
                <w:t xml:space="preserve">Not all Microsoft platforms may be remediated during the length of </w:t>
              </w:r>
            </w:ins>
            <w:ins w:id="2512" w:author="Wesley Kuzma" w:date="2026-06-05T15:03:00Z" w16du:dateUtc="2026-06-05T21:03:00Z">
              <w:r>
                <w:t>this engagement</w:t>
              </w:r>
            </w:ins>
          </w:p>
          <w:p w14:paraId="00543295" w14:textId="77777777" w:rsidR="00EF2F4B" w:rsidRDefault="00EF2F4B" w:rsidP="00AF3FDD">
            <w:pPr>
              <w:pStyle w:val="TableBullet10"/>
              <w:numPr>
                <w:ilvl w:val="0"/>
                <w:numId w:val="14"/>
              </w:numPr>
            </w:pPr>
            <w:r>
              <w:t>Responsible AI planning focuses on risk identification and planning, not formal audits or legal review</w:t>
            </w:r>
          </w:p>
        </w:tc>
      </w:tr>
    </w:tbl>
    <w:p w14:paraId="46505EC8" w14:textId="77777777" w:rsidR="009E0EB5" w:rsidRDefault="009E0EB5" w:rsidP="009E0EB5"/>
    <w:p w14:paraId="1955C63D" w14:textId="77777777" w:rsidR="009E0EB5" w:rsidRDefault="009E0EB5" w:rsidP="009E0EB5"/>
    <w:p w14:paraId="51230E92" w14:textId="77777777" w:rsidR="009E0EB5" w:rsidRDefault="009E0EB5" w:rsidP="009E0EB5">
      <w:pPr>
        <w:rPr>
          <w:del w:id="2513" w:author="Francis Moigula" w:date="2026-06-05T09:16:00Z" w16du:dateUtc="2026-06-05T14:16:00Z"/>
        </w:rPr>
      </w:pPr>
      <w:bookmarkStart w:id="2514" w:name="_Toc231549396"/>
      <w:bookmarkStart w:id="2515" w:name="_Toc231552450"/>
      <w:bookmarkStart w:id="2516" w:name="_Toc231555265"/>
      <w:bookmarkEnd w:id="2514"/>
      <w:bookmarkEnd w:id="2515"/>
      <w:bookmarkEnd w:id="2516"/>
    </w:p>
    <w:p w14:paraId="17FEE879" w14:textId="77777777" w:rsidR="009E0EB5" w:rsidRDefault="009E0EB5" w:rsidP="009E0EB5">
      <w:pPr>
        <w:rPr>
          <w:del w:id="2517" w:author="Francis Moigula" w:date="2026-06-05T09:16:00Z" w16du:dateUtc="2026-06-05T14:16:00Z"/>
        </w:rPr>
      </w:pPr>
      <w:bookmarkStart w:id="2518" w:name="_Toc231549397"/>
      <w:bookmarkStart w:id="2519" w:name="_Toc231552451"/>
      <w:bookmarkStart w:id="2520" w:name="_Toc231555266"/>
      <w:bookmarkEnd w:id="2518"/>
      <w:bookmarkEnd w:id="2519"/>
      <w:bookmarkEnd w:id="2520"/>
    </w:p>
    <w:p w14:paraId="6459E88E" w14:textId="2F9E07F3" w:rsidR="00EF2F4B" w:rsidRPr="00C04B7E" w:rsidRDefault="000A34A9" w:rsidP="00C04B7E">
      <w:pPr>
        <w:pStyle w:val="Heading2NUM"/>
        <w:ind w:left="720" w:hanging="720"/>
      </w:pPr>
      <w:bookmarkStart w:id="2521" w:name="_Toc231555267"/>
      <w:r w:rsidRPr="00C04B7E">
        <w:t>Agentic SOC</w:t>
      </w:r>
      <w:bookmarkEnd w:id="2521"/>
    </w:p>
    <w:p w14:paraId="2B9E9511" w14:textId="532EB475" w:rsidR="000A34A9" w:rsidRDefault="000A34A9" w:rsidP="000A34A9">
      <w:r>
        <w:t xml:space="preserve">The section below provides additional details regarding </w:t>
      </w:r>
      <w:commentRangeStart w:id="2522"/>
      <w:commentRangeStart w:id="2523"/>
      <w:r>
        <w:t xml:space="preserve">Microsoft’s security </w:t>
      </w:r>
      <w:ins w:id="2524" w:author="Francis Moigula" w:date="2026-06-05T10:43:00Z" w16du:dateUtc="2026-06-05T15:43:00Z">
        <w:r w:rsidR="006D0658">
          <w:t xml:space="preserve">operations centre </w:t>
        </w:r>
      </w:ins>
      <w:r>
        <w:t xml:space="preserve">scope </w:t>
      </w:r>
      <w:commentRangeEnd w:id="2522"/>
      <w:r w:rsidR="00314182">
        <w:rPr>
          <w:rStyle w:val="CommentReference"/>
          <w:sz w:val="20"/>
          <w:szCs w:val="20"/>
        </w:rPr>
        <w:commentReference w:id="2522"/>
      </w:r>
      <w:commentRangeEnd w:id="2523"/>
      <w:r>
        <w:rPr>
          <w:rStyle w:val="CommentReference"/>
          <w:sz w:val="20"/>
          <w:szCs w:val="20"/>
        </w:rPr>
        <w:commentReference w:id="2523"/>
      </w:r>
      <w:r>
        <w:t>for this project.</w:t>
      </w:r>
    </w:p>
    <w:p w14:paraId="49A9BF96" w14:textId="16F9EE23" w:rsidR="000A34A9" w:rsidRDefault="000A34A9" w:rsidP="000A34A9">
      <w:pPr>
        <w:pStyle w:val="Caption-Table-Above"/>
      </w:pPr>
      <w:r>
        <w:t>Table 21: Agentic SOC</w:t>
      </w:r>
    </w:p>
    <w:tbl>
      <w:tblPr>
        <w:tblStyle w:val="RFX-SOWTable"/>
        <w:tblW w:w="9216" w:type="dxa"/>
        <w:tblLook w:val="04A0" w:firstRow="1" w:lastRow="0" w:firstColumn="1" w:lastColumn="0" w:noHBand="0" w:noVBand="1"/>
      </w:tblPr>
      <w:tblGrid>
        <w:gridCol w:w="4601"/>
        <w:gridCol w:w="4615"/>
      </w:tblGrid>
      <w:tr w:rsidR="000A34A9" w:rsidRPr="00EB05C9" w14:paraId="20583047" w14:textId="77777777">
        <w:trPr>
          <w:cnfStyle w:val="100000000000" w:firstRow="1" w:lastRow="0" w:firstColumn="0" w:lastColumn="0" w:oddVBand="0" w:evenVBand="0" w:oddHBand="0" w:evenHBand="0" w:firstRowFirstColumn="0" w:firstRowLastColumn="0" w:lastRowFirstColumn="0" w:lastRowLastColumn="0"/>
          <w:trHeight w:val="391"/>
        </w:trPr>
        <w:tc>
          <w:tcPr>
            <w:tcW w:w="9216" w:type="dxa"/>
            <w:gridSpan w:val="2"/>
            <w:hideMark/>
          </w:tcPr>
          <w:p w14:paraId="00CF00A3" w14:textId="0B2A4798" w:rsidR="000A34A9" w:rsidRPr="00EB05C9" w:rsidRDefault="00371C0E">
            <w:pPr>
              <w:pStyle w:val="TableHeading-10pt"/>
              <w:rPr>
                <w:b/>
                <w:bCs/>
              </w:rPr>
            </w:pPr>
            <w:r>
              <w:rPr>
                <w:b/>
                <w:bCs/>
              </w:rPr>
              <w:t>Agentic SOC</w:t>
            </w:r>
          </w:p>
        </w:tc>
      </w:tr>
      <w:tr w:rsidR="000A34A9" w14:paraId="3632C51B" w14:textId="77777777">
        <w:trPr>
          <w:cnfStyle w:val="000000100000" w:firstRow="0" w:lastRow="0" w:firstColumn="0" w:lastColumn="0" w:oddVBand="0" w:evenVBand="0" w:oddHBand="1" w:evenHBand="0" w:firstRowFirstColumn="0" w:firstRowLastColumn="0" w:lastRowFirstColumn="0" w:lastRowLastColumn="0"/>
          <w:trHeight w:val="391"/>
        </w:trPr>
        <w:tc>
          <w:tcPr>
            <w:tcW w:w="9216" w:type="dxa"/>
            <w:gridSpan w:val="2"/>
            <w:hideMark/>
          </w:tcPr>
          <w:p w14:paraId="7240DD12" w14:textId="77777777" w:rsidR="000A34A9" w:rsidRDefault="000A34A9">
            <w:pPr>
              <w:pStyle w:val="TableText"/>
            </w:pPr>
            <w:r>
              <w:rPr>
                <w:b/>
              </w:rPr>
              <w:t>Desired outcome(s)</w:t>
            </w:r>
          </w:p>
          <w:p w14:paraId="625275F9" w14:textId="6CDBE2A5" w:rsidR="007F6802" w:rsidRDefault="00EA6CDE" w:rsidP="00AF3FDD">
            <w:pPr>
              <w:pStyle w:val="TableBullet10"/>
              <w:numPr>
                <w:ilvl w:val="0"/>
                <w:numId w:val="15"/>
              </w:numPr>
            </w:pPr>
            <w:r w:rsidRPr="00EA6CDE">
              <w:t xml:space="preserve">Design and </w:t>
            </w:r>
            <w:r>
              <w:t>pilot</w:t>
            </w:r>
            <w:r w:rsidRPr="00EA6CDE">
              <w:t xml:space="preserve"> an AI agent driven SOC capable of handling L1 operations autonomously, enabling </w:t>
            </w:r>
            <w:r>
              <w:t>Ford</w:t>
            </w:r>
            <w:r w:rsidRPr="00EA6CDE">
              <w:t xml:space="preserve"> to operate with a small, elite </w:t>
            </w:r>
            <w:r w:rsidR="0063076A" w:rsidRPr="00EA6CDE">
              <w:t>in-house</w:t>
            </w:r>
            <w:r w:rsidRPr="00EA6CDE">
              <w:t xml:space="preserve"> L3 team focused on proactive threat hunting and strategic security. </w:t>
            </w:r>
          </w:p>
          <w:p w14:paraId="6304475E" w14:textId="0015E081" w:rsidR="000A34A9" w:rsidRDefault="00EA6CDE" w:rsidP="00AF3FDD">
            <w:pPr>
              <w:pStyle w:val="TableBullet10"/>
              <w:numPr>
                <w:ilvl w:val="0"/>
                <w:numId w:val="15"/>
              </w:numPr>
            </w:pPr>
            <w:r w:rsidRPr="00EA6CDE">
              <w:t>Deploy purpose-built AI agents for incident routing, triage, investigation, response, closure QA, and detection tuning. Establish agent infrastructure, governance, and safety controls including kill switches, shadow mode, and audit logging. </w:t>
            </w:r>
          </w:p>
        </w:tc>
      </w:tr>
      <w:tr w:rsidR="000A34A9" w14:paraId="3F05D5EA" w14:textId="77777777">
        <w:trPr>
          <w:cnfStyle w:val="000000010000" w:firstRow="0" w:lastRow="0" w:firstColumn="0" w:lastColumn="0" w:oddVBand="0" w:evenVBand="0" w:oddHBand="0" w:evenHBand="1" w:firstRowFirstColumn="0" w:firstRowLastColumn="0" w:lastRowFirstColumn="0" w:lastRowLastColumn="0"/>
          <w:trHeight w:val="391"/>
        </w:trPr>
        <w:tc>
          <w:tcPr>
            <w:tcW w:w="4601" w:type="dxa"/>
            <w:hideMark/>
          </w:tcPr>
          <w:p w14:paraId="54C05C1F" w14:textId="77777777" w:rsidR="000A34A9" w:rsidRDefault="000A34A9">
            <w:pPr>
              <w:pStyle w:val="Table-Header"/>
              <w:rPr>
                <w:color w:val="auto"/>
              </w:rPr>
            </w:pPr>
            <w:r>
              <w:rPr>
                <w:color w:val="auto"/>
              </w:rPr>
              <w:t>Scope</w:t>
            </w:r>
          </w:p>
        </w:tc>
        <w:tc>
          <w:tcPr>
            <w:tcW w:w="4615" w:type="dxa"/>
            <w:hideMark/>
          </w:tcPr>
          <w:p w14:paraId="729AFDC1" w14:textId="77777777" w:rsidR="000A34A9" w:rsidRDefault="000A34A9">
            <w:pPr>
              <w:pStyle w:val="Table-Header"/>
              <w:rPr>
                <w:color w:val="auto"/>
              </w:rPr>
            </w:pPr>
            <w:r>
              <w:rPr>
                <w:color w:val="auto"/>
              </w:rPr>
              <w:t>Customer responsibilities, dependencies, and assumptions</w:t>
            </w:r>
          </w:p>
        </w:tc>
      </w:tr>
      <w:tr w:rsidR="000A34A9" w14:paraId="487F0BA3" w14:textId="77777777">
        <w:trPr>
          <w:cnfStyle w:val="000000100000" w:firstRow="0" w:lastRow="0" w:firstColumn="0" w:lastColumn="0" w:oddVBand="0" w:evenVBand="0" w:oddHBand="1" w:evenHBand="0" w:firstRowFirstColumn="0" w:firstRowLastColumn="0" w:lastRowFirstColumn="0" w:lastRowLastColumn="0"/>
          <w:trHeight w:val="425"/>
        </w:trPr>
        <w:tc>
          <w:tcPr>
            <w:tcW w:w="4601" w:type="dxa"/>
            <w:hideMark/>
          </w:tcPr>
          <w:p w14:paraId="6934CC9B" w14:textId="0F6A78E0" w:rsidR="000F3430" w:rsidRDefault="000F3430" w:rsidP="00AF3FDD">
            <w:pPr>
              <w:pStyle w:val="TableBullet10"/>
              <w:numPr>
                <w:ilvl w:val="0"/>
                <w:numId w:val="15"/>
              </w:numPr>
            </w:pPr>
            <w:r>
              <w:t>Pilot</w:t>
            </w:r>
            <w:r w:rsidRPr="000F3430">
              <w:t xml:space="preserve"> a portfolio of purpose</w:t>
            </w:r>
            <w:r w:rsidR="0063076A" w:rsidRPr="000F3430">
              <w:t>-</w:t>
            </w:r>
            <w:r w:rsidRPr="000F3430">
              <w:t>built AI agents</w:t>
            </w:r>
            <w:r w:rsidR="00371C0E">
              <w:t>, example agents include</w:t>
            </w:r>
            <w:r w:rsidRPr="000F3430">
              <w:t>: </w:t>
            </w:r>
          </w:p>
          <w:p w14:paraId="5184049D" w14:textId="77777777" w:rsidR="000F3430" w:rsidRDefault="000F3430" w:rsidP="00AF3FDD">
            <w:pPr>
              <w:pStyle w:val="TableBullet10"/>
              <w:numPr>
                <w:ilvl w:val="1"/>
                <w:numId w:val="15"/>
              </w:numPr>
            </w:pPr>
            <w:r w:rsidRPr="000F3430">
              <w:t>SOCBot Incident Router (classification and routing)</w:t>
            </w:r>
          </w:p>
          <w:p w14:paraId="54E351E0" w14:textId="77777777" w:rsidR="000F3430" w:rsidRDefault="000F3430" w:rsidP="00AF3FDD">
            <w:pPr>
              <w:pStyle w:val="TableBullet10"/>
              <w:numPr>
                <w:ilvl w:val="1"/>
                <w:numId w:val="15"/>
              </w:numPr>
            </w:pPr>
            <w:r w:rsidRPr="000F3430">
              <w:t>Incident Closure Analyst (100% closure QA)</w:t>
            </w:r>
          </w:p>
          <w:p w14:paraId="37FD779A" w14:textId="77777777" w:rsidR="000F3430" w:rsidRDefault="000F3430" w:rsidP="00AF3FDD">
            <w:pPr>
              <w:pStyle w:val="TableBullet10"/>
              <w:numPr>
                <w:ilvl w:val="1"/>
                <w:numId w:val="15"/>
              </w:numPr>
            </w:pPr>
            <w:r w:rsidRPr="000F3430">
              <w:t>Detection Tuning Agent (continuous rule optimization)</w:t>
            </w:r>
          </w:p>
          <w:p w14:paraId="000E331E" w14:textId="77777777" w:rsidR="000F3430" w:rsidRDefault="000F3430" w:rsidP="00AF3FDD">
            <w:pPr>
              <w:pStyle w:val="TableBullet10"/>
              <w:numPr>
                <w:ilvl w:val="1"/>
                <w:numId w:val="15"/>
              </w:numPr>
            </w:pPr>
            <w:r w:rsidRPr="000F3430">
              <w:t>Incident Analysis Agent (automated triage)</w:t>
            </w:r>
          </w:p>
          <w:p w14:paraId="00C3AE5E" w14:textId="77777777" w:rsidR="000F3430" w:rsidRDefault="000F3430" w:rsidP="00AF3FDD">
            <w:pPr>
              <w:pStyle w:val="TableBullet10"/>
              <w:numPr>
                <w:ilvl w:val="1"/>
                <w:numId w:val="15"/>
              </w:numPr>
            </w:pPr>
            <w:r w:rsidRPr="000F3430">
              <w:t>Resolution Concierge (bounded autonomous response)</w:t>
            </w:r>
          </w:p>
          <w:p w14:paraId="636865F6" w14:textId="77777777" w:rsidR="00BE4D8B" w:rsidRDefault="000F3430" w:rsidP="00AF3FDD">
            <w:pPr>
              <w:pStyle w:val="TableBullet10"/>
              <w:numPr>
                <w:ilvl w:val="1"/>
                <w:numId w:val="15"/>
              </w:numPr>
            </w:pPr>
            <w:r w:rsidRPr="000F3430">
              <w:t>IOC Actions Agent (IOC lifecycle management)</w:t>
            </w:r>
          </w:p>
          <w:p w14:paraId="757F0E38" w14:textId="77777777" w:rsidR="00BE4D8B" w:rsidRDefault="000F3430" w:rsidP="00AF3FDD">
            <w:pPr>
              <w:pStyle w:val="TableBullet10"/>
              <w:numPr>
                <w:ilvl w:val="1"/>
                <w:numId w:val="15"/>
              </w:numPr>
            </w:pPr>
            <w:r w:rsidRPr="000F3430">
              <w:t>MITRE ATT&amp;CK Agent (real-time technique mapping)</w:t>
            </w:r>
          </w:p>
          <w:p w14:paraId="35DCE5A7" w14:textId="77777777" w:rsidR="000A34A9" w:rsidRDefault="000F3430" w:rsidP="00AF3FDD">
            <w:pPr>
              <w:pStyle w:val="TableBullet10"/>
              <w:numPr>
                <w:ilvl w:val="0"/>
                <w:numId w:val="15"/>
              </w:numPr>
            </w:pPr>
            <w:r w:rsidRPr="000F3430">
              <w:t>Establish agent infrastructure on Azure AI Foundry with managed identities, least privilege RBAC, Key Vault integration, and audit logging. </w:t>
            </w:r>
          </w:p>
          <w:p w14:paraId="10D7F14D" w14:textId="3B70E7F2" w:rsidR="00BE4D8B" w:rsidRDefault="00BE4D8B" w:rsidP="00BE4D8B">
            <w:pPr>
              <w:pStyle w:val="TableBullet10"/>
              <w:numPr>
                <w:ilvl w:val="0"/>
                <w:numId w:val="0"/>
              </w:numPr>
              <w:ind w:left="1080" w:hanging="720"/>
            </w:pPr>
          </w:p>
        </w:tc>
        <w:tc>
          <w:tcPr>
            <w:tcW w:w="4615" w:type="dxa"/>
            <w:hideMark/>
          </w:tcPr>
          <w:p w14:paraId="4750D397" w14:textId="77777777" w:rsidR="000A34A9" w:rsidRDefault="000A34A9">
            <w:pPr>
              <w:pStyle w:val="Normalbold"/>
            </w:pPr>
            <w:r>
              <w:t>Customer Responsibilities</w:t>
            </w:r>
          </w:p>
          <w:p w14:paraId="02D21FAD" w14:textId="77777777" w:rsidR="000A34A9" w:rsidRDefault="000A34A9" w:rsidP="00AF3FDD">
            <w:pPr>
              <w:pStyle w:val="TableBullet10"/>
              <w:numPr>
                <w:ilvl w:val="0"/>
                <w:numId w:val="15"/>
              </w:numPr>
              <w:rPr>
                <w:color w:val="000000" w:themeColor="text1"/>
              </w:rPr>
            </w:pPr>
            <w:r>
              <w:rPr>
                <w:color w:val="000000" w:themeColor="text1"/>
              </w:rPr>
              <w:t>Designate key stakeholders for governance and decision-making</w:t>
            </w:r>
          </w:p>
          <w:p w14:paraId="5215DED4" w14:textId="77777777" w:rsidR="000A34A9" w:rsidRDefault="000A34A9" w:rsidP="00AF3FDD">
            <w:pPr>
              <w:pStyle w:val="TableBullet10"/>
              <w:numPr>
                <w:ilvl w:val="0"/>
                <w:numId w:val="15"/>
              </w:numPr>
              <w:rPr>
                <w:color w:val="000000" w:themeColor="text1"/>
              </w:rPr>
            </w:pPr>
            <w:r>
              <w:rPr>
                <w:color w:val="000000" w:themeColor="text1"/>
              </w:rPr>
              <w:t>Participate in workshops and planning sessions</w:t>
            </w:r>
          </w:p>
          <w:p w14:paraId="2C124096" w14:textId="77777777" w:rsidR="000A34A9" w:rsidRDefault="000A34A9" w:rsidP="00AF3FDD">
            <w:pPr>
              <w:pStyle w:val="TableBullet10"/>
              <w:numPr>
                <w:ilvl w:val="0"/>
                <w:numId w:val="15"/>
              </w:numPr>
              <w:rPr>
                <w:color w:val="000000" w:themeColor="text1"/>
              </w:rPr>
            </w:pPr>
            <w:r>
              <w:rPr>
                <w:color w:val="000000" w:themeColor="text1"/>
              </w:rPr>
              <w:t>Provide existing documentation (e.g., AI use cases, policies, risk registers)</w:t>
            </w:r>
          </w:p>
          <w:p w14:paraId="5344959B" w14:textId="77777777" w:rsidR="000A34A9" w:rsidRDefault="000A34A9" w:rsidP="00AF3FDD">
            <w:pPr>
              <w:pStyle w:val="TableBullet10"/>
              <w:numPr>
                <w:ilvl w:val="0"/>
                <w:numId w:val="15"/>
              </w:numPr>
              <w:rPr>
                <w:color w:val="000000" w:themeColor="text1"/>
              </w:rPr>
            </w:pPr>
            <w:r>
              <w:rPr>
                <w:color w:val="000000" w:themeColor="text1"/>
              </w:rPr>
              <w:t>Align on business priorities, compliance obligations, and strategic objectives</w:t>
            </w:r>
          </w:p>
          <w:p w14:paraId="095FA0E3" w14:textId="785F1A31" w:rsidR="005E6EF9" w:rsidRDefault="005E6EF9" w:rsidP="00AF3FDD">
            <w:pPr>
              <w:pStyle w:val="TableBullet10"/>
              <w:numPr>
                <w:ilvl w:val="0"/>
                <w:numId w:val="15"/>
              </w:numPr>
              <w:rPr>
                <w:color w:val="000000" w:themeColor="text1"/>
              </w:rPr>
            </w:pPr>
            <w:r>
              <w:rPr>
                <w:color w:val="000000" w:themeColor="text1"/>
              </w:rPr>
              <w:t>Provide Google SecurityOps subject matter expertise</w:t>
            </w:r>
          </w:p>
          <w:p w14:paraId="065B04FB" w14:textId="77777777" w:rsidR="000A34A9" w:rsidRDefault="000A34A9">
            <w:pPr>
              <w:pStyle w:val="Normalbold"/>
            </w:pPr>
            <w:r>
              <w:t>Dependencies</w:t>
            </w:r>
          </w:p>
          <w:p w14:paraId="6CDACC86" w14:textId="77777777" w:rsidR="000A34A9" w:rsidRDefault="000A34A9" w:rsidP="00AF3FDD">
            <w:pPr>
              <w:pStyle w:val="TableBullet10"/>
              <w:numPr>
                <w:ilvl w:val="0"/>
                <w:numId w:val="14"/>
              </w:numPr>
            </w:pPr>
            <w:r>
              <w:t>Key stakeholders must be available for workshops, reviews, and governance alignment</w:t>
            </w:r>
          </w:p>
          <w:p w14:paraId="20E52B7D" w14:textId="77777777" w:rsidR="000A34A9" w:rsidRDefault="000A34A9" w:rsidP="00AF3FDD">
            <w:pPr>
              <w:pStyle w:val="TableBullet10"/>
              <w:numPr>
                <w:ilvl w:val="0"/>
                <w:numId w:val="14"/>
              </w:numPr>
            </w:pPr>
            <w:r>
              <w:t>Business objectives and AI use cases must be defined to inform requirements</w:t>
            </w:r>
          </w:p>
          <w:p w14:paraId="3DB1E010" w14:textId="77777777" w:rsidR="000A34A9" w:rsidRDefault="000A34A9" w:rsidP="00AF3FDD">
            <w:pPr>
              <w:pStyle w:val="TableBullet10"/>
              <w:numPr>
                <w:ilvl w:val="0"/>
                <w:numId w:val="14"/>
              </w:numPr>
            </w:pPr>
            <w:r>
              <w:t>Appropriate compliance, data, and legal teams engaged to support planning and alignment</w:t>
            </w:r>
          </w:p>
          <w:p w14:paraId="6BED9B4E" w14:textId="77777777" w:rsidR="000A34A9" w:rsidRDefault="000A34A9" w:rsidP="00AF3FDD">
            <w:pPr>
              <w:pStyle w:val="TableBullet10"/>
              <w:numPr>
                <w:ilvl w:val="0"/>
                <w:numId w:val="14"/>
              </w:numPr>
            </w:pPr>
            <w:r>
              <w:t>Tools or platforms for tracking backlog, OKRs, and KPIs</w:t>
            </w:r>
          </w:p>
          <w:p w14:paraId="156BE2D8" w14:textId="77777777" w:rsidR="000A34A9" w:rsidRDefault="000A34A9">
            <w:pPr>
              <w:pStyle w:val="Normalbold"/>
            </w:pPr>
            <w:r>
              <w:t>Assumptions</w:t>
            </w:r>
          </w:p>
          <w:p w14:paraId="3F95DA82" w14:textId="21043F1C" w:rsidR="00B935F5" w:rsidRDefault="008572EB" w:rsidP="00AF3FDD">
            <w:pPr>
              <w:pStyle w:val="TableBullet10"/>
              <w:numPr>
                <w:ilvl w:val="0"/>
                <w:numId w:val="14"/>
              </w:numPr>
              <w:rPr>
                <w:ins w:id="2525" w:author="Wesley Kuzma" w:date="2026-06-05T15:04:00Z" w16du:dateUtc="2026-06-05T21:04:00Z"/>
              </w:rPr>
            </w:pPr>
            <w:ins w:id="2526" w:author="Wesley Kuzma" w:date="2026-06-05T15:05:00Z" w16du:dateUtc="2026-06-05T21:05:00Z">
              <w:r>
                <w:t>Agentic capabilities will be hosted in a Customer environment provided Azure Foundry instance.</w:t>
              </w:r>
            </w:ins>
          </w:p>
          <w:p w14:paraId="20D19901" w14:textId="77777777" w:rsidR="000A34A9" w:rsidRDefault="005E6EF9" w:rsidP="00AF3FDD">
            <w:pPr>
              <w:pStyle w:val="TableBullet10"/>
              <w:numPr>
                <w:ilvl w:val="0"/>
                <w:numId w:val="14"/>
              </w:numPr>
            </w:pPr>
            <w:r>
              <w:t xml:space="preserve">Not all agents may be </w:t>
            </w:r>
            <w:r w:rsidR="00371C0E">
              <w:t>piloted during the length of this engagement</w:t>
            </w:r>
          </w:p>
          <w:p w14:paraId="41E6A61A" w14:textId="1B7952D0" w:rsidR="00371C0E" w:rsidRDefault="00371C0E" w:rsidP="00AF3FDD">
            <w:pPr>
              <w:pStyle w:val="TableBullet10"/>
              <w:numPr>
                <w:ilvl w:val="0"/>
                <w:numId w:val="14"/>
              </w:numPr>
            </w:pPr>
            <w:r>
              <w:t>Not all agentic capabilities may integrate with Google SecOps</w:t>
            </w:r>
            <w:r w:rsidR="0054733E">
              <w:t>; Sentinel may be a valid</w:t>
            </w:r>
            <w:r w:rsidR="0027613F">
              <w:t xml:space="preserve"> pilot target</w:t>
            </w:r>
          </w:p>
        </w:tc>
      </w:tr>
    </w:tbl>
    <w:p w14:paraId="5033EE66" w14:textId="6EB57C3D" w:rsidR="00EF0D31" w:rsidRDefault="00EF0D31" w:rsidP="00A75AD1">
      <w:pPr>
        <w:pStyle w:val="Heading2NUM"/>
        <w:ind w:left="720" w:hanging="720"/>
        <w:rPr>
          <w:ins w:id="2527" w:author="Francis Moigula" w:date="2026-06-05T08:51:00Z" w16du:dateUtc="2026-06-05T13:51:00Z"/>
        </w:rPr>
      </w:pPr>
      <w:bookmarkStart w:id="2528" w:name="_Toc231555268"/>
      <w:ins w:id="2529" w:author="Francis Moigula" w:date="2026-06-05T08:51:00Z" w16du:dateUtc="2026-06-05T13:51:00Z">
        <w:r>
          <w:t>D</w:t>
        </w:r>
        <w:r w:rsidR="002B339B">
          <w:t>epartment Agents</w:t>
        </w:r>
        <w:bookmarkEnd w:id="2528"/>
      </w:ins>
    </w:p>
    <w:p w14:paraId="1B05D213" w14:textId="77777777" w:rsidR="002B339B" w:rsidRDefault="002B339B" w:rsidP="002B339B">
      <w:pPr>
        <w:rPr>
          <w:ins w:id="2530" w:author="Francis Moigula" w:date="2026-06-05T08:52:00Z" w16du:dateUtc="2026-06-05T13:52:00Z"/>
          <w:lang w:val="en-CA"/>
        </w:rPr>
      </w:pPr>
      <w:ins w:id="2531" w:author="Francis Moigula" w:date="2026-06-05T08:51:00Z" w16du:dateUtc="2026-06-05T13:51:00Z">
        <w:r w:rsidRPr="007110A1">
          <w:rPr>
            <w:lang w:val="en-CA"/>
          </w:rPr>
          <w:t>Th</w:t>
        </w:r>
        <w:r>
          <w:rPr>
            <w:lang w:val="en-CA"/>
          </w:rPr>
          <w:t xml:space="preserve">e </w:t>
        </w:r>
        <w:r w:rsidRPr="007110A1">
          <w:rPr>
            <w:lang w:val="en-CA"/>
          </w:rPr>
          <w:t xml:space="preserve">diagram </w:t>
        </w:r>
        <w:r>
          <w:rPr>
            <w:lang w:val="en-CA"/>
          </w:rPr>
          <w:t xml:space="preserve">below </w:t>
        </w:r>
        <w:r w:rsidRPr="007110A1">
          <w:rPr>
            <w:lang w:val="en-CA"/>
          </w:rPr>
          <w:t xml:space="preserve">illustrates a </w:t>
        </w:r>
        <w:r>
          <w:rPr>
            <w:b/>
            <w:bCs/>
            <w:lang w:val="en-CA"/>
          </w:rPr>
          <w:t xml:space="preserve">Department </w:t>
        </w:r>
        <w:r w:rsidRPr="007110A1">
          <w:rPr>
            <w:b/>
            <w:bCs/>
            <w:lang w:val="en-CA"/>
          </w:rPr>
          <w:t>Agent model</w:t>
        </w:r>
        <w:r w:rsidRPr="007110A1">
          <w:rPr>
            <w:lang w:val="en-CA"/>
          </w:rPr>
          <w:t xml:space="preserve"> where AI agents are organized by </w:t>
        </w:r>
        <w:r>
          <w:rPr>
            <w:lang w:val="en-CA"/>
          </w:rPr>
          <w:t>departments, and u</w:t>
        </w:r>
        <w:r w:rsidRPr="007110A1">
          <w:rPr>
            <w:lang w:val="en-CA"/>
          </w:rPr>
          <w:t>nderstand</w:t>
        </w:r>
        <w:r>
          <w:rPr>
            <w:lang w:val="en-CA"/>
          </w:rPr>
          <w:t xml:space="preserve"> </w:t>
        </w:r>
        <w:r w:rsidRPr="007110A1">
          <w:rPr>
            <w:lang w:val="en-CA"/>
          </w:rPr>
          <w:t xml:space="preserve">the domain’s processes, </w:t>
        </w:r>
        <w:r>
          <w:rPr>
            <w:lang w:val="en-CA"/>
          </w:rPr>
          <w:t xml:space="preserve">policies, business </w:t>
        </w:r>
        <w:r w:rsidRPr="007110A1">
          <w:rPr>
            <w:lang w:val="en-CA"/>
          </w:rPr>
          <w:t>systems, data, and personas.</w:t>
        </w:r>
      </w:ins>
    </w:p>
    <w:p w14:paraId="7BD9E91E" w14:textId="78939CB6" w:rsidR="00DD67CB" w:rsidRPr="000A5C35" w:rsidRDefault="00C633E8" w:rsidP="002B339B">
      <w:pPr>
        <w:rPr>
          <w:ins w:id="2532" w:author="Francis Moigula" w:date="2026-06-05T08:51:00Z" w16du:dateUtc="2026-06-05T13:51:00Z"/>
          <w:lang w:val="en-CA"/>
        </w:rPr>
      </w:pPr>
      <w:ins w:id="2533" w:author="Francis Moigula" w:date="2026-06-05T08:53:00Z">
        <w:r w:rsidRPr="00C633E8">
          <w:rPr>
            <w:noProof/>
          </w:rPr>
          <w:drawing>
            <wp:inline distT="0" distB="0" distL="0" distR="0" wp14:anchorId="1331AAAF" wp14:editId="47C12486">
              <wp:extent cx="5943600" cy="3345180"/>
              <wp:effectExtent l="0" t="0" r="0" b="7620"/>
              <wp:docPr id="10" name="Picture 9">
                <a:extLst xmlns:a="http://schemas.openxmlformats.org/drawingml/2006/main">
                  <a:ext uri="{FF2B5EF4-FFF2-40B4-BE49-F238E27FC236}">
                    <a16:creationId xmlns:a16="http://schemas.microsoft.com/office/drawing/2014/main" id="{5CF130F6-4C14-8A53-7CCF-CBB0409B82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CF130F6-4C14-8A53-7CCF-CBB0409B825A}"/>
                          </a:ext>
                        </a:extLst>
                      </pic:cNvPr>
                      <pic:cNvPicPr>
                        <a:picLocks noChangeAspect="1"/>
                      </pic:cNvPicPr>
                    </pic:nvPicPr>
                    <pic:blipFill>
                      <a:blip r:embed="rId43"/>
                      <a:stretch>
                        <a:fillRect/>
                      </a:stretch>
                    </pic:blipFill>
                    <pic:spPr>
                      <a:xfrm>
                        <a:off x="0" y="0"/>
                        <a:ext cx="5943600" cy="3345180"/>
                      </a:xfrm>
                      <a:prstGeom prst="rect">
                        <a:avLst/>
                      </a:prstGeom>
                    </pic:spPr>
                  </pic:pic>
                </a:graphicData>
              </a:graphic>
            </wp:inline>
          </w:drawing>
        </w:r>
      </w:ins>
    </w:p>
    <w:p w14:paraId="73A030D1" w14:textId="54D9ED5E" w:rsidR="002B339B" w:rsidRDefault="002B339B">
      <w:pPr>
        <w:pStyle w:val="Caption-Table-Above"/>
        <w:jc w:val="center"/>
        <w:rPr>
          <w:ins w:id="2534" w:author="Francis Moigula" w:date="2026-06-05T08:51:00Z" w16du:dateUtc="2026-06-05T13:51:00Z"/>
        </w:rPr>
        <w:pPrChange w:id="2535" w:author="Francis Moigula" w:date="2026-06-05T08:53:00Z" w16du:dateUtc="2026-06-05T13:53:00Z">
          <w:pPr>
            <w:pStyle w:val="Caption-Figure-Below"/>
            <w:keepNext w:val="0"/>
            <w:widowControl w:val="0"/>
            <w:spacing w:before="0"/>
          </w:pPr>
        </w:pPrChange>
      </w:pPr>
      <w:bookmarkStart w:id="2536" w:name="_Toc231555297"/>
      <w:ins w:id="2537" w:author="Francis Moigula" w:date="2026-06-05T08:51:00Z" w16du:dateUtc="2026-06-05T13:51:00Z">
        <w:r w:rsidRPr="008640C0">
          <w:t xml:space="preserve">Figure </w:t>
        </w:r>
        <w:r>
          <w:fldChar w:fldCharType="begin"/>
        </w:r>
        <w:r>
          <w:instrText>SEQ Figure \* ARABIC</w:instrText>
        </w:r>
        <w:r>
          <w:fldChar w:fldCharType="separate"/>
        </w:r>
      </w:ins>
      <w:ins w:id="2538" w:author="Francis Moigula" w:date="2026-06-05T10:54:00Z" w16du:dateUtc="2026-06-05T15:54:00Z">
        <w:r w:rsidR="006A26B3">
          <w:rPr>
            <w:noProof/>
          </w:rPr>
          <w:t>5</w:t>
        </w:r>
      </w:ins>
      <w:ins w:id="2539" w:author="Francis Moigula" w:date="2026-06-05T08:51:00Z" w16du:dateUtc="2026-06-05T13:51:00Z">
        <w:r>
          <w:fldChar w:fldCharType="end"/>
        </w:r>
        <w:r w:rsidRPr="008640C0">
          <w:t xml:space="preserve">: </w:t>
        </w:r>
        <w:r>
          <w:t>Department or b</w:t>
        </w:r>
        <w:r w:rsidRPr="008640C0">
          <w:t xml:space="preserve">usiness </w:t>
        </w:r>
        <w:r>
          <w:t>d</w:t>
        </w:r>
        <w:r w:rsidRPr="008640C0">
          <w:t xml:space="preserve">omain </w:t>
        </w:r>
        <w:r>
          <w:t>a</w:t>
        </w:r>
        <w:r w:rsidRPr="008640C0">
          <w:t>gents</w:t>
        </w:r>
        <w:bookmarkEnd w:id="2536"/>
      </w:ins>
    </w:p>
    <w:p w14:paraId="255457D8" w14:textId="77777777" w:rsidR="002B339B" w:rsidRPr="000E24F0" w:rsidRDefault="002B339B">
      <w:pPr>
        <w:rPr>
          <w:ins w:id="2540" w:author="Francis Moigula" w:date="2026-06-05T08:51:00Z" w16du:dateUtc="2026-06-05T13:51:00Z"/>
        </w:rPr>
        <w:pPrChange w:id="2541" w:author="Francis Moigula" w:date="2026-06-05T08:51:00Z" w16du:dateUtc="2026-06-05T13:51:00Z">
          <w:pPr>
            <w:pStyle w:val="Heading2NUM"/>
            <w:ind w:left="720" w:hanging="720"/>
          </w:pPr>
        </w:pPrChange>
      </w:pPr>
    </w:p>
    <w:p w14:paraId="15D6BD83" w14:textId="77777777" w:rsidR="00A75AD1" w:rsidRPr="00A75AD1" w:rsidRDefault="00A75AD1">
      <w:pPr>
        <w:pStyle w:val="Heading2NUM"/>
        <w:ind w:left="720" w:hanging="720"/>
        <w:rPr>
          <w:rPrChange w:id="2542" w:author="Francis Moigula" w:date="2026-06-04T17:57:00Z" w16du:dateUtc="2026-06-04T22:57:00Z">
            <w:rPr>
              <w:rStyle w:val="Optional"/>
              <w:rFonts w:ascii="Segoe Sans Text" w:eastAsiaTheme="minorEastAsia" w:hAnsi="Segoe Sans Text" w:cstheme="minorBidi"/>
              <w:b w:val="0"/>
              <w:bCs w:val="0"/>
              <w:i/>
              <w:color w:val="0070C0"/>
              <w:spacing w:val="6"/>
              <w:sz w:val="20"/>
              <w:szCs w:val="20"/>
            </w:rPr>
          </w:rPrChange>
        </w:rPr>
        <w:pPrChange w:id="2543" w:author="Francis Moigula" w:date="2026-06-04T17:57:00Z" w16du:dateUtc="2026-06-04T22:57:00Z">
          <w:pPr>
            <w:pStyle w:val="Heading2NUM"/>
          </w:pPr>
        </w:pPrChange>
      </w:pPr>
      <w:bookmarkStart w:id="2544" w:name="_Toc231555269"/>
      <w:r w:rsidRPr="00A75AD1">
        <w:rPr>
          <w:rPrChange w:id="2545" w:author="Francis Moigula" w:date="2026-06-04T17:57:00Z" w16du:dateUtc="2026-06-04T22:57:00Z">
            <w:rPr>
              <w:rStyle w:val="Optional"/>
              <w:b w:val="0"/>
              <w:bCs w:val="0"/>
              <w:color w:val="0070C0"/>
            </w:rPr>
          </w:rPrChange>
        </w:rPr>
        <w:t>Solution Overview</w:t>
      </w:r>
      <w:bookmarkEnd w:id="2544"/>
    </w:p>
    <w:p w14:paraId="6A310A94" w14:textId="02D587D6" w:rsidR="00A75AD1" w:rsidRDefault="00A75AD1" w:rsidP="00A75AD1">
      <w:r w:rsidRPr="004E3F65">
        <w:t xml:space="preserve">The </w:t>
      </w:r>
      <w:r>
        <w:t xml:space="preserve">following solution overview </w:t>
      </w:r>
      <w:r w:rsidRPr="004E3F65">
        <w:t xml:space="preserve">diagram </w:t>
      </w:r>
      <w:r>
        <w:t xml:space="preserve">shows </w:t>
      </w:r>
      <w:r w:rsidRPr="004E3F65">
        <w:t>how a</w:t>
      </w:r>
      <w:r>
        <w:t xml:space="preserve"> </w:t>
      </w:r>
      <w:r w:rsidRPr="00053C4C">
        <w:rPr>
          <w:b/>
          <w:bCs/>
        </w:rPr>
        <w:t xml:space="preserve">Microsoft Copilot and Foundry </w:t>
      </w:r>
      <w:r>
        <w:t xml:space="preserve">will </w:t>
      </w:r>
      <w:r w:rsidRPr="004E3F65">
        <w:t>act</w:t>
      </w:r>
      <w:r>
        <w:t xml:space="preserve"> </w:t>
      </w:r>
      <w:r w:rsidRPr="004E3F65">
        <w:t xml:space="preserve">as the central hub of an enterprise AI solution. </w:t>
      </w:r>
      <w:r w:rsidRPr="00BF636C">
        <w:t xml:space="preserve">This solution establishes a secure enterprise AI platform that enables intelligent agents to work across people, processes, data, </w:t>
      </w:r>
      <w:r>
        <w:t xml:space="preserve">platform services, </w:t>
      </w:r>
      <w:r w:rsidRPr="00BF636C">
        <w:t>and business systems. The agents</w:t>
      </w:r>
      <w:r>
        <w:t xml:space="preserve"> within this ecosystem will be capable of retrieving </w:t>
      </w:r>
      <w:r w:rsidRPr="00BF636C">
        <w:t>information, answer</w:t>
      </w:r>
      <w:r>
        <w:t xml:space="preserve">ing </w:t>
      </w:r>
      <w:r w:rsidRPr="00BF636C">
        <w:t>questions, automat</w:t>
      </w:r>
      <w:r>
        <w:t xml:space="preserve">ing </w:t>
      </w:r>
      <w:r w:rsidRPr="00BF636C">
        <w:t>tasks, coordinat</w:t>
      </w:r>
      <w:r>
        <w:t xml:space="preserve">ing </w:t>
      </w:r>
      <w:r w:rsidRPr="00BF636C">
        <w:t>activities, and support</w:t>
      </w:r>
      <w:r>
        <w:t xml:space="preserve">ing </w:t>
      </w:r>
      <w:r w:rsidRPr="00BF636C">
        <w:t xml:space="preserve">decision-making while connecting to existing enterprise </w:t>
      </w:r>
      <w:r>
        <w:t>systems</w:t>
      </w:r>
      <w:r w:rsidRPr="00BF636C">
        <w:t xml:space="preserve"> and data sources. Built on a foundation of security, governance, and compliance, the solution provides a scalable and trusted framework that </w:t>
      </w:r>
      <w:r>
        <w:t xml:space="preserve">aims to </w:t>
      </w:r>
      <w:r w:rsidRPr="00BF636C">
        <w:t>improve</w:t>
      </w:r>
      <w:r>
        <w:t xml:space="preserve"> </w:t>
      </w:r>
      <w:r w:rsidRPr="00BF636C">
        <w:t>productivity, accelerate</w:t>
      </w:r>
      <w:r>
        <w:t xml:space="preserve"> business </w:t>
      </w:r>
      <w:r w:rsidRPr="00BF636C">
        <w:t>processes, reduce</w:t>
      </w:r>
      <w:r>
        <w:t xml:space="preserve"> </w:t>
      </w:r>
      <w:r w:rsidRPr="00BF636C">
        <w:t>manual effort, and deliver</w:t>
      </w:r>
      <w:r>
        <w:t xml:space="preserve"> </w:t>
      </w:r>
      <w:r w:rsidRPr="00BF636C">
        <w:t>measurable business value across the organization.</w:t>
      </w:r>
    </w:p>
    <w:p w14:paraId="7ACF379A" w14:textId="61913DE3" w:rsidR="00FC0576" w:rsidRPr="00FC0576" w:rsidRDefault="00A75AD1" w:rsidP="00FC0576">
      <w:pPr>
        <w:rPr>
          <w:ins w:id="2546" w:author="Francis Moigula" w:date="2026-06-05T15:29:00Z"/>
          <w:lang w:val="en-CA"/>
        </w:rPr>
      </w:pPr>
      <w:del w:id="2547" w:author="Francis Moigula" w:date="2026-06-05T15:29:00Z" w16du:dateUtc="2026-06-05T20:29:00Z">
        <w:r w:rsidRPr="00FA1789">
          <w:rPr>
            <w:noProof/>
            <w:lang w:val="en-CA"/>
          </w:rPr>
          <w:drawing>
            <wp:inline distT="0" distB="0" distL="0" distR="0" wp14:anchorId="0A6ACBCC" wp14:editId="3E191033">
              <wp:extent cx="5943600" cy="3345180"/>
              <wp:effectExtent l="0" t="0" r="0" b="7620"/>
              <wp:docPr id="6922791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del>
      <w:ins w:id="2548" w:author="Francis Moigula" w:date="2026-06-05T15:29:00Z">
        <w:r w:rsidR="00FC0576" w:rsidRPr="00FC0576">
          <w:rPr>
            <w:noProof/>
            <w:lang w:val="en-CA"/>
          </w:rPr>
          <w:drawing>
            <wp:inline distT="0" distB="0" distL="0" distR="0" wp14:anchorId="40B50009" wp14:editId="080DECE9">
              <wp:extent cx="5943600" cy="3345180"/>
              <wp:effectExtent l="0" t="0" r="0" b="7620"/>
              <wp:docPr id="17736438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ins>
    </w:p>
    <w:p w14:paraId="766FAE3F" w14:textId="7A950315" w:rsidR="00A75AD1" w:rsidRPr="00FA1789" w:rsidRDefault="00A75AD1" w:rsidP="00A75AD1">
      <w:pPr>
        <w:rPr>
          <w:del w:id="2549" w:author="Francis Moigula" w:date="2026-06-05T15:29:00Z" w16du:dateUtc="2026-06-05T20:29:00Z"/>
          <w:lang w:val="en-CA"/>
        </w:rPr>
      </w:pPr>
    </w:p>
    <w:p w14:paraId="357CA8F7" w14:textId="734E4472" w:rsidR="00A75AD1" w:rsidRPr="008640C0" w:rsidRDefault="00A75AD1" w:rsidP="00A75AD1">
      <w:pPr>
        <w:pStyle w:val="Caption-Table-Above"/>
        <w:jc w:val="center"/>
      </w:pPr>
      <w:bookmarkStart w:id="2550" w:name="_Toc231555298"/>
      <w:r w:rsidRPr="008640C0">
        <w:t xml:space="preserve">Figure </w:t>
      </w:r>
      <w:r>
        <w:fldChar w:fldCharType="begin"/>
      </w:r>
      <w:r>
        <w:instrText>SEQ Figure \* ARABIC</w:instrText>
      </w:r>
      <w:r>
        <w:fldChar w:fldCharType="separate"/>
      </w:r>
      <w:ins w:id="2551" w:author="Francis Moigula" w:date="2026-06-05T10:54:00Z" w16du:dateUtc="2026-06-05T15:54:00Z">
        <w:r w:rsidR="006A26B3">
          <w:rPr>
            <w:noProof/>
          </w:rPr>
          <w:t>6</w:t>
        </w:r>
      </w:ins>
      <w:del w:id="2552" w:author="Francis Moigula" w:date="2026-06-05T09:02:00Z" w16du:dateUtc="2026-06-05T14:02:00Z">
        <w:r>
          <w:rPr>
            <w:noProof/>
          </w:rPr>
          <w:delText>13</w:delText>
        </w:r>
      </w:del>
      <w:r>
        <w:fldChar w:fldCharType="end"/>
      </w:r>
      <w:r w:rsidRPr="008640C0">
        <w:t xml:space="preserve">: </w:t>
      </w:r>
      <w:r>
        <w:t>Solution overview</w:t>
      </w:r>
      <w:bookmarkEnd w:id="2550"/>
    </w:p>
    <w:p w14:paraId="0C811D4F" w14:textId="563A96AF" w:rsidR="00805CB8" w:rsidRDefault="00805CB8" w:rsidP="00805CB8">
      <w:pPr>
        <w:pStyle w:val="Heading2NUM"/>
      </w:pPr>
      <w:bookmarkStart w:id="2553" w:name="_Toc231555270"/>
      <w:r>
        <w:t>Agent capabilities</w:t>
      </w:r>
      <w:bookmarkEnd w:id="2553"/>
    </w:p>
    <w:p w14:paraId="504E20BC" w14:textId="4A1FCCF0" w:rsidR="00A6387A" w:rsidRDefault="00C04DAC" w:rsidP="00A6387A">
      <w:r w:rsidRPr="00C04DAC">
        <w:t xml:space="preserve">The image below highlights </w:t>
      </w:r>
      <w:r w:rsidRPr="00C04DAC">
        <w:rPr>
          <w:b/>
          <w:bCs/>
        </w:rPr>
        <w:t>eight</w:t>
      </w:r>
      <w:r w:rsidRPr="00C04DAC">
        <w:t xml:space="preserve"> </w:t>
      </w:r>
      <w:r>
        <w:t xml:space="preserve">(8) </w:t>
      </w:r>
      <w:r w:rsidRPr="00C04DAC">
        <w:t>core capabilit</w:t>
      </w:r>
      <w:r w:rsidR="00936512">
        <w:t xml:space="preserve">ies </w:t>
      </w:r>
      <w:r w:rsidRPr="00C04DAC">
        <w:t>that define how agents operate, collaborate, and deliver business value. Together, they enable organizations to standardize intelligent automation, simplify integration, improve governance, and accelerate enterprise-wide adoption of AI-driven solutions.</w:t>
      </w:r>
    </w:p>
    <w:p w14:paraId="604ABF9C" w14:textId="77777777" w:rsidR="00A6387A" w:rsidRDefault="00A6387A" w:rsidP="004D3A92">
      <w:pPr>
        <w:jc w:val="center"/>
      </w:pPr>
      <w:r w:rsidRPr="00F95C48">
        <w:rPr>
          <w:noProof/>
        </w:rPr>
        <w:drawing>
          <wp:inline distT="0" distB="0" distL="0" distR="0" wp14:anchorId="65DAC60C" wp14:editId="26A60198">
            <wp:extent cx="5117988" cy="2654135"/>
            <wp:effectExtent l="0" t="0" r="6985" b="0"/>
            <wp:docPr id="2234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30817" name=""/>
                    <pic:cNvPicPr/>
                  </pic:nvPicPr>
                  <pic:blipFill>
                    <a:blip r:embed="rId46"/>
                    <a:stretch>
                      <a:fillRect/>
                    </a:stretch>
                  </pic:blipFill>
                  <pic:spPr>
                    <a:xfrm>
                      <a:off x="0" y="0"/>
                      <a:ext cx="5167558" cy="2679842"/>
                    </a:xfrm>
                    <a:prstGeom prst="rect">
                      <a:avLst/>
                    </a:prstGeom>
                    <a:effectLst/>
                  </pic:spPr>
                </pic:pic>
              </a:graphicData>
            </a:graphic>
          </wp:inline>
        </w:drawing>
      </w:r>
    </w:p>
    <w:p w14:paraId="2EA5B26B" w14:textId="06AE5385" w:rsidR="00A6387A" w:rsidDel="00A75AD1" w:rsidRDefault="00A6387A" w:rsidP="004D3A92">
      <w:pPr>
        <w:pStyle w:val="Caption-Figure-Below"/>
        <w:keepNext w:val="0"/>
        <w:spacing w:before="120"/>
        <w:rPr>
          <w:del w:id="2554" w:author="Francis Moigula" w:date="2026-06-04T17:59:00Z" w16du:dateUtc="2026-06-04T22:59:00Z"/>
        </w:rPr>
      </w:pPr>
      <w:bookmarkStart w:id="2555" w:name="_Toc231555299"/>
      <w:r w:rsidRPr="008640C0">
        <w:t xml:space="preserve">Figure </w:t>
      </w:r>
      <w:r>
        <w:rPr>
          <w:i w:val="0"/>
        </w:rPr>
        <w:fldChar w:fldCharType="begin"/>
      </w:r>
      <w:r>
        <w:instrText>SEQ Figure \* ARABIC</w:instrText>
      </w:r>
      <w:r>
        <w:rPr>
          <w:i w:val="0"/>
        </w:rPr>
        <w:fldChar w:fldCharType="separate"/>
      </w:r>
      <w:ins w:id="2556" w:author="Francis Moigula" w:date="2026-06-05T10:54:00Z" w16du:dateUtc="2026-06-05T15:54:00Z">
        <w:r w:rsidR="006A26B3">
          <w:rPr>
            <w:noProof/>
          </w:rPr>
          <w:t>7</w:t>
        </w:r>
      </w:ins>
      <w:r>
        <w:rPr>
          <w:i w:val="0"/>
        </w:rPr>
        <w:fldChar w:fldCharType="end"/>
      </w:r>
      <w:r w:rsidRPr="008640C0">
        <w:t xml:space="preserve">: </w:t>
      </w:r>
      <w:r>
        <w:t>Agent</w:t>
      </w:r>
      <w:r w:rsidR="005E4A1B">
        <w:t xml:space="preserve"> </w:t>
      </w:r>
      <w:r>
        <w:t>capabilities</w:t>
      </w:r>
      <w:bookmarkEnd w:id="2555"/>
    </w:p>
    <w:bookmarkEnd w:id="1268"/>
    <w:bookmarkEnd w:id="1269"/>
    <w:bookmarkEnd w:id="2450"/>
    <w:p w14:paraId="34D2C056" w14:textId="77777777" w:rsidR="00331062" w:rsidRPr="008640C0" w:rsidRDefault="00331062">
      <w:pPr>
        <w:pStyle w:val="Caption-Figure-Below"/>
        <w:keepNext w:val="0"/>
        <w:spacing w:before="120"/>
        <w:pPrChange w:id="2557" w:author="Francis Moigula" w:date="2026-06-04T17:59:00Z" w16du:dateUtc="2026-06-04T22:59:00Z">
          <w:pPr>
            <w:pStyle w:val="Caption-Table-Above"/>
            <w:keepLines/>
            <w:numPr>
              <w:ilvl w:val="1"/>
              <w:numId w:val="5"/>
            </w:numPr>
            <w:spacing w:before="360" w:after="80"/>
            <w:ind w:left="576" w:hanging="576"/>
            <w:outlineLvl w:val="1"/>
          </w:pPr>
        </w:pPrChange>
      </w:pPr>
    </w:p>
    <w:sectPr w:rsidR="00331062" w:rsidRPr="008640C0" w:rsidSect="005F1FF4">
      <w:footerReference w:type="default" r:id="rId47"/>
      <w:pgSz w:w="12240" w:h="15840"/>
      <w:pgMar w:top="1440" w:right="1440" w:bottom="1440" w:left="1440" w:header="432" w:footer="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yne Schmoyer" w:date="2026-06-03T14:25:00Z" w:initials="WS">
    <w:p w14:paraId="01CEF00B" w14:textId="77777777" w:rsidR="007100FF" w:rsidRDefault="007100FF" w:rsidP="007100FF">
      <w:pPr>
        <w:pStyle w:val="CommentText"/>
      </w:pPr>
      <w:r>
        <w:rPr>
          <w:rStyle w:val="CommentReference"/>
        </w:rPr>
        <w:annotationRef/>
      </w:r>
      <w:r>
        <w:t>Replace term ‘best practices’ in SOW</w:t>
      </w:r>
    </w:p>
  </w:comment>
  <w:comment w:id="1" w:author="Francis Moigula" w:date="2026-06-03T16:02:00Z" w:initials="FM">
    <w:p w14:paraId="7B2A475D" w14:textId="77777777" w:rsidR="00442B67" w:rsidRDefault="00442B67" w:rsidP="00442B67">
      <w:pPr>
        <w:pStyle w:val="CommentText"/>
      </w:pPr>
      <w:r>
        <w:rPr>
          <w:rStyle w:val="CommentReference"/>
        </w:rPr>
        <w:annotationRef/>
      </w:r>
      <w:r>
        <w:rPr>
          <w:lang w:val="en-CA"/>
        </w:rPr>
        <w:t>Replaced… with recommended...</w:t>
      </w:r>
    </w:p>
  </w:comment>
  <w:comment w:id="176" w:author="Wayne Schmoyer" w:date="2026-06-03T17:32:00Z" w:initials="WS">
    <w:p w14:paraId="4E81ED58" w14:textId="77777777" w:rsidR="004C58E4" w:rsidRDefault="004C58E4" w:rsidP="004C58E4">
      <w:pPr>
        <w:pStyle w:val="CommentText"/>
      </w:pPr>
      <w:r>
        <w:rPr>
          <w:rStyle w:val="CommentReference"/>
        </w:rPr>
        <w:annotationRef/>
      </w:r>
      <w:r>
        <w:t>Need to examine the whole SOW to ensure we are using proper “mixed fee” language. Still reads entirely as T&amp;M which it is not. Would be simpler if KPMG were T&amp;M.</w:t>
      </w:r>
    </w:p>
  </w:comment>
  <w:comment w:id="174" w:author="Wayne Schmoyer" w:date="2026-06-03T17:57:00Z" w:initials="WS">
    <w:p w14:paraId="3476CF50" w14:textId="77777777" w:rsidR="0082494F" w:rsidRDefault="0082494F" w:rsidP="0082494F">
      <w:pPr>
        <w:pStyle w:val="CommentText"/>
      </w:pPr>
      <w:r>
        <w:rPr>
          <w:rStyle w:val="CommentReference"/>
        </w:rPr>
        <w:annotationRef/>
      </w:r>
      <w:r>
        <w:t>Do not really see the back-to-back with KPMG scope; after KPMG sub-con WO is corrected, ensure we do full back to back with our SOW.</w:t>
      </w:r>
    </w:p>
  </w:comment>
  <w:comment w:id="175" w:author="Francis Moigula" w:date="2026-06-05T11:47:00Z" w:initials="FM">
    <w:p w14:paraId="14922CC7" w14:textId="77777777" w:rsidR="00B61018" w:rsidRDefault="00B61018" w:rsidP="00B61018">
      <w:pPr>
        <w:pStyle w:val="CommentText"/>
      </w:pPr>
      <w:r>
        <w:rPr>
          <w:rStyle w:val="CommentReference"/>
        </w:rPr>
        <w:annotationRef/>
      </w:r>
      <w:r>
        <w:rPr>
          <w:lang w:val="en-CA"/>
        </w:rPr>
        <w:t>Added their content into this doc..</w:t>
      </w:r>
    </w:p>
  </w:comment>
  <w:comment w:id="177" w:author="Wayne Schmoyer" w:date="2026-06-03T17:22:00Z" w:initials="WS">
    <w:p w14:paraId="50D25BCE" w14:textId="77777777" w:rsidR="00A14851" w:rsidRDefault="00A14851" w:rsidP="00A14851">
      <w:pPr>
        <w:pStyle w:val="CommentText"/>
      </w:pPr>
      <w:r>
        <w:rPr>
          <w:rStyle w:val="CommentReference"/>
        </w:rPr>
        <w:annotationRef/>
      </w:r>
      <w:r>
        <w:t>This dives right into the tech; don’t we have any business outcomes/value to articulate at the beginning?</w:t>
      </w:r>
    </w:p>
  </w:comment>
  <w:comment w:id="178" w:author="Francis Moigula" w:date="2026-06-04T10:33:00Z" w:initials="FM">
    <w:p w14:paraId="3FFCED39" w14:textId="77777777" w:rsidR="00F2572A" w:rsidRDefault="00F2572A" w:rsidP="00F2572A">
      <w:pPr>
        <w:pStyle w:val="CommentText"/>
      </w:pPr>
      <w:r>
        <w:rPr>
          <w:rStyle w:val="CommentReference"/>
        </w:rPr>
        <w:annotationRef/>
      </w:r>
      <w:r>
        <w:rPr>
          <w:lang w:val="en-CA"/>
        </w:rPr>
        <w:t>We don’t have specific outcomes as this is an E5 to E7 license motion…. And the objective is to light up the capabilities and enable the platform…. It’s purely driven by ECIF…</w:t>
      </w:r>
    </w:p>
  </w:comment>
  <w:comment w:id="179" w:author="Selene Orozco" w:date="2026-06-03T16:58:00Z" w:initials="SO">
    <w:p w14:paraId="5637C3F4" w14:textId="380BA7E6" w:rsidR="00B52F5D" w:rsidRDefault="00B52F5D" w:rsidP="00B52F5D">
      <w:pPr>
        <w:pStyle w:val="CommentText"/>
      </w:pPr>
      <w:r>
        <w:rPr>
          <w:rStyle w:val="CommentReference"/>
        </w:rPr>
        <w:annotationRef/>
      </w:r>
      <w:r>
        <w:t xml:space="preserve">Initially implies we have another phase , please update accordingly </w:t>
      </w:r>
      <w:r>
        <w:fldChar w:fldCharType="begin"/>
      </w:r>
      <w:r>
        <w:instrText>HYPERLINK "mailto:frmoigul@microsoft.com"</w:instrText>
      </w:r>
      <w:bookmarkStart w:id="182" w:name="_@_CC996FCB02B84F7EBE003F3E0635687EZ"/>
      <w:r>
        <w:fldChar w:fldCharType="separate"/>
      </w:r>
      <w:bookmarkEnd w:id="182"/>
      <w:r w:rsidRPr="00B52F5D">
        <w:rPr>
          <w:rStyle w:val="Mention"/>
          <w:noProof/>
        </w:rPr>
        <w:t>@Francis Moigula</w:t>
      </w:r>
      <w:r>
        <w:fldChar w:fldCharType="end"/>
      </w:r>
      <w:r>
        <w:t xml:space="preserve"> </w:t>
      </w:r>
    </w:p>
  </w:comment>
  <w:comment w:id="180" w:author="Francis Moigula" w:date="2026-06-04T10:35:00Z" w:initials="FM">
    <w:p w14:paraId="2CAAF5D3" w14:textId="77777777" w:rsidR="001B1F22" w:rsidRDefault="001B1F22" w:rsidP="001B1F22">
      <w:pPr>
        <w:pStyle w:val="CommentText"/>
      </w:pPr>
      <w:r>
        <w:rPr>
          <w:rStyle w:val="CommentReference"/>
        </w:rPr>
        <w:annotationRef/>
      </w:r>
      <w:r>
        <w:rPr>
          <w:lang w:val="en-CA"/>
        </w:rPr>
        <w:t>Remove initially.</w:t>
      </w:r>
    </w:p>
  </w:comment>
  <w:comment w:id="187" w:author="Selene Orozco" w:date="2026-06-03T17:00:00Z" w:initials="SO">
    <w:p w14:paraId="59EBE09F" w14:textId="628ADB28" w:rsidR="00E60747" w:rsidRDefault="00E60747" w:rsidP="00E60747">
      <w:pPr>
        <w:pStyle w:val="CommentText"/>
      </w:pPr>
      <w:r>
        <w:rPr>
          <w:rStyle w:val="CommentReference"/>
        </w:rPr>
        <w:annotationRef/>
      </w:r>
      <w:r>
        <w:t xml:space="preserve">Highlight in the image what is include for the foundational AI platform. </w:t>
      </w:r>
      <w:r>
        <w:fldChar w:fldCharType="begin"/>
      </w:r>
      <w:r>
        <w:instrText>HYPERLINK "mailto:frmoigul@microsoft.com"</w:instrText>
      </w:r>
      <w:bookmarkStart w:id="200" w:name="_@_2300684A838B4D4EBC759A7CDC739050Z"/>
      <w:r>
        <w:fldChar w:fldCharType="separate"/>
      </w:r>
      <w:bookmarkEnd w:id="200"/>
      <w:r w:rsidRPr="00E60747">
        <w:rPr>
          <w:rStyle w:val="Mention"/>
          <w:noProof/>
        </w:rPr>
        <w:t>@Francis Moigula</w:t>
      </w:r>
      <w:r>
        <w:fldChar w:fldCharType="end"/>
      </w:r>
      <w:r>
        <w:t xml:space="preserve"> </w:t>
      </w:r>
    </w:p>
  </w:comment>
  <w:comment w:id="188" w:author="Francis Moigula" w:date="2026-06-04T10:37:00Z" w:initials="FM">
    <w:p w14:paraId="19A504DB" w14:textId="77777777" w:rsidR="005260AA" w:rsidRDefault="00D752A6" w:rsidP="005260AA">
      <w:pPr>
        <w:pStyle w:val="CommentText"/>
      </w:pPr>
      <w:r>
        <w:rPr>
          <w:rStyle w:val="CommentReference"/>
        </w:rPr>
        <w:annotationRef/>
      </w:r>
      <w:r w:rsidR="005260AA">
        <w:rPr>
          <w:lang w:val="en-CA"/>
        </w:rPr>
        <w:t>It could be everything. The specific use cases will define what capabilities will be leveraged. The only variable at this time in this diagram is the department/business domain, and the specific scope is called out in the project scope section.</w:t>
      </w:r>
    </w:p>
  </w:comment>
  <w:comment w:id="189" w:author="Selene Orozco" w:date="2026-06-04T14:27:00Z" w:initials="SO">
    <w:p w14:paraId="5225DB3B" w14:textId="77777777" w:rsidR="000F53CD" w:rsidRDefault="000F53CD" w:rsidP="000F53CD">
      <w:pPr>
        <w:pStyle w:val="CommentText"/>
      </w:pPr>
      <w:r>
        <w:rPr>
          <w:rStyle w:val="CommentReference"/>
        </w:rPr>
        <w:annotationRef/>
      </w:r>
      <w:r>
        <w:t>Understand, include a comment that explains what you included in your response to this comment</w:t>
      </w:r>
    </w:p>
    <w:p w14:paraId="672B96A1" w14:textId="77777777" w:rsidR="000F53CD" w:rsidRDefault="000F53CD" w:rsidP="000F53CD">
      <w:pPr>
        <w:pStyle w:val="CommentText"/>
      </w:pPr>
      <w:r>
        <w:t>, since you are mentioning this is a long-term vision.</w:t>
      </w:r>
    </w:p>
  </w:comment>
  <w:comment w:id="190" w:author="Francis Moigula" w:date="2026-06-04T16:03:00Z" w:initials="FM">
    <w:p w14:paraId="13D87FA9" w14:textId="77777777" w:rsidR="006A6935" w:rsidRDefault="006A6935" w:rsidP="006A6935">
      <w:pPr>
        <w:pStyle w:val="CommentText"/>
      </w:pPr>
      <w:r>
        <w:rPr>
          <w:rStyle w:val="CommentReference"/>
        </w:rPr>
        <w:annotationRef/>
      </w:r>
      <w:r>
        <w:rPr>
          <w:lang w:val="en-CA"/>
        </w:rPr>
        <w:t xml:space="preserve">Called out the two domain Agents and system integration capabilties… </w:t>
      </w:r>
    </w:p>
  </w:comment>
  <w:comment w:id="220" w:author="Selene Orozco" w:date="2026-06-03T17:07:00Z" w:initials="SO">
    <w:p w14:paraId="5A0058DE" w14:textId="28FAEFCC" w:rsidR="00774A9C" w:rsidRDefault="00774A9C" w:rsidP="00774A9C">
      <w:pPr>
        <w:pStyle w:val="CommentText"/>
      </w:pPr>
      <w:r>
        <w:rPr>
          <w:rStyle w:val="CommentReference"/>
        </w:rPr>
        <w:annotationRef/>
      </w:r>
      <w:r>
        <w:t xml:space="preserve">We can’t reference future phases that are not included as part of this SOW </w:t>
      </w:r>
      <w:r>
        <w:fldChar w:fldCharType="begin"/>
      </w:r>
      <w:r>
        <w:instrText>HYPERLINK "mailto:frmoigul@microsoft.com"</w:instrText>
      </w:r>
      <w:bookmarkStart w:id="222" w:name="_@_91CC48F8CA3C48D9AE5C28072D5052F1Z"/>
      <w:r>
        <w:fldChar w:fldCharType="separate"/>
      </w:r>
      <w:bookmarkEnd w:id="222"/>
      <w:r w:rsidRPr="00774A9C">
        <w:rPr>
          <w:rStyle w:val="Mention"/>
          <w:noProof/>
        </w:rPr>
        <w:t>@Francis Moigula</w:t>
      </w:r>
      <w:r>
        <w:fldChar w:fldCharType="end"/>
      </w:r>
      <w:r>
        <w:t xml:space="preserve"> </w:t>
      </w:r>
    </w:p>
  </w:comment>
  <w:comment w:id="221" w:author="Francis Moigula" w:date="2026-06-04T10:39:00Z" w:initials="FM">
    <w:p w14:paraId="6BEC7F89" w14:textId="77777777" w:rsidR="00E457C1" w:rsidRDefault="00E457C1" w:rsidP="00E457C1">
      <w:pPr>
        <w:pStyle w:val="CommentText"/>
      </w:pPr>
      <w:r>
        <w:rPr>
          <w:rStyle w:val="CommentReference"/>
        </w:rPr>
        <w:annotationRef/>
      </w:r>
      <w:r>
        <w:rPr>
          <w:lang w:val="en-CA"/>
        </w:rPr>
        <w:t>Removed.</w:t>
      </w:r>
    </w:p>
  </w:comment>
  <w:comment w:id="276" w:author="Abhijith V" w:date="2026-06-04T12:42:00Z" w:initials="AV">
    <w:p w14:paraId="0FF2B055" w14:textId="656B8077" w:rsidR="007C3C9C" w:rsidRDefault="007C3C9C">
      <w:pPr>
        <w:pStyle w:val="CommentText"/>
      </w:pPr>
      <w:r>
        <w:rPr>
          <w:rStyle w:val="CommentReference"/>
        </w:rPr>
        <w:annotationRef/>
      </w:r>
      <w:r w:rsidRPr="098C5044">
        <w:t>Would this be focused on the adoption of the agents developed during the engagement? If so please adjust the staffing plan to reflect the same.</w:t>
      </w:r>
    </w:p>
  </w:comment>
  <w:comment w:id="277" w:author="Francis Moigula" w:date="2026-06-04T13:42:00Z" w:initials="FM">
    <w:p w14:paraId="477F96DA" w14:textId="77777777" w:rsidR="00587810" w:rsidRDefault="00A2687C" w:rsidP="00587810">
      <w:pPr>
        <w:pStyle w:val="CommentText"/>
      </w:pPr>
      <w:r>
        <w:rPr>
          <w:rStyle w:val="CommentReference"/>
        </w:rPr>
        <w:annotationRef/>
      </w:r>
      <w:r w:rsidR="00587810">
        <w:rPr>
          <w:lang w:val="en-CA"/>
        </w:rPr>
        <w:t>This is strategy across the platform and is not addressing one use case . Added some clarification.</w:t>
      </w:r>
    </w:p>
  </w:comment>
  <w:comment w:id="285" w:author="Selene Orozco" w:date="2026-06-03T17:10:00Z" w:initials="SO">
    <w:p w14:paraId="16307FFB" w14:textId="79BD79E8" w:rsidR="008539EF" w:rsidRDefault="008539EF" w:rsidP="008539EF">
      <w:pPr>
        <w:pStyle w:val="CommentText"/>
      </w:pPr>
      <w:r>
        <w:rPr>
          <w:rStyle w:val="CommentReference"/>
        </w:rPr>
        <w:annotationRef/>
      </w:r>
      <w:r>
        <w:t xml:space="preserve">Please specify the phase when this agreement will be happening. </w:t>
      </w:r>
      <w:r>
        <w:fldChar w:fldCharType="begin"/>
      </w:r>
      <w:r>
        <w:instrText>HYPERLINK "mailto:frmoigul@microsoft.com"</w:instrText>
      </w:r>
      <w:bookmarkStart w:id="287" w:name="_@_433E689EC1B047BAB0BDF75F3F5568CAZ"/>
      <w:r>
        <w:fldChar w:fldCharType="separate"/>
      </w:r>
      <w:bookmarkEnd w:id="287"/>
      <w:r w:rsidRPr="008539EF">
        <w:rPr>
          <w:rStyle w:val="Mention"/>
          <w:noProof/>
        </w:rPr>
        <w:t>@Francis Moigula</w:t>
      </w:r>
      <w:r>
        <w:fldChar w:fldCharType="end"/>
      </w:r>
      <w:r>
        <w:t xml:space="preserve"> </w:t>
      </w:r>
    </w:p>
  </w:comment>
  <w:comment w:id="286" w:author="Francis Moigula" w:date="2026-06-04T10:42:00Z" w:initials="FM">
    <w:p w14:paraId="0672C357" w14:textId="77777777" w:rsidR="003124E8" w:rsidRDefault="003124E8" w:rsidP="003124E8">
      <w:pPr>
        <w:pStyle w:val="CommentText"/>
      </w:pPr>
      <w:r>
        <w:rPr>
          <w:rStyle w:val="CommentReference"/>
        </w:rPr>
        <w:annotationRef/>
      </w:r>
      <w:r>
        <w:rPr>
          <w:lang w:val="en-CA"/>
        </w:rPr>
        <w:t>It will occur throughout. … Added. “During baseline planning and throughout the project, “</w:t>
      </w:r>
    </w:p>
  </w:comment>
  <w:comment w:id="372" w:author="Selene Orozco" w:date="2026-06-03T17:22:00Z" w:initials="SO">
    <w:p w14:paraId="48CF2303" w14:textId="68C363AE" w:rsidR="005F33C4" w:rsidRDefault="005F33C4" w:rsidP="005F33C4">
      <w:pPr>
        <w:pStyle w:val="CommentText"/>
      </w:pPr>
      <w:r>
        <w:rPr>
          <w:rStyle w:val="CommentReference"/>
        </w:rPr>
        <w:annotationRef/>
      </w:r>
      <w:r>
        <w:t xml:space="preserve">Where are we defining what we mean for Core Technology Foundation ?? Add clarity please. </w:t>
      </w:r>
      <w:r>
        <w:fldChar w:fldCharType="begin"/>
      </w:r>
      <w:r>
        <w:instrText>HYPERLINK "mailto:frmoigul@microsoft.com"</w:instrText>
      </w:r>
      <w:bookmarkStart w:id="384" w:name="_@_97B6CB9AC4A54776A12E19BB0303A3ECZ"/>
      <w:r>
        <w:fldChar w:fldCharType="separate"/>
      </w:r>
      <w:bookmarkEnd w:id="384"/>
      <w:r w:rsidRPr="005F33C4">
        <w:rPr>
          <w:rStyle w:val="Mention"/>
          <w:noProof/>
        </w:rPr>
        <w:t>@Francis Moigula</w:t>
      </w:r>
      <w:r>
        <w:fldChar w:fldCharType="end"/>
      </w:r>
      <w:r>
        <w:t xml:space="preserve"> </w:t>
      </w:r>
    </w:p>
  </w:comment>
  <w:comment w:id="373" w:author="Francis Moigula" w:date="2026-06-04T13:44:00Z" w:initials="FM">
    <w:p w14:paraId="4DC5053F" w14:textId="77777777" w:rsidR="00213D47" w:rsidRDefault="00213D47" w:rsidP="00213D47">
      <w:pPr>
        <w:pStyle w:val="CommentText"/>
      </w:pPr>
      <w:r>
        <w:rPr>
          <w:rStyle w:val="CommentReference"/>
        </w:rPr>
        <w:annotationRef/>
      </w:r>
      <w:r>
        <w:rPr>
          <w:lang w:val="en-CA"/>
        </w:rPr>
        <w:t>Refined to foundation only and added clarity on the solutions.</w:t>
      </w:r>
    </w:p>
  </w:comment>
  <w:comment w:id="410" w:author="Abhijith V" w:date="2026-06-03T21:57:00Z" w:initials="AV">
    <w:p w14:paraId="2B6B1302" w14:textId="5C294ECF" w:rsidR="0063312F" w:rsidRDefault="0063312F">
      <w:pPr>
        <w:pStyle w:val="CommentText"/>
      </w:pPr>
      <w:r>
        <w:rPr>
          <w:rStyle w:val="CommentReference"/>
        </w:rPr>
        <w:annotationRef/>
      </w:r>
      <w:r w:rsidRPr="01BFA31B">
        <w:t xml:space="preserve">Please add specific details on the integrations (dataverse, 3P sources/ tools etc), current description is very broad. </w:t>
      </w:r>
      <w:r>
        <w:fldChar w:fldCharType="begin"/>
      </w:r>
      <w:r>
        <w:instrText xml:space="preserve"> HYPERLINK "mailto:frmoigul@microsoft.com"</w:instrText>
      </w:r>
      <w:bookmarkStart w:id="420" w:name="_@_E44473405E094824A292BDEFC2901BCFZ"/>
      <w:r>
        <w:fldChar w:fldCharType="separate"/>
      </w:r>
      <w:bookmarkEnd w:id="420"/>
      <w:r w:rsidRPr="363A63A1">
        <w:rPr>
          <w:rStyle w:val="Mention"/>
          <w:noProof/>
        </w:rPr>
        <w:t>@Francis Moigula</w:t>
      </w:r>
      <w:r>
        <w:fldChar w:fldCharType="end"/>
      </w:r>
    </w:p>
  </w:comment>
  <w:comment w:id="411" w:author="Francis Moigula" w:date="2026-06-04T10:44:00Z" w:initials="FM">
    <w:p w14:paraId="4B3E1641" w14:textId="77777777" w:rsidR="003124E8" w:rsidRDefault="003124E8" w:rsidP="003124E8">
      <w:pPr>
        <w:pStyle w:val="CommentText"/>
      </w:pPr>
      <w:r>
        <w:rPr>
          <w:rStyle w:val="CommentReference"/>
        </w:rPr>
        <w:annotationRef/>
      </w:r>
      <w:r>
        <w:rPr>
          <w:lang w:val="en-CA"/>
        </w:rPr>
        <w:t>Added this in the section below.</w:t>
      </w:r>
    </w:p>
  </w:comment>
  <w:comment w:id="651" w:author="Selene Orozco" w:date="2026-06-04T10:37:00Z" w:initials="SO">
    <w:p w14:paraId="31042A79" w14:textId="77777777" w:rsidR="003748F3" w:rsidRDefault="003748F3" w:rsidP="003D7F28">
      <w:pPr>
        <w:pStyle w:val="CommentText"/>
      </w:pPr>
      <w:r>
        <w:rPr>
          <w:rStyle w:val="CommentReference"/>
        </w:rPr>
        <w:annotationRef/>
      </w:r>
      <w:r>
        <w:t>What are this agents going to do? When we decided the agent’s purpose? And once we do that we need to make sure to specify where do they get their data from or how  they are grounded in.</w:t>
      </w:r>
    </w:p>
  </w:comment>
  <w:comment w:id="652" w:author="Francis Moigula" w:date="2026-06-04T10:45:00Z" w:initials="FM">
    <w:p w14:paraId="07DE3CE7" w14:textId="77777777" w:rsidR="003748F3" w:rsidRDefault="003748F3" w:rsidP="00D82C18">
      <w:pPr>
        <w:pStyle w:val="CommentText"/>
      </w:pPr>
      <w:r>
        <w:rPr>
          <w:rStyle w:val="CommentReference"/>
        </w:rPr>
        <w:annotationRef/>
      </w:r>
      <w:r>
        <w:rPr>
          <w:lang w:val="en-CA"/>
        </w:rPr>
        <w:t>The description of each use case calls out what the agents are expected to do at a high level. Specific details on knowledge and tools is design level detail, and shouldn’t be called out in the SOW. The implementation team needs to discover and design the source/type of data to achieve the objective - and decide what technology or solution is going to be used.</w:t>
      </w:r>
    </w:p>
  </w:comment>
  <w:comment w:id="978" w:author="Abhijith V" w:date="2026-06-03T22:10:00Z" w:initials="AV">
    <w:p w14:paraId="73314A33" w14:textId="5DE81608" w:rsidR="00CA770B" w:rsidRDefault="00CA770B">
      <w:pPr>
        <w:pStyle w:val="CommentText"/>
      </w:pPr>
      <w:r>
        <w:rPr>
          <w:rStyle w:val="CommentReference"/>
        </w:rPr>
        <w:annotationRef/>
      </w:r>
      <w:r w:rsidRPr="5C2E0CDF">
        <w:t>We've requested for dataverse provisioning, does that mean we have intergration planned as part of the use case?</w:t>
      </w:r>
    </w:p>
  </w:comment>
  <w:comment w:id="979" w:author="Francis Moigula" w:date="2026-06-04T10:49:00Z" w:initials="FM">
    <w:p w14:paraId="47243A54" w14:textId="77777777" w:rsidR="00D82C18" w:rsidRDefault="00D82C18" w:rsidP="00D82C18">
      <w:pPr>
        <w:pStyle w:val="CommentText"/>
      </w:pPr>
      <w:r>
        <w:rPr>
          <w:rStyle w:val="CommentReference"/>
        </w:rPr>
        <w:annotationRef/>
      </w:r>
      <w:r>
        <w:rPr>
          <w:lang w:val="en-CA"/>
        </w:rPr>
        <w:t>Possibly… It might come into play if the use case calls for it and it is considered a priority, and if it doesn’t then this won’t be required.</w:t>
      </w:r>
    </w:p>
  </w:comment>
  <w:comment w:id="980" w:author="Abhijith V" w:date="2026-06-03T22:13:00Z" w:initials="AV">
    <w:p w14:paraId="37AD396A" w14:textId="52865FDF" w:rsidR="00616513" w:rsidRDefault="00616513">
      <w:pPr>
        <w:pStyle w:val="CommentText"/>
      </w:pPr>
      <w:r>
        <w:rPr>
          <w:rStyle w:val="CommentReference"/>
        </w:rPr>
        <w:annotationRef/>
      </w:r>
      <w:r w:rsidRPr="5B99AE29">
        <w:t>We're still calling out both Studio and Foundry, can we get some clarity on the technology or mention if there would be an initial assessment phase to define the architecture</w:t>
      </w:r>
    </w:p>
    <w:p w14:paraId="3D15A4E9" w14:textId="5EE11407" w:rsidR="00616513" w:rsidRDefault="00616513">
      <w:pPr>
        <w:pStyle w:val="CommentText"/>
      </w:pPr>
      <w:r>
        <w:fldChar w:fldCharType="begin"/>
      </w:r>
      <w:r>
        <w:instrText xml:space="preserve"> HYPERLINK "mailto:frmoigul@microsoft.com"</w:instrText>
      </w:r>
      <w:bookmarkStart w:id="983" w:name="_@_4A0C51A6F1EF483E9E1062B8F67E13F1Z"/>
      <w:r>
        <w:fldChar w:fldCharType="separate"/>
      </w:r>
      <w:bookmarkEnd w:id="983"/>
      <w:r w:rsidRPr="7643A4AD">
        <w:rPr>
          <w:rStyle w:val="Mention"/>
          <w:noProof/>
        </w:rPr>
        <w:t>@Francis Moigula</w:t>
      </w:r>
      <w:r>
        <w:fldChar w:fldCharType="end"/>
      </w:r>
    </w:p>
  </w:comment>
  <w:comment w:id="981" w:author="Abhijith V" w:date="2026-06-03T22:32:00Z" w:initials="AV">
    <w:p w14:paraId="1B39EC8E" w14:textId="2756D497" w:rsidR="004B312E" w:rsidRDefault="004B312E">
      <w:pPr>
        <w:pStyle w:val="CommentText"/>
      </w:pPr>
      <w:r>
        <w:rPr>
          <w:rStyle w:val="CommentReference"/>
        </w:rPr>
        <w:annotationRef/>
      </w:r>
      <w:r w:rsidRPr="29F8EA1F">
        <w:t>KPMG prototype solution calls out a fully custom pro-code solution</w:t>
      </w:r>
    </w:p>
  </w:comment>
  <w:comment w:id="982" w:author="Francis Moigula" w:date="2026-06-04T13:46:00Z" w:initials="FM">
    <w:p w14:paraId="3ACDE645" w14:textId="77777777" w:rsidR="00213D47" w:rsidRDefault="00213D47" w:rsidP="00213D47">
      <w:pPr>
        <w:pStyle w:val="CommentText"/>
      </w:pPr>
      <w:r>
        <w:rPr>
          <w:rStyle w:val="CommentReference"/>
        </w:rPr>
        <w:annotationRef/>
      </w:r>
      <w:r>
        <w:rPr>
          <w:lang w:val="en-CA"/>
        </w:rPr>
        <w:t>This has been added and called out in 1.3 - Design the architecture for the various solutions and integrations.</w:t>
      </w:r>
    </w:p>
  </w:comment>
  <w:comment w:id="985" w:author="Marc Kravitz" w:date="2026-06-03T16:32:00Z" w:initials="MK">
    <w:p w14:paraId="767E0E90" w14:textId="39B35B40" w:rsidR="009F5499" w:rsidRDefault="009F5499" w:rsidP="009F5499">
      <w:pPr>
        <w:pStyle w:val="CommentText"/>
      </w:pPr>
      <w:r>
        <w:rPr>
          <w:rStyle w:val="CommentReference"/>
        </w:rPr>
        <w:annotationRef/>
      </w:r>
      <w:r>
        <w:t xml:space="preserve">TQA recommendation: Add Agent 365 to either an existing line item in this table, or as a new row. Confirm with STU/ATU that customer has the proper standalone or M365 licensing that enables the use of this. </w:t>
      </w:r>
      <w:r>
        <w:fldChar w:fldCharType="begin"/>
      </w:r>
      <w:r>
        <w:instrText>HYPERLINK "mailto:frmoigul@microsoft.com"</w:instrText>
      </w:r>
      <w:bookmarkStart w:id="988" w:name="_@_7D1AAE7258CF4E96958586A849F239D4Z"/>
      <w:r>
        <w:fldChar w:fldCharType="separate"/>
      </w:r>
      <w:bookmarkEnd w:id="988"/>
      <w:r w:rsidRPr="009F5499">
        <w:rPr>
          <w:rStyle w:val="Mention"/>
          <w:noProof/>
        </w:rPr>
        <w:t>@Francis Moigula</w:t>
      </w:r>
      <w:r>
        <w:fldChar w:fldCharType="end"/>
      </w:r>
      <w:r>
        <w:t xml:space="preserve"> </w:t>
      </w:r>
    </w:p>
  </w:comment>
  <w:comment w:id="986" w:author="Francis Moigula" w:date="2026-06-04T13:48:00Z" w:initials="FM">
    <w:p w14:paraId="6876A7C7" w14:textId="77777777" w:rsidR="00C75F5C" w:rsidRDefault="00C75F5C" w:rsidP="00C75F5C">
      <w:pPr>
        <w:pStyle w:val="CommentText"/>
      </w:pPr>
      <w:r>
        <w:rPr>
          <w:rStyle w:val="CommentReference"/>
        </w:rPr>
        <w:annotationRef/>
      </w:r>
      <w:r>
        <w:rPr>
          <w:lang w:val="en-CA"/>
        </w:rPr>
        <w:t>Added a like for Agent 365</w:t>
      </w:r>
    </w:p>
  </w:comment>
  <w:comment w:id="987" w:author="Marc Kravitz" w:date="2026-06-05T15:29:00Z" w:initials="MK">
    <w:p w14:paraId="7ECE639E" w14:textId="77777777" w:rsidR="0084059B" w:rsidRDefault="0084059B" w:rsidP="0084059B">
      <w:pPr>
        <w:pStyle w:val="CommentText"/>
      </w:pPr>
      <w:r>
        <w:rPr>
          <w:rStyle w:val="CommentReference"/>
        </w:rPr>
        <w:annotationRef/>
      </w:r>
      <w:r>
        <w:t>Resolved</w:t>
      </w:r>
    </w:p>
  </w:comment>
  <w:comment w:id="1009" w:author="Andy Daly" w:date="2026-06-04T08:10:00Z" w:initials="AD">
    <w:p w14:paraId="1ADEB633" w14:textId="77777777" w:rsidR="00FB272D" w:rsidRDefault="00FB272D" w:rsidP="00FB272D">
      <w:pPr>
        <w:pStyle w:val="CommentText"/>
      </w:pPr>
      <w:r>
        <w:rPr>
          <w:rStyle w:val="CommentReference"/>
        </w:rPr>
        <w:annotationRef/>
      </w:r>
      <w:r>
        <w:t xml:space="preserve">What is the “master” environment, and is there a linkage to what KPMG needs and this or is this standalone for our work?  Any reason we are provisioning?  </w:t>
      </w:r>
    </w:p>
  </w:comment>
  <w:comment w:id="1010" w:author="Francis Moigula" w:date="2026-06-04T13:49:00Z" w:initials="FM">
    <w:p w14:paraId="314F23FA" w14:textId="77777777" w:rsidR="00C75F5C" w:rsidRDefault="00C75F5C" w:rsidP="00C75F5C">
      <w:pPr>
        <w:pStyle w:val="CommentText"/>
      </w:pPr>
      <w:r>
        <w:rPr>
          <w:rStyle w:val="CommentReference"/>
        </w:rPr>
        <w:annotationRef/>
      </w:r>
      <w:r>
        <w:rPr>
          <w:lang w:val="en-CA"/>
        </w:rPr>
        <w:t>This is standalone work for ISD… IT’s where we keep our approved builds and solution components… in the event we need to deploy to production, or to restore a dev environment. This is the gold copy.</w:t>
      </w:r>
    </w:p>
  </w:comment>
  <w:comment w:id="1019" w:author="Marc Kravitz" w:date="2026-06-03T16:16:00Z" w:initials="MK">
    <w:p w14:paraId="371D3E49" w14:textId="3EF632D4" w:rsidR="00EA1574" w:rsidRDefault="00EA1574" w:rsidP="00EA1574">
      <w:pPr>
        <w:pStyle w:val="CommentText"/>
      </w:pPr>
      <w:r>
        <w:rPr>
          <w:rStyle w:val="CommentReference"/>
        </w:rPr>
        <w:annotationRef/>
      </w:r>
      <w:r>
        <w:t>TQA recommendation: Since the Master environment is listed as MSFT responsibility in environment list above, recommend adding that as an exception to this out of scope item (</w:t>
      </w:r>
      <w:r>
        <w:fldChar w:fldCharType="begin"/>
      </w:r>
      <w:r>
        <w:instrText>HYPERLINK "mailto:frmoigul@microsoft.com"</w:instrText>
      </w:r>
      <w:bookmarkStart w:id="1022" w:name="_@_FB0235F1CD084B1F90195FF62C4509EAZ"/>
      <w:r>
        <w:fldChar w:fldCharType="separate"/>
      </w:r>
      <w:bookmarkEnd w:id="1022"/>
      <w:r w:rsidRPr="00EA1574">
        <w:rPr>
          <w:rStyle w:val="Mention"/>
          <w:noProof/>
        </w:rPr>
        <w:t>@Francis Moigula</w:t>
      </w:r>
      <w:r>
        <w:fldChar w:fldCharType="end"/>
      </w:r>
      <w:r>
        <w:t xml:space="preserve"> )</w:t>
      </w:r>
    </w:p>
  </w:comment>
  <w:comment w:id="1020" w:author="Francis Moigula" w:date="2026-06-04T13:53:00Z" w:initials="FM">
    <w:p w14:paraId="73FF07C1" w14:textId="77777777" w:rsidR="00920C7C" w:rsidRDefault="00920C7C" w:rsidP="00920C7C">
      <w:pPr>
        <w:pStyle w:val="CommentText"/>
      </w:pPr>
      <w:r>
        <w:rPr>
          <w:rStyle w:val="CommentReference"/>
        </w:rPr>
        <w:annotationRef/>
      </w:r>
      <w:r>
        <w:rPr>
          <w:lang w:val="en-CA"/>
        </w:rPr>
        <w:t>This is Azure related environments which isn’t in the scope of our work. Made Master a customer responsibility.</w:t>
      </w:r>
    </w:p>
  </w:comment>
  <w:comment w:id="1021" w:author="Marc Kravitz" w:date="2026-06-05T15:32:00Z" w:initials="MK">
    <w:p w14:paraId="30D1FE66" w14:textId="77777777" w:rsidR="00EC13EC" w:rsidRDefault="00EC13EC" w:rsidP="00EC13EC">
      <w:pPr>
        <w:pStyle w:val="CommentText"/>
      </w:pPr>
      <w:r>
        <w:rPr>
          <w:rStyle w:val="CommentReference"/>
        </w:rPr>
        <w:annotationRef/>
      </w:r>
      <w:r>
        <w:t>resolved</w:t>
      </w:r>
    </w:p>
  </w:comment>
  <w:comment w:id="1023" w:author="Marc Kravitz" w:date="2026-06-03T16:18:00Z" w:initials="MK">
    <w:p w14:paraId="010701A8" w14:textId="31BEDE78" w:rsidR="009B3388" w:rsidRDefault="009B3388" w:rsidP="009B3388">
      <w:pPr>
        <w:pStyle w:val="CommentText"/>
      </w:pPr>
      <w:r>
        <w:rPr>
          <w:rStyle w:val="CommentReference"/>
        </w:rPr>
        <w:annotationRef/>
      </w:r>
      <w:r>
        <w:t xml:space="preserve">TQA recommendation: It seems that all data migration activities are out of scope, recommend simplifying these 2 data related out of scope items to a single row that defines all data migration activities out of scope </w:t>
      </w:r>
      <w:r>
        <w:fldChar w:fldCharType="begin"/>
      </w:r>
      <w:r>
        <w:instrText>HYPERLINK "mailto:frmoigul@microsoft.com"</w:instrText>
      </w:r>
      <w:bookmarkStart w:id="1026" w:name="_@_BD126D4D3D544A798D884929DF58287FZ"/>
      <w:r>
        <w:fldChar w:fldCharType="separate"/>
      </w:r>
      <w:bookmarkEnd w:id="1026"/>
      <w:r w:rsidRPr="009B3388">
        <w:rPr>
          <w:rStyle w:val="Mention"/>
          <w:noProof/>
        </w:rPr>
        <w:t>@Francis Moigula</w:t>
      </w:r>
      <w:r>
        <w:fldChar w:fldCharType="end"/>
      </w:r>
      <w:r>
        <w:t xml:space="preserve"> </w:t>
      </w:r>
    </w:p>
  </w:comment>
  <w:comment w:id="1024" w:author="Francis Moigula" w:date="2026-06-04T13:54:00Z" w:initials="FM">
    <w:p w14:paraId="409A2588" w14:textId="77777777" w:rsidR="00D9316F" w:rsidRDefault="00D9316F" w:rsidP="00D9316F">
      <w:pPr>
        <w:pStyle w:val="CommentText"/>
      </w:pPr>
      <w:r>
        <w:rPr>
          <w:rStyle w:val="CommentReference"/>
        </w:rPr>
        <w:annotationRef/>
      </w:r>
      <w:r>
        <w:rPr>
          <w:lang w:val="en-CA"/>
        </w:rPr>
        <w:t>Consolidated.</w:t>
      </w:r>
    </w:p>
  </w:comment>
  <w:comment w:id="1025" w:author="Marc Kravitz" w:date="2026-06-05T15:38:00Z" w:initials="MK">
    <w:p w14:paraId="31FBF222" w14:textId="77777777" w:rsidR="00CF78D4" w:rsidRDefault="00CF78D4" w:rsidP="00CF78D4">
      <w:pPr>
        <w:pStyle w:val="CommentText"/>
      </w:pPr>
      <w:r>
        <w:rPr>
          <w:rStyle w:val="CommentReference"/>
        </w:rPr>
        <w:annotationRef/>
      </w:r>
      <w:r>
        <w:t>resolved</w:t>
      </w:r>
    </w:p>
  </w:comment>
  <w:comment w:id="1030" w:author="Marc Kravitz" w:date="2026-06-03T16:24:00Z" w:initials="MK">
    <w:p w14:paraId="2292D7EC" w14:textId="523C6270" w:rsidR="00CE4CC4" w:rsidRDefault="00CE4CC4" w:rsidP="00CE4CC4">
      <w:pPr>
        <w:pStyle w:val="CommentText"/>
      </w:pPr>
      <w:r>
        <w:rPr>
          <w:rStyle w:val="CommentReference"/>
        </w:rPr>
        <w:annotationRef/>
      </w:r>
      <w:r>
        <w:t xml:space="preserve">TQA Recommendation: Based on scope statements that reference a React UI, this out of scope item may need to be removed or updated. </w:t>
      </w:r>
      <w:r>
        <w:fldChar w:fldCharType="begin"/>
      </w:r>
      <w:r>
        <w:instrText>HYPERLINK "mailto:frmoigul@microsoft.com"</w:instrText>
      </w:r>
      <w:bookmarkStart w:id="1033" w:name="_@_F45FA2F1DAC143E9AE0CBD3ACC7F8B51Z"/>
      <w:r>
        <w:fldChar w:fldCharType="separate"/>
      </w:r>
      <w:bookmarkEnd w:id="1033"/>
      <w:r w:rsidRPr="00CE4CC4">
        <w:rPr>
          <w:rStyle w:val="Mention"/>
          <w:noProof/>
        </w:rPr>
        <w:t>@Francis Moigula</w:t>
      </w:r>
      <w:r>
        <w:fldChar w:fldCharType="end"/>
      </w:r>
      <w:r>
        <w:t xml:space="preserve"> </w:t>
      </w:r>
    </w:p>
  </w:comment>
  <w:comment w:id="1031" w:author="Francis Moigula" w:date="2026-06-04T13:56:00Z" w:initials="FM">
    <w:p w14:paraId="7A464063" w14:textId="77777777" w:rsidR="0032695D" w:rsidRDefault="0032695D" w:rsidP="0032695D">
      <w:pPr>
        <w:pStyle w:val="CommentText"/>
      </w:pPr>
      <w:r>
        <w:rPr>
          <w:rStyle w:val="CommentReference"/>
        </w:rPr>
        <w:annotationRef/>
      </w:r>
      <w:r>
        <w:rPr>
          <w:lang w:val="en-CA"/>
        </w:rPr>
        <w:t xml:space="preserve">Removed references to React… until we get requirements and work through the solution architecture, it’s too early to decide whether it will be React or Power App or something on the Customer side. </w:t>
      </w:r>
    </w:p>
  </w:comment>
  <w:comment w:id="1032" w:author="Marc Kravitz" w:date="2026-06-05T15:48:00Z" w:initials="MK">
    <w:p w14:paraId="54E6AA14" w14:textId="77777777" w:rsidR="004A6950" w:rsidRDefault="004A6950" w:rsidP="004A6950">
      <w:pPr>
        <w:pStyle w:val="CommentText"/>
      </w:pPr>
      <w:r>
        <w:rPr>
          <w:rStyle w:val="CommentReference"/>
        </w:rPr>
        <w:annotationRef/>
      </w:r>
      <w:r>
        <w:t>resolved</w:t>
      </w:r>
    </w:p>
  </w:comment>
  <w:comment w:id="1079" w:author="Abhijith V" w:date="2026-06-04T12:43:00Z" w:initials="AV">
    <w:p w14:paraId="005F13CC" w14:textId="024F5C00" w:rsidR="00510575" w:rsidRDefault="00510575">
      <w:pPr>
        <w:pStyle w:val="CommentText"/>
      </w:pPr>
      <w:r>
        <w:rPr>
          <w:rStyle w:val="CommentReference"/>
        </w:rPr>
        <w:annotationRef/>
      </w:r>
      <w:r w:rsidRPr="0EAB8DAF">
        <w:t>Please include more details on the testing strategy - are we planning to use evals or would it be manual testing?</w:t>
      </w:r>
    </w:p>
    <w:p w14:paraId="71F9341B" w14:textId="149B8586" w:rsidR="00510575" w:rsidRDefault="00510575">
      <w:pPr>
        <w:pStyle w:val="CommentText"/>
      </w:pPr>
    </w:p>
  </w:comment>
  <w:comment w:id="1080" w:author="Francis Moigula" w:date="2026-06-04T13:58:00Z" w:initials="FM">
    <w:p w14:paraId="10C70E34" w14:textId="77777777" w:rsidR="0032695D" w:rsidRDefault="0032695D" w:rsidP="0032695D">
      <w:pPr>
        <w:pStyle w:val="CommentText"/>
      </w:pPr>
      <w:r>
        <w:rPr>
          <w:rStyle w:val="CommentReference"/>
        </w:rPr>
        <w:annotationRef/>
      </w:r>
      <w:r>
        <w:rPr>
          <w:lang w:val="en-CA"/>
        </w:rPr>
        <w:t>I do no know at this time. This is standard SOW template item. The offshore delivery team, will decide what tools/technologies they are going to use. I assume we will be using evals but the SOW template hasn’t called this out yet. Leaving it open ended for now.</w:t>
      </w:r>
    </w:p>
  </w:comment>
  <w:comment w:id="1094" w:author="Marc Kravitz" w:date="2026-06-03T16:55:00Z" w:initials="MK">
    <w:p w14:paraId="05ADE83E" w14:textId="3D4A845D" w:rsidR="00152CB2" w:rsidRDefault="00152CB2" w:rsidP="00152CB2">
      <w:pPr>
        <w:pStyle w:val="CommentText"/>
      </w:pPr>
      <w:r>
        <w:rPr>
          <w:rStyle w:val="CommentReference"/>
        </w:rPr>
        <w:annotationRef/>
      </w:r>
      <w:r>
        <w:t xml:space="preserve">TQA observation: Will RAI be involved to review any AI use cases at any point </w:t>
      </w:r>
      <w:r>
        <w:fldChar w:fldCharType="begin"/>
      </w:r>
      <w:r>
        <w:instrText>HYPERLINK "mailto:frmoigul@microsoft.com"</w:instrText>
      </w:r>
      <w:bookmarkStart w:id="1097" w:name="_@_FE7F10702BFC4E52A326F8A6A8DA4810Z"/>
      <w:r>
        <w:fldChar w:fldCharType="separate"/>
      </w:r>
      <w:bookmarkEnd w:id="1097"/>
      <w:r w:rsidRPr="00152CB2">
        <w:rPr>
          <w:rStyle w:val="Mention"/>
          <w:noProof/>
        </w:rPr>
        <w:t>@Francis Moigula</w:t>
      </w:r>
      <w:r>
        <w:fldChar w:fldCharType="end"/>
      </w:r>
      <w:r>
        <w:t xml:space="preserve"> </w:t>
      </w:r>
    </w:p>
  </w:comment>
  <w:comment w:id="1095" w:author="Francis Moigula" w:date="2026-06-04T13:59:00Z" w:initials="FM">
    <w:p w14:paraId="36E27B99" w14:textId="77777777" w:rsidR="001F2213" w:rsidRDefault="001F2213" w:rsidP="001F2213">
      <w:pPr>
        <w:pStyle w:val="CommentText"/>
      </w:pPr>
      <w:r>
        <w:rPr>
          <w:rStyle w:val="CommentReference"/>
        </w:rPr>
        <w:annotationRef/>
      </w:r>
      <w:r>
        <w:rPr>
          <w:lang w:val="en-CA"/>
        </w:rPr>
        <w:t>That is the expectation. It will be a light touch but there is an expectation for some reviews.</w:t>
      </w:r>
    </w:p>
  </w:comment>
  <w:comment w:id="1096" w:author="Marc Kravitz" w:date="2026-06-05T16:29:00Z" w:initials="MK">
    <w:p w14:paraId="6FB7F7E6" w14:textId="77777777" w:rsidR="00B05E56" w:rsidRDefault="00B05E56" w:rsidP="00B05E56">
      <w:pPr>
        <w:pStyle w:val="CommentText"/>
      </w:pPr>
      <w:r>
        <w:rPr>
          <w:rStyle w:val="CommentReference"/>
        </w:rPr>
        <w:annotationRef/>
      </w:r>
      <w:r>
        <w:t>resolved</w:t>
      </w:r>
    </w:p>
  </w:comment>
  <w:comment w:id="1139" w:author="Wayne Schmoyer" w:date="2026-06-03T17:29:00Z" w:initials="WS">
    <w:p w14:paraId="27CD7474" w14:textId="77777777" w:rsidR="00A03C38" w:rsidRDefault="00A03C38" w:rsidP="00A03C38">
      <w:pPr>
        <w:pStyle w:val="CommentText"/>
      </w:pPr>
      <w:r>
        <w:rPr>
          <w:rStyle w:val="CommentReference"/>
        </w:rPr>
        <w:annotationRef/>
      </w:r>
      <w:r>
        <w:t>Do we need anything here that deals with the FF kpmg bit?</w:t>
      </w:r>
    </w:p>
  </w:comment>
  <w:comment w:id="1140" w:author="Francis Moigula" w:date="2026-06-04T13:59:00Z" w:initials="FM">
    <w:p w14:paraId="302C2614" w14:textId="77777777" w:rsidR="001F2213" w:rsidRDefault="001F2213" w:rsidP="001F2213">
      <w:pPr>
        <w:pStyle w:val="CommentText"/>
      </w:pPr>
      <w:r>
        <w:rPr>
          <w:rStyle w:val="CommentReference"/>
        </w:rPr>
        <w:annotationRef/>
      </w:r>
      <w:r>
        <w:rPr>
          <w:lang w:val="en-CA"/>
        </w:rPr>
        <w:t xml:space="preserve">The FF is MS to KPMG… the customer isn’t aware of the contracting relationship with the sub. </w:t>
      </w:r>
    </w:p>
  </w:comment>
  <w:comment w:id="1142" w:author="Wayne Schmoyer" w:date="2026-06-03T17:30:00Z" w:initials="WS">
    <w:p w14:paraId="4F7193F5" w14:textId="77777777" w:rsidR="00817F4C" w:rsidRDefault="00817F4C" w:rsidP="00817F4C">
      <w:pPr>
        <w:pStyle w:val="CommentText"/>
      </w:pPr>
      <w:r>
        <w:rPr>
          <w:rStyle w:val="CommentReference"/>
        </w:rPr>
        <w:annotationRef/>
      </w:r>
      <w:r>
        <w:t>Great timeline</w:t>
      </w:r>
    </w:p>
  </w:comment>
  <w:comment w:id="1147" w:author="Marc Kravitz" w:date="2026-06-03T17:01:00Z" w:initials="MK">
    <w:p w14:paraId="4AC836FA" w14:textId="4782157A" w:rsidR="001B7198" w:rsidRDefault="001B7198" w:rsidP="001B7198">
      <w:pPr>
        <w:pStyle w:val="CommentText"/>
      </w:pPr>
      <w:r>
        <w:rPr>
          <w:rStyle w:val="CommentReference"/>
        </w:rPr>
        <w:annotationRef/>
      </w:r>
      <w:r>
        <w:t xml:space="preserve">TQA observation: should the Convert MVP box (out of scope) be removed from the timeline? </w:t>
      </w:r>
      <w:r>
        <w:fldChar w:fldCharType="begin"/>
      </w:r>
      <w:r>
        <w:instrText>HYPERLINK "mailto:frmoigul@microsoft.com"</w:instrText>
      </w:r>
      <w:bookmarkStart w:id="1151" w:name="_@_B339F394A5774E559AB6E66688CBB641Z"/>
      <w:r>
        <w:fldChar w:fldCharType="separate"/>
      </w:r>
      <w:bookmarkEnd w:id="1151"/>
      <w:r w:rsidRPr="001B7198">
        <w:rPr>
          <w:rStyle w:val="Mention"/>
          <w:noProof/>
        </w:rPr>
        <w:t>@Francis Moigula</w:t>
      </w:r>
      <w:r>
        <w:fldChar w:fldCharType="end"/>
      </w:r>
      <w:r>
        <w:t xml:space="preserve"> </w:t>
      </w:r>
    </w:p>
  </w:comment>
  <w:comment w:id="1148" w:author="Francis Moigula" w:date="2026-06-04T14:02:00Z" w:initials="FM">
    <w:p w14:paraId="5E799EA2" w14:textId="77777777" w:rsidR="007551B8" w:rsidRDefault="007551B8" w:rsidP="007551B8">
      <w:pPr>
        <w:pStyle w:val="CommentText"/>
      </w:pPr>
      <w:r>
        <w:rPr>
          <w:rStyle w:val="CommentReference"/>
        </w:rPr>
        <w:annotationRef/>
      </w:r>
      <w:r>
        <w:rPr>
          <w:lang w:val="en-CA"/>
        </w:rPr>
        <w:t>Removed..</w:t>
      </w:r>
    </w:p>
  </w:comment>
  <w:comment w:id="1149" w:author="Marc Kravitz" w:date="2026-06-05T16:34:00Z" w:initials="MK">
    <w:p w14:paraId="61A659AB" w14:textId="77777777" w:rsidR="00754B98" w:rsidRDefault="00754B98" w:rsidP="00754B98">
      <w:pPr>
        <w:pStyle w:val="CommentText"/>
      </w:pPr>
      <w:r>
        <w:rPr>
          <w:rStyle w:val="CommentReference"/>
        </w:rPr>
        <w:annotationRef/>
      </w:r>
      <w:r>
        <w:t>resolved</w:t>
      </w:r>
    </w:p>
  </w:comment>
  <w:comment w:id="1168" w:author="Wayne Schmoyer" w:date="2026-06-03T17:31:00Z" w:initials="WS">
    <w:p w14:paraId="150E41C3" w14:textId="77777777" w:rsidR="00314018" w:rsidRDefault="00314018" w:rsidP="00314018">
      <w:pPr>
        <w:pStyle w:val="CommentText"/>
      </w:pPr>
      <w:r>
        <w:rPr>
          <w:rStyle w:val="CommentReference"/>
        </w:rPr>
        <w:annotationRef/>
      </w:r>
      <w:r>
        <w:t>Need to modify to reflect the KPMG FF bit.</w:t>
      </w:r>
    </w:p>
  </w:comment>
  <w:comment w:id="1173" w:author="Wayne Schmoyer" w:date="2026-06-03T17:35:00Z" w:initials="WS">
    <w:p w14:paraId="29895CEC" w14:textId="77777777" w:rsidR="00DF3E06" w:rsidRDefault="00DF3E06" w:rsidP="00DF3E06">
      <w:pPr>
        <w:pStyle w:val="CommentText"/>
      </w:pPr>
      <w:r>
        <w:rPr>
          <w:rStyle w:val="CommentReference"/>
        </w:rPr>
        <w:annotationRef/>
      </w:r>
      <w:r>
        <w:t>Believe we should have PD added here. Confirm in DRM preview approach and make consistent in SOW, WBS, C1.</w:t>
      </w:r>
    </w:p>
  </w:comment>
  <w:comment w:id="1174" w:author="Marc Kravitz" w:date="2026-06-03T17:04:00Z" w:initials="MK">
    <w:p w14:paraId="454BBC21" w14:textId="6DF95989" w:rsidR="004209A2" w:rsidRDefault="004209A2" w:rsidP="004209A2">
      <w:pPr>
        <w:pStyle w:val="CommentText"/>
      </w:pPr>
      <w:r>
        <w:rPr>
          <w:rStyle w:val="CommentReference"/>
        </w:rPr>
        <w:annotationRef/>
      </w:r>
      <w:r>
        <w:t xml:space="preserve">TQA recommendation: Change title to Delivery Architect to align with AIBS role name </w:t>
      </w:r>
      <w:r>
        <w:fldChar w:fldCharType="begin"/>
      </w:r>
      <w:r>
        <w:instrText>HYPERLINK "mailto:frmoigul@microsoft.com"</w:instrText>
      </w:r>
      <w:bookmarkStart w:id="1179" w:name="_@_C44FBC24DFB84FDA86B39229E38FC023Z"/>
      <w:r>
        <w:fldChar w:fldCharType="separate"/>
      </w:r>
      <w:bookmarkEnd w:id="1179"/>
      <w:r w:rsidRPr="004209A2">
        <w:rPr>
          <w:rStyle w:val="Mention"/>
          <w:noProof/>
        </w:rPr>
        <w:t>@Francis Moigula</w:t>
      </w:r>
      <w:r>
        <w:fldChar w:fldCharType="end"/>
      </w:r>
      <w:r>
        <w:t xml:space="preserve"> </w:t>
      </w:r>
    </w:p>
  </w:comment>
  <w:comment w:id="1175" w:author="Francis Moigula" w:date="2026-06-04T14:03:00Z" w:initials="FM">
    <w:p w14:paraId="447CCD01" w14:textId="77777777" w:rsidR="000F4A49" w:rsidRDefault="000F4A49" w:rsidP="000F4A49">
      <w:pPr>
        <w:pStyle w:val="CommentText"/>
      </w:pPr>
      <w:r>
        <w:rPr>
          <w:rStyle w:val="CommentReference"/>
        </w:rPr>
        <w:annotationRef/>
      </w:r>
      <w:r>
        <w:rPr>
          <w:lang w:val="en-CA"/>
        </w:rPr>
        <w:t>Renamed..</w:t>
      </w:r>
    </w:p>
  </w:comment>
  <w:comment w:id="1176" w:author="Marc Kravitz" w:date="2026-06-05T16:57:00Z" w:initials="MK">
    <w:p w14:paraId="4E27252A" w14:textId="77777777" w:rsidR="00FA3DFC" w:rsidRDefault="00FA3DFC" w:rsidP="00FA3DFC">
      <w:pPr>
        <w:pStyle w:val="CommentText"/>
      </w:pPr>
      <w:r>
        <w:rPr>
          <w:rStyle w:val="CommentReference"/>
        </w:rPr>
        <w:annotationRef/>
      </w:r>
      <w:r>
        <w:t>resolved</w:t>
      </w:r>
    </w:p>
  </w:comment>
  <w:comment w:id="1187" w:author="Wayne Schmoyer" w:date="2026-06-03T17:37:00Z" w:initials="WS">
    <w:p w14:paraId="6046E94B" w14:textId="77777777" w:rsidR="00911CC1" w:rsidRDefault="00911CC1" w:rsidP="00911CC1">
      <w:pPr>
        <w:pStyle w:val="CommentText"/>
      </w:pPr>
      <w:r>
        <w:rPr>
          <w:rStyle w:val="CommentReference"/>
        </w:rPr>
        <w:annotationRef/>
      </w:r>
      <w:r>
        <w:t xml:space="preserve">Prob add PD once confirmed </w:t>
      </w:r>
    </w:p>
  </w:comment>
  <w:comment w:id="1224" w:author="Marc Kravitz" w:date="2026-06-03T18:29:00Z" w:initials="MK">
    <w:p w14:paraId="0385FBD5" w14:textId="4944E7C2" w:rsidR="00523F60" w:rsidRDefault="00523F60" w:rsidP="00523F60">
      <w:pPr>
        <w:pStyle w:val="CommentText"/>
      </w:pPr>
      <w:r>
        <w:rPr>
          <w:rStyle w:val="CommentReference"/>
        </w:rPr>
        <w:annotationRef/>
      </w:r>
      <w:r>
        <w:t>TQA recommendation: Align to role(s) name(s) in staffing plan (</w:t>
      </w:r>
      <w:r>
        <w:fldChar w:fldCharType="begin"/>
      </w:r>
      <w:r>
        <w:instrText>HYPERLINK "mailto:frmoigul@microsoft.com"</w:instrText>
      </w:r>
      <w:bookmarkStart w:id="1229" w:name="_@_9FE2DCD6A3A84B919BEFF69EF3270E30Z"/>
      <w:r>
        <w:fldChar w:fldCharType="separate"/>
      </w:r>
      <w:bookmarkEnd w:id="1229"/>
      <w:r w:rsidRPr="00523F60">
        <w:rPr>
          <w:rStyle w:val="Mention"/>
          <w:noProof/>
        </w:rPr>
        <w:t>@Francis Moigula</w:t>
      </w:r>
      <w:r>
        <w:fldChar w:fldCharType="end"/>
      </w:r>
      <w:r>
        <w:t xml:space="preserve"> </w:t>
      </w:r>
    </w:p>
  </w:comment>
  <w:comment w:id="1225" w:author="Francis Moigula" w:date="2026-06-04T15:53:00Z" w:initials="FM">
    <w:p w14:paraId="272DE4F5" w14:textId="77777777" w:rsidR="004222D7" w:rsidRDefault="004222D7" w:rsidP="004222D7">
      <w:pPr>
        <w:pStyle w:val="CommentText"/>
      </w:pPr>
      <w:r>
        <w:rPr>
          <w:rStyle w:val="CommentReference"/>
        </w:rPr>
        <w:annotationRef/>
      </w:r>
      <w:r>
        <w:rPr>
          <w:lang w:val="en-CA"/>
        </w:rPr>
        <w:t>Done...</w:t>
      </w:r>
    </w:p>
  </w:comment>
  <w:comment w:id="1226" w:author="Marc Kravitz" w:date="2026-06-05T16:59:00Z" w:initials="MK">
    <w:p w14:paraId="79C9186A" w14:textId="77777777" w:rsidR="007C7597" w:rsidRDefault="007C7597" w:rsidP="007C7597">
      <w:pPr>
        <w:pStyle w:val="CommentText"/>
      </w:pPr>
      <w:r>
        <w:rPr>
          <w:rStyle w:val="CommentReference"/>
        </w:rPr>
        <w:annotationRef/>
      </w:r>
      <w:r>
        <w:t>resolved</w:t>
      </w:r>
    </w:p>
  </w:comment>
  <w:comment w:id="1265" w:author="Snehal R" w:date="2026-06-04T14:44:00Z" w:initials="SR">
    <w:p w14:paraId="2A564505" w14:textId="77777777" w:rsidR="004C1E8C" w:rsidRDefault="004C1E8C" w:rsidP="004C1E8C">
      <w:pPr>
        <w:pStyle w:val="CommentText"/>
      </w:pPr>
      <w:r>
        <w:rPr>
          <w:rStyle w:val="CommentReference"/>
        </w:rPr>
        <w:annotationRef/>
      </w:r>
      <w:r>
        <w:t>FF language? Mixed language?</w:t>
      </w:r>
    </w:p>
  </w:comment>
  <w:comment w:id="1266" w:author="Wayne Schmoyer" w:date="2026-06-03T17:05:00Z" w:initials="WS">
    <w:p w14:paraId="28783474" w14:textId="77777777" w:rsidR="00B05BCE" w:rsidRDefault="00B05BCE" w:rsidP="00B05BCE">
      <w:pPr>
        <w:pStyle w:val="CommentText"/>
      </w:pPr>
      <w:r>
        <w:rPr>
          <w:rStyle w:val="CommentReference"/>
        </w:rPr>
        <w:annotationRef/>
      </w:r>
      <w:r>
        <w:t>Don’t we need something here as relates to the FF mile-stone based component?</w:t>
      </w:r>
    </w:p>
  </w:comment>
  <w:comment w:id="1267" w:author="Francis Moigula" w:date="2026-06-03T16:20:00Z" w:initials="FM">
    <w:p w14:paraId="4E06D1DE" w14:textId="77777777" w:rsidR="00C416D4" w:rsidRDefault="00C416D4" w:rsidP="00C416D4">
      <w:pPr>
        <w:pStyle w:val="CommentText"/>
      </w:pPr>
      <w:r>
        <w:rPr>
          <w:rStyle w:val="CommentReference"/>
        </w:rPr>
        <w:annotationRef/>
      </w:r>
      <w:r>
        <w:rPr>
          <w:lang w:val="en-CA"/>
        </w:rPr>
        <w:t>The FF is from KPMG to MS… we are ECIF to the customer…. Not sure if ECIF needs specific language.. I see that usually in the work order.</w:t>
      </w:r>
    </w:p>
  </w:comment>
  <w:comment w:id="1324" w:author="Selene Orozco" w:date="2026-06-04T08:05:00Z" w:initials="SO">
    <w:p w14:paraId="1486B685" w14:textId="77777777" w:rsidR="00F20E9F" w:rsidRDefault="00F20E9F" w:rsidP="00FE541D">
      <w:pPr>
        <w:pStyle w:val="CommentText"/>
      </w:pPr>
      <w:r>
        <w:rPr>
          <w:rStyle w:val="CommentReference"/>
        </w:rPr>
        <w:annotationRef/>
      </w:r>
      <w:r>
        <w:t xml:space="preserve">Do we have a baseline, how we eil know we are enhancing? Change this to implement an AI security Foundation </w:t>
      </w:r>
      <w:hyperlink r:id="rId1" w:history="1">
        <w:r w:rsidRPr="00FE541D">
          <w:rPr>
            <w:rStyle w:val="Mention"/>
            <w:noProof/>
          </w:rPr>
          <w:t>@Francis Moigula</w:t>
        </w:r>
      </w:hyperlink>
      <w:r>
        <w:t xml:space="preserve"> . Is this activity perform by Microsoft only or in collaboration with the customer? What is the specific  outcome? </w:t>
      </w:r>
    </w:p>
  </w:comment>
  <w:comment w:id="1325" w:author="Francis Moigula" w:date="2026-06-05T10:52:00Z" w:initials="FM">
    <w:p w14:paraId="680172CE" w14:textId="77777777" w:rsidR="00B654F7" w:rsidRDefault="00B654F7" w:rsidP="00B654F7">
      <w:pPr>
        <w:pStyle w:val="CommentText"/>
      </w:pPr>
      <w:r>
        <w:rPr>
          <w:rStyle w:val="CommentReference"/>
        </w:rPr>
        <w:annotationRef/>
      </w:r>
      <w:r>
        <w:rPr>
          <w:lang w:val="en-CA"/>
        </w:rPr>
        <w:t>Changed to implement….. The activity is a series of workshops and the outcome is a strategy … delivered as a word document with the findings and recommendations.</w:t>
      </w:r>
    </w:p>
  </w:comment>
  <w:comment w:id="1341" w:author="Selene Orozco" w:date="2026-06-04T08:07:00Z" w:initials="SO">
    <w:p w14:paraId="0F14B83A" w14:textId="77777777" w:rsidR="00F20E9F" w:rsidRDefault="00F20E9F" w:rsidP="00E53F65">
      <w:pPr>
        <w:pStyle w:val="CommentText"/>
      </w:pPr>
      <w:r>
        <w:rPr>
          <w:rStyle w:val="CommentReference"/>
        </w:rPr>
        <w:annotationRef/>
      </w:r>
      <w:r>
        <w:t xml:space="preserve">Start piloting, we need to define when what do we mean by starting, do we have and end? Again, how we define improve, thi is not specific enough to define the scope. </w:t>
      </w:r>
      <w:hyperlink r:id="rId2" w:history="1">
        <w:r w:rsidRPr="00E53F65">
          <w:rPr>
            <w:rStyle w:val="Mention"/>
            <w:noProof/>
          </w:rPr>
          <w:t>@Francis Moigula</w:t>
        </w:r>
      </w:hyperlink>
      <w:r>
        <w:t xml:space="preserve"> </w:t>
      </w:r>
    </w:p>
  </w:comment>
  <w:comment w:id="1342" w:author="Francis Moigula" w:date="2026-06-05T10:49:00Z" w:initials="FM">
    <w:p w14:paraId="52C8F838" w14:textId="77777777" w:rsidR="00DF3D1E" w:rsidRDefault="00DF3D1E" w:rsidP="00DF3D1E">
      <w:pPr>
        <w:pStyle w:val="CommentText"/>
      </w:pPr>
      <w:r>
        <w:rPr>
          <w:rStyle w:val="CommentReference"/>
        </w:rPr>
        <w:annotationRef/>
      </w:r>
      <w:r>
        <w:rPr>
          <w:lang w:val="en-CA"/>
        </w:rPr>
        <w:t>Changed to Deploy.. Wes will review and decide if this is appropriate.</w:t>
      </w:r>
    </w:p>
  </w:comment>
  <w:comment w:id="1369" w:author="Marc Kravitz" w:date="2026-06-03T15:48:00Z" w:initials="MK">
    <w:p w14:paraId="492454D3" w14:textId="77777777" w:rsidR="00F20E9F" w:rsidRDefault="00F20E9F" w:rsidP="00720B96">
      <w:pPr>
        <w:pStyle w:val="CommentText"/>
      </w:pPr>
      <w:r>
        <w:rPr>
          <w:rStyle w:val="CommentReference"/>
        </w:rPr>
        <w:annotationRef/>
      </w:r>
      <w:r>
        <w:t xml:space="preserve">TQA Recommendation: Add more specificity to customer readiness (e.g. Ford program management will manage activities with Ford resources such as product/API owners and resolve delays within ‘x’ days) </w:t>
      </w:r>
      <w:r>
        <w:fldChar w:fldCharType="begin"/>
      </w:r>
      <w:r>
        <w:instrText>HYPERLINK "mailto:frmoigul@microsoft.com"</w:instrText>
      </w:r>
      <w:bookmarkStart w:id="1371" w:name="_@_0AC9AAFEE9A24013BA756077674C6F63Z"/>
      <w:r>
        <w:fldChar w:fldCharType="separate"/>
      </w:r>
      <w:bookmarkEnd w:id="1371"/>
      <w:r w:rsidRPr="00720B96">
        <w:rPr>
          <w:rStyle w:val="Mention"/>
          <w:noProof/>
        </w:rPr>
        <w:t>@Francis Moigula</w:t>
      </w:r>
      <w:r>
        <w:fldChar w:fldCharType="end"/>
      </w:r>
      <w:r>
        <w:t xml:space="preserve"> </w:t>
      </w:r>
    </w:p>
  </w:comment>
  <w:comment w:id="1370" w:author="Andy Daly" w:date="2026-06-04T07:36:00Z" w:initials="AD">
    <w:p w14:paraId="11D70184" w14:textId="77777777" w:rsidR="00F20E9F" w:rsidRDefault="00F20E9F" w:rsidP="002F2C89">
      <w:pPr>
        <w:pStyle w:val="CommentText"/>
      </w:pPr>
      <w:r>
        <w:rPr>
          <w:rStyle w:val="CommentReference"/>
        </w:rPr>
        <w:annotationRef/>
      </w:r>
      <w:r>
        <w:t>Agree there is a list of what KPMG needs to get started and hit there dates, this should be referenced and in the appendix.</w:t>
      </w:r>
    </w:p>
  </w:comment>
  <w:comment w:id="1391" w:author="Andy Daly" w:date="2026-06-04T07:37:00Z" w:initials="AD">
    <w:p w14:paraId="0061D6C9" w14:textId="77777777" w:rsidR="00F20E9F" w:rsidRDefault="00F20E9F" w:rsidP="004F6ACA">
      <w:pPr>
        <w:pStyle w:val="CommentText"/>
      </w:pPr>
      <w:r>
        <w:rPr>
          <w:rStyle w:val="CommentReference"/>
        </w:rPr>
        <w:annotationRef/>
      </w:r>
      <w:r>
        <w:t xml:space="preserve">What are these standards? How can Ford meet this if they are not available? </w:t>
      </w:r>
    </w:p>
  </w:comment>
  <w:comment w:id="1392" w:author="Francis Moigula" w:date="2026-06-05T10:45:00Z" w:initials="FM">
    <w:p w14:paraId="465950C2" w14:textId="77777777" w:rsidR="00124F31" w:rsidRDefault="00124F31" w:rsidP="00124F31">
      <w:pPr>
        <w:pStyle w:val="CommentText"/>
      </w:pPr>
      <w:r>
        <w:rPr>
          <w:rStyle w:val="CommentReference"/>
        </w:rPr>
        <w:annotationRef/>
      </w:r>
      <w:r>
        <w:rPr>
          <w:lang w:val="en-CA"/>
        </w:rPr>
        <w:t>Will wait for the RAI team to review and address this..</w:t>
      </w:r>
    </w:p>
  </w:comment>
  <w:comment w:id="1395" w:author="Andy Daly" w:date="2026-06-04T07:38:00Z" w:initials="AD">
    <w:p w14:paraId="4479887A" w14:textId="77777777" w:rsidR="00F20E9F" w:rsidRDefault="00F20E9F" w:rsidP="0047573A">
      <w:pPr>
        <w:pStyle w:val="CommentText"/>
      </w:pPr>
      <w:r>
        <w:rPr>
          <w:rStyle w:val="CommentReference"/>
        </w:rPr>
        <w:annotationRef/>
      </w:r>
      <w:r>
        <w:t>This can be slippery, how can we ensure that the Ford Eval criteria is achievable here?</w:t>
      </w:r>
    </w:p>
  </w:comment>
  <w:comment w:id="1396" w:author="Francis Moigula" w:date="2026-06-05T10:44:00Z" w:initials="FM">
    <w:p w14:paraId="17E66CB9" w14:textId="77777777" w:rsidR="00124F31" w:rsidRDefault="00124F31" w:rsidP="00124F31">
      <w:pPr>
        <w:pStyle w:val="CommentText"/>
      </w:pPr>
      <w:r>
        <w:rPr>
          <w:rStyle w:val="CommentReference"/>
        </w:rPr>
        <w:annotationRef/>
      </w:r>
      <w:r>
        <w:rPr>
          <w:lang w:val="en-CA"/>
        </w:rPr>
        <w:t>Will wait for the RAI team to review and address this..</w:t>
      </w:r>
    </w:p>
  </w:comment>
  <w:comment w:id="1425" w:author="Marc Kravitz" w:date="2026-06-03T18:31:00Z" w:initials="MK">
    <w:p w14:paraId="55AAFE60" w14:textId="7B9B027D" w:rsidR="001779B0" w:rsidRDefault="001779B0" w:rsidP="001779B0">
      <w:pPr>
        <w:pStyle w:val="CommentText"/>
      </w:pPr>
      <w:r>
        <w:rPr>
          <w:rStyle w:val="CommentReference"/>
        </w:rPr>
        <w:annotationRef/>
      </w:r>
      <w:r>
        <w:t>TQA observation: what, if any, of these are required for the customer to take? Should this be struck (</w:t>
      </w:r>
      <w:r>
        <w:fldChar w:fldCharType="begin"/>
      </w:r>
      <w:r>
        <w:instrText>HYPERLINK "mailto:frmoigul@microsoft.com"</w:instrText>
      </w:r>
      <w:bookmarkStart w:id="1428" w:name="_@_E1D80C0F58BF41D98894D19280FA4CB8Z"/>
      <w:r>
        <w:fldChar w:fldCharType="separate"/>
      </w:r>
      <w:bookmarkEnd w:id="1428"/>
      <w:r w:rsidRPr="001779B0">
        <w:rPr>
          <w:rStyle w:val="Mention"/>
          <w:noProof/>
        </w:rPr>
        <w:t>@Francis Moigula</w:t>
      </w:r>
      <w:r>
        <w:fldChar w:fldCharType="end"/>
      </w:r>
      <w:r>
        <w:t xml:space="preserve"> )</w:t>
      </w:r>
    </w:p>
  </w:comment>
  <w:comment w:id="1426" w:author="Francis Moigula" w:date="2026-06-05T10:40:00Z" w:initials="FM">
    <w:p w14:paraId="597A6901" w14:textId="77777777" w:rsidR="006D0658" w:rsidRDefault="006D0658" w:rsidP="006D0658">
      <w:pPr>
        <w:pStyle w:val="CommentText"/>
      </w:pPr>
      <w:r>
        <w:rPr>
          <w:rStyle w:val="CommentReference"/>
        </w:rPr>
        <w:annotationRef/>
      </w:r>
      <w:r>
        <w:rPr>
          <w:lang w:val="en-CA"/>
        </w:rPr>
        <w:t>This is template SOW information… I don’t usually touch or change it to avoid compliance issues… it was added here for a reason and it doesn’t hurt to keep it...</w:t>
      </w:r>
    </w:p>
  </w:comment>
  <w:comment w:id="1427" w:author="Marc Kravitz" w:date="2026-06-05T17:07:00Z" w:initials="MK">
    <w:p w14:paraId="52B1EBF0" w14:textId="0275669B" w:rsidR="00772C13" w:rsidRDefault="00772C13" w:rsidP="00772C13">
      <w:pPr>
        <w:pStyle w:val="CommentText"/>
      </w:pPr>
      <w:r>
        <w:rPr>
          <w:rStyle w:val="CommentReference"/>
        </w:rPr>
        <w:annotationRef/>
      </w:r>
      <w:r>
        <w:t xml:space="preserve">If you want to keep it, that’s OK, but I think it could cause confusion since Ford isn’t in one of the following industries: Healthcare, Financial Services, Government/Public Sector, Insurance, Energy &amp; Utilities, Pharmaceuticals &amp; Life Sciences, Telecommunications, Education, Child Welfare/Human Services, Corrections/Justice </w:t>
      </w:r>
      <w:r>
        <w:fldChar w:fldCharType="begin"/>
      </w:r>
      <w:r>
        <w:instrText>HYPERLINK "mailto:frmoigul@microsoft.com"</w:instrText>
      </w:r>
      <w:bookmarkStart w:id="1429" w:name="_@_EAA5A618248444D99F5024FE2726171EZ"/>
      <w:r>
        <w:fldChar w:fldCharType="separate"/>
      </w:r>
      <w:bookmarkEnd w:id="1429"/>
      <w:r w:rsidRPr="00772C13">
        <w:rPr>
          <w:rStyle w:val="Mention"/>
          <w:noProof/>
        </w:rPr>
        <w:t>@Francis Moigula</w:t>
      </w:r>
      <w:r>
        <w:fldChar w:fldCharType="end"/>
      </w:r>
      <w:r>
        <w:t xml:space="preserve"> </w:t>
      </w:r>
    </w:p>
    <w:p w14:paraId="30C640CC" w14:textId="77777777" w:rsidR="00772C13" w:rsidRDefault="00772C13" w:rsidP="00772C13">
      <w:pPr>
        <w:pStyle w:val="CommentText"/>
      </w:pPr>
    </w:p>
  </w:comment>
  <w:comment w:id="1430" w:author="Wayne Schmoyer" w:date="2026-06-03T17:45:00Z" w:initials="WS">
    <w:p w14:paraId="64629134" w14:textId="77777777" w:rsidR="0062064F" w:rsidRDefault="0062064F" w:rsidP="0062064F">
      <w:pPr>
        <w:pStyle w:val="CommentText"/>
      </w:pPr>
      <w:r>
        <w:rPr>
          <w:rStyle w:val="CommentReference"/>
        </w:rPr>
        <w:annotationRef/>
      </w:r>
      <w:r>
        <w:t>Can we delete this? Don’t want them to think we are suggesting this approach, so we would address non-GA items only as exception upon request. With discussion</w:t>
      </w:r>
    </w:p>
  </w:comment>
  <w:comment w:id="1431" w:author="Marc Kravitz" w:date="2026-06-03T18:34:00Z" w:initials="MK">
    <w:p w14:paraId="47387869" w14:textId="384FB2AC" w:rsidR="003C0212" w:rsidRDefault="003C0212" w:rsidP="003C0212">
      <w:pPr>
        <w:pStyle w:val="CommentText"/>
      </w:pPr>
      <w:r>
        <w:rPr>
          <w:rStyle w:val="CommentReference"/>
        </w:rPr>
        <w:annotationRef/>
      </w:r>
      <w:r>
        <w:fldChar w:fldCharType="begin"/>
      </w:r>
      <w:r>
        <w:instrText>HYPERLINK "mailto:waschmoy@microsoft.com"</w:instrText>
      </w:r>
      <w:bookmarkStart w:id="1434" w:name="_@_118EF3005B65454291C6EE99CA5428F7Z"/>
      <w:r>
        <w:fldChar w:fldCharType="separate"/>
      </w:r>
      <w:bookmarkEnd w:id="1434"/>
      <w:r w:rsidRPr="003C0212">
        <w:rPr>
          <w:rStyle w:val="Mention"/>
          <w:noProof/>
        </w:rPr>
        <w:t>@Wayne Schmoyer</w:t>
      </w:r>
      <w:r>
        <w:fldChar w:fldCharType="end"/>
      </w:r>
      <w:r>
        <w:t xml:space="preserve"> - from a TQA perspective I do like this assumption. I’d be supportive if wording was updated to something like “while no designs are planned using non-GA features….” </w:t>
      </w:r>
    </w:p>
  </w:comment>
  <w:comment w:id="1432" w:author="Francis Moigula" w:date="2026-06-05T10:41:00Z" w:initials="FM">
    <w:p w14:paraId="3E811D37" w14:textId="77777777" w:rsidR="006D0658" w:rsidRDefault="006D0658" w:rsidP="006D0658">
      <w:pPr>
        <w:pStyle w:val="CommentText"/>
      </w:pPr>
      <w:r>
        <w:rPr>
          <w:rStyle w:val="CommentReference"/>
        </w:rPr>
        <w:annotationRef/>
      </w:r>
      <w:r>
        <w:rPr>
          <w:lang w:val="en-CA"/>
        </w:rPr>
        <w:t>This is template SOW information… I don’t usually touch or change it to avoid compliance issues… it was added here for a reason and it doesn’t hurt to keep it...</w:t>
      </w:r>
    </w:p>
  </w:comment>
  <w:comment w:id="1433" w:author="Wayne Schmoyer" w:date="2026-06-05T09:24:00Z" w:initials="">
    <w:p w14:paraId="643D51D4" w14:textId="040D481C" w:rsidR="00B21748" w:rsidRDefault="00B21748">
      <w:pPr>
        <w:pStyle w:val="CommentText"/>
      </w:pPr>
      <w:r>
        <w:rPr>
          <w:rStyle w:val="CommentReference"/>
        </w:rPr>
        <w:annotationRef/>
      </w:r>
      <w:r>
        <w:t>let's do what mark suggested. otherwise, it leaves the wrong impression. and I will carry this feedback back to template team, as I think that was a bad addition to the template.</w:t>
      </w:r>
    </w:p>
  </w:comment>
  <w:comment w:id="1526" w:author="Marc Kravitz" w:date="2026-06-03T18:36:00Z" w:initials="MK">
    <w:p w14:paraId="4C94C9F5" w14:textId="111DD111" w:rsidR="00B72F1F" w:rsidRDefault="00B72F1F" w:rsidP="00B72F1F">
      <w:pPr>
        <w:pStyle w:val="CommentText"/>
      </w:pPr>
      <w:r>
        <w:rPr>
          <w:rStyle w:val="CommentReference"/>
        </w:rPr>
        <w:annotationRef/>
      </w:r>
      <w:r>
        <w:t>TQA observation: Are we saying we’ll do design work and submit for approval before the project begins? Perhaps could be updated to architectural approval via ARB during sprint planning or similar? (</w:t>
      </w:r>
      <w:r>
        <w:fldChar w:fldCharType="begin"/>
      </w:r>
      <w:r>
        <w:instrText>HYPERLINK "mailto:frmoigul@microsoft.com"</w:instrText>
      </w:r>
      <w:bookmarkStart w:id="1548" w:name="_@_174BDAA810704181912962A7768A99E5Z"/>
      <w:r>
        <w:fldChar w:fldCharType="separate"/>
      </w:r>
      <w:bookmarkEnd w:id="1548"/>
      <w:r w:rsidRPr="00B72F1F">
        <w:rPr>
          <w:rStyle w:val="Mention"/>
          <w:noProof/>
        </w:rPr>
        <w:t>@Francis Moigula</w:t>
      </w:r>
      <w:r>
        <w:fldChar w:fldCharType="end"/>
      </w:r>
      <w:r>
        <w:t>)</w:t>
      </w:r>
    </w:p>
  </w:comment>
  <w:comment w:id="1527" w:author="Marc Kravitz" w:date="2026-06-05T17:23:00Z" w:initials="MK">
    <w:p w14:paraId="39FDE443" w14:textId="77777777" w:rsidR="00D17372" w:rsidRDefault="00D17372" w:rsidP="00D17372">
      <w:pPr>
        <w:pStyle w:val="CommentText"/>
      </w:pPr>
      <w:r>
        <w:rPr>
          <w:rStyle w:val="CommentReference"/>
        </w:rPr>
        <w:annotationRef/>
      </w:r>
      <w:r>
        <w:t>resolved</w:t>
      </w:r>
    </w:p>
  </w:comment>
  <w:comment w:id="2194" w:author="Marc Kravitz" w:date="2026-06-03T18:36:00Z" w:initials="MK">
    <w:p w14:paraId="6A06CB39" w14:textId="77777777" w:rsidR="009D24A2" w:rsidRDefault="009D24A2" w:rsidP="00B72F1F">
      <w:pPr>
        <w:pStyle w:val="CommentText"/>
      </w:pPr>
      <w:r>
        <w:rPr>
          <w:rStyle w:val="CommentReference"/>
        </w:rPr>
        <w:annotationRef/>
      </w:r>
      <w:r>
        <w:t>TQA observation: Are we saying we’ll do design work and submit for approval before the project begins? Perhaps could be updated to architectural approval via ARB during sprint planning or similar? (</w:t>
      </w:r>
      <w:r>
        <w:fldChar w:fldCharType="begin"/>
      </w:r>
      <w:r>
        <w:instrText>HYPERLINK "mailto:frmoigul@microsoft.com"</w:instrText>
      </w:r>
      <w:bookmarkStart w:id="2203" w:name="_@_5B8F2703BB3B4FF6BC8FB26D2DBB83F6Z"/>
      <w:r>
        <w:fldChar w:fldCharType="separate"/>
      </w:r>
      <w:bookmarkEnd w:id="2203"/>
      <w:r w:rsidRPr="00B72F1F">
        <w:rPr>
          <w:rStyle w:val="Mention"/>
          <w:noProof/>
        </w:rPr>
        <w:t>@Francis Moigula</w:t>
      </w:r>
      <w:r>
        <w:fldChar w:fldCharType="end"/>
      </w:r>
      <w:r>
        <w:t>)</w:t>
      </w:r>
    </w:p>
  </w:comment>
  <w:comment w:id="2195" w:author="Francis Moigula" w:date="2026-06-05T10:43:00Z" w:initials="FM">
    <w:p w14:paraId="2F5CF72F" w14:textId="77777777" w:rsidR="006D0658" w:rsidRDefault="006D0658" w:rsidP="006D0658">
      <w:pPr>
        <w:pStyle w:val="CommentText"/>
      </w:pPr>
      <w:r>
        <w:rPr>
          <w:rStyle w:val="CommentReference"/>
        </w:rPr>
        <w:annotationRef/>
      </w:r>
      <w:r>
        <w:rPr>
          <w:lang w:val="en-CA"/>
        </w:rPr>
        <w:t>Updated to just Architecture, and switched from written to ARB approval.</w:t>
      </w:r>
    </w:p>
  </w:comment>
  <w:comment w:id="2196" w:author="Marc Kravitz" w:date="2026-06-05T17:25:00Z" w:initials="MK">
    <w:p w14:paraId="5C66D674" w14:textId="2E9E2C59" w:rsidR="00B73410" w:rsidRDefault="00B73410" w:rsidP="00B73410">
      <w:pPr>
        <w:pStyle w:val="CommentText"/>
      </w:pPr>
      <w:r>
        <w:rPr>
          <w:rStyle w:val="CommentReference"/>
        </w:rPr>
        <w:annotationRef/>
      </w:r>
      <w:r>
        <w:fldChar w:fldCharType="begin"/>
      </w:r>
      <w:r>
        <w:instrText>HYPERLINK "mailto:frmoigul@microsoft.com"</w:instrText>
      </w:r>
      <w:bookmarkStart w:id="2204" w:name="_@_6B21337BDA624B948F21177EC5074BBFZ"/>
      <w:r>
        <w:fldChar w:fldCharType="separate"/>
      </w:r>
      <w:bookmarkEnd w:id="2204"/>
      <w:r w:rsidRPr="00B73410">
        <w:rPr>
          <w:rStyle w:val="Mention"/>
          <w:noProof/>
        </w:rPr>
        <w:t>@Francis Moigula</w:t>
      </w:r>
      <w:r>
        <w:fldChar w:fldCharType="end"/>
      </w:r>
      <w:r>
        <w:t xml:space="preserve"> - are you still intended for their signoff before week 1 of project?</w:t>
      </w:r>
    </w:p>
  </w:comment>
  <w:comment w:id="2522" w:author="Wayne Schmoyer" w:date="2026-06-03T17:48:00Z" w:initials="WS">
    <w:p w14:paraId="39D4CB25" w14:textId="77777777" w:rsidR="00314182" w:rsidRDefault="00314182" w:rsidP="00314182">
      <w:pPr>
        <w:pStyle w:val="CommentText"/>
      </w:pPr>
      <w:r>
        <w:rPr>
          <w:rStyle w:val="CommentReference"/>
        </w:rPr>
        <w:annotationRef/>
      </w:r>
      <w:r>
        <w:t>Is this the correct term here? Looks same as previous section</w:t>
      </w:r>
    </w:p>
  </w:comment>
  <w:comment w:id="2523" w:author="Francis Moigula" w:date="2026-06-05T10:43:00Z" w:initials="FM">
    <w:p w14:paraId="3686B42B" w14:textId="77777777" w:rsidR="00124F31" w:rsidRDefault="00124F31" w:rsidP="00124F31">
      <w:pPr>
        <w:pStyle w:val="CommentText"/>
      </w:pPr>
      <w:r>
        <w:rPr>
          <w:rStyle w:val="CommentReference"/>
        </w:rPr>
        <w:annotationRef/>
      </w:r>
      <w:r>
        <w:rPr>
          <w:lang w:val="en-CA"/>
        </w:rPr>
        <w:t>Updated to be more specific...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CEF00B" w15:done="0"/>
  <w15:commentEx w15:paraId="7B2A475D" w15:paraIdParent="01CEF00B" w15:done="0"/>
  <w15:commentEx w15:paraId="4E81ED58" w15:done="0"/>
  <w15:commentEx w15:paraId="3476CF50" w15:done="0"/>
  <w15:commentEx w15:paraId="14922CC7" w15:paraIdParent="3476CF50" w15:done="0"/>
  <w15:commentEx w15:paraId="50D25BCE" w15:done="0"/>
  <w15:commentEx w15:paraId="3FFCED39" w15:paraIdParent="50D25BCE" w15:done="0"/>
  <w15:commentEx w15:paraId="5637C3F4" w15:done="0"/>
  <w15:commentEx w15:paraId="2CAAF5D3" w15:paraIdParent="5637C3F4" w15:done="0"/>
  <w15:commentEx w15:paraId="59EBE09F" w15:done="0"/>
  <w15:commentEx w15:paraId="19A504DB" w15:paraIdParent="59EBE09F" w15:done="0"/>
  <w15:commentEx w15:paraId="672B96A1" w15:paraIdParent="59EBE09F" w15:done="0"/>
  <w15:commentEx w15:paraId="13D87FA9" w15:paraIdParent="59EBE09F" w15:done="0"/>
  <w15:commentEx w15:paraId="5A0058DE" w15:done="0"/>
  <w15:commentEx w15:paraId="6BEC7F89" w15:paraIdParent="5A0058DE" w15:done="0"/>
  <w15:commentEx w15:paraId="0FF2B055" w15:done="0"/>
  <w15:commentEx w15:paraId="477F96DA" w15:paraIdParent="0FF2B055" w15:done="0"/>
  <w15:commentEx w15:paraId="16307FFB" w15:done="0"/>
  <w15:commentEx w15:paraId="0672C357" w15:paraIdParent="16307FFB" w15:done="0"/>
  <w15:commentEx w15:paraId="48CF2303" w15:done="0"/>
  <w15:commentEx w15:paraId="4DC5053F" w15:paraIdParent="48CF2303" w15:done="0"/>
  <w15:commentEx w15:paraId="2B6B1302" w15:done="0"/>
  <w15:commentEx w15:paraId="4B3E1641" w15:paraIdParent="2B6B1302" w15:done="0"/>
  <w15:commentEx w15:paraId="31042A79" w15:done="0"/>
  <w15:commentEx w15:paraId="07DE3CE7" w15:paraIdParent="31042A79" w15:done="0"/>
  <w15:commentEx w15:paraId="73314A33" w15:done="0"/>
  <w15:commentEx w15:paraId="47243A54" w15:paraIdParent="73314A33" w15:done="0"/>
  <w15:commentEx w15:paraId="3D15A4E9" w15:done="0"/>
  <w15:commentEx w15:paraId="1B39EC8E" w15:paraIdParent="3D15A4E9" w15:done="0"/>
  <w15:commentEx w15:paraId="3ACDE645" w15:paraIdParent="3D15A4E9" w15:done="0"/>
  <w15:commentEx w15:paraId="767E0E90" w15:done="1"/>
  <w15:commentEx w15:paraId="6876A7C7" w15:paraIdParent="767E0E90" w15:done="1"/>
  <w15:commentEx w15:paraId="7ECE639E" w15:paraIdParent="767E0E90" w15:done="1"/>
  <w15:commentEx w15:paraId="1ADEB633" w15:done="0"/>
  <w15:commentEx w15:paraId="314F23FA" w15:paraIdParent="1ADEB633" w15:done="0"/>
  <w15:commentEx w15:paraId="371D3E49" w15:done="1"/>
  <w15:commentEx w15:paraId="73FF07C1" w15:paraIdParent="371D3E49" w15:done="1"/>
  <w15:commentEx w15:paraId="30D1FE66" w15:paraIdParent="371D3E49" w15:done="1"/>
  <w15:commentEx w15:paraId="010701A8" w15:done="1"/>
  <w15:commentEx w15:paraId="409A2588" w15:paraIdParent="010701A8" w15:done="1"/>
  <w15:commentEx w15:paraId="31FBF222" w15:paraIdParent="010701A8" w15:done="1"/>
  <w15:commentEx w15:paraId="2292D7EC" w15:done="1"/>
  <w15:commentEx w15:paraId="7A464063" w15:paraIdParent="2292D7EC" w15:done="1"/>
  <w15:commentEx w15:paraId="54E6AA14" w15:paraIdParent="2292D7EC" w15:done="1"/>
  <w15:commentEx w15:paraId="71F9341B" w15:done="0"/>
  <w15:commentEx w15:paraId="10C70E34" w15:paraIdParent="71F9341B" w15:done="0"/>
  <w15:commentEx w15:paraId="05ADE83E" w15:done="1"/>
  <w15:commentEx w15:paraId="36E27B99" w15:paraIdParent="05ADE83E" w15:done="1"/>
  <w15:commentEx w15:paraId="6FB7F7E6" w15:paraIdParent="05ADE83E" w15:done="1"/>
  <w15:commentEx w15:paraId="27CD7474" w15:done="0"/>
  <w15:commentEx w15:paraId="302C2614" w15:paraIdParent="27CD7474" w15:done="0"/>
  <w15:commentEx w15:paraId="4F7193F5" w15:done="0"/>
  <w15:commentEx w15:paraId="4AC836FA" w15:done="1"/>
  <w15:commentEx w15:paraId="5E799EA2" w15:paraIdParent="4AC836FA" w15:done="1"/>
  <w15:commentEx w15:paraId="61A659AB" w15:paraIdParent="4AC836FA" w15:done="1"/>
  <w15:commentEx w15:paraId="150E41C3" w15:done="0"/>
  <w15:commentEx w15:paraId="29895CEC" w15:done="0"/>
  <w15:commentEx w15:paraId="454BBC21" w15:done="1"/>
  <w15:commentEx w15:paraId="447CCD01" w15:paraIdParent="454BBC21" w15:done="1"/>
  <w15:commentEx w15:paraId="4E27252A" w15:paraIdParent="454BBC21" w15:done="1"/>
  <w15:commentEx w15:paraId="6046E94B" w15:done="0"/>
  <w15:commentEx w15:paraId="0385FBD5" w15:done="1"/>
  <w15:commentEx w15:paraId="272DE4F5" w15:paraIdParent="0385FBD5" w15:done="1"/>
  <w15:commentEx w15:paraId="79C9186A" w15:paraIdParent="0385FBD5" w15:done="1"/>
  <w15:commentEx w15:paraId="2A564505" w15:done="0"/>
  <w15:commentEx w15:paraId="28783474" w15:done="0"/>
  <w15:commentEx w15:paraId="4E06D1DE" w15:paraIdParent="28783474" w15:done="0"/>
  <w15:commentEx w15:paraId="1486B685" w15:done="0"/>
  <w15:commentEx w15:paraId="680172CE" w15:paraIdParent="1486B685" w15:done="0"/>
  <w15:commentEx w15:paraId="0F14B83A" w15:done="0"/>
  <w15:commentEx w15:paraId="52C8F838" w15:paraIdParent="0F14B83A" w15:done="0"/>
  <w15:commentEx w15:paraId="492454D3" w15:done="0"/>
  <w15:commentEx w15:paraId="11D70184" w15:paraIdParent="492454D3" w15:done="0"/>
  <w15:commentEx w15:paraId="0061D6C9" w15:done="0"/>
  <w15:commentEx w15:paraId="465950C2" w15:paraIdParent="0061D6C9" w15:done="0"/>
  <w15:commentEx w15:paraId="4479887A" w15:done="0"/>
  <w15:commentEx w15:paraId="17E66CB9" w15:paraIdParent="4479887A" w15:done="0"/>
  <w15:commentEx w15:paraId="55AAFE60" w15:done="0"/>
  <w15:commentEx w15:paraId="597A6901" w15:paraIdParent="55AAFE60" w15:done="0"/>
  <w15:commentEx w15:paraId="30C640CC" w15:paraIdParent="55AAFE60" w15:done="0"/>
  <w15:commentEx w15:paraId="64629134" w15:done="0"/>
  <w15:commentEx w15:paraId="47387869" w15:paraIdParent="64629134" w15:done="0"/>
  <w15:commentEx w15:paraId="3E811D37" w15:paraIdParent="64629134" w15:done="0"/>
  <w15:commentEx w15:paraId="643D51D4" w15:paraIdParent="64629134" w15:done="0"/>
  <w15:commentEx w15:paraId="4C94C9F5" w15:done="1"/>
  <w15:commentEx w15:paraId="39FDE443" w15:paraIdParent="4C94C9F5" w15:done="1"/>
  <w15:commentEx w15:paraId="6A06CB39" w15:done="0"/>
  <w15:commentEx w15:paraId="2F5CF72F" w15:paraIdParent="6A06CB39" w15:done="0"/>
  <w15:commentEx w15:paraId="5C66D674" w15:paraIdParent="6A06CB39" w15:done="0"/>
  <w15:commentEx w15:paraId="39D4CB25" w15:done="0"/>
  <w15:commentEx w15:paraId="3686B42B" w15:paraIdParent="39D4CB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3EFAC6" w16cex:dateUtc="2026-06-03T18:25:00Z"/>
  <w16cex:commentExtensible w16cex:durableId="03A608C4" w16cex:dateUtc="2026-06-03T21:02:00Z"/>
  <w16cex:commentExtensible w16cex:durableId="017CCF68" w16cex:dateUtc="2026-06-03T21:32:00Z"/>
  <w16cex:commentExtensible w16cex:durableId="391B7429" w16cex:dateUtc="2026-06-03T21:57:00Z"/>
  <w16cex:commentExtensible w16cex:durableId="6ECD23F6" w16cex:dateUtc="2026-06-05T16:47:00Z"/>
  <w16cex:commentExtensible w16cex:durableId="00E2595E" w16cex:dateUtc="2026-06-03T21:22:00Z"/>
  <w16cex:commentExtensible w16cex:durableId="0B3B17F0" w16cex:dateUtc="2026-06-04T15:33:00Z"/>
  <w16cex:commentExtensible w16cex:durableId="1A4A4B44" w16cex:dateUtc="2026-06-03T21:58:00Z"/>
  <w16cex:commentExtensible w16cex:durableId="79CD5DFC" w16cex:dateUtc="2026-06-04T15:35:00Z"/>
  <w16cex:commentExtensible w16cex:durableId="15B2632E" w16cex:dateUtc="2026-06-03T22:00:00Z"/>
  <w16cex:commentExtensible w16cex:durableId="0E7830D7" w16cex:dateUtc="2026-06-04T15:37:00Z"/>
  <w16cex:commentExtensible w16cex:durableId="1AFD4820" w16cex:dateUtc="2026-06-04T19:27:00Z"/>
  <w16cex:commentExtensible w16cex:durableId="3921EC03" w16cex:dateUtc="2026-06-04T21:03:00Z"/>
  <w16cex:commentExtensible w16cex:durableId="4069473B" w16cex:dateUtc="2026-06-03T22:07:00Z"/>
  <w16cex:commentExtensible w16cex:durableId="5F3E9BD4" w16cex:dateUtc="2026-06-04T15:39:00Z"/>
  <w16cex:commentExtensible w16cex:durableId="7A940E6A" w16cex:dateUtc="2026-06-04T17:42:00Z"/>
  <w16cex:commentExtensible w16cex:durableId="58AADD2A" w16cex:dateUtc="2026-06-04T18:42:00Z"/>
  <w16cex:commentExtensible w16cex:durableId="2DBC3908" w16cex:dateUtc="2026-06-03T22:10:00Z"/>
  <w16cex:commentExtensible w16cex:durableId="17E14256" w16cex:dateUtc="2026-06-04T15:42:00Z"/>
  <w16cex:commentExtensible w16cex:durableId="30940EE7" w16cex:dateUtc="2026-06-03T22:22:00Z"/>
  <w16cex:commentExtensible w16cex:durableId="72D605A8" w16cex:dateUtc="2026-06-04T18:44:00Z"/>
  <w16cex:commentExtensible w16cex:durableId="2AA4C15F" w16cex:dateUtc="2026-06-04T02:57:00Z"/>
  <w16cex:commentExtensible w16cex:durableId="5EF59AE7" w16cex:dateUtc="2026-06-04T15:44:00Z"/>
  <w16cex:commentExtensible w16cex:durableId="4E9616AA" w16cex:dateUtc="2026-06-04T15:37:00Z"/>
  <w16cex:commentExtensible w16cex:durableId="20FA49A2" w16cex:dateUtc="2026-06-04T15:45:00Z"/>
  <w16cex:commentExtensible w16cex:durableId="764F9D22" w16cex:dateUtc="2026-06-04T03:10:00Z"/>
  <w16cex:commentExtensible w16cex:durableId="23991ED2" w16cex:dateUtc="2026-06-04T15:49:00Z"/>
  <w16cex:commentExtensible w16cex:durableId="7BBFACDF" w16cex:dateUtc="2026-06-04T03:13:00Z"/>
  <w16cex:commentExtensible w16cex:durableId="723B53A4" w16cex:dateUtc="2026-06-04T03:32:00Z">
    <w16cex:extLst>
      <w16:ext w16:uri="{CE6994B0-6A32-4C9F-8C6B-6E91EDA988CE}">
        <cr:reactions xmlns:cr="http://schemas.microsoft.com/office/comments/2020/reactions">
          <cr:reaction reactionType="1">
            <cr:reactionInfo dateUtc="2026-06-04T11:38:26Z">
              <cr:user userId="S::andaly@microsoft.com::dbcdf6a2-3069-44bd-86eb-0c19bb48869b" userProvider="AD" userName="Andy Daly"/>
            </cr:reactionInfo>
          </cr:reaction>
        </cr:reactions>
      </w16:ext>
    </w16cex:extLst>
  </w16cex:commentExtensible>
  <w16cex:commentExtensible w16cex:durableId="20C09824" w16cex:dateUtc="2026-06-04T18:46:00Z"/>
  <w16cex:commentExtensible w16cex:durableId="4D6787A0" w16cex:dateUtc="2026-06-03T23:32:00Z"/>
  <w16cex:commentExtensible w16cex:durableId="4177F6C6" w16cex:dateUtc="2026-06-04T18:48:00Z"/>
  <w16cex:commentExtensible w16cex:durableId="6FF8CD70" w16cex:dateUtc="2026-06-05T22:29:00Z"/>
  <w16cex:commentExtensible w16cex:durableId="5E70C5AE" w16cex:dateUtc="2026-06-04T12:10:00Z"/>
  <w16cex:commentExtensible w16cex:durableId="5FAB5F27" w16cex:dateUtc="2026-06-04T18:49:00Z"/>
  <w16cex:commentExtensible w16cex:durableId="4FDB2199" w16cex:dateUtc="2026-06-03T23:16:00Z"/>
  <w16cex:commentExtensible w16cex:durableId="5A299C9F" w16cex:dateUtc="2026-06-04T18:53:00Z"/>
  <w16cex:commentExtensible w16cex:durableId="30634EB4" w16cex:dateUtc="2026-06-05T22:32:00Z"/>
  <w16cex:commentExtensible w16cex:durableId="062491DE" w16cex:dateUtc="2026-06-03T23:18:00Z"/>
  <w16cex:commentExtensible w16cex:durableId="10EB172B" w16cex:dateUtc="2026-06-04T18:54:00Z"/>
  <w16cex:commentExtensible w16cex:durableId="178514CB" w16cex:dateUtc="2026-06-05T22:38:00Z"/>
  <w16cex:commentExtensible w16cex:durableId="3986BDB2" w16cex:dateUtc="2026-06-03T23:24:00Z"/>
  <w16cex:commentExtensible w16cex:durableId="338FAC97" w16cex:dateUtc="2026-06-04T18:56:00Z"/>
  <w16cex:commentExtensible w16cex:durableId="0501342E" w16cex:dateUtc="2026-06-05T22:48:00Z"/>
  <w16cex:commentExtensible w16cex:durableId="08A6EFEE" w16cex:dateUtc="2026-06-04T17:43:00Z"/>
  <w16cex:commentExtensible w16cex:durableId="42D9384D" w16cex:dateUtc="2026-06-04T18:58:00Z"/>
  <w16cex:commentExtensible w16cex:durableId="7C33F22A" w16cex:dateUtc="2026-06-03T23:55:00Z"/>
  <w16cex:commentExtensible w16cex:durableId="2C4F412A" w16cex:dateUtc="2026-06-04T18:59:00Z"/>
  <w16cex:commentExtensible w16cex:durableId="4FA12DD3" w16cex:dateUtc="2026-06-05T23:29:00Z"/>
  <w16cex:commentExtensible w16cex:durableId="6392003E" w16cex:dateUtc="2026-06-03T21:29:00Z"/>
  <w16cex:commentExtensible w16cex:durableId="7E561099" w16cex:dateUtc="2026-06-04T18:59:00Z"/>
  <w16cex:commentExtensible w16cex:durableId="5AAD8AEB" w16cex:dateUtc="2026-06-03T21:30:00Z">
    <w16cex:extLst>
      <w16:ext w16:uri="{CE6994B0-6A32-4C9F-8C6B-6E91EDA988CE}">
        <cr:reactions xmlns:cr="http://schemas.microsoft.com/office/comments/2020/reactions">
          <cr:reaction reactionType="1">
            <cr:reactionInfo dateUtc="2026-06-04T18:59:57Z">
              <cr:user userId="S::frmoigul@microsoft.com::8d46121a-1043-46fe-9702-56f765c58385" userProvider="AD" userName="Francis Moigula"/>
            </cr:reactionInfo>
          </cr:reaction>
        </cr:reactions>
      </w16:ext>
    </w16cex:extLst>
  </w16cex:commentExtensible>
  <w16cex:commentExtensible w16cex:durableId="65CEFFBB" w16cex:dateUtc="2026-06-04T00:01:00Z"/>
  <w16cex:commentExtensible w16cex:durableId="6F3F618A" w16cex:dateUtc="2026-06-04T19:02:00Z"/>
  <w16cex:commentExtensible w16cex:durableId="44D0552A" w16cex:dateUtc="2026-06-05T23:34:00Z"/>
  <w16cex:commentExtensible w16cex:durableId="600E6E2B" w16cex:dateUtc="2026-06-03T21:31:00Z"/>
  <w16cex:commentExtensible w16cex:durableId="31682F70" w16cex:dateUtc="2026-06-03T21:35:00Z"/>
  <w16cex:commentExtensible w16cex:durableId="45D27163" w16cex:dateUtc="2026-06-04T00:04:00Z"/>
  <w16cex:commentExtensible w16cex:durableId="1120D0A9" w16cex:dateUtc="2026-06-04T19:03:00Z"/>
  <w16cex:commentExtensible w16cex:durableId="50BC6087" w16cex:dateUtc="2026-06-05T23:57:00Z"/>
  <w16cex:commentExtensible w16cex:durableId="75C6056A" w16cex:dateUtc="2026-06-03T21:37:00Z"/>
  <w16cex:commentExtensible w16cex:durableId="4DEE4D89" w16cex:dateUtc="2026-06-04T01:29:00Z"/>
  <w16cex:commentExtensible w16cex:durableId="2980EC47" w16cex:dateUtc="2026-06-04T20:53:00Z"/>
  <w16cex:commentExtensible w16cex:durableId="3151C679" w16cex:dateUtc="2026-06-05T23:59:00Z"/>
  <w16cex:commentExtensible w16cex:durableId="7F4D6239" w16cex:dateUtc="2026-06-04T19:44:00Z"/>
  <w16cex:commentExtensible w16cex:durableId="5B7F1D8F" w16cex:dateUtc="2026-06-03T21:05:00Z"/>
  <w16cex:commentExtensible w16cex:durableId="0BF56392" w16cex:dateUtc="2026-06-03T21:20:00Z"/>
  <w16cex:commentExtensible w16cex:durableId="49ABCE97" w16cex:dateUtc="2026-06-04T13:05:00Z"/>
  <w16cex:commentExtensible w16cex:durableId="511E9F03" w16cex:dateUtc="2026-06-05T15:52:00Z"/>
  <w16cex:commentExtensible w16cex:durableId="3CA443A8" w16cex:dateUtc="2026-06-04T13:07:00Z"/>
  <w16cex:commentExtensible w16cex:durableId="706A03BA" w16cex:dateUtc="2026-06-05T15:49:00Z"/>
  <w16cex:commentExtensible w16cex:durableId="3D68C1FA" w16cex:dateUtc="2026-06-03T22:48:00Z"/>
  <w16cex:commentExtensible w16cex:durableId="08167F96" w16cex:dateUtc="2026-06-04T11:36:00Z"/>
  <w16cex:commentExtensible w16cex:durableId="48E2311E" w16cex:dateUtc="2026-06-04T11:37:00Z"/>
  <w16cex:commentExtensible w16cex:durableId="1D34C923" w16cex:dateUtc="2026-06-05T15:45:00Z"/>
  <w16cex:commentExtensible w16cex:durableId="0C2A3505" w16cex:dateUtc="2026-06-04T11:38:00Z"/>
  <w16cex:commentExtensible w16cex:durableId="19B57DED" w16cex:dateUtc="2026-06-05T15:44:00Z"/>
  <w16cex:commentExtensible w16cex:durableId="01768FE1" w16cex:dateUtc="2026-06-04T01:31:00Z"/>
  <w16cex:commentExtensible w16cex:durableId="1CDC08FA" w16cex:dateUtc="2026-06-05T15:40:00Z"/>
  <w16cex:commentExtensible w16cex:durableId="71F0AE23" w16cex:dateUtc="2026-06-06T00:07:00Z"/>
  <w16cex:commentExtensible w16cex:durableId="76FD6627" w16cex:dateUtc="2026-06-03T21:45:00Z"/>
  <w16cex:commentExtensible w16cex:durableId="376CEACD" w16cex:dateUtc="2026-06-04T01:34:00Z"/>
  <w16cex:commentExtensible w16cex:durableId="72F4CAD0" w16cex:dateUtc="2026-06-05T15:41:00Z"/>
  <w16cex:commentExtensible w16cex:durableId="5EAE28AE" w16cex:dateUtc="2026-06-05T16:24:00Z"/>
  <w16cex:commentExtensible w16cex:durableId="23E368D1" w16cex:dateUtc="2026-06-04T01:36:00Z"/>
  <w16cex:commentExtensible w16cex:durableId="79C968F8" w16cex:dateUtc="2026-06-06T00:23:00Z"/>
  <w16cex:commentExtensible w16cex:durableId="39EF8A8B" w16cex:dateUtc="2026-06-04T01:36:00Z"/>
  <w16cex:commentExtensible w16cex:durableId="599D78C9" w16cex:dateUtc="2026-06-05T15:43:00Z"/>
  <w16cex:commentExtensible w16cex:durableId="7F2375C1" w16cex:dateUtc="2026-06-06T00:25:00Z"/>
  <w16cex:commentExtensible w16cex:durableId="0EBA57B9" w16cex:dateUtc="2026-06-03T21:48:00Z"/>
  <w16cex:commentExtensible w16cex:durableId="7F29EE97" w16cex:dateUtc="2026-06-05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CEF00B" w16cid:durableId="6A3EFAC6"/>
  <w16cid:commentId w16cid:paraId="7B2A475D" w16cid:durableId="03A608C4"/>
  <w16cid:commentId w16cid:paraId="4E81ED58" w16cid:durableId="017CCF68"/>
  <w16cid:commentId w16cid:paraId="3476CF50" w16cid:durableId="391B7429"/>
  <w16cid:commentId w16cid:paraId="14922CC7" w16cid:durableId="6ECD23F6"/>
  <w16cid:commentId w16cid:paraId="50D25BCE" w16cid:durableId="00E2595E"/>
  <w16cid:commentId w16cid:paraId="3FFCED39" w16cid:durableId="0B3B17F0"/>
  <w16cid:commentId w16cid:paraId="5637C3F4" w16cid:durableId="1A4A4B44"/>
  <w16cid:commentId w16cid:paraId="2CAAF5D3" w16cid:durableId="79CD5DFC"/>
  <w16cid:commentId w16cid:paraId="59EBE09F" w16cid:durableId="15B2632E"/>
  <w16cid:commentId w16cid:paraId="19A504DB" w16cid:durableId="0E7830D7"/>
  <w16cid:commentId w16cid:paraId="672B96A1" w16cid:durableId="1AFD4820"/>
  <w16cid:commentId w16cid:paraId="13D87FA9" w16cid:durableId="3921EC03"/>
  <w16cid:commentId w16cid:paraId="5A0058DE" w16cid:durableId="4069473B"/>
  <w16cid:commentId w16cid:paraId="6BEC7F89" w16cid:durableId="5F3E9BD4"/>
  <w16cid:commentId w16cid:paraId="0FF2B055" w16cid:durableId="7A940E6A"/>
  <w16cid:commentId w16cid:paraId="477F96DA" w16cid:durableId="58AADD2A"/>
  <w16cid:commentId w16cid:paraId="16307FFB" w16cid:durableId="2DBC3908"/>
  <w16cid:commentId w16cid:paraId="0672C357" w16cid:durableId="17E14256"/>
  <w16cid:commentId w16cid:paraId="48CF2303" w16cid:durableId="30940EE7"/>
  <w16cid:commentId w16cid:paraId="4DC5053F" w16cid:durableId="72D605A8"/>
  <w16cid:commentId w16cid:paraId="2B6B1302" w16cid:durableId="2AA4C15F"/>
  <w16cid:commentId w16cid:paraId="4B3E1641" w16cid:durableId="5EF59AE7"/>
  <w16cid:commentId w16cid:paraId="31042A79" w16cid:durableId="4E9616AA"/>
  <w16cid:commentId w16cid:paraId="07DE3CE7" w16cid:durableId="20FA49A2"/>
  <w16cid:commentId w16cid:paraId="73314A33" w16cid:durableId="764F9D22"/>
  <w16cid:commentId w16cid:paraId="47243A54" w16cid:durableId="23991ED2"/>
  <w16cid:commentId w16cid:paraId="3D15A4E9" w16cid:durableId="7BBFACDF"/>
  <w16cid:commentId w16cid:paraId="1B39EC8E" w16cid:durableId="723B53A4"/>
  <w16cid:commentId w16cid:paraId="3ACDE645" w16cid:durableId="20C09824"/>
  <w16cid:commentId w16cid:paraId="767E0E90" w16cid:durableId="4D6787A0"/>
  <w16cid:commentId w16cid:paraId="6876A7C7" w16cid:durableId="4177F6C6"/>
  <w16cid:commentId w16cid:paraId="7ECE639E" w16cid:durableId="6FF8CD70"/>
  <w16cid:commentId w16cid:paraId="1ADEB633" w16cid:durableId="5E70C5AE"/>
  <w16cid:commentId w16cid:paraId="314F23FA" w16cid:durableId="5FAB5F27"/>
  <w16cid:commentId w16cid:paraId="371D3E49" w16cid:durableId="4FDB2199"/>
  <w16cid:commentId w16cid:paraId="73FF07C1" w16cid:durableId="5A299C9F"/>
  <w16cid:commentId w16cid:paraId="30D1FE66" w16cid:durableId="30634EB4"/>
  <w16cid:commentId w16cid:paraId="010701A8" w16cid:durableId="062491DE"/>
  <w16cid:commentId w16cid:paraId="409A2588" w16cid:durableId="10EB172B"/>
  <w16cid:commentId w16cid:paraId="31FBF222" w16cid:durableId="178514CB"/>
  <w16cid:commentId w16cid:paraId="2292D7EC" w16cid:durableId="3986BDB2"/>
  <w16cid:commentId w16cid:paraId="7A464063" w16cid:durableId="338FAC97"/>
  <w16cid:commentId w16cid:paraId="54E6AA14" w16cid:durableId="0501342E"/>
  <w16cid:commentId w16cid:paraId="71F9341B" w16cid:durableId="08A6EFEE"/>
  <w16cid:commentId w16cid:paraId="10C70E34" w16cid:durableId="42D9384D"/>
  <w16cid:commentId w16cid:paraId="05ADE83E" w16cid:durableId="7C33F22A"/>
  <w16cid:commentId w16cid:paraId="36E27B99" w16cid:durableId="2C4F412A"/>
  <w16cid:commentId w16cid:paraId="6FB7F7E6" w16cid:durableId="4FA12DD3"/>
  <w16cid:commentId w16cid:paraId="27CD7474" w16cid:durableId="6392003E"/>
  <w16cid:commentId w16cid:paraId="302C2614" w16cid:durableId="7E561099"/>
  <w16cid:commentId w16cid:paraId="4F7193F5" w16cid:durableId="5AAD8AEB"/>
  <w16cid:commentId w16cid:paraId="4AC836FA" w16cid:durableId="65CEFFBB"/>
  <w16cid:commentId w16cid:paraId="5E799EA2" w16cid:durableId="6F3F618A"/>
  <w16cid:commentId w16cid:paraId="61A659AB" w16cid:durableId="44D0552A"/>
  <w16cid:commentId w16cid:paraId="150E41C3" w16cid:durableId="600E6E2B"/>
  <w16cid:commentId w16cid:paraId="29895CEC" w16cid:durableId="31682F70"/>
  <w16cid:commentId w16cid:paraId="454BBC21" w16cid:durableId="45D27163"/>
  <w16cid:commentId w16cid:paraId="447CCD01" w16cid:durableId="1120D0A9"/>
  <w16cid:commentId w16cid:paraId="4E27252A" w16cid:durableId="50BC6087"/>
  <w16cid:commentId w16cid:paraId="6046E94B" w16cid:durableId="75C6056A"/>
  <w16cid:commentId w16cid:paraId="0385FBD5" w16cid:durableId="4DEE4D89"/>
  <w16cid:commentId w16cid:paraId="272DE4F5" w16cid:durableId="2980EC47"/>
  <w16cid:commentId w16cid:paraId="79C9186A" w16cid:durableId="3151C679"/>
  <w16cid:commentId w16cid:paraId="2A564505" w16cid:durableId="7F4D6239"/>
  <w16cid:commentId w16cid:paraId="28783474" w16cid:durableId="5B7F1D8F"/>
  <w16cid:commentId w16cid:paraId="4E06D1DE" w16cid:durableId="0BF56392"/>
  <w16cid:commentId w16cid:paraId="1486B685" w16cid:durableId="49ABCE97"/>
  <w16cid:commentId w16cid:paraId="680172CE" w16cid:durableId="511E9F03"/>
  <w16cid:commentId w16cid:paraId="0F14B83A" w16cid:durableId="3CA443A8"/>
  <w16cid:commentId w16cid:paraId="52C8F838" w16cid:durableId="706A03BA"/>
  <w16cid:commentId w16cid:paraId="492454D3" w16cid:durableId="3D68C1FA"/>
  <w16cid:commentId w16cid:paraId="11D70184" w16cid:durableId="08167F96"/>
  <w16cid:commentId w16cid:paraId="0061D6C9" w16cid:durableId="48E2311E"/>
  <w16cid:commentId w16cid:paraId="465950C2" w16cid:durableId="1D34C923"/>
  <w16cid:commentId w16cid:paraId="4479887A" w16cid:durableId="0C2A3505"/>
  <w16cid:commentId w16cid:paraId="17E66CB9" w16cid:durableId="19B57DED"/>
  <w16cid:commentId w16cid:paraId="55AAFE60" w16cid:durableId="01768FE1"/>
  <w16cid:commentId w16cid:paraId="597A6901" w16cid:durableId="1CDC08FA"/>
  <w16cid:commentId w16cid:paraId="30C640CC" w16cid:durableId="71F0AE23"/>
  <w16cid:commentId w16cid:paraId="64629134" w16cid:durableId="76FD6627"/>
  <w16cid:commentId w16cid:paraId="47387869" w16cid:durableId="376CEACD"/>
  <w16cid:commentId w16cid:paraId="3E811D37" w16cid:durableId="72F4CAD0"/>
  <w16cid:commentId w16cid:paraId="643D51D4" w16cid:durableId="5EAE28AE"/>
  <w16cid:commentId w16cid:paraId="4C94C9F5" w16cid:durableId="23E368D1"/>
  <w16cid:commentId w16cid:paraId="39FDE443" w16cid:durableId="79C968F8"/>
  <w16cid:commentId w16cid:paraId="6A06CB39" w16cid:durableId="39EF8A8B"/>
  <w16cid:commentId w16cid:paraId="2F5CF72F" w16cid:durableId="599D78C9"/>
  <w16cid:commentId w16cid:paraId="5C66D674" w16cid:durableId="7F2375C1"/>
  <w16cid:commentId w16cid:paraId="39D4CB25" w16cid:durableId="0EBA57B9"/>
  <w16cid:commentId w16cid:paraId="3686B42B" w16cid:durableId="7F29EE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10E7B" w14:textId="77777777" w:rsidR="004A74BC" w:rsidRDefault="004A74BC" w:rsidP="005B28D0">
      <w:pPr>
        <w:spacing w:before="0"/>
      </w:pPr>
      <w:r>
        <w:separator/>
      </w:r>
    </w:p>
  </w:endnote>
  <w:endnote w:type="continuationSeparator" w:id="0">
    <w:p w14:paraId="24149966" w14:textId="77777777" w:rsidR="004A74BC" w:rsidRDefault="004A74BC" w:rsidP="005B28D0">
      <w:pPr>
        <w:spacing w:before="0"/>
      </w:pPr>
      <w:r>
        <w:continuationSeparator/>
      </w:r>
    </w:p>
  </w:endnote>
  <w:endnote w:type="continuationNotice" w:id="1">
    <w:p w14:paraId="4FA6341B" w14:textId="77777777" w:rsidR="004A74BC" w:rsidRDefault="004A74B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Segoe Light">
    <w:altName w:val="Arial"/>
    <w:charset w:val="00"/>
    <w:family w:val="swiss"/>
    <w:pitch w:val="variable"/>
    <w:sig w:usb0="A00002AF" w:usb1="4000205B" w:usb2="00000000" w:usb3="00000000" w:csb0="0000009F" w:csb1="00000000"/>
  </w:font>
  <w:font w:name="Segoe Sans Text">
    <w:altName w:val="Sylfaen"/>
    <w:charset w:val="00"/>
    <w:family w:val="auto"/>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Sans Text Semibold">
    <w:charset w:val="00"/>
    <w:family w:val="auto"/>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Aptos Display">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ani">
    <w:charset w:val="00"/>
    <w:family w:val="roman"/>
    <w:pitch w:val="variable"/>
    <w:sig w:usb0="00200003" w:usb1="00000000" w:usb2="00000000" w:usb3="00000000" w:csb0="00000001"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8C7E" w14:textId="77777777" w:rsidR="00883D6B" w:rsidRDefault="00883D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EA31" w14:textId="77777777" w:rsidR="00883D6B" w:rsidRDefault="00883D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5619" w14:textId="77777777" w:rsidR="00883D6B" w:rsidRDefault="00883D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jc w:val="center"/>
      <w:tblCellMar>
        <w:left w:w="0" w:type="dxa"/>
      </w:tblCellMar>
      <w:tblLook w:val="04A0" w:firstRow="1" w:lastRow="0" w:firstColumn="1" w:lastColumn="0" w:noHBand="0" w:noVBand="1"/>
    </w:tblPr>
    <w:tblGrid>
      <w:gridCol w:w="2155"/>
      <w:gridCol w:w="5315"/>
      <w:gridCol w:w="1880"/>
    </w:tblGrid>
    <w:tr w:rsidR="00467B94" w:rsidRPr="00296512" w14:paraId="28FFE648" w14:textId="77777777" w:rsidTr="00FE759F">
      <w:trPr>
        <w:trHeight w:val="432"/>
        <w:jc w:val="center"/>
      </w:trPr>
      <w:tc>
        <w:tcPr>
          <w:tcW w:w="2155" w:type="dxa"/>
          <w:vAlign w:val="center"/>
        </w:tcPr>
        <w:p w14:paraId="4F54DD77" w14:textId="77777777" w:rsidR="00414B1D" w:rsidRPr="00296512" w:rsidRDefault="00414B1D" w:rsidP="00414B1D">
          <w:pPr>
            <w:pStyle w:val="03-DisclaimerMS"/>
            <w:spacing w:after="0"/>
            <w:rPr>
              <w:color w:val="7F7F7F"/>
              <w:sz w:val="16"/>
              <w:lang w:val="en-GB"/>
            </w:rPr>
          </w:pPr>
          <w:r w:rsidRPr="00296512">
            <w:rPr>
              <w:noProof/>
              <w:lang w:val="en-GB"/>
            </w:rPr>
            <w:drawing>
              <wp:anchor distT="0" distB="0" distL="114300" distR="114300" simplePos="0" relativeHeight="251658240" behindDoc="0" locked="0" layoutInCell="1" allowOverlap="1" wp14:anchorId="26B06E1E" wp14:editId="597D4ED0">
                <wp:simplePos x="0" y="0"/>
                <wp:positionH relativeFrom="column">
                  <wp:posOffset>-635</wp:posOffset>
                </wp:positionH>
                <wp:positionV relativeFrom="paragraph">
                  <wp:posOffset>27940</wp:posOffset>
                </wp:positionV>
                <wp:extent cx="1033145" cy="238125"/>
                <wp:effectExtent l="0" t="0" r="0" b="9525"/>
                <wp:wrapNone/>
                <wp:docPr id="672442687" name="Picture 67244268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close up of a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3145" cy="2381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315" w:type="dxa"/>
          <w:tcMar>
            <w:left w:w="0" w:type="dxa"/>
            <w:right w:w="0" w:type="dxa"/>
          </w:tcMar>
          <w:vAlign w:val="center"/>
        </w:tcPr>
        <w:p w14:paraId="05C1038A" w14:textId="36B8CEEF" w:rsidR="00414B1D" w:rsidRPr="00BE3D2A" w:rsidRDefault="00414B1D" w:rsidP="00BE3D2A">
          <w:pPr>
            <w:jc w:val="center"/>
            <w:rPr>
              <w:sz w:val="16"/>
              <w:szCs w:val="16"/>
              <w:lang w:val="en-GB"/>
            </w:rPr>
          </w:pPr>
        </w:p>
      </w:tc>
      <w:tc>
        <w:tcPr>
          <w:tcW w:w="1880" w:type="dxa"/>
          <w:vAlign w:val="center"/>
        </w:tcPr>
        <w:p w14:paraId="58B1686C" w14:textId="5412263A" w:rsidR="00414B1D" w:rsidRPr="00BE3D2A" w:rsidRDefault="00414B1D" w:rsidP="00BE3D2A">
          <w:pPr>
            <w:jc w:val="right"/>
            <w:rPr>
              <w:sz w:val="16"/>
              <w:szCs w:val="16"/>
              <w:lang w:val="en-GB"/>
            </w:rPr>
          </w:pPr>
        </w:p>
      </w:tc>
    </w:tr>
    <w:tr w:rsidR="00FF6B7D" w:rsidRPr="00296512" w14:paraId="5A88D25A" w14:textId="77777777" w:rsidTr="00FE759F">
      <w:trPr>
        <w:trHeight w:val="432"/>
        <w:jc w:val="center"/>
      </w:trPr>
      <w:tc>
        <w:tcPr>
          <w:tcW w:w="7470" w:type="dxa"/>
          <w:gridSpan w:val="2"/>
          <w:vAlign w:val="center"/>
        </w:tcPr>
        <w:p w14:paraId="7C3212F9" w14:textId="2ADCBDCE" w:rsidR="00414B1D" w:rsidRPr="00150816" w:rsidRDefault="00414B1D" w:rsidP="00414B1D">
          <w:pPr>
            <w:pStyle w:val="03-DisclaimerMS"/>
            <w:spacing w:before="0" w:after="0"/>
            <w:rPr>
              <w:color w:val="BFBFBF" w:themeColor="background1" w:themeShade="BF"/>
              <w:sz w:val="16"/>
              <w:szCs w:val="18"/>
              <w:lang w:val="en-GB"/>
            </w:rPr>
          </w:pPr>
        </w:p>
      </w:tc>
      <w:tc>
        <w:tcPr>
          <w:tcW w:w="1880" w:type="dxa"/>
          <w:vAlign w:val="center"/>
        </w:tcPr>
        <w:p w14:paraId="280ECADA" w14:textId="77777777" w:rsidR="00414B1D" w:rsidRDefault="00414B1D" w:rsidP="00414B1D">
          <w:pPr>
            <w:pStyle w:val="03-DisclaimerMS"/>
            <w:spacing w:before="0" w:after="0"/>
            <w:jc w:val="right"/>
            <w:rPr>
              <w:sz w:val="16"/>
              <w:szCs w:val="18"/>
              <w:lang w:val="en-GB"/>
            </w:rPr>
          </w:pPr>
        </w:p>
      </w:tc>
    </w:tr>
  </w:tbl>
  <w:p w14:paraId="4DFAB9A3" w14:textId="77777777" w:rsidR="00414B1D" w:rsidRDefault="00414B1D" w:rsidP="00414B1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jc w:val="center"/>
      <w:tblCellMar>
        <w:left w:w="0" w:type="dxa"/>
      </w:tblCellMar>
      <w:tblLook w:val="04A0" w:firstRow="1" w:lastRow="0" w:firstColumn="1" w:lastColumn="0" w:noHBand="0" w:noVBand="1"/>
    </w:tblPr>
    <w:tblGrid>
      <w:gridCol w:w="2155"/>
      <w:gridCol w:w="5315"/>
      <w:gridCol w:w="1880"/>
    </w:tblGrid>
    <w:tr w:rsidR="00467B94" w:rsidRPr="00296512" w14:paraId="7682D309" w14:textId="77777777" w:rsidTr="00FE759F">
      <w:trPr>
        <w:trHeight w:val="432"/>
        <w:jc w:val="center"/>
      </w:trPr>
      <w:tc>
        <w:tcPr>
          <w:tcW w:w="2155" w:type="dxa"/>
          <w:vAlign w:val="center"/>
        </w:tcPr>
        <w:p w14:paraId="7C6E0A95" w14:textId="77777777" w:rsidR="009E55AB" w:rsidRPr="00296512" w:rsidRDefault="009E55AB" w:rsidP="0074152E">
          <w:pPr>
            <w:pStyle w:val="03-DisclaimerMS"/>
            <w:spacing w:after="0"/>
            <w:rPr>
              <w:color w:val="7F7F7F"/>
              <w:sz w:val="16"/>
              <w:lang w:val="en-GB"/>
            </w:rPr>
          </w:pPr>
          <w:r w:rsidRPr="00296512">
            <w:rPr>
              <w:noProof/>
              <w:lang w:val="en-GB"/>
            </w:rPr>
            <w:drawing>
              <wp:anchor distT="0" distB="0" distL="114300" distR="114300" simplePos="0" relativeHeight="251658242" behindDoc="0" locked="0" layoutInCell="1" allowOverlap="1" wp14:anchorId="34DEB045" wp14:editId="5E1D0A0D">
                <wp:simplePos x="0" y="0"/>
                <wp:positionH relativeFrom="column">
                  <wp:posOffset>-635</wp:posOffset>
                </wp:positionH>
                <wp:positionV relativeFrom="paragraph">
                  <wp:posOffset>27940</wp:posOffset>
                </wp:positionV>
                <wp:extent cx="1033145" cy="238125"/>
                <wp:effectExtent l="0" t="0" r="0" b="9525"/>
                <wp:wrapNone/>
                <wp:docPr id="770611389" name="Picture 77061138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close up of a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3145" cy="2381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315" w:type="dxa"/>
          <w:tcMar>
            <w:left w:w="0" w:type="dxa"/>
            <w:right w:w="0" w:type="dxa"/>
          </w:tcMar>
          <w:vAlign w:val="center"/>
        </w:tcPr>
        <w:p w14:paraId="2498E83F" w14:textId="13788D9B" w:rsidR="009E55AB" w:rsidRPr="00BE3D2A" w:rsidRDefault="009E55AB" w:rsidP="00BE3D2A">
          <w:pPr>
            <w:jc w:val="center"/>
            <w:rPr>
              <w:sz w:val="16"/>
              <w:szCs w:val="16"/>
              <w:lang w:val="en-GB"/>
            </w:rPr>
          </w:pPr>
          <w:r w:rsidRPr="00BE3D2A">
            <w:rPr>
              <w:sz w:val="16"/>
              <w:szCs w:val="16"/>
              <w:lang w:val="en-GB"/>
            </w:rPr>
            <w:fldChar w:fldCharType="begin"/>
          </w:r>
          <w:r>
            <w:rPr>
              <w:sz w:val="16"/>
              <w:szCs w:val="18"/>
              <w:lang w:val="en-GB"/>
            </w:rPr>
            <w:instrText xml:space="preserve"> STYLEREF  "Heading 1 NUM"  \* MERGEFORMAT </w:instrText>
          </w:r>
          <w:r w:rsidRPr="00BE3D2A">
            <w:rPr>
              <w:sz w:val="16"/>
              <w:szCs w:val="16"/>
              <w:lang w:val="en-GB"/>
            </w:rPr>
            <w:fldChar w:fldCharType="separate"/>
          </w:r>
          <w:r w:rsidR="00CF1714">
            <w:rPr>
              <w:noProof/>
              <w:sz w:val="16"/>
              <w:szCs w:val="18"/>
              <w:lang w:val="en-GB"/>
            </w:rPr>
            <w:t>Exhibits</w:t>
          </w:r>
          <w:r w:rsidRPr="00BE3D2A">
            <w:rPr>
              <w:sz w:val="16"/>
              <w:szCs w:val="16"/>
              <w:lang w:val="en-GB"/>
            </w:rPr>
            <w:fldChar w:fldCharType="end"/>
          </w:r>
        </w:p>
      </w:tc>
      <w:tc>
        <w:tcPr>
          <w:tcW w:w="1880" w:type="dxa"/>
          <w:vAlign w:val="center"/>
        </w:tcPr>
        <w:sdt>
          <w:sdtPr>
            <w:rPr>
              <w:sz w:val="16"/>
              <w:szCs w:val="16"/>
              <w:lang w:val="en-GB"/>
            </w:rPr>
            <w:id w:val="-1339226100"/>
            <w:docPartObj>
              <w:docPartGallery w:val="Page Numbers (Top of Page)"/>
              <w:docPartUnique/>
            </w:docPartObj>
          </w:sdtPr>
          <w:sdtContent>
            <w:p w14:paraId="191284F1" w14:textId="29A87605" w:rsidR="009E55AB" w:rsidRPr="00BE3D2A" w:rsidRDefault="009E55AB" w:rsidP="00BE3D2A">
              <w:pPr>
                <w:jc w:val="right"/>
                <w:rPr>
                  <w:sz w:val="16"/>
                  <w:szCs w:val="16"/>
                  <w:lang w:val="en-GB"/>
                </w:rPr>
              </w:pPr>
              <w:r w:rsidRPr="00BE3D2A">
                <w:rPr>
                  <w:sz w:val="16"/>
                  <w:szCs w:val="16"/>
                  <w:lang w:val="en-GB"/>
                </w:rPr>
                <w:t>Page 17</w:t>
              </w:r>
            </w:p>
          </w:sdtContent>
        </w:sdt>
      </w:tc>
    </w:tr>
    <w:tr w:rsidR="00FF6B7D" w:rsidRPr="00296512" w14:paraId="722F0286" w14:textId="77777777" w:rsidTr="00FE759F">
      <w:trPr>
        <w:trHeight w:val="432"/>
        <w:jc w:val="center"/>
      </w:trPr>
      <w:tc>
        <w:tcPr>
          <w:tcW w:w="7470" w:type="dxa"/>
          <w:gridSpan w:val="2"/>
          <w:vAlign w:val="center"/>
        </w:tcPr>
        <w:p w14:paraId="13E6F709" w14:textId="49C543A4" w:rsidR="009E55AB" w:rsidRPr="00150816" w:rsidRDefault="0050541C" w:rsidP="00414B1D">
          <w:pPr>
            <w:pStyle w:val="03-DisclaimerMS"/>
            <w:spacing w:before="0" w:after="0"/>
            <w:rPr>
              <w:color w:val="BFBFBF" w:themeColor="background1" w:themeShade="BF"/>
              <w:sz w:val="16"/>
              <w:szCs w:val="18"/>
              <w:lang w:val="en-GB"/>
            </w:rPr>
          </w:pPr>
          <w:r>
            <w:rPr>
              <w:color w:val="BFBFBF" w:themeColor="background1" w:themeShade="BF"/>
              <w:sz w:val="16"/>
              <w:szCs w:val="18"/>
              <w:lang w:val="en-GB"/>
            </w:rPr>
            <w:t>DRAFT only_NOT Binding_NOT approved_NOT final</w:t>
          </w:r>
          <w:r>
            <w:rPr>
              <w:color w:val="BFBFBF" w:themeColor="background1" w:themeShade="BF"/>
              <w:sz w:val="16"/>
              <w:szCs w:val="18"/>
              <w:lang w:val="en-GB"/>
            </w:rPr>
            <w:br/>
            <w:t>Will undergo changes during approvals</w:t>
          </w:r>
        </w:p>
      </w:tc>
      <w:tc>
        <w:tcPr>
          <w:tcW w:w="1880" w:type="dxa"/>
          <w:vAlign w:val="center"/>
        </w:tcPr>
        <w:p w14:paraId="1E9FC400" w14:textId="77777777" w:rsidR="009E55AB" w:rsidRDefault="009E55AB" w:rsidP="00414B1D">
          <w:pPr>
            <w:pStyle w:val="03-DisclaimerMS"/>
            <w:spacing w:before="0" w:after="0"/>
            <w:jc w:val="right"/>
            <w:rPr>
              <w:sz w:val="16"/>
              <w:szCs w:val="18"/>
              <w:lang w:val="en-GB"/>
            </w:rPr>
          </w:pPr>
        </w:p>
      </w:tc>
    </w:tr>
  </w:tbl>
  <w:p w14:paraId="1080B64F" w14:textId="77777777" w:rsidR="009E55AB" w:rsidRDefault="009E55AB" w:rsidP="00414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99D97" w14:textId="77777777" w:rsidR="004A74BC" w:rsidRDefault="004A74BC" w:rsidP="005B28D0">
      <w:pPr>
        <w:spacing w:before="0"/>
      </w:pPr>
      <w:r>
        <w:separator/>
      </w:r>
    </w:p>
  </w:footnote>
  <w:footnote w:type="continuationSeparator" w:id="0">
    <w:p w14:paraId="05C522AD" w14:textId="77777777" w:rsidR="004A74BC" w:rsidRDefault="004A74BC" w:rsidP="005B28D0">
      <w:pPr>
        <w:spacing w:before="0"/>
      </w:pPr>
      <w:r>
        <w:continuationSeparator/>
      </w:r>
    </w:p>
  </w:footnote>
  <w:footnote w:type="continuationNotice" w:id="1">
    <w:p w14:paraId="251084D3" w14:textId="77777777" w:rsidR="004A74BC" w:rsidRDefault="004A74B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35618" w14:textId="77777777" w:rsidR="00883D6B" w:rsidRDefault="00883D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D8186" w14:textId="77777777" w:rsidR="00883D6B" w:rsidRDefault="00883D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6AE9" w14:textId="77777777" w:rsidR="00883D6B" w:rsidRDefault="00883D6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6718" w14:textId="70D059A7" w:rsidR="009E55AB" w:rsidRDefault="001E766D" w:rsidP="00F30158">
    <w:pPr>
      <w:spacing w:before="0"/>
      <w:jc w:val="right"/>
      <w:rPr>
        <w:sz w:val="18"/>
        <w:szCs w:val="18"/>
      </w:rPr>
    </w:pPr>
    <w:r w:rsidRPr="00E04070">
      <w:rPr>
        <w:noProof/>
        <w:sz w:val="18"/>
        <w:szCs w:val="18"/>
      </w:rPr>
      <mc:AlternateContent>
        <mc:Choice Requires="wps">
          <w:drawing>
            <wp:anchor distT="0" distB="0" distL="114300" distR="114300" simplePos="0" relativeHeight="251658241" behindDoc="0" locked="0" layoutInCell="1" allowOverlap="1" wp14:anchorId="02B1EA37" wp14:editId="0727165B">
              <wp:simplePos x="0" y="0"/>
              <wp:positionH relativeFrom="margin">
                <wp:align>left</wp:align>
              </wp:positionH>
              <wp:positionV relativeFrom="paragraph">
                <wp:posOffset>-353695</wp:posOffset>
              </wp:positionV>
              <wp:extent cx="4260243" cy="914400"/>
              <wp:effectExtent l="0" t="0" r="0" b="0"/>
              <wp:wrapNone/>
              <wp:docPr id="1960597488" name="Text Box 16"/>
              <wp:cNvGraphicFramePr/>
              <a:graphic xmlns:a="http://schemas.openxmlformats.org/drawingml/2006/main">
                <a:graphicData uri="http://schemas.microsoft.com/office/word/2010/wordprocessingShape">
                  <wps:wsp>
                    <wps:cNvSpPr txBox="1"/>
                    <wps:spPr>
                      <a:xfrm>
                        <a:off x="0" y="0"/>
                        <a:ext cx="4260243" cy="914400"/>
                      </a:xfrm>
                      <a:prstGeom prst="rect">
                        <a:avLst/>
                      </a:prstGeom>
                      <a:noFill/>
                    </wps:spPr>
                    <wps:txbx>
                      <w:txbxContent>
                        <w:p w14:paraId="2950CC9D" w14:textId="0D351105" w:rsidR="009E55AB" w:rsidRDefault="00396540" w:rsidP="009E55AB">
                          <w:sdt>
                            <w:sdtPr>
                              <w:id w:val="-1311938245"/>
                              <w:picture/>
                            </w:sdtPr>
                            <w:sdtContent>
                              <w:r w:rsidR="009E55AB">
                                <w:rPr>
                                  <w:rFonts w:asciiTheme="minorHAnsi" w:hAnsiTheme="minorHAnsi"/>
                                  <w:noProof/>
                                </w:rPr>
                                <w:drawing>
                                  <wp:inline distT="0" distB="0" distL="0" distR="0" wp14:anchorId="27895C5F" wp14:editId="0213F588">
                                    <wp:extent cx="813279" cy="365760"/>
                                    <wp:effectExtent l="0" t="0" r="6350" b="0"/>
                                    <wp:docPr id="6224625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52290" name="Picture 15"/>
                                            <pic:cNvPicPr>
                                              <a:picLocks noChangeAspect="1" noChangeArrowheads="1"/>
                                            </pic:cNvPicPr>
                                          </pic:nvPicPr>
                                          <pic:blipFill>
                                            <a:blip r:embed="rId1"/>
                                            <a:stretch>
                                              <a:fillRect/>
                                            </a:stretch>
                                          </pic:blipFill>
                                          <pic:spPr bwMode="auto">
                                            <a:xfrm>
                                              <a:off x="0" y="0"/>
                                              <a:ext cx="813279" cy="365760"/>
                                            </a:xfrm>
                                            <a:prstGeom prst="rect">
                                              <a:avLst/>
                                            </a:prstGeom>
                                            <a:noFill/>
                                            <a:ln>
                                              <a:noFill/>
                                            </a:ln>
                                          </pic:spPr>
                                        </pic:pic>
                                      </a:graphicData>
                                    </a:graphic>
                                  </wp:inline>
                                </w:drawing>
                              </w:r>
                            </w:sdtContent>
                          </w:sdt>
                          <w:r w:rsidR="009E55AB">
                            <w:t xml:space="preserve">  </w:t>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00BD7638">
            <v:shapetype id="_x0000_t202" coordsize="21600,21600" o:spt="202" path="m,l,21600r21600,l21600,xe" w14:anchorId="02B1EA37">
              <v:stroke joinstyle="miter"/>
              <v:path gradientshapeok="t" o:connecttype="rect"/>
            </v:shapetype>
            <v:shape id="Text Box 16" style="position:absolute;left:0;text-align:left;margin-left:0;margin-top:-27.85pt;width:335.45pt;height:1in;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">
              <v:textbox inset="0,0,0,0">
                <w:txbxContent>
                  <w:p w:rsidR="009E55AB" w:rsidP="009E55AB" w:rsidRDefault="00AE3B3E" w14:paraId="27B8F768" w14:textId="0D351105">
                    <w:sdt>
                      <w:sdtPr>
                        <w:id w:val="1217321032"/>
                        <w:id w:val="-1311938245"/>
                        <w:picture/>
                      </w:sdtPr>
                      <w:sdtContent>
                        <w:r w:rsidR="009E55AB">
                          <w:rPr>
                            <w:rFonts w:asciiTheme="minorHAnsi" w:hAnsiTheme="minorHAnsi"/>
                            <w:noProof/>
                          </w:rPr>
                          <w:drawing>
                            <wp:inline distT="0" distB="0" distL="0" distR="0" wp14:anchorId="3BCCCBEB" wp14:editId="0213F588">
                              <wp:extent cx="813279" cy="365760"/>
                              <wp:effectExtent l="0" t="0" r="6350" b="0"/>
                              <wp:docPr id="47159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52290" name="Picture 15"/>
                                      <pic:cNvPicPr>
                                        <a:picLocks noChangeAspect="1" noChangeArrowheads="1"/>
                                      </pic:cNvPicPr>
                                    </pic:nvPicPr>
                                    <pic:blipFill>
                                      <a:blip r:embed="rId2"/>
                                      <a:stretch>
                                        <a:fillRect/>
                                      </a:stretch>
                                    </pic:blipFill>
                                    <pic:spPr bwMode="auto">
                                      <a:xfrm>
                                        <a:off x="0" y="0"/>
                                        <a:ext cx="813279" cy="365760"/>
                                      </a:xfrm>
                                      <a:prstGeom prst="rect">
                                        <a:avLst/>
                                      </a:prstGeom>
                                      <a:noFill/>
                                      <a:ln>
                                        <a:noFill/>
                                      </a:ln>
                                    </pic:spPr>
                                  </pic:pic>
                                </a:graphicData>
                              </a:graphic>
                            </wp:inline>
                          </w:drawing>
                        </w:r>
                      </w:sdtContent>
                    </w:sdt>
                    <w:r w:rsidR="009E55AB">
                      <w:t xml:space="preserve">  </w:t>
                    </w:r>
                  </w:p>
                </w:txbxContent>
              </v:textbox>
              <w10:wrap anchorx="margin"/>
            </v:shape>
          </w:pict>
        </mc:Fallback>
      </mc:AlternateContent>
    </w:r>
    <w:sdt>
      <w:sdtPr>
        <w:rPr>
          <w:sz w:val="18"/>
          <w:szCs w:val="18"/>
        </w:rPr>
        <w:id w:val="2055963970"/>
        <w:docPartObj>
          <w:docPartGallery w:val="Watermarks"/>
          <w:docPartUnique/>
        </w:docPartObj>
      </w:sdtPr>
      <w:sdtContent>
        <w:r w:rsidR="00396540">
          <w:rPr>
            <w:noProof/>
            <w:sz w:val="18"/>
            <w:szCs w:val="18"/>
          </w:rPr>
          <w:pict w14:anchorId="368C57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left:0;text-align:left;margin-left:0;margin-top:0;width:412.4pt;height:247.45pt;rotation:315;z-index:-251658237;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E55AB" w:rsidRPr="00E04070">
      <w:rPr>
        <w:sz w:val="18"/>
        <w:szCs w:val="18"/>
      </w:rPr>
      <w:t>Statement of Work</w:t>
    </w:r>
  </w:p>
  <w:p w14:paraId="76ED2503" w14:textId="5459EB02" w:rsidR="009E55AB" w:rsidRPr="008A5C4A" w:rsidRDefault="007435FF" w:rsidP="007435FF">
    <w:pPr>
      <w:spacing w:before="0"/>
      <w:jc w:val="right"/>
      <w:rPr>
        <w:b/>
        <w:sz w:val="18"/>
        <w:szCs w:val="18"/>
      </w:rPr>
    </w:pPr>
    <w:r w:rsidRPr="007435FF">
      <w:rPr>
        <w:b/>
        <w:bCs/>
        <w:sz w:val="18"/>
        <w:szCs w:val="18"/>
      </w:rPr>
      <w:t>Agentic AI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ADBC873E"/>
    <w:lvl w:ilvl="0">
      <w:start w:val="1"/>
      <w:numFmt w:val="bullet"/>
      <w:pStyle w:val="ListBullet3"/>
      <w:lvlText w:val=""/>
      <w:lvlJc w:val="left"/>
      <w:pPr>
        <w:ind w:left="1080" w:hanging="360"/>
      </w:pPr>
      <w:rPr>
        <w:rFonts w:ascii="Wingdings" w:hAnsi="Wingdings" w:hint="default"/>
        <w:b w:val="0"/>
        <w:i w:val="0"/>
        <w:color w:val="000000" w:themeColor="text1"/>
      </w:rPr>
    </w:lvl>
  </w:abstractNum>
  <w:abstractNum w:abstractNumId="1" w15:restartNumberingAfterBreak="0">
    <w:nsid w:val="FFFFFF83"/>
    <w:multiLevelType w:val="singleLevel"/>
    <w:tmpl w:val="DE46C2D2"/>
    <w:lvl w:ilvl="0">
      <w:start w:val="1"/>
      <w:numFmt w:val="bullet"/>
      <w:pStyle w:val="ListBullet2"/>
      <w:lvlText w:val="o"/>
      <w:lvlJc w:val="left"/>
      <w:pPr>
        <w:ind w:left="720" w:hanging="360"/>
      </w:pPr>
      <w:rPr>
        <w:rFonts w:ascii="Courier New" w:hAnsi="Courier New" w:hint="default"/>
        <w:color w:val="474747"/>
      </w:rPr>
    </w:lvl>
  </w:abstractNum>
  <w:abstractNum w:abstractNumId="2" w15:restartNumberingAfterBreak="0">
    <w:nsid w:val="FFFFFF88"/>
    <w:multiLevelType w:val="singleLevel"/>
    <w:tmpl w:val="487E5DD6"/>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BE4B9B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7F2C1D"/>
    <w:multiLevelType w:val="hybridMultilevel"/>
    <w:tmpl w:val="189A3E9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0BEA50B7"/>
    <w:multiLevelType w:val="multilevel"/>
    <w:tmpl w:val="D5BAC508"/>
    <w:lvl w:ilvl="0">
      <w:start w:val="1"/>
      <w:numFmt w:val="decimal"/>
      <w:pStyle w:val="Heading1NUM"/>
      <w:lvlText w:val="%1"/>
      <w:lvlJc w:val="left"/>
      <w:pPr>
        <w:ind w:left="432" w:hanging="432"/>
      </w:pPr>
    </w:lvl>
    <w:lvl w:ilvl="1">
      <w:start w:val="1"/>
      <w:numFmt w:val="decimal"/>
      <w:pStyle w:val="Heading2NUM"/>
      <w:lvlText w:val="%1.%2"/>
      <w:lvlJc w:val="left"/>
      <w:pPr>
        <w:ind w:left="576" w:hanging="576"/>
      </w:pPr>
    </w:lvl>
    <w:lvl w:ilvl="2">
      <w:start w:val="1"/>
      <w:numFmt w:val="decimal"/>
      <w:pStyle w:val="Heading3NUM"/>
      <w:lvlText w:val="%1.%2.%3"/>
      <w:lvlJc w:val="left"/>
      <w:pPr>
        <w:ind w:left="720" w:hanging="720"/>
      </w:pPr>
    </w:lvl>
    <w:lvl w:ilvl="3">
      <w:start w:val="1"/>
      <w:numFmt w:val="decimal"/>
      <w:pStyle w:val="Heading4NUM"/>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F82120B"/>
    <w:multiLevelType w:val="hybridMultilevel"/>
    <w:tmpl w:val="0736F250"/>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0FA0C6B"/>
    <w:multiLevelType w:val="hybridMultilevel"/>
    <w:tmpl w:val="A5E488EC"/>
    <w:lvl w:ilvl="0" w:tplc="10090001">
      <w:start w:val="1"/>
      <w:numFmt w:val="bullet"/>
      <w:lvlText w:val=""/>
      <w:lvlJc w:val="left"/>
      <w:pPr>
        <w:ind w:left="720" w:hanging="360"/>
      </w:pPr>
      <w:rPr>
        <w:rFonts w:ascii="Symbol" w:hAnsi="Symbol" w:hint="default"/>
      </w:rPr>
    </w:lvl>
    <w:lvl w:ilvl="1" w:tplc="29480696">
      <w:numFmt w:val="bullet"/>
      <w:lvlText w:val="•"/>
      <w:lvlJc w:val="left"/>
      <w:pPr>
        <w:ind w:left="1440" w:hanging="360"/>
      </w:pPr>
      <w:rPr>
        <w:rFonts w:ascii="Aptos" w:eastAsia="Times New Roman" w:hAnsi="Aptos" w:cs="Times New Roman"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3333775"/>
    <w:multiLevelType w:val="hybridMultilevel"/>
    <w:tmpl w:val="4852D778"/>
    <w:lvl w:ilvl="0" w:tplc="0DB63CB0">
      <w:start w:val="1"/>
      <w:numFmt w:val="bullet"/>
      <w:lvlText w:val=""/>
      <w:lvlJc w:val="left"/>
      <w:pPr>
        <w:ind w:left="360" w:hanging="360"/>
      </w:pPr>
      <w:rPr>
        <w:rFonts w:ascii="Symbol" w:hAnsi="Symbol" w:hint="default"/>
        <w:color w:val="000000" w:themeColor="text1"/>
      </w:rPr>
    </w:lvl>
    <w:lvl w:ilvl="1" w:tplc="3D205C98">
      <w:start w:val="1"/>
      <w:numFmt w:val="bullet"/>
      <w:lvlText w:val="o"/>
      <w:lvlJc w:val="left"/>
      <w:pPr>
        <w:ind w:left="360" w:firstLine="0"/>
      </w:pPr>
      <w:rPr>
        <w:rFonts w:ascii="Courier New" w:hAnsi="Courier New" w:cs="Times New Roman" w:hint="default"/>
      </w:rPr>
    </w:lvl>
    <w:lvl w:ilvl="2" w:tplc="04090003">
      <w:start w:val="1"/>
      <w:numFmt w:val="bullet"/>
      <w:lvlText w:val="o"/>
      <w:lvlJc w:val="left"/>
      <w:pPr>
        <w:ind w:left="90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6531BE3"/>
    <w:multiLevelType w:val="hybridMultilevel"/>
    <w:tmpl w:val="2D2EA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B62B9E"/>
    <w:multiLevelType w:val="hybridMultilevel"/>
    <w:tmpl w:val="B4EA0244"/>
    <w:lvl w:ilvl="0" w:tplc="E3A23968">
      <w:start w:val="1"/>
      <w:numFmt w:val="bullet"/>
      <w:lvlText w:val=""/>
      <w:lvlJc w:val="left"/>
      <w:pPr>
        <w:ind w:left="360" w:hanging="360"/>
      </w:pPr>
      <w:rPr>
        <w:rFonts w:ascii="Symbol" w:hAnsi="Symbol" w:hint="default"/>
      </w:rPr>
    </w:lvl>
    <w:lvl w:ilvl="1" w:tplc="BC602180">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D5264"/>
    <w:multiLevelType w:val="hybridMultilevel"/>
    <w:tmpl w:val="E5E62754"/>
    <w:lvl w:ilvl="0" w:tplc="FFFFFFFF">
      <w:start w:val="1"/>
      <w:numFmt w:val="bullet"/>
      <w:lvlText w:val=""/>
      <w:lvlJc w:val="left"/>
      <w:pPr>
        <w:ind w:left="360" w:hanging="360"/>
      </w:pPr>
      <w:rPr>
        <w:rFonts w:ascii="Symbol" w:hAnsi="Symbol" w:hint="default"/>
        <w:sz w:val="19"/>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0C016E7"/>
    <w:multiLevelType w:val="hybridMultilevel"/>
    <w:tmpl w:val="1708E124"/>
    <w:lvl w:ilvl="0" w:tplc="FFFFFFFF">
      <w:start w:val="1"/>
      <w:numFmt w:val="bullet"/>
      <w:lvlText w:val=""/>
      <w:lvlJc w:val="left"/>
      <w:pPr>
        <w:ind w:left="360" w:hanging="360"/>
      </w:pPr>
      <w:rPr>
        <w:rFonts w:ascii="Symbol" w:hAnsi="Symbol" w:hint="default"/>
        <w:sz w:val="19"/>
      </w:rPr>
    </w:lvl>
    <w:lvl w:ilvl="1" w:tplc="1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0C1373B"/>
    <w:multiLevelType w:val="hybridMultilevel"/>
    <w:tmpl w:val="1F50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057DCF"/>
    <w:multiLevelType w:val="hybridMultilevel"/>
    <w:tmpl w:val="9426F0DA"/>
    <w:lvl w:ilvl="0" w:tplc="EAAC5AAE">
      <w:start w:val="1"/>
      <w:numFmt w:val="bullet"/>
      <w:lvlText w:val=""/>
      <w:lvlJc w:val="left"/>
      <w:pPr>
        <w:ind w:left="360" w:hanging="360"/>
      </w:pPr>
      <w:rPr>
        <w:rFonts w:ascii="Symbol" w:hAnsi="Symbol" w:hint="default"/>
        <w:sz w:val="19"/>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FA39FD"/>
    <w:multiLevelType w:val="hybridMultilevel"/>
    <w:tmpl w:val="7486B082"/>
    <w:lvl w:ilvl="0" w:tplc="60DC465A">
      <w:start w:val="1"/>
      <w:numFmt w:val="bullet"/>
      <w:pStyle w:val="Tablebullet1"/>
      <w:lvlText w:val=""/>
      <w:lvlJc w:val="left"/>
      <w:pPr>
        <w:ind w:left="360" w:hanging="360"/>
      </w:pPr>
      <w:rPr>
        <w:rFonts w:ascii="Symbol" w:hAnsi="Symbol" w:hint="default"/>
        <w:color w:val="0E2841"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8565B"/>
    <w:multiLevelType w:val="hybridMultilevel"/>
    <w:tmpl w:val="7084D9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2B204D5"/>
    <w:multiLevelType w:val="hybridMultilevel"/>
    <w:tmpl w:val="E43EB220"/>
    <w:lvl w:ilvl="0" w:tplc="EAAC5AAE">
      <w:start w:val="1"/>
      <w:numFmt w:val="bullet"/>
      <w:lvlText w:val=""/>
      <w:lvlJc w:val="left"/>
      <w:pPr>
        <w:ind w:left="360" w:hanging="360"/>
      </w:pPr>
      <w:rPr>
        <w:rFonts w:ascii="Symbol" w:hAnsi="Symbol" w:hint="default"/>
        <w:sz w:val="19"/>
      </w:rPr>
    </w:lvl>
    <w:lvl w:ilvl="1" w:tplc="1009000F">
      <w:start w:val="1"/>
      <w:numFmt w:val="decimal"/>
      <w:lvlText w:val="%2."/>
      <w:lvlJc w:val="left"/>
      <w:pPr>
        <w:ind w:left="1440" w:hanging="360"/>
      </w:p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CB0692F"/>
    <w:multiLevelType w:val="hybridMultilevel"/>
    <w:tmpl w:val="0736F250"/>
    <w:lvl w:ilvl="0" w:tplc="10090015">
      <w:start w:val="1"/>
      <w:numFmt w:val="upp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45286566"/>
    <w:multiLevelType w:val="multilevel"/>
    <w:tmpl w:val="BFEA11AE"/>
    <w:styleLink w:val="NumberBulletStylesMS"/>
    <w:lvl w:ilvl="0">
      <w:start w:val="1"/>
      <w:numFmt w:val="decimal"/>
      <w:lvlText w:val="%1."/>
      <w:lvlJc w:val="left"/>
      <w:pPr>
        <w:ind w:left="288" w:hanging="288"/>
      </w:pPr>
      <w:rPr>
        <w:rFonts w:ascii="Segoe Light" w:hAnsi="Segoe Light" w:hint="default"/>
        <w:color w:val="557EB9"/>
        <w:sz w:val="20"/>
      </w:rPr>
    </w:lvl>
    <w:lvl w:ilvl="1">
      <w:start w:val="1"/>
      <w:numFmt w:val="lowerLetter"/>
      <w:lvlText w:val="%2."/>
      <w:lvlJc w:val="left"/>
      <w:pPr>
        <w:ind w:left="576" w:hanging="288"/>
      </w:pPr>
      <w:rPr>
        <w:rFonts w:ascii="Segoe Light" w:hAnsi="Segoe Light" w:hint="default"/>
        <w:b w:val="0"/>
        <w:i w:val="0"/>
        <w:color w:val="557EB9"/>
        <w:sz w:val="20"/>
      </w:rPr>
    </w:lvl>
    <w:lvl w:ilvl="2">
      <w:start w:val="1"/>
      <w:numFmt w:val="lowerRoman"/>
      <w:lvlText w:val="%3."/>
      <w:lvlJc w:val="left"/>
      <w:pPr>
        <w:ind w:left="864" w:hanging="288"/>
      </w:pPr>
      <w:rPr>
        <w:rFonts w:ascii="Segoe Light" w:hAnsi="Segoe Light" w:hint="default"/>
        <w:b w:val="0"/>
        <w:i w:val="0"/>
        <w:color w:val="557EB9"/>
        <w:sz w:val="20"/>
      </w:rPr>
    </w:lvl>
    <w:lvl w:ilvl="3">
      <w:start w:val="1"/>
      <w:numFmt w:val="decimal"/>
      <w:lvlText w:val="%4."/>
      <w:lvlJc w:val="left"/>
      <w:pPr>
        <w:ind w:left="1152" w:hanging="288"/>
      </w:pPr>
      <w:rPr>
        <w:rFonts w:ascii="Segoe Light" w:hAnsi="Segoe Light" w:hint="default"/>
        <w:b w:val="0"/>
        <w:i w:val="0"/>
        <w:color w:val="557EB9"/>
        <w:sz w:val="20"/>
      </w:rPr>
    </w:lvl>
    <w:lvl w:ilvl="4">
      <w:start w:val="1"/>
      <w:numFmt w:val="lowerLetter"/>
      <w:lvlText w:val="%5."/>
      <w:lvlJc w:val="left"/>
      <w:pPr>
        <w:ind w:left="1440" w:hanging="288"/>
      </w:pPr>
      <w:rPr>
        <w:rFonts w:ascii="Segoe Light" w:hAnsi="Segoe Light" w:hint="default"/>
        <w:b w:val="0"/>
        <w:i w:val="0"/>
        <w:color w:val="557EB9"/>
        <w:sz w:val="20"/>
      </w:rPr>
    </w:lvl>
    <w:lvl w:ilvl="5">
      <w:start w:val="1"/>
      <w:numFmt w:val="none"/>
      <w:lvlText w:val="%6"/>
      <w:lvlJc w:val="right"/>
      <w:pPr>
        <w:ind w:left="3960" w:hanging="180"/>
      </w:pPr>
      <w:rPr>
        <w:rFonts w:hint="default"/>
      </w:rPr>
    </w:lvl>
    <w:lvl w:ilvl="6">
      <w:start w:val="1"/>
      <w:numFmt w:val="none"/>
      <w:lvlText w:val="%7"/>
      <w:lvlJc w:val="left"/>
      <w:pPr>
        <w:ind w:left="4680" w:hanging="360"/>
      </w:pPr>
      <w:rPr>
        <w:rFonts w:hint="default"/>
      </w:rPr>
    </w:lvl>
    <w:lvl w:ilvl="7">
      <w:start w:val="1"/>
      <w:numFmt w:val="none"/>
      <w:lvlText w:val="%8"/>
      <w:lvlJc w:val="left"/>
      <w:pPr>
        <w:ind w:left="5400" w:hanging="360"/>
      </w:pPr>
      <w:rPr>
        <w:rFonts w:hint="default"/>
      </w:rPr>
    </w:lvl>
    <w:lvl w:ilvl="8">
      <w:start w:val="1"/>
      <w:numFmt w:val="none"/>
      <w:lvlText w:val="%9"/>
      <w:lvlJc w:val="right"/>
      <w:pPr>
        <w:ind w:left="6120" w:hanging="180"/>
      </w:pPr>
      <w:rPr>
        <w:rFonts w:hint="default"/>
      </w:rPr>
    </w:lvl>
  </w:abstractNum>
  <w:abstractNum w:abstractNumId="20" w15:restartNumberingAfterBreak="0">
    <w:nsid w:val="463D57EE"/>
    <w:multiLevelType w:val="hybridMultilevel"/>
    <w:tmpl w:val="FE9E89D8"/>
    <w:lvl w:ilvl="0" w:tplc="821CC9DC">
      <w:start w:val="1"/>
      <w:numFmt w:val="bullet"/>
      <w:pStyle w:val="Bullet1"/>
      <w:lvlText w:val=""/>
      <w:lvlJc w:val="left"/>
      <w:pPr>
        <w:ind w:left="720" w:hanging="360"/>
      </w:pPr>
      <w:rPr>
        <w:rFonts w:ascii="Symbol" w:hAnsi="Symbol" w:hint="default"/>
      </w:rPr>
    </w:lvl>
    <w:lvl w:ilvl="1" w:tplc="5C4E7D24">
      <w:start w:val="1"/>
      <w:numFmt w:val="bullet"/>
      <w:pStyle w:val="Bullet2"/>
      <w:lvlText w:val="o"/>
      <w:lvlJc w:val="left"/>
      <w:pPr>
        <w:ind w:left="1440" w:hanging="360"/>
      </w:pPr>
      <w:rPr>
        <w:rFonts w:ascii="Courier New" w:hAnsi="Courier New" w:cs="Courier New" w:hint="default"/>
      </w:rPr>
    </w:lvl>
    <w:lvl w:ilvl="2" w:tplc="10A4BBE0">
      <w:start w:val="1"/>
      <w:numFmt w:val="bullet"/>
      <w:pStyle w:val="Bullet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862216"/>
    <w:multiLevelType w:val="hybridMultilevel"/>
    <w:tmpl w:val="2CBEF066"/>
    <w:lvl w:ilvl="0" w:tplc="ED4C3658">
      <w:numFmt w:val="bullet"/>
      <w:lvlText w:val="•"/>
      <w:lvlJc w:val="left"/>
      <w:pPr>
        <w:ind w:left="720" w:hanging="360"/>
      </w:pPr>
      <w:rPr>
        <w:rFonts w:ascii="Aptos" w:eastAsia="Times New Roman" w:hAnsi="Aptos"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82E60DA"/>
    <w:multiLevelType w:val="hybridMultilevel"/>
    <w:tmpl w:val="4B4C09D6"/>
    <w:lvl w:ilvl="0" w:tplc="DFFA1F84">
      <w:numFmt w:val="bullet"/>
      <w:pStyle w:val="TableBullet10"/>
      <w:lvlText w:val="•"/>
      <w:lvlJc w:val="left"/>
      <w:pPr>
        <w:ind w:left="1080" w:hanging="720"/>
      </w:pPr>
      <w:rPr>
        <w:rFonts w:ascii="Segoe Sans Text" w:eastAsiaTheme="minorHAnsi" w:hAnsi="Segoe Sans Text" w:cs="Segoe Sans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611B71"/>
    <w:multiLevelType w:val="hybridMultilevel"/>
    <w:tmpl w:val="0010A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2978A4"/>
    <w:multiLevelType w:val="multilevel"/>
    <w:tmpl w:val="0409001F"/>
    <w:styleLink w:val="Style1"/>
    <w:lvl w:ilvl="0">
      <w:start w:val="1"/>
      <w:numFmt w:val="decimal"/>
      <w:lvlText w:val="%1."/>
      <w:lvlJc w:val="left"/>
      <w:pPr>
        <w:ind w:left="360" w:hanging="360"/>
      </w:pPr>
    </w:lvl>
    <w:lvl w:ilvl="1">
      <w:start w:val="1"/>
      <w:numFmt w:val="decimal"/>
      <w:lvlText w:val="%1.%2."/>
      <w:lvlJc w:val="left"/>
      <w:pPr>
        <w:ind w:left="2682" w:hanging="432"/>
      </w:pPr>
      <w:rPr>
        <w:rFonts w:hint="default"/>
      </w:rPr>
    </w:lvl>
    <w:lvl w:ilvl="2">
      <w:start w:val="1"/>
      <w:numFmt w:val="decimal"/>
      <w:lvlText w:val="%1.%2.%3."/>
      <w:lvlJc w:val="left"/>
      <w:pPr>
        <w:ind w:left="275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3086C63"/>
    <w:multiLevelType w:val="hybridMultilevel"/>
    <w:tmpl w:val="CA303468"/>
    <w:lvl w:ilvl="0" w:tplc="91607860">
      <w:start w:val="1"/>
      <w:numFmt w:val="bullet"/>
      <w:pStyle w:val="Tablebullet2"/>
      <w:lvlText w:val="o"/>
      <w:lvlJc w:val="left"/>
      <w:pPr>
        <w:ind w:left="1170" w:hanging="360"/>
      </w:pPr>
      <w:rPr>
        <w:rFonts w:ascii="Courier New" w:hAnsi="Courier New" w:hint="default"/>
        <w:color w:val="474747"/>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 w15:restartNumberingAfterBreak="0">
    <w:nsid w:val="78A10EB7"/>
    <w:multiLevelType w:val="hybridMultilevel"/>
    <w:tmpl w:val="441C3D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15:restartNumberingAfterBreak="0">
    <w:nsid w:val="7A5F5185"/>
    <w:multiLevelType w:val="hybridMultilevel"/>
    <w:tmpl w:val="0736F250"/>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36984751">
    <w:abstractNumId w:val="15"/>
  </w:num>
  <w:num w:numId="2" w16cid:durableId="2090998929">
    <w:abstractNumId w:val="10"/>
  </w:num>
  <w:num w:numId="3" w16cid:durableId="1195077590">
    <w:abstractNumId w:val="20"/>
  </w:num>
  <w:num w:numId="4" w16cid:durableId="1231039089">
    <w:abstractNumId w:val="22"/>
  </w:num>
  <w:num w:numId="5" w16cid:durableId="1523276182">
    <w:abstractNumId w:val="5"/>
  </w:num>
  <w:num w:numId="6" w16cid:durableId="242449405">
    <w:abstractNumId w:val="19"/>
  </w:num>
  <w:num w:numId="7" w16cid:durableId="1746024388">
    <w:abstractNumId w:val="2"/>
  </w:num>
  <w:num w:numId="8" w16cid:durableId="1209877707">
    <w:abstractNumId w:val="25"/>
  </w:num>
  <w:num w:numId="9" w16cid:durableId="1356420682">
    <w:abstractNumId w:val="3"/>
  </w:num>
  <w:num w:numId="10" w16cid:durableId="1369525264">
    <w:abstractNumId w:val="1"/>
  </w:num>
  <w:num w:numId="11" w16cid:durableId="485979437">
    <w:abstractNumId w:val="0"/>
  </w:num>
  <w:num w:numId="12" w16cid:durableId="45690582">
    <w:abstractNumId w:val="4"/>
  </w:num>
  <w:num w:numId="13" w16cid:durableId="428237151">
    <w:abstractNumId w:val="24"/>
  </w:num>
  <w:num w:numId="14" w16cid:durableId="605817233">
    <w:abstractNumId w:val="14"/>
  </w:num>
  <w:num w:numId="15" w16cid:durableId="1534920799">
    <w:abstractNumId w:val="8"/>
  </w:num>
  <w:num w:numId="16" w16cid:durableId="576013299">
    <w:abstractNumId w:val="9"/>
  </w:num>
  <w:num w:numId="17" w16cid:durableId="1256522559">
    <w:abstractNumId w:val="17"/>
  </w:num>
  <w:num w:numId="18" w16cid:durableId="2079396063">
    <w:abstractNumId w:val="26"/>
  </w:num>
  <w:num w:numId="19" w16cid:durableId="1614288444">
    <w:abstractNumId w:val="13"/>
  </w:num>
  <w:num w:numId="20" w16cid:durableId="496188738">
    <w:abstractNumId w:val="18"/>
  </w:num>
  <w:num w:numId="21" w16cid:durableId="317156876">
    <w:abstractNumId w:val="27"/>
  </w:num>
  <w:num w:numId="22" w16cid:durableId="569929247">
    <w:abstractNumId w:val="22"/>
  </w:num>
  <w:num w:numId="23" w16cid:durableId="716396314">
    <w:abstractNumId w:val="15"/>
  </w:num>
  <w:num w:numId="24" w16cid:durableId="1642884934">
    <w:abstractNumId w:val="12"/>
  </w:num>
  <w:num w:numId="25" w16cid:durableId="44565416">
    <w:abstractNumId w:val="22"/>
  </w:num>
  <w:num w:numId="26" w16cid:durableId="840312618">
    <w:abstractNumId w:val="22"/>
  </w:num>
  <w:num w:numId="27" w16cid:durableId="825560340">
    <w:abstractNumId w:val="15"/>
  </w:num>
  <w:num w:numId="28" w16cid:durableId="1792479900">
    <w:abstractNumId w:val="15"/>
  </w:num>
  <w:num w:numId="29" w16cid:durableId="1411151461">
    <w:abstractNumId w:val="15"/>
  </w:num>
  <w:num w:numId="30" w16cid:durableId="1233664346">
    <w:abstractNumId w:val="15"/>
  </w:num>
  <w:num w:numId="31" w16cid:durableId="540216657">
    <w:abstractNumId w:val="15"/>
  </w:num>
  <w:num w:numId="32" w16cid:durableId="1677145779">
    <w:abstractNumId w:val="6"/>
  </w:num>
  <w:num w:numId="33" w16cid:durableId="566886566">
    <w:abstractNumId w:val="11"/>
  </w:num>
  <w:num w:numId="34" w16cid:durableId="1004013268">
    <w:abstractNumId w:val="7"/>
  </w:num>
  <w:num w:numId="35" w16cid:durableId="897324037">
    <w:abstractNumId w:val="16"/>
  </w:num>
  <w:num w:numId="36" w16cid:durableId="1197814349">
    <w:abstractNumId w:val="21"/>
  </w:num>
  <w:num w:numId="37" w16cid:durableId="2092962865">
    <w:abstractNumId w:val="5"/>
  </w:num>
  <w:num w:numId="38" w16cid:durableId="1794135157">
    <w:abstractNumId w:val="2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 Moigula">
    <w15:presenceInfo w15:providerId="AD" w15:userId="S::frmoigul@microsoft.com::8d46121a-1043-46fe-9702-56f765c58385"/>
  </w15:person>
  <w15:person w15:author="Wayne Schmoyer">
    <w15:presenceInfo w15:providerId="AD" w15:userId="S::waschmoy@microsoft.com::b84f0ffc-7d1b-4c0a-97c2-a0d5a0d5b27c"/>
  </w15:person>
  <w15:person w15:author="Selene Orozco">
    <w15:presenceInfo w15:providerId="AD" w15:userId="S::seorozco@microsoft.com::9cbc6bf9-f868-4187-bace-49022b951e13"/>
  </w15:person>
  <w15:person w15:author="Abhijith V">
    <w15:presenceInfo w15:providerId="AD" w15:userId="S::abhv@microsoft.com::2dc359c0-2597-417a-ace6-d0adebd53d85"/>
  </w15:person>
  <w15:person w15:author="Marc Kravitz">
    <w15:presenceInfo w15:providerId="AD" w15:userId="S::makravit@microsoft.com::c38b3b03-cf3e-4dbe-bc6c-e74df653d3c6"/>
  </w15:person>
  <w15:person w15:author="Andy Daly">
    <w15:presenceInfo w15:providerId="AD" w15:userId="S::andaly@microsoft.com::dbcdf6a2-3069-44bd-86eb-0c19bb48869b"/>
  </w15:person>
  <w15:person w15:author="Snehal R">
    <w15:presenceInfo w15:providerId="AD" w15:userId="S::snep@microsoft.com::e6e1da37-8375-4dd3-bcb3-485aa2b83e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A4"/>
    <w:rsid w:val="00000054"/>
    <w:rsid w:val="000001F9"/>
    <w:rsid w:val="000001FA"/>
    <w:rsid w:val="000003FE"/>
    <w:rsid w:val="00000728"/>
    <w:rsid w:val="00001251"/>
    <w:rsid w:val="00001301"/>
    <w:rsid w:val="00001549"/>
    <w:rsid w:val="000017AE"/>
    <w:rsid w:val="00001DEB"/>
    <w:rsid w:val="0000240A"/>
    <w:rsid w:val="00002532"/>
    <w:rsid w:val="00002962"/>
    <w:rsid w:val="00002AAA"/>
    <w:rsid w:val="00002E2D"/>
    <w:rsid w:val="00002FE1"/>
    <w:rsid w:val="00003271"/>
    <w:rsid w:val="000032D6"/>
    <w:rsid w:val="000033B7"/>
    <w:rsid w:val="00003F83"/>
    <w:rsid w:val="00004354"/>
    <w:rsid w:val="000045BD"/>
    <w:rsid w:val="0000483E"/>
    <w:rsid w:val="000049B2"/>
    <w:rsid w:val="00004AF8"/>
    <w:rsid w:val="00004AFA"/>
    <w:rsid w:val="00004E29"/>
    <w:rsid w:val="00004FC9"/>
    <w:rsid w:val="000052FF"/>
    <w:rsid w:val="0000545B"/>
    <w:rsid w:val="000055C1"/>
    <w:rsid w:val="0000572E"/>
    <w:rsid w:val="00005744"/>
    <w:rsid w:val="00005881"/>
    <w:rsid w:val="0000598E"/>
    <w:rsid w:val="00005B63"/>
    <w:rsid w:val="00005B91"/>
    <w:rsid w:val="00005CA0"/>
    <w:rsid w:val="00005E32"/>
    <w:rsid w:val="00005EAE"/>
    <w:rsid w:val="00006200"/>
    <w:rsid w:val="00006492"/>
    <w:rsid w:val="00006957"/>
    <w:rsid w:val="00006A1E"/>
    <w:rsid w:val="00006EA1"/>
    <w:rsid w:val="00006F5C"/>
    <w:rsid w:val="00007305"/>
    <w:rsid w:val="00007478"/>
    <w:rsid w:val="00007998"/>
    <w:rsid w:val="00010073"/>
    <w:rsid w:val="000106A7"/>
    <w:rsid w:val="00010D15"/>
    <w:rsid w:val="00010E3F"/>
    <w:rsid w:val="00011279"/>
    <w:rsid w:val="000116FA"/>
    <w:rsid w:val="00011B98"/>
    <w:rsid w:val="00012336"/>
    <w:rsid w:val="00012B17"/>
    <w:rsid w:val="00012CD2"/>
    <w:rsid w:val="00012E13"/>
    <w:rsid w:val="00012E17"/>
    <w:rsid w:val="00012E36"/>
    <w:rsid w:val="00012EAB"/>
    <w:rsid w:val="000130D0"/>
    <w:rsid w:val="0001341B"/>
    <w:rsid w:val="0001359C"/>
    <w:rsid w:val="00013710"/>
    <w:rsid w:val="00013C44"/>
    <w:rsid w:val="00013F7C"/>
    <w:rsid w:val="00013FBF"/>
    <w:rsid w:val="00014215"/>
    <w:rsid w:val="000142D5"/>
    <w:rsid w:val="00014773"/>
    <w:rsid w:val="000148A1"/>
    <w:rsid w:val="0001491D"/>
    <w:rsid w:val="00014BC5"/>
    <w:rsid w:val="00014DFC"/>
    <w:rsid w:val="00014DFD"/>
    <w:rsid w:val="00014F15"/>
    <w:rsid w:val="000150B9"/>
    <w:rsid w:val="0001513C"/>
    <w:rsid w:val="0001577A"/>
    <w:rsid w:val="00015851"/>
    <w:rsid w:val="000159AF"/>
    <w:rsid w:val="000159B7"/>
    <w:rsid w:val="00015B67"/>
    <w:rsid w:val="00015D63"/>
    <w:rsid w:val="00016168"/>
    <w:rsid w:val="00016394"/>
    <w:rsid w:val="00016608"/>
    <w:rsid w:val="00016940"/>
    <w:rsid w:val="00016B90"/>
    <w:rsid w:val="000171A1"/>
    <w:rsid w:val="000173C9"/>
    <w:rsid w:val="000176A6"/>
    <w:rsid w:val="00017D3B"/>
    <w:rsid w:val="000200C8"/>
    <w:rsid w:val="000204A6"/>
    <w:rsid w:val="000205DA"/>
    <w:rsid w:val="000205F3"/>
    <w:rsid w:val="000207F8"/>
    <w:rsid w:val="00020D03"/>
    <w:rsid w:val="00020E3A"/>
    <w:rsid w:val="0002134D"/>
    <w:rsid w:val="000219FB"/>
    <w:rsid w:val="00021F0F"/>
    <w:rsid w:val="00021F16"/>
    <w:rsid w:val="00022434"/>
    <w:rsid w:val="00022487"/>
    <w:rsid w:val="000224FE"/>
    <w:rsid w:val="00022606"/>
    <w:rsid w:val="00022BE3"/>
    <w:rsid w:val="00023192"/>
    <w:rsid w:val="0002329A"/>
    <w:rsid w:val="00023389"/>
    <w:rsid w:val="00023633"/>
    <w:rsid w:val="00023CFC"/>
    <w:rsid w:val="00023FFD"/>
    <w:rsid w:val="000242BF"/>
    <w:rsid w:val="00024AE3"/>
    <w:rsid w:val="0002553D"/>
    <w:rsid w:val="000257E6"/>
    <w:rsid w:val="0002580F"/>
    <w:rsid w:val="000259C7"/>
    <w:rsid w:val="000259F3"/>
    <w:rsid w:val="00025AF5"/>
    <w:rsid w:val="00025CB2"/>
    <w:rsid w:val="00025E8D"/>
    <w:rsid w:val="00025FB9"/>
    <w:rsid w:val="00026428"/>
    <w:rsid w:val="000266C4"/>
    <w:rsid w:val="00026821"/>
    <w:rsid w:val="0002690F"/>
    <w:rsid w:val="00026A98"/>
    <w:rsid w:val="00026CB7"/>
    <w:rsid w:val="000270DE"/>
    <w:rsid w:val="0002752E"/>
    <w:rsid w:val="00027721"/>
    <w:rsid w:val="000277E7"/>
    <w:rsid w:val="00027A4E"/>
    <w:rsid w:val="00027DDD"/>
    <w:rsid w:val="000301A2"/>
    <w:rsid w:val="00030562"/>
    <w:rsid w:val="00030BA5"/>
    <w:rsid w:val="00030F1A"/>
    <w:rsid w:val="000310A7"/>
    <w:rsid w:val="00031157"/>
    <w:rsid w:val="000313F0"/>
    <w:rsid w:val="000315D6"/>
    <w:rsid w:val="0003163A"/>
    <w:rsid w:val="00031861"/>
    <w:rsid w:val="00031A27"/>
    <w:rsid w:val="00031ABF"/>
    <w:rsid w:val="00031B67"/>
    <w:rsid w:val="00031CD1"/>
    <w:rsid w:val="00031D20"/>
    <w:rsid w:val="00031F5E"/>
    <w:rsid w:val="000321B9"/>
    <w:rsid w:val="000322F4"/>
    <w:rsid w:val="000324A3"/>
    <w:rsid w:val="00032679"/>
    <w:rsid w:val="000327CA"/>
    <w:rsid w:val="00032FDC"/>
    <w:rsid w:val="000332C5"/>
    <w:rsid w:val="0003376F"/>
    <w:rsid w:val="00033B33"/>
    <w:rsid w:val="00033F27"/>
    <w:rsid w:val="00033FBD"/>
    <w:rsid w:val="0003443E"/>
    <w:rsid w:val="00034BA1"/>
    <w:rsid w:val="00034EF1"/>
    <w:rsid w:val="0003529F"/>
    <w:rsid w:val="0003551F"/>
    <w:rsid w:val="00035651"/>
    <w:rsid w:val="00035796"/>
    <w:rsid w:val="00036194"/>
    <w:rsid w:val="000366E5"/>
    <w:rsid w:val="000366FA"/>
    <w:rsid w:val="00036D51"/>
    <w:rsid w:val="00036EF3"/>
    <w:rsid w:val="000373A1"/>
    <w:rsid w:val="000376D3"/>
    <w:rsid w:val="00037797"/>
    <w:rsid w:val="0003788C"/>
    <w:rsid w:val="00037A98"/>
    <w:rsid w:val="000402C1"/>
    <w:rsid w:val="00040834"/>
    <w:rsid w:val="000408DE"/>
    <w:rsid w:val="000409F9"/>
    <w:rsid w:val="00040A35"/>
    <w:rsid w:val="00040BD2"/>
    <w:rsid w:val="00040C5D"/>
    <w:rsid w:val="00040E33"/>
    <w:rsid w:val="00041033"/>
    <w:rsid w:val="00041490"/>
    <w:rsid w:val="000414CC"/>
    <w:rsid w:val="0004178D"/>
    <w:rsid w:val="00041A0E"/>
    <w:rsid w:val="00041A91"/>
    <w:rsid w:val="00041AB6"/>
    <w:rsid w:val="00041B99"/>
    <w:rsid w:val="00041CFC"/>
    <w:rsid w:val="00041F2F"/>
    <w:rsid w:val="00042041"/>
    <w:rsid w:val="000423E0"/>
    <w:rsid w:val="00042881"/>
    <w:rsid w:val="00042A1B"/>
    <w:rsid w:val="00042B12"/>
    <w:rsid w:val="00042B34"/>
    <w:rsid w:val="00042BD4"/>
    <w:rsid w:val="00042D47"/>
    <w:rsid w:val="00042E12"/>
    <w:rsid w:val="0004352C"/>
    <w:rsid w:val="0004373C"/>
    <w:rsid w:val="0004375D"/>
    <w:rsid w:val="00043A70"/>
    <w:rsid w:val="0004407A"/>
    <w:rsid w:val="0004408F"/>
    <w:rsid w:val="00044299"/>
    <w:rsid w:val="0004436A"/>
    <w:rsid w:val="00044399"/>
    <w:rsid w:val="000444B4"/>
    <w:rsid w:val="0004473B"/>
    <w:rsid w:val="000449C2"/>
    <w:rsid w:val="00044C9D"/>
    <w:rsid w:val="000451A2"/>
    <w:rsid w:val="000452BE"/>
    <w:rsid w:val="00045522"/>
    <w:rsid w:val="00045829"/>
    <w:rsid w:val="00045AFC"/>
    <w:rsid w:val="00045F62"/>
    <w:rsid w:val="00046374"/>
    <w:rsid w:val="000464B6"/>
    <w:rsid w:val="000464EA"/>
    <w:rsid w:val="000465F8"/>
    <w:rsid w:val="0004665F"/>
    <w:rsid w:val="000468BA"/>
    <w:rsid w:val="000468DC"/>
    <w:rsid w:val="0004791B"/>
    <w:rsid w:val="00047987"/>
    <w:rsid w:val="00047B93"/>
    <w:rsid w:val="00047C46"/>
    <w:rsid w:val="00047C54"/>
    <w:rsid w:val="0005016E"/>
    <w:rsid w:val="00050224"/>
    <w:rsid w:val="000502C7"/>
    <w:rsid w:val="00050604"/>
    <w:rsid w:val="00050641"/>
    <w:rsid w:val="000507A3"/>
    <w:rsid w:val="00050BDD"/>
    <w:rsid w:val="00050CA2"/>
    <w:rsid w:val="000515A4"/>
    <w:rsid w:val="000517FA"/>
    <w:rsid w:val="0005181F"/>
    <w:rsid w:val="0005197C"/>
    <w:rsid w:val="00051996"/>
    <w:rsid w:val="000519C4"/>
    <w:rsid w:val="000519F0"/>
    <w:rsid w:val="00051A51"/>
    <w:rsid w:val="000524C3"/>
    <w:rsid w:val="00052554"/>
    <w:rsid w:val="00052783"/>
    <w:rsid w:val="0005285B"/>
    <w:rsid w:val="00052CC4"/>
    <w:rsid w:val="00052D04"/>
    <w:rsid w:val="00052F55"/>
    <w:rsid w:val="0005307D"/>
    <w:rsid w:val="000531F6"/>
    <w:rsid w:val="00053400"/>
    <w:rsid w:val="000534D7"/>
    <w:rsid w:val="0005377B"/>
    <w:rsid w:val="00053820"/>
    <w:rsid w:val="000539B8"/>
    <w:rsid w:val="00053C4C"/>
    <w:rsid w:val="00053CD9"/>
    <w:rsid w:val="00053E3C"/>
    <w:rsid w:val="00054227"/>
    <w:rsid w:val="0005450E"/>
    <w:rsid w:val="00054660"/>
    <w:rsid w:val="000546A0"/>
    <w:rsid w:val="000549D9"/>
    <w:rsid w:val="00054DA1"/>
    <w:rsid w:val="00054E34"/>
    <w:rsid w:val="0005517E"/>
    <w:rsid w:val="0005518F"/>
    <w:rsid w:val="00055437"/>
    <w:rsid w:val="00055847"/>
    <w:rsid w:val="000559A8"/>
    <w:rsid w:val="00055BFF"/>
    <w:rsid w:val="00055D57"/>
    <w:rsid w:val="0005616B"/>
    <w:rsid w:val="0005658B"/>
    <w:rsid w:val="00056A7D"/>
    <w:rsid w:val="00056B19"/>
    <w:rsid w:val="00056C76"/>
    <w:rsid w:val="00057237"/>
    <w:rsid w:val="000574BC"/>
    <w:rsid w:val="0005754D"/>
    <w:rsid w:val="00057A6F"/>
    <w:rsid w:val="00060086"/>
    <w:rsid w:val="00060449"/>
    <w:rsid w:val="00060493"/>
    <w:rsid w:val="00060BB4"/>
    <w:rsid w:val="00061170"/>
    <w:rsid w:val="00061427"/>
    <w:rsid w:val="000618E8"/>
    <w:rsid w:val="00061915"/>
    <w:rsid w:val="00061DDB"/>
    <w:rsid w:val="00061F83"/>
    <w:rsid w:val="000624D3"/>
    <w:rsid w:val="000624F6"/>
    <w:rsid w:val="0006254F"/>
    <w:rsid w:val="0006269A"/>
    <w:rsid w:val="000628EF"/>
    <w:rsid w:val="00062CB9"/>
    <w:rsid w:val="00062E50"/>
    <w:rsid w:val="000632B3"/>
    <w:rsid w:val="00063561"/>
    <w:rsid w:val="00063CD2"/>
    <w:rsid w:val="00063DA0"/>
    <w:rsid w:val="00063EDA"/>
    <w:rsid w:val="00063FC5"/>
    <w:rsid w:val="0006401E"/>
    <w:rsid w:val="00064532"/>
    <w:rsid w:val="000645D9"/>
    <w:rsid w:val="000647F0"/>
    <w:rsid w:val="00064E04"/>
    <w:rsid w:val="00064F10"/>
    <w:rsid w:val="0006568D"/>
    <w:rsid w:val="000658BA"/>
    <w:rsid w:val="00065CF2"/>
    <w:rsid w:val="000660C9"/>
    <w:rsid w:val="000663DF"/>
    <w:rsid w:val="0006643B"/>
    <w:rsid w:val="0006668D"/>
    <w:rsid w:val="000666C0"/>
    <w:rsid w:val="000667C9"/>
    <w:rsid w:val="000669CF"/>
    <w:rsid w:val="000669DB"/>
    <w:rsid w:val="00066ABD"/>
    <w:rsid w:val="00066BD6"/>
    <w:rsid w:val="00066E51"/>
    <w:rsid w:val="000673A9"/>
    <w:rsid w:val="00067841"/>
    <w:rsid w:val="000678AC"/>
    <w:rsid w:val="00067CE9"/>
    <w:rsid w:val="00067DAC"/>
    <w:rsid w:val="000701EE"/>
    <w:rsid w:val="00070277"/>
    <w:rsid w:val="000702BB"/>
    <w:rsid w:val="000702DB"/>
    <w:rsid w:val="00070627"/>
    <w:rsid w:val="0007078E"/>
    <w:rsid w:val="000708F2"/>
    <w:rsid w:val="00070908"/>
    <w:rsid w:val="00070DCE"/>
    <w:rsid w:val="0007109D"/>
    <w:rsid w:val="00071386"/>
    <w:rsid w:val="00071853"/>
    <w:rsid w:val="000720C7"/>
    <w:rsid w:val="000722BA"/>
    <w:rsid w:val="000727DE"/>
    <w:rsid w:val="00072A7B"/>
    <w:rsid w:val="00072FC5"/>
    <w:rsid w:val="000732D6"/>
    <w:rsid w:val="000733A7"/>
    <w:rsid w:val="0007389A"/>
    <w:rsid w:val="00073CB7"/>
    <w:rsid w:val="00074499"/>
    <w:rsid w:val="00074987"/>
    <w:rsid w:val="00074B9F"/>
    <w:rsid w:val="00074BD7"/>
    <w:rsid w:val="00074C7F"/>
    <w:rsid w:val="000755FD"/>
    <w:rsid w:val="00075C4F"/>
    <w:rsid w:val="00076561"/>
    <w:rsid w:val="0007668D"/>
    <w:rsid w:val="00076704"/>
    <w:rsid w:val="00076968"/>
    <w:rsid w:val="00076FBE"/>
    <w:rsid w:val="00077243"/>
    <w:rsid w:val="00077D89"/>
    <w:rsid w:val="00077FEE"/>
    <w:rsid w:val="00080723"/>
    <w:rsid w:val="00080945"/>
    <w:rsid w:val="00080A8D"/>
    <w:rsid w:val="00080BAB"/>
    <w:rsid w:val="00080CB9"/>
    <w:rsid w:val="0008144D"/>
    <w:rsid w:val="000815EF"/>
    <w:rsid w:val="000816C4"/>
    <w:rsid w:val="00081B0E"/>
    <w:rsid w:val="00081D7A"/>
    <w:rsid w:val="0008222D"/>
    <w:rsid w:val="000824A3"/>
    <w:rsid w:val="000826DD"/>
    <w:rsid w:val="00082FDE"/>
    <w:rsid w:val="0008304C"/>
    <w:rsid w:val="000832F4"/>
    <w:rsid w:val="000836C4"/>
    <w:rsid w:val="00083864"/>
    <w:rsid w:val="00083F1C"/>
    <w:rsid w:val="00084264"/>
    <w:rsid w:val="000843A5"/>
    <w:rsid w:val="000843CB"/>
    <w:rsid w:val="00084462"/>
    <w:rsid w:val="000848FA"/>
    <w:rsid w:val="00084925"/>
    <w:rsid w:val="00085554"/>
    <w:rsid w:val="00085581"/>
    <w:rsid w:val="000857F0"/>
    <w:rsid w:val="00085C26"/>
    <w:rsid w:val="00085D2A"/>
    <w:rsid w:val="00085D4C"/>
    <w:rsid w:val="00085DA7"/>
    <w:rsid w:val="0008616B"/>
    <w:rsid w:val="00086459"/>
    <w:rsid w:val="000869A6"/>
    <w:rsid w:val="00086D4C"/>
    <w:rsid w:val="00086E97"/>
    <w:rsid w:val="000873F2"/>
    <w:rsid w:val="00087490"/>
    <w:rsid w:val="000875CD"/>
    <w:rsid w:val="00087705"/>
    <w:rsid w:val="00087A36"/>
    <w:rsid w:val="00087ACD"/>
    <w:rsid w:val="000901FD"/>
    <w:rsid w:val="000905BB"/>
    <w:rsid w:val="0009061F"/>
    <w:rsid w:val="00090685"/>
    <w:rsid w:val="00090AE7"/>
    <w:rsid w:val="00090ECF"/>
    <w:rsid w:val="00090F2A"/>
    <w:rsid w:val="00091201"/>
    <w:rsid w:val="000912C7"/>
    <w:rsid w:val="00091399"/>
    <w:rsid w:val="000916BC"/>
    <w:rsid w:val="00091AC7"/>
    <w:rsid w:val="00092101"/>
    <w:rsid w:val="00092266"/>
    <w:rsid w:val="000924C2"/>
    <w:rsid w:val="0009250E"/>
    <w:rsid w:val="0009263F"/>
    <w:rsid w:val="00092769"/>
    <w:rsid w:val="000928B3"/>
    <w:rsid w:val="00092DAC"/>
    <w:rsid w:val="00092FB3"/>
    <w:rsid w:val="00093189"/>
    <w:rsid w:val="00093C83"/>
    <w:rsid w:val="00093FE4"/>
    <w:rsid w:val="000945F8"/>
    <w:rsid w:val="00094715"/>
    <w:rsid w:val="00094935"/>
    <w:rsid w:val="00094BB4"/>
    <w:rsid w:val="00094DC4"/>
    <w:rsid w:val="00094FA0"/>
    <w:rsid w:val="00094FCB"/>
    <w:rsid w:val="00095869"/>
    <w:rsid w:val="00095F61"/>
    <w:rsid w:val="00096468"/>
    <w:rsid w:val="000965B4"/>
    <w:rsid w:val="000978A8"/>
    <w:rsid w:val="00097A60"/>
    <w:rsid w:val="00097D79"/>
    <w:rsid w:val="000A0373"/>
    <w:rsid w:val="000A0592"/>
    <w:rsid w:val="000A0AF4"/>
    <w:rsid w:val="000A0B46"/>
    <w:rsid w:val="000A0D52"/>
    <w:rsid w:val="000A12BC"/>
    <w:rsid w:val="000A1733"/>
    <w:rsid w:val="000A1768"/>
    <w:rsid w:val="000A185D"/>
    <w:rsid w:val="000A1BD8"/>
    <w:rsid w:val="000A1EAA"/>
    <w:rsid w:val="000A21D5"/>
    <w:rsid w:val="000A2283"/>
    <w:rsid w:val="000A2752"/>
    <w:rsid w:val="000A28F8"/>
    <w:rsid w:val="000A29E8"/>
    <w:rsid w:val="000A2F8F"/>
    <w:rsid w:val="000A31D1"/>
    <w:rsid w:val="000A31D5"/>
    <w:rsid w:val="000A31FC"/>
    <w:rsid w:val="000A33D9"/>
    <w:rsid w:val="000A3426"/>
    <w:rsid w:val="000A346F"/>
    <w:rsid w:val="000A3482"/>
    <w:rsid w:val="000A34A9"/>
    <w:rsid w:val="000A35C2"/>
    <w:rsid w:val="000A3B08"/>
    <w:rsid w:val="000A3DFE"/>
    <w:rsid w:val="000A3E96"/>
    <w:rsid w:val="000A4034"/>
    <w:rsid w:val="000A4084"/>
    <w:rsid w:val="000A41C5"/>
    <w:rsid w:val="000A472E"/>
    <w:rsid w:val="000A4C1C"/>
    <w:rsid w:val="000A4EF6"/>
    <w:rsid w:val="000A52E8"/>
    <w:rsid w:val="000A56A1"/>
    <w:rsid w:val="000A5858"/>
    <w:rsid w:val="000A5AFF"/>
    <w:rsid w:val="000A5B0C"/>
    <w:rsid w:val="000A5C35"/>
    <w:rsid w:val="000A5E21"/>
    <w:rsid w:val="000A5ED0"/>
    <w:rsid w:val="000A661E"/>
    <w:rsid w:val="000A69D5"/>
    <w:rsid w:val="000A6E7D"/>
    <w:rsid w:val="000A6F73"/>
    <w:rsid w:val="000A72B4"/>
    <w:rsid w:val="000A74B2"/>
    <w:rsid w:val="000A760B"/>
    <w:rsid w:val="000A7F71"/>
    <w:rsid w:val="000A7F95"/>
    <w:rsid w:val="000B04D4"/>
    <w:rsid w:val="000B0663"/>
    <w:rsid w:val="000B081B"/>
    <w:rsid w:val="000B0B3D"/>
    <w:rsid w:val="000B1088"/>
    <w:rsid w:val="000B1228"/>
    <w:rsid w:val="000B1323"/>
    <w:rsid w:val="000B1858"/>
    <w:rsid w:val="000B195E"/>
    <w:rsid w:val="000B1A80"/>
    <w:rsid w:val="000B1B4F"/>
    <w:rsid w:val="000B1CE4"/>
    <w:rsid w:val="000B1F2B"/>
    <w:rsid w:val="000B1F31"/>
    <w:rsid w:val="000B273C"/>
    <w:rsid w:val="000B28BB"/>
    <w:rsid w:val="000B2B8F"/>
    <w:rsid w:val="000B2DBF"/>
    <w:rsid w:val="000B2E94"/>
    <w:rsid w:val="000B2EAD"/>
    <w:rsid w:val="000B2F8D"/>
    <w:rsid w:val="000B33CE"/>
    <w:rsid w:val="000B3713"/>
    <w:rsid w:val="000B3803"/>
    <w:rsid w:val="000B3A92"/>
    <w:rsid w:val="000B3AC5"/>
    <w:rsid w:val="000B3BFF"/>
    <w:rsid w:val="000B3F0C"/>
    <w:rsid w:val="000B41AC"/>
    <w:rsid w:val="000B4329"/>
    <w:rsid w:val="000B43C0"/>
    <w:rsid w:val="000B4577"/>
    <w:rsid w:val="000B4827"/>
    <w:rsid w:val="000B487C"/>
    <w:rsid w:val="000B4950"/>
    <w:rsid w:val="000B4BC5"/>
    <w:rsid w:val="000B4C65"/>
    <w:rsid w:val="000B4F34"/>
    <w:rsid w:val="000B5007"/>
    <w:rsid w:val="000B504C"/>
    <w:rsid w:val="000B5713"/>
    <w:rsid w:val="000B5A81"/>
    <w:rsid w:val="000B61EC"/>
    <w:rsid w:val="000B62DD"/>
    <w:rsid w:val="000B6457"/>
    <w:rsid w:val="000B65FA"/>
    <w:rsid w:val="000B6667"/>
    <w:rsid w:val="000B75BC"/>
    <w:rsid w:val="000C0485"/>
    <w:rsid w:val="000C04A9"/>
    <w:rsid w:val="000C0C5F"/>
    <w:rsid w:val="000C0E24"/>
    <w:rsid w:val="000C1016"/>
    <w:rsid w:val="000C1114"/>
    <w:rsid w:val="000C1353"/>
    <w:rsid w:val="000C1373"/>
    <w:rsid w:val="000C155D"/>
    <w:rsid w:val="000C1574"/>
    <w:rsid w:val="000C1C7D"/>
    <w:rsid w:val="000C2797"/>
    <w:rsid w:val="000C28B8"/>
    <w:rsid w:val="000C2A74"/>
    <w:rsid w:val="000C30FF"/>
    <w:rsid w:val="000C3326"/>
    <w:rsid w:val="000C36FE"/>
    <w:rsid w:val="000C3C71"/>
    <w:rsid w:val="000C3E94"/>
    <w:rsid w:val="000C3EA1"/>
    <w:rsid w:val="000C3FB4"/>
    <w:rsid w:val="000C40D2"/>
    <w:rsid w:val="000C4292"/>
    <w:rsid w:val="000C487D"/>
    <w:rsid w:val="000C48D3"/>
    <w:rsid w:val="000C48FA"/>
    <w:rsid w:val="000C4909"/>
    <w:rsid w:val="000C492A"/>
    <w:rsid w:val="000C4B20"/>
    <w:rsid w:val="000C4BAD"/>
    <w:rsid w:val="000C4D05"/>
    <w:rsid w:val="000C4F1E"/>
    <w:rsid w:val="000C51E1"/>
    <w:rsid w:val="000C54F2"/>
    <w:rsid w:val="000C5B8F"/>
    <w:rsid w:val="000C5C44"/>
    <w:rsid w:val="000C6287"/>
    <w:rsid w:val="000C6A78"/>
    <w:rsid w:val="000C6EA0"/>
    <w:rsid w:val="000C6F20"/>
    <w:rsid w:val="000C727C"/>
    <w:rsid w:val="000C7C2D"/>
    <w:rsid w:val="000C7DB3"/>
    <w:rsid w:val="000C7F1E"/>
    <w:rsid w:val="000D006C"/>
    <w:rsid w:val="000D019D"/>
    <w:rsid w:val="000D0734"/>
    <w:rsid w:val="000D09D9"/>
    <w:rsid w:val="000D0D4B"/>
    <w:rsid w:val="000D0ED5"/>
    <w:rsid w:val="000D0FCC"/>
    <w:rsid w:val="000D0FFA"/>
    <w:rsid w:val="000D1480"/>
    <w:rsid w:val="000D1732"/>
    <w:rsid w:val="000D1C3C"/>
    <w:rsid w:val="000D1F89"/>
    <w:rsid w:val="000D20AF"/>
    <w:rsid w:val="000D23E4"/>
    <w:rsid w:val="000D24FF"/>
    <w:rsid w:val="000D274A"/>
    <w:rsid w:val="000D29DB"/>
    <w:rsid w:val="000D2E15"/>
    <w:rsid w:val="000D32C2"/>
    <w:rsid w:val="000D35C6"/>
    <w:rsid w:val="000D3835"/>
    <w:rsid w:val="000D3848"/>
    <w:rsid w:val="000D38CA"/>
    <w:rsid w:val="000D3E5C"/>
    <w:rsid w:val="000D3F54"/>
    <w:rsid w:val="000D3FA4"/>
    <w:rsid w:val="000D4CEF"/>
    <w:rsid w:val="000D54A5"/>
    <w:rsid w:val="000D5B16"/>
    <w:rsid w:val="000D5C62"/>
    <w:rsid w:val="000D5E04"/>
    <w:rsid w:val="000D5F23"/>
    <w:rsid w:val="000D5F7B"/>
    <w:rsid w:val="000D63F1"/>
    <w:rsid w:val="000D6766"/>
    <w:rsid w:val="000D697B"/>
    <w:rsid w:val="000D6A01"/>
    <w:rsid w:val="000D6AD2"/>
    <w:rsid w:val="000D6B94"/>
    <w:rsid w:val="000D6BD8"/>
    <w:rsid w:val="000D6C69"/>
    <w:rsid w:val="000D6DF3"/>
    <w:rsid w:val="000D6E4E"/>
    <w:rsid w:val="000D702B"/>
    <w:rsid w:val="000D7492"/>
    <w:rsid w:val="000D752B"/>
    <w:rsid w:val="000D7730"/>
    <w:rsid w:val="000D7752"/>
    <w:rsid w:val="000D79C3"/>
    <w:rsid w:val="000D7EC4"/>
    <w:rsid w:val="000D7F21"/>
    <w:rsid w:val="000E0128"/>
    <w:rsid w:val="000E02CB"/>
    <w:rsid w:val="000E04FD"/>
    <w:rsid w:val="000E084C"/>
    <w:rsid w:val="000E0A9E"/>
    <w:rsid w:val="000E0BDA"/>
    <w:rsid w:val="000E0D88"/>
    <w:rsid w:val="000E0F84"/>
    <w:rsid w:val="000E1481"/>
    <w:rsid w:val="000E1974"/>
    <w:rsid w:val="000E1996"/>
    <w:rsid w:val="000E24F0"/>
    <w:rsid w:val="000E24F2"/>
    <w:rsid w:val="000E2692"/>
    <w:rsid w:val="000E2955"/>
    <w:rsid w:val="000E2C82"/>
    <w:rsid w:val="000E2F97"/>
    <w:rsid w:val="000E301F"/>
    <w:rsid w:val="000E32E1"/>
    <w:rsid w:val="000E3C59"/>
    <w:rsid w:val="000E41BB"/>
    <w:rsid w:val="000E4636"/>
    <w:rsid w:val="000E48E3"/>
    <w:rsid w:val="000E4930"/>
    <w:rsid w:val="000E4A81"/>
    <w:rsid w:val="000E4AB4"/>
    <w:rsid w:val="000E4D09"/>
    <w:rsid w:val="000E4FD0"/>
    <w:rsid w:val="000E4FFE"/>
    <w:rsid w:val="000E503E"/>
    <w:rsid w:val="000E51D7"/>
    <w:rsid w:val="000E5457"/>
    <w:rsid w:val="000E5676"/>
    <w:rsid w:val="000E56D0"/>
    <w:rsid w:val="000E5825"/>
    <w:rsid w:val="000E5B04"/>
    <w:rsid w:val="000E5C6E"/>
    <w:rsid w:val="000E5EC2"/>
    <w:rsid w:val="000E5F53"/>
    <w:rsid w:val="000E61D1"/>
    <w:rsid w:val="000E63EF"/>
    <w:rsid w:val="000E6556"/>
    <w:rsid w:val="000E65FF"/>
    <w:rsid w:val="000E661D"/>
    <w:rsid w:val="000E66F7"/>
    <w:rsid w:val="000E678E"/>
    <w:rsid w:val="000E6A8B"/>
    <w:rsid w:val="000E6C3B"/>
    <w:rsid w:val="000E7019"/>
    <w:rsid w:val="000E7134"/>
    <w:rsid w:val="000E7498"/>
    <w:rsid w:val="000E7561"/>
    <w:rsid w:val="000E7609"/>
    <w:rsid w:val="000E7B38"/>
    <w:rsid w:val="000E7BD5"/>
    <w:rsid w:val="000F00B1"/>
    <w:rsid w:val="000F024E"/>
    <w:rsid w:val="000F0345"/>
    <w:rsid w:val="000F05C1"/>
    <w:rsid w:val="000F0750"/>
    <w:rsid w:val="000F07E0"/>
    <w:rsid w:val="000F0823"/>
    <w:rsid w:val="000F0D86"/>
    <w:rsid w:val="000F0E95"/>
    <w:rsid w:val="000F0EC3"/>
    <w:rsid w:val="000F0F1E"/>
    <w:rsid w:val="000F1390"/>
    <w:rsid w:val="000F15DA"/>
    <w:rsid w:val="000F17DD"/>
    <w:rsid w:val="000F1D6A"/>
    <w:rsid w:val="000F297C"/>
    <w:rsid w:val="000F2A9C"/>
    <w:rsid w:val="000F2DC6"/>
    <w:rsid w:val="000F2E0F"/>
    <w:rsid w:val="000F2FC5"/>
    <w:rsid w:val="000F322E"/>
    <w:rsid w:val="000F33BC"/>
    <w:rsid w:val="000F3430"/>
    <w:rsid w:val="000F34E4"/>
    <w:rsid w:val="000F374D"/>
    <w:rsid w:val="000F397C"/>
    <w:rsid w:val="000F3C3D"/>
    <w:rsid w:val="000F3E60"/>
    <w:rsid w:val="000F41AF"/>
    <w:rsid w:val="000F43E9"/>
    <w:rsid w:val="000F4700"/>
    <w:rsid w:val="000F4812"/>
    <w:rsid w:val="000F4A49"/>
    <w:rsid w:val="000F4B68"/>
    <w:rsid w:val="000F4C06"/>
    <w:rsid w:val="000F50B2"/>
    <w:rsid w:val="000F53CD"/>
    <w:rsid w:val="000F5426"/>
    <w:rsid w:val="000F59AA"/>
    <w:rsid w:val="000F5E36"/>
    <w:rsid w:val="000F65A7"/>
    <w:rsid w:val="000F65D2"/>
    <w:rsid w:val="000F6B73"/>
    <w:rsid w:val="000F6F96"/>
    <w:rsid w:val="000F70D6"/>
    <w:rsid w:val="000F74F5"/>
    <w:rsid w:val="00100EA3"/>
    <w:rsid w:val="0010112F"/>
    <w:rsid w:val="00101961"/>
    <w:rsid w:val="001019B2"/>
    <w:rsid w:val="00101BCE"/>
    <w:rsid w:val="00101CC9"/>
    <w:rsid w:val="0010241D"/>
    <w:rsid w:val="0010247B"/>
    <w:rsid w:val="0010271C"/>
    <w:rsid w:val="001029FC"/>
    <w:rsid w:val="00102A44"/>
    <w:rsid w:val="00102C96"/>
    <w:rsid w:val="00102D48"/>
    <w:rsid w:val="00102DD2"/>
    <w:rsid w:val="00103D53"/>
    <w:rsid w:val="00104018"/>
    <w:rsid w:val="001041C4"/>
    <w:rsid w:val="001042CF"/>
    <w:rsid w:val="001044AF"/>
    <w:rsid w:val="001044B4"/>
    <w:rsid w:val="00104918"/>
    <w:rsid w:val="00104953"/>
    <w:rsid w:val="00104C58"/>
    <w:rsid w:val="00104DB2"/>
    <w:rsid w:val="00104FCC"/>
    <w:rsid w:val="00105539"/>
    <w:rsid w:val="001058DD"/>
    <w:rsid w:val="00105B0F"/>
    <w:rsid w:val="00105C9F"/>
    <w:rsid w:val="00105D29"/>
    <w:rsid w:val="00106129"/>
    <w:rsid w:val="001061B7"/>
    <w:rsid w:val="00106237"/>
    <w:rsid w:val="001063C5"/>
    <w:rsid w:val="00106422"/>
    <w:rsid w:val="001064E2"/>
    <w:rsid w:val="0010661F"/>
    <w:rsid w:val="00106DA5"/>
    <w:rsid w:val="00106DFE"/>
    <w:rsid w:val="001072D3"/>
    <w:rsid w:val="00107551"/>
    <w:rsid w:val="0010776E"/>
    <w:rsid w:val="0010780B"/>
    <w:rsid w:val="00107B78"/>
    <w:rsid w:val="00107E7D"/>
    <w:rsid w:val="00107F1E"/>
    <w:rsid w:val="00107F41"/>
    <w:rsid w:val="0011016A"/>
    <w:rsid w:val="0011034F"/>
    <w:rsid w:val="001107B2"/>
    <w:rsid w:val="00110C5F"/>
    <w:rsid w:val="00110D37"/>
    <w:rsid w:val="00110EBF"/>
    <w:rsid w:val="00111384"/>
    <w:rsid w:val="001116DB"/>
    <w:rsid w:val="00111BDB"/>
    <w:rsid w:val="00111CFA"/>
    <w:rsid w:val="00111EF4"/>
    <w:rsid w:val="0011202F"/>
    <w:rsid w:val="00112087"/>
    <w:rsid w:val="001122DF"/>
    <w:rsid w:val="001123CA"/>
    <w:rsid w:val="00112471"/>
    <w:rsid w:val="001124C0"/>
    <w:rsid w:val="001127D0"/>
    <w:rsid w:val="00112883"/>
    <w:rsid w:val="001129B6"/>
    <w:rsid w:val="00112B2C"/>
    <w:rsid w:val="00112B37"/>
    <w:rsid w:val="00112C14"/>
    <w:rsid w:val="0011344E"/>
    <w:rsid w:val="00113507"/>
    <w:rsid w:val="0011370C"/>
    <w:rsid w:val="00113825"/>
    <w:rsid w:val="00113988"/>
    <w:rsid w:val="00113CC5"/>
    <w:rsid w:val="00113E4B"/>
    <w:rsid w:val="001140D5"/>
    <w:rsid w:val="00114A89"/>
    <w:rsid w:val="00114A9E"/>
    <w:rsid w:val="00114B2F"/>
    <w:rsid w:val="00114E8B"/>
    <w:rsid w:val="001151E5"/>
    <w:rsid w:val="001153FA"/>
    <w:rsid w:val="001156F7"/>
    <w:rsid w:val="00115961"/>
    <w:rsid w:val="00115B9D"/>
    <w:rsid w:val="00115F13"/>
    <w:rsid w:val="001161EE"/>
    <w:rsid w:val="0011642F"/>
    <w:rsid w:val="00116597"/>
    <w:rsid w:val="00116AD9"/>
    <w:rsid w:val="00116EF6"/>
    <w:rsid w:val="00116FD6"/>
    <w:rsid w:val="00117124"/>
    <w:rsid w:val="00117133"/>
    <w:rsid w:val="001173E2"/>
    <w:rsid w:val="001174F3"/>
    <w:rsid w:val="00117A35"/>
    <w:rsid w:val="00117AA5"/>
    <w:rsid w:val="00120075"/>
    <w:rsid w:val="001200B2"/>
    <w:rsid w:val="00120580"/>
    <w:rsid w:val="001205B4"/>
    <w:rsid w:val="001208D5"/>
    <w:rsid w:val="0012091C"/>
    <w:rsid w:val="00120B9F"/>
    <w:rsid w:val="00120BD3"/>
    <w:rsid w:val="00120D9F"/>
    <w:rsid w:val="0012185A"/>
    <w:rsid w:val="00121A8E"/>
    <w:rsid w:val="00121B82"/>
    <w:rsid w:val="00121D32"/>
    <w:rsid w:val="00122610"/>
    <w:rsid w:val="0012270F"/>
    <w:rsid w:val="00122869"/>
    <w:rsid w:val="001228C4"/>
    <w:rsid w:val="00122C32"/>
    <w:rsid w:val="00122C60"/>
    <w:rsid w:val="00122F91"/>
    <w:rsid w:val="00123002"/>
    <w:rsid w:val="001231D4"/>
    <w:rsid w:val="001236BE"/>
    <w:rsid w:val="00123720"/>
    <w:rsid w:val="00123BD5"/>
    <w:rsid w:val="00123E6B"/>
    <w:rsid w:val="00124228"/>
    <w:rsid w:val="00124243"/>
    <w:rsid w:val="001243B6"/>
    <w:rsid w:val="001244E3"/>
    <w:rsid w:val="00124636"/>
    <w:rsid w:val="00124AF7"/>
    <w:rsid w:val="00124D37"/>
    <w:rsid w:val="00124F31"/>
    <w:rsid w:val="001252F5"/>
    <w:rsid w:val="00126063"/>
    <w:rsid w:val="0012606D"/>
    <w:rsid w:val="001261ED"/>
    <w:rsid w:val="00126290"/>
    <w:rsid w:val="00126394"/>
    <w:rsid w:val="00126474"/>
    <w:rsid w:val="00126899"/>
    <w:rsid w:val="00126CB7"/>
    <w:rsid w:val="00126CD0"/>
    <w:rsid w:val="00126FA8"/>
    <w:rsid w:val="00127C5D"/>
    <w:rsid w:val="00127CBD"/>
    <w:rsid w:val="0013050C"/>
    <w:rsid w:val="0013052B"/>
    <w:rsid w:val="00130B31"/>
    <w:rsid w:val="00130B4A"/>
    <w:rsid w:val="00130D80"/>
    <w:rsid w:val="00130E17"/>
    <w:rsid w:val="00131188"/>
    <w:rsid w:val="0013144F"/>
    <w:rsid w:val="001319A2"/>
    <w:rsid w:val="00131B5D"/>
    <w:rsid w:val="0013200D"/>
    <w:rsid w:val="001323A9"/>
    <w:rsid w:val="00132455"/>
    <w:rsid w:val="0013246B"/>
    <w:rsid w:val="00132CF2"/>
    <w:rsid w:val="00132EE2"/>
    <w:rsid w:val="00132F0C"/>
    <w:rsid w:val="00133C71"/>
    <w:rsid w:val="00133E61"/>
    <w:rsid w:val="00133EF9"/>
    <w:rsid w:val="00134077"/>
    <w:rsid w:val="001340B1"/>
    <w:rsid w:val="001344DF"/>
    <w:rsid w:val="001346CC"/>
    <w:rsid w:val="00134AAB"/>
    <w:rsid w:val="00134DD7"/>
    <w:rsid w:val="00135077"/>
    <w:rsid w:val="0013508D"/>
    <w:rsid w:val="00135258"/>
    <w:rsid w:val="00135A7C"/>
    <w:rsid w:val="00135C49"/>
    <w:rsid w:val="00135DC5"/>
    <w:rsid w:val="00135EF5"/>
    <w:rsid w:val="001362A5"/>
    <w:rsid w:val="00136313"/>
    <w:rsid w:val="00136461"/>
    <w:rsid w:val="00136504"/>
    <w:rsid w:val="001367F8"/>
    <w:rsid w:val="00136CF2"/>
    <w:rsid w:val="00137232"/>
    <w:rsid w:val="001373FE"/>
    <w:rsid w:val="0013743C"/>
    <w:rsid w:val="00137907"/>
    <w:rsid w:val="0013790F"/>
    <w:rsid w:val="00137D5E"/>
    <w:rsid w:val="00137EAC"/>
    <w:rsid w:val="00137F20"/>
    <w:rsid w:val="0014052E"/>
    <w:rsid w:val="00140684"/>
    <w:rsid w:val="0014082E"/>
    <w:rsid w:val="0014086F"/>
    <w:rsid w:val="001409CB"/>
    <w:rsid w:val="00140A6C"/>
    <w:rsid w:val="00140C7B"/>
    <w:rsid w:val="00140C7C"/>
    <w:rsid w:val="00140E29"/>
    <w:rsid w:val="00140EA9"/>
    <w:rsid w:val="00141110"/>
    <w:rsid w:val="001416CB"/>
    <w:rsid w:val="00141775"/>
    <w:rsid w:val="00141998"/>
    <w:rsid w:val="00141AAE"/>
    <w:rsid w:val="00141E14"/>
    <w:rsid w:val="00141F6B"/>
    <w:rsid w:val="00142559"/>
    <w:rsid w:val="00142894"/>
    <w:rsid w:val="001428F3"/>
    <w:rsid w:val="00142A7E"/>
    <w:rsid w:val="00142AB6"/>
    <w:rsid w:val="00142E57"/>
    <w:rsid w:val="00142EEA"/>
    <w:rsid w:val="001431C0"/>
    <w:rsid w:val="0014342D"/>
    <w:rsid w:val="00143841"/>
    <w:rsid w:val="001439A2"/>
    <w:rsid w:val="00143AA7"/>
    <w:rsid w:val="00143AE5"/>
    <w:rsid w:val="00143D02"/>
    <w:rsid w:val="00143F14"/>
    <w:rsid w:val="0014418D"/>
    <w:rsid w:val="00144280"/>
    <w:rsid w:val="001442FA"/>
    <w:rsid w:val="001443C9"/>
    <w:rsid w:val="00144514"/>
    <w:rsid w:val="00144F16"/>
    <w:rsid w:val="00144F32"/>
    <w:rsid w:val="00144F86"/>
    <w:rsid w:val="00144FBB"/>
    <w:rsid w:val="00145106"/>
    <w:rsid w:val="00145165"/>
    <w:rsid w:val="00145CF5"/>
    <w:rsid w:val="0014611F"/>
    <w:rsid w:val="0014674F"/>
    <w:rsid w:val="00146777"/>
    <w:rsid w:val="00146C86"/>
    <w:rsid w:val="00146ED2"/>
    <w:rsid w:val="00147008"/>
    <w:rsid w:val="0014734F"/>
    <w:rsid w:val="00150139"/>
    <w:rsid w:val="00150265"/>
    <w:rsid w:val="001503FB"/>
    <w:rsid w:val="00150727"/>
    <w:rsid w:val="00150ADE"/>
    <w:rsid w:val="00150B24"/>
    <w:rsid w:val="00150B39"/>
    <w:rsid w:val="00150C88"/>
    <w:rsid w:val="001511A2"/>
    <w:rsid w:val="00151539"/>
    <w:rsid w:val="001516AC"/>
    <w:rsid w:val="001516CC"/>
    <w:rsid w:val="00151BC1"/>
    <w:rsid w:val="00151F38"/>
    <w:rsid w:val="001520B5"/>
    <w:rsid w:val="001520BD"/>
    <w:rsid w:val="001523C0"/>
    <w:rsid w:val="001526FE"/>
    <w:rsid w:val="00152C44"/>
    <w:rsid w:val="00152CA3"/>
    <w:rsid w:val="00152CB2"/>
    <w:rsid w:val="00152D41"/>
    <w:rsid w:val="00152E73"/>
    <w:rsid w:val="001531FA"/>
    <w:rsid w:val="001537DD"/>
    <w:rsid w:val="00153F5C"/>
    <w:rsid w:val="00154005"/>
    <w:rsid w:val="001542E6"/>
    <w:rsid w:val="001546D3"/>
    <w:rsid w:val="00154804"/>
    <w:rsid w:val="001548AB"/>
    <w:rsid w:val="00154B3D"/>
    <w:rsid w:val="00154FDE"/>
    <w:rsid w:val="00155558"/>
    <w:rsid w:val="00155635"/>
    <w:rsid w:val="001558AA"/>
    <w:rsid w:val="00155A0A"/>
    <w:rsid w:val="00155D2A"/>
    <w:rsid w:val="00155F9C"/>
    <w:rsid w:val="00155FDB"/>
    <w:rsid w:val="00156452"/>
    <w:rsid w:val="001567C7"/>
    <w:rsid w:val="00156F7B"/>
    <w:rsid w:val="001571FA"/>
    <w:rsid w:val="0015731E"/>
    <w:rsid w:val="00157B3D"/>
    <w:rsid w:val="00157C9B"/>
    <w:rsid w:val="00157E51"/>
    <w:rsid w:val="00157FCF"/>
    <w:rsid w:val="0016025D"/>
    <w:rsid w:val="0016028B"/>
    <w:rsid w:val="001606C8"/>
    <w:rsid w:val="001606E3"/>
    <w:rsid w:val="00160BD5"/>
    <w:rsid w:val="0016117C"/>
    <w:rsid w:val="001613FE"/>
    <w:rsid w:val="001614D3"/>
    <w:rsid w:val="00161896"/>
    <w:rsid w:val="001621C0"/>
    <w:rsid w:val="0016239C"/>
    <w:rsid w:val="00162631"/>
    <w:rsid w:val="0016282E"/>
    <w:rsid w:val="001629D3"/>
    <w:rsid w:val="00162A5E"/>
    <w:rsid w:val="00162EF4"/>
    <w:rsid w:val="00163219"/>
    <w:rsid w:val="001633EC"/>
    <w:rsid w:val="00163D26"/>
    <w:rsid w:val="00163F87"/>
    <w:rsid w:val="00164A8E"/>
    <w:rsid w:val="00164B72"/>
    <w:rsid w:val="00164B95"/>
    <w:rsid w:val="00164CFB"/>
    <w:rsid w:val="00164D71"/>
    <w:rsid w:val="0016506E"/>
    <w:rsid w:val="001651C9"/>
    <w:rsid w:val="00165361"/>
    <w:rsid w:val="001653FD"/>
    <w:rsid w:val="0016570E"/>
    <w:rsid w:val="001657B3"/>
    <w:rsid w:val="0016591B"/>
    <w:rsid w:val="00165939"/>
    <w:rsid w:val="00165A63"/>
    <w:rsid w:val="00165B48"/>
    <w:rsid w:val="001660F7"/>
    <w:rsid w:val="001661F0"/>
    <w:rsid w:val="00166227"/>
    <w:rsid w:val="001664BF"/>
    <w:rsid w:val="0016656E"/>
    <w:rsid w:val="00166716"/>
    <w:rsid w:val="0016673F"/>
    <w:rsid w:val="00166752"/>
    <w:rsid w:val="00166BAE"/>
    <w:rsid w:val="00166D61"/>
    <w:rsid w:val="00167897"/>
    <w:rsid w:val="00167DC1"/>
    <w:rsid w:val="00170007"/>
    <w:rsid w:val="0017012B"/>
    <w:rsid w:val="0017038A"/>
    <w:rsid w:val="00170C7A"/>
    <w:rsid w:val="00170D59"/>
    <w:rsid w:val="00170FC7"/>
    <w:rsid w:val="0017138F"/>
    <w:rsid w:val="0017180A"/>
    <w:rsid w:val="00171BAF"/>
    <w:rsid w:val="00171D41"/>
    <w:rsid w:val="00171ED2"/>
    <w:rsid w:val="001721A6"/>
    <w:rsid w:val="001726AA"/>
    <w:rsid w:val="00172839"/>
    <w:rsid w:val="00172ECE"/>
    <w:rsid w:val="00172F30"/>
    <w:rsid w:val="001732DE"/>
    <w:rsid w:val="00173432"/>
    <w:rsid w:val="001734E0"/>
    <w:rsid w:val="00173747"/>
    <w:rsid w:val="00173A25"/>
    <w:rsid w:val="00173BE5"/>
    <w:rsid w:val="00174339"/>
    <w:rsid w:val="0017452F"/>
    <w:rsid w:val="00174697"/>
    <w:rsid w:val="00174979"/>
    <w:rsid w:val="00174B14"/>
    <w:rsid w:val="00174D08"/>
    <w:rsid w:val="00174D6A"/>
    <w:rsid w:val="00174E7A"/>
    <w:rsid w:val="00175586"/>
    <w:rsid w:val="001755F9"/>
    <w:rsid w:val="00175916"/>
    <w:rsid w:val="00175A6D"/>
    <w:rsid w:val="00175B24"/>
    <w:rsid w:val="00175E20"/>
    <w:rsid w:val="00175FDC"/>
    <w:rsid w:val="00176310"/>
    <w:rsid w:val="001766A2"/>
    <w:rsid w:val="00176885"/>
    <w:rsid w:val="00176967"/>
    <w:rsid w:val="00177636"/>
    <w:rsid w:val="00177831"/>
    <w:rsid w:val="001779B0"/>
    <w:rsid w:val="00177B07"/>
    <w:rsid w:val="00177BCD"/>
    <w:rsid w:val="00177E31"/>
    <w:rsid w:val="00180148"/>
    <w:rsid w:val="00180831"/>
    <w:rsid w:val="00180AF2"/>
    <w:rsid w:val="00180C1C"/>
    <w:rsid w:val="00180D12"/>
    <w:rsid w:val="00180D9B"/>
    <w:rsid w:val="001812A7"/>
    <w:rsid w:val="001813B4"/>
    <w:rsid w:val="001814FC"/>
    <w:rsid w:val="0018167D"/>
    <w:rsid w:val="00181708"/>
    <w:rsid w:val="00181BE3"/>
    <w:rsid w:val="00181F17"/>
    <w:rsid w:val="0018255E"/>
    <w:rsid w:val="001825E2"/>
    <w:rsid w:val="00182868"/>
    <w:rsid w:val="00182A1D"/>
    <w:rsid w:val="00182ACF"/>
    <w:rsid w:val="00182D1E"/>
    <w:rsid w:val="00182DA5"/>
    <w:rsid w:val="00182DC5"/>
    <w:rsid w:val="00182FD0"/>
    <w:rsid w:val="00182FE3"/>
    <w:rsid w:val="00183253"/>
    <w:rsid w:val="00183677"/>
    <w:rsid w:val="0018379D"/>
    <w:rsid w:val="001838BF"/>
    <w:rsid w:val="00183AE9"/>
    <w:rsid w:val="00183B0D"/>
    <w:rsid w:val="00183C45"/>
    <w:rsid w:val="00183D9C"/>
    <w:rsid w:val="00183EF0"/>
    <w:rsid w:val="00184898"/>
    <w:rsid w:val="00184917"/>
    <w:rsid w:val="001857F6"/>
    <w:rsid w:val="00185C09"/>
    <w:rsid w:val="001861AB"/>
    <w:rsid w:val="00186AFC"/>
    <w:rsid w:val="001872A7"/>
    <w:rsid w:val="00187518"/>
    <w:rsid w:val="0018776C"/>
    <w:rsid w:val="00187789"/>
    <w:rsid w:val="00187C6A"/>
    <w:rsid w:val="00187D6D"/>
    <w:rsid w:val="00190087"/>
    <w:rsid w:val="0019017D"/>
    <w:rsid w:val="00190365"/>
    <w:rsid w:val="0019047D"/>
    <w:rsid w:val="00190977"/>
    <w:rsid w:val="00190F4E"/>
    <w:rsid w:val="00191005"/>
    <w:rsid w:val="00191433"/>
    <w:rsid w:val="00191548"/>
    <w:rsid w:val="00191552"/>
    <w:rsid w:val="00191679"/>
    <w:rsid w:val="00191829"/>
    <w:rsid w:val="001918E2"/>
    <w:rsid w:val="00191AC7"/>
    <w:rsid w:val="00191CDA"/>
    <w:rsid w:val="00191D75"/>
    <w:rsid w:val="00191DA6"/>
    <w:rsid w:val="00191E11"/>
    <w:rsid w:val="00191E72"/>
    <w:rsid w:val="00192214"/>
    <w:rsid w:val="0019240D"/>
    <w:rsid w:val="00192FD7"/>
    <w:rsid w:val="0019314A"/>
    <w:rsid w:val="001933E8"/>
    <w:rsid w:val="0019356D"/>
    <w:rsid w:val="00193AFB"/>
    <w:rsid w:val="00193BC6"/>
    <w:rsid w:val="00193EAD"/>
    <w:rsid w:val="00194306"/>
    <w:rsid w:val="00194375"/>
    <w:rsid w:val="00194421"/>
    <w:rsid w:val="001949EA"/>
    <w:rsid w:val="00194C83"/>
    <w:rsid w:val="00194C95"/>
    <w:rsid w:val="00194F47"/>
    <w:rsid w:val="00195083"/>
    <w:rsid w:val="00195325"/>
    <w:rsid w:val="0019574B"/>
    <w:rsid w:val="00195CE2"/>
    <w:rsid w:val="00195DA8"/>
    <w:rsid w:val="00195E78"/>
    <w:rsid w:val="00195EA2"/>
    <w:rsid w:val="0019650E"/>
    <w:rsid w:val="0019652D"/>
    <w:rsid w:val="0019673C"/>
    <w:rsid w:val="001969C5"/>
    <w:rsid w:val="00196A72"/>
    <w:rsid w:val="00196D36"/>
    <w:rsid w:val="00196F83"/>
    <w:rsid w:val="001971B6"/>
    <w:rsid w:val="00197279"/>
    <w:rsid w:val="00197412"/>
    <w:rsid w:val="00197905"/>
    <w:rsid w:val="00197EAC"/>
    <w:rsid w:val="001A00A6"/>
    <w:rsid w:val="001A01EB"/>
    <w:rsid w:val="001A031E"/>
    <w:rsid w:val="001A0474"/>
    <w:rsid w:val="001A0982"/>
    <w:rsid w:val="001A0AC2"/>
    <w:rsid w:val="001A0E9A"/>
    <w:rsid w:val="001A122D"/>
    <w:rsid w:val="001A177F"/>
    <w:rsid w:val="001A1802"/>
    <w:rsid w:val="001A187A"/>
    <w:rsid w:val="001A1953"/>
    <w:rsid w:val="001A1EA2"/>
    <w:rsid w:val="001A1ED9"/>
    <w:rsid w:val="001A200D"/>
    <w:rsid w:val="001A2C19"/>
    <w:rsid w:val="001A2D27"/>
    <w:rsid w:val="001A2DD5"/>
    <w:rsid w:val="001A2F69"/>
    <w:rsid w:val="001A2FEB"/>
    <w:rsid w:val="001A333B"/>
    <w:rsid w:val="001A345D"/>
    <w:rsid w:val="001A3585"/>
    <w:rsid w:val="001A3637"/>
    <w:rsid w:val="001A38C6"/>
    <w:rsid w:val="001A3E2B"/>
    <w:rsid w:val="001A3EC0"/>
    <w:rsid w:val="001A46A7"/>
    <w:rsid w:val="001A4745"/>
    <w:rsid w:val="001A4961"/>
    <w:rsid w:val="001A4D29"/>
    <w:rsid w:val="001A4DF8"/>
    <w:rsid w:val="001A4E82"/>
    <w:rsid w:val="001A504F"/>
    <w:rsid w:val="001A5066"/>
    <w:rsid w:val="001A5205"/>
    <w:rsid w:val="001A539A"/>
    <w:rsid w:val="001A56CA"/>
    <w:rsid w:val="001A56F0"/>
    <w:rsid w:val="001A5933"/>
    <w:rsid w:val="001A59CD"/>
    <w:rsid w:val="001A5A8D"/>
    <w:rsid w:val="001A5BC4"/>
    <w:rsid w:val="001A5C1B"/>
    <w:rsid w:val="001A5E28"/>
    <w:rsid w:val="001A61A8"/>
    <w:rsid w:val="001A65B1"/>
    <w:rsid w:val="001A70F3"/>
    <w:rsid w:val="001A72DF"/>
    <w:rsid w:val="001A7328"/>
    <w:rsid w:val="001A76FB"/>
    <w:rsid w:val="001A7940"/>
    <w:rsid w:val="001A79A1"/>
    <w:rsid w:val="001A7C28"/>
    <w:rsid w:val="001B00B4"/>
    <w:rsid w:val="001B08CE"/>
    <w:rsid w:val="001B0911"/>
    <w:rsid w:val="001B0AF8"/>
    <w:rsid w:val="001B11DE"/>
    <w:rsid w:val="001B1415"/>
    <w:rsid w:val="001B1660"/>
    <w:rsid w:val="001B19F6"/>
    <w:rsid w:val="001B1F22"/>
    <w:rsid w:val="001B2464"/>
    <w:rsid w:val="001B272C"/>
    <w:rsid w:val="001B27AB"/>
    <w:rsid w:val="001B2978"/>
    <w:rsid w:val="001B2996"/>
    <w:rsid w:val="001B2DB0"/>
    <w:rsid w:val="001B2DDE"/>
    <w:rsid w:val="001B3067"/>
    <w:rsid w:val="001B3238"/>
    <w:rsid w:val="001B327C"/>
    <w:rsid w:val="001B33CB"/>
    <w:rsid w:val="001B36B7"/>
    <w:rsid w:val="001B3933"/>
    <w:rsid w:val="001B3B5D"/>
    <w:rsid w:val="001B3BE5"/>
    <w:rsid w:val="001B3C35"/>
    <w:rsid w:val="001B400B"/>
    <w:rsid w:val="001B40E8"/>
    <w:rsid w:val="001B4411"/>
    <w:rsid w:val="001B44B1"/>
    <w:rsid w:val="001B4D4E"/>
    <w:rsid w:val="001B4F85"/>
    <w:rsid w:val="001B512D"/>
    <w:rsid w:val="001B51BF"/>
    <w:rsid w:val="001B531A"/>
    <w:rsid w:val="001B5541"/>
    <w:rsid w:val="001B59E7"/>
    <w:rsid w:val="001B5A6D"/>
    <w:rsid w:val="001B6001"/>
    <w:rsid w:val="001B613A"/>
    <w:rsid w:val="001B63C8"/>
    <w:rsid w:val="001B686F"/>
    <w:rsid w:val="001B693D"/>
    <w:rsid w:val="001B6BFE"/>
    <w:rsid w:val="001B6DAD"/>
    <w:rsid w:val="001B6E9D"/>
    <w:rsid w:val="001B6F00"/>
    <w:rsid w:val="001B7198"/>
    <w:rsid w:val="001B729F"/>
    <w:rsid w:val="001B7315"/>
    <w:rsid w:val="001B73EC"/>
    <w:rsid w:val="001B7A9A"/>
    <w:rsid w:val="001B7B4E"/>
    <w:rsid w:val="001B7E16"/>
    <w:rsid w:val="001B7E7D"/>
    <w:rsid w:val="001B7EDE"/>
    <w:rsid w:val="001C0188"/>
    <w:rsid w:val="001C035E"/>
    <w:rsid w:val="001C0409"/>
    <w:rsid w:val="001C08FC"/>
    <w:rsid w:val="001C0E97"/>
    <w:rsid w:val="001C13BC"/>
    <w:rsid w:val="001C1770"/>
    <w:rsid w:val="001C1935"/>
    <w:rsid w:val="001C1AC6"/>
    <w:rsid w:val="001C1C87"/>
    <w:rsid w:val="001C1E4A"/>
    <w:rsid w:val="001C2188"/>
    <w:rsid w:val="001C226B"/>
    <w:rsid w:val="001C23D7"/>
    <w:rsid w:val="001C24FB"/>
    <w:rsid w:val="001C27AD"/>
    <w:rsid w:val="001C2804"/>
    <w:rsid w:val="001C28B3"/>
    <w:rsid w:val="001C2B7A"/>
    <w:rsid w:val="001C36AC"/>
    <w:rsid w:val="001C36FA"/>
    <w:rsid w:val="001C396F"/>
    <w:rsid w:val="001C3BA8"/>
    <w:rsid w:val="001C3DFA"/>
    <w:rsid w:val="001C3F8B"/>
    <w:rsid w:val="001C40C8"/>
    <w:rsid w:val="001C4214"/>
    <w:rsid w:val="001C483D"/>
    <w:rsid w:val="001C4C89"/>
    <w:rsid w:val="001C4D21"/>
    <w:rsid w:val="001C4DB1"/>
    <w:rsid w:val="001C54A3"/>
    <w:rsid w:val="001C5720"/>
    <w:rsid w:val="001C58B8"/>
    <w:rsid w:val="001C5A74"/>
    <w:rsid w:val="001C5C5B"/>
    <w:rsid w:val="001C5C98"/>
    <w:rsid w:val="001C5DCA"/>
    <w:rsid w:val="001C61BB"/>
    <w:rsid w:val="001C661B"/>
    <w:rsid w:val="001C66F6"/>
    <w:rsid w:val="001C6739"/>
    <w:rsid w:val="001C68D9"/>
    <w:rsid w:val="001C6B8F"/>
    <w:rsid w:val="001C6D62"/>
    <w:rsid w:val="001C6FDD"/>
    <w:rsid w:val="001C70AC"/>
    <w:rsid w:val="001C70D1"/>
    <w:rsid w:val="001C74A1"/>
    <w:rsid w:val="001C77F8"/>
    <w:rsid w:val="001C7EE0"/>
    <w:rsid w:val="001C7FFD"/>
    <w:rsid w:val="001D02EA"/>
    <w:rsid w:val="001D0388"/>
    <w:rsid w:val="001D0422"/>
    <w:rsid w:val="001D05E7"/>
    <w:rsid w:val="001D075B"/>
    <w:rsid w:val="001D0C79"/>
    <w:rsid w:val="001D0CB0"/>
    <w:rsid w:val="001D0D42"/>
    <w:rsid w:val="001D0E4E"/>
    <w:rsid w:val="001D0E68"/>
    <w:rsid w:val="001D0F63"/>
    <w:rsid w:val="001D111F"/>
    <w:rsid w:val="001D1558"/>
    <w:rsid w:val="001D17DF"/>
    <w:rsid w:val="001D1F79"/>
    <w:rsid w:val="001D254B"/>
    <w:rsid w:val="001D259A"/>
    <w:rsid w:val="001D2672"/>
    <w:rsid w:val="001D27C7"/>
    <w:rsid w:val="001D29D5"/>
    <w:rsid w:val="001D2EC1"/>
    <w:rsid w:val="001D31D2"/>
    <w:rsid w:val="001D327C"/>
    <w:rsid w:val="001D34C0"/>
    <w:rsid w:val="001D384A"/>
    <w:rsid w:val="001D3A05"/>
    <w:rsid w:val="001D3B4F"/>
    <w:rsid w:val="001D3C01"/>
    <w:rsid w:val="001D3D3B"/>
    <w:rsid w:val="001D40AA"/>
    <w:rsid w:val="001D41F9"/>
    <w:rsid w:val="001D4767"/>
    <w:rsid w:val="001D47E5"/>
    <w:rsid w:val="001D4E49"/>
    <w:rsid w:val="001D5209"/>
    <w:rsid w:val="001D54B2"/>
    <w:rsid w:val="001D5BE8"/>
    <w:rsid w:val="001D5DC0"/>
    <w:rsid w:val="001D5E31"/>
    <w:rsid w:val="001D6111"/>
    <w:rsid w:val="001D6294"/>
    <w:rsid w:val="001D68BE"/>
    <w:rsid w:val="001D6CEE"/>
    <w:rsid w:val="001D70E1"/>
    <w:rsid w:val="001D72DA"/>
    <w:rsid w:val="001D7542"/>
    <w:rsid w:val="001D75E7"/>
    <w:rsid w:val="001D765D"/>
    <w:rsid w:val="001D767B"/>
    <w:rsid w:val="001D7A44"/>
    <w:rsid w:val="001D7B5A"/>
    <w:rsid w:val="001D7F7B"/>
    <w:rsid w:val="001E00F0"/>
    <w:rsid w:val="001E01D6"/>
    <w:rsid w:val="001E032A"/>
    <w:rsid w:val="001E03D4"/>
    <w:rsid w:val="001E04D0"/>
    <w:rsid w:val="001E05C4"/>
    <w:rsid w:val="001E1760"/>
    <w:rsid w:val="001E1B43"/>
    <w:rsid w:val="001E1EC0"/>
    <w:rsid w:val="001E2136"/>
    <w:rsid w:val="001E2AEE"/>
    <w:rsid w:val="001E2EB6"/>
    <w:rsid w:val="001E3049"/>
    <w:rsid w:val="001E34BE"/>
    <w:rsid w:val="001E3E25"/>
    <w:rsid w:val="001E431F"/>
    <w:rsid w:val="001E4F96"/>
    <w:rsid w:val="001E53E6"/>
    <w:rsid w:val="001E58CC"/>
    <w:rsid w:val="001E5955"/>
    <w:rsid w:val="001E5C23"/>
    <w:rsid w:val="001E6261"/>
    <w:rsid w:val="001E63BB"/>
    <w:rsid w:val="001E6707"/>
    <w:rsid w:val="001E6970"/>
    <w:rsid w:val="001E69D1"/>
    <w:rsid w:val="001E6D39"/>
    <w:rsid w:val="001E6DE1"/>
    <w:rsid w:val="001E7049"/>
    <w:rsid w:val="001E7089"/>
    <w:rsid w:val="001E7315"/>
    <w:rsid w:val="001E73BF"/>
    <w:rsid w:val="001E73F0"/>
    <w:rsid w:val="001E744C"/>
    <w:rsid w:val="001E766D"/>
    <w:rsid w:val="001E7A36"/>
    <w:rsid w:val="001E7C16"/>
    <w:rsid w:val="001E7DD7"/>
    <w:rsid w:val="001F0064"/>
    <w:rsid w:val="001F011F"/>
    <w:rsid w:val="001F0305"/>
    <w:rsid w:val="001F0532"/>
    <w:rsid w:val="001F084D"/>
    <w:rsid w:val="001F08BB"/>
    <w:rsid w:val="001F1316"/>
    <w:rsid w:val="001F15CA"/>
    <w:rsid w:val="001F1970"/>
    <w:rsid w:val="001F1E0E"/>
    <w:rsid w:val="001F1F5E"/>
    <w:rsid w:val="001F20FE"/>
    <w:rsid w:val="001F2213"/>
    <w:rsid w:val="001F23DE"/>
    <w:rsid w:val="001F2445"/>
    <w:rsid w:val="001F261D"/>
    <w:rsid w:val="001F2673"/>
    <w:rsid w:val="001F2887"/>
    <w:rsid w:val="001F33F5"/>
    <w:rsid w:val="001F3D46"/>
    <w:rsid w:val="001F3D95"/>
    <w:rsid w:val="001F3F63"/>
    <w:rsid w:val="001F4081"/>
    <w:rsid w:val="001F4082"/>
    <w:rsid w:val="001F42F7"/>
    <w:rsid w:val="001F42FE"/>
    <w:rsid w:val="001F45B0"/>
    <w:rsid w:val="001F48C5"/>
    <w:rsid w:val="001F4A0A"/>
    <w:rsid w:val="001F4B1E"/>
    <w:rsid w:val="001F4F3F"/>
    <w:rsid w:val="001F52AB"/>
    <w:rsid w:val="001F5369"/>
    <w:rsid w:val="001F53F6"/>
    <w:rsid w:val="001F542E"/>
    <w:rsid w:val="001F55D9"/>
    <w:rsid w:val="001F572B"/>
    <w:rsid w:val="001F5B64"/>
    <w:rsid w:val="001F5C3E"/>
    <w:rsid w:val="001F5D13"/>
    <w:rsid w:val="001F5EA6"/>
    <w:rsid w:val="001F633E"/>
    <w:rsid w:val="001F6B8D"/>
    <w:rsid w:val="001F6D6B"/>
    <w:rsid w:val="001F6D96"/>
    <w:rsid w:val="001F6FB4"/>
    <w:rsid w:val="001F7793"/>
    <w:rsid w:val="001F7A2A"/>
    <w:rsid w:val="001F7B63"/>
    <w:rsid w:val="001F7C2C"/>
    <w:rsid w:val="00200160"/>
    <w:rsid w:val="00200402"/>
    <w:rsid w:val="0020055C"/>
    <w:rsid w:val="00200661"/>
    <w:rsid w:val="00200807"/>
    <w:rsid w:val="0020089C"/>
    <w:rsid w:val="00200C8A"/>
    <w:rsid w:val="00200D4A"/>
    <w:rsid w:val="00201226"/>
    <w:rsid w:val="002013C6"/>
    <w:rsid w:val="0020156A"/>
    <w:rsid w:val="0020162C"/>
    <w:rsid w:val="00201C3A"/>
    <w:rsid w:val="00201D25"/>
    <w:rsid w:val="0020297B"/>
    <w:rsid w:val="00202EE8"/>
    <w:rsid w:val="00202F05"/>
    <w:rsid w:val="0020301C"/>
    <w:rsid w:val="002032A6"/>
    <w:rsid w:val="002037CD"/>
    <w:rsid w:val="002038E2"/>
    <w:rsid w:val="00203B54"/>
    <w:rsid w:val="00203B95"/>
    <w:rsid w:val="00203CD3"/>
    <w:rsid w:val="00203DEE"/>
    <w:rsid w:val="00203E31"/>
    <w:rsid w:val="002046EA"/>
    <w:rsid w:val="002049D6"/>
    <w:rsid w:val="00204A16"/>
    <w:rsid w:val="00204A21"/>
    <w:rsid w:val="00205148"/>
    <w:rsid w:val="002053C1"/>
    <w:rsid w:val="00205B81"/>
    <w:rsid w:val="00205C11"/>
    <w:rsid w:val="00205D29"/>
    <w:rsid w:val="00205DB1"/>
    <w:rsid w:val="00205FDC"/>
    <w:rsid w:val="002061D9"/>
    <w:rsid w:val="0020624F"/>
    <w:rsid w:val="00206296"/>
    <w:rsid w:val="002064FB"/>
    <w:rsid w:val="00206536"/>
    <w:rsid w:val="002066BE"/>
    <w:rsid w:val="002068C3"/>
    <w:rsid w:val="00206920"/>
    <w:rsid w:val="00206C32"/>
    <w:rsid w:val="00206E2A"/>
    <w:rsid w:val="00206FDE"/>
    <w:rsid w:val="00207028"/>
    <w:rsid w:val="00207199"/>
    <w:rsid w:val="00207762"/>
    <w:rsid w:val="00207D7D"/>
    <w:rsid w:val="0021028A"/>
    <w:rsid w:val="002103C3"/>
    <w:rsid w:val="00210597"/>
    <w:rsid w:val="002107FA"/>
    <w:rsid w:val="002109B9"/>
    <w:rsid w:val="00210B84"/>
    <w:rsid w:val="00210BE9"/>
    <w:rsid w:val="00210E5F"/>
    <w:rsid w:val="0021104E"/>
    <w:rsid w:val="0021137C"/>
    <w:rsid w:val="00211882"/>
    <w:rsid w:val="00211EB2"/>
    <w:rsid w:val="00211F50"/>
    <w:rsid w:val="00211F9D"/>
    <w:rsid w:val="00212322"/>
    <w:rsid w:val="00212635"/>
    <w:rsid w:val="002128CF"/>
    <w:rsid w:val="002129EE"/>
    <w:rsid w:val="00212E00"/>
    <w:rsid w:val="00212FF9"/>
    <w:rsid w:val="0021308D"/>
    <w:rsid w:val="00213455"/>
    <w:rsid w:val="00213577"/>
    <w:rsid w:val="00213C7F"/>
    <w:rsid w:val="00213D47"/>
    <w:rsid w:val="00213E61"/>
    <w:rsid w:val="00213F77"/>
    <w:rsid w:val="00214048"/>
    <w:rsid w:val="00214221"/>
    <w:rsid w:val="002142CF"/>
    <w:rsid w:val="00214355"/>
    <w:rsid w:val="0021454B"/>
    <w:rsid w:val="002147A9"/>
    <w:rsid w:val="002147FA"/>
    <w:rsid w:val="00214AB2"/>
    <w:rsid w:val="00214B81"/>
    <w:rsid w:val="00214D08"/>
    <w:rsid w:val="00215098"/>
    <w:rsid w:val="00215282"/>
    <w:rsid w:val="002154A4"/>
    <w:rsid w:val="0021581A"/>
    <w:rsid w:val="00215951"/>
    <w:rsid w:val="00215ADC"/>
    <w:rsid w:val="00215AF4"/>
    <w:rsid w:val="00215C03"/>
    <w:rsid w:val="002162CB"/>
    <w:rsid w:val="0021631F"/>
    <w:rsid w:val="00216947"/>
    <w:rsid w:val="00216B58"/>
    <w:rsid w:val="00216FF4"/>
    <w:rsid w:val="00217004"/>
    <w:rsid w:val="0021722E"/>
    <w:rsid w:val="00217246"/>
    <w:rsid w:val="0021728D"/>
    <w:rsid w:val="0021738F"/>
    <w:rsid w:val="002178DC"/>
    <w:rsid w:val="00217A67"/>
    <w:rsid w:val="00217DB8"/>
    <w:rsid w:val="00217DCE"/>
    <w:rsid w:val="002202F9"/>
    <w:rsid w:val="00220640"/>
    <w:rsid w:val="002207F0"/>
    <w:rsid w:val="002209C8"/>
    <w:rsid w:val="00220AE6"/>
    <w:rsid w:val="00220F36"/>
    <w:rsid w:val="00220F9B"/>
    <w:rsid w:val="00221A95"/>
    <w:rsid w:val="00221EA7"/>
    <w:rsid w:val="002221F3"/>
    <w:rsid w:val="0022222F"/>
    <w:rsid w:val="00222A02"/>
    <w:rsid w:val="00222AF1"/>
    <w:rsid w:val="00222C2C"/>
    <w:rsid w:val="00222E2B"/>
    <w:rsid w:val="00223436"/>
    <w:rsid w:val="00223464"/>
    <w:rsid w:val="002236DF"/>
    <w:rsid w:val="00223D95"/>
    <w:rsid w:val="00223D9B"/>
    <w:rsid w:val="0022416B"/>
    <w:rsid w:val="002244FA"/>
    <w:rsid w:val="00224773"/>
    <w:rsid w:val="00224D84"/>
    <w:rsid w:val="00225295"/>
    <w:rsid w:val="002255AC"/>
    <w:rsid w:val="00225640"/>
    <w:rsid w:val="002257EF"/>
    <w:rsid w:val="00225824"/>
    <w:rsid w:val="00225837"/>
    <w:rsid w:val="00226030"/>
    <w:rsid w:val="002264B6"/>
    <w:rsid w:val="00226687"/>
    <w:rsid w:val="0022681B"/>
    <w:rsid w:val="00226853"/>
    <w:rsid w:val="00226871"/>
    <w:rsid w:val="00226C09"/>
    <w:rsid w:val="00226D20"/>
    <w:rsid w:val="002273A9"/>
    <w:rsid w:val="00227441"/>
    <w:rsid w:val="002274F1"/>
    <w:rsid w:val="002279C3"/>
    <w:rsid w:val="00227AC5"/>
    <w:rsid w:val="00227C2B"/>
    <w:rsid w:val="00227C82"/>
    <w:rsid w:val="00227CCC"/>
    <w:rsid w:val="0023039F"/>
    <w:rsid w:val="00230589"/>
    <w:rsid w:val="002306B9"/>
    <w:rsid w:val="0023087B"/>
    <w:rsid w:val="00230AFC"/>
    <w:rsid w:val="00230E34"/>
    <w:rsid w:val="0023126F"/>
    <w:rsid w:val="0023190B"/>
    <w:rsid w:val="00231913"/>
    <w:rsid w:val="0023196B"/>
    <w:rsid w:val="00231A11"/>
    <w:rsid w:val="00231ABF"/>
    <w:rsid w:val="00231C26"/>
    <w:rsid w:val="00231D07"/>
    <w:rsid w:val="00231F5A"/>
    <w:rsid w:val="00232031"/>
    <w:rsid w:val="00232214"/>
    <w:rsid w:val="0023259D"/>
    <w:rsid w:val="00232625"/>
    <w:rsid w:val="00233398"/>
    <w:rsid w:val="00233474"/>
    <w:rsid w:val="00233982"/>
    <w:rsid w:val="00233C2A"/>
    <w:rsid w:val="00233CE8"/>
    <w:rsid w:val="00233E8C"/>
    <w:rsid w:val="00233F87"/>
    <w:rsid w:val="00234575"/>
    <w:rsid w:val="002349E0"/>
    <w:rsid w:val="00234C95"/>
    <w:rsid w:val="00234C97"/>
    <w:rsid w:val="00234CEB"/>
    <w:rsid w:val="00234D0F"/>
    <w:rsid w:val="00234D1A"/>
    <w:rsid w:val="00234F4F"/>
    <w:rsid w:val="00235409"/>
    <w:rsid w:val="002356FF"/>
    <w:rsid w:val="00235A8D"/>
    <w:rsid w:val="00235C1C"/>
    <w:rsid w:val="00235DD3"/>
    <w:rsid w:val="00236082"/>
    <w:rsid w:val="0023621F"/>
    <w:rsid w:val="0023670B"/>
    <w:rsid w:val="00236794"/>
    <w:rsid w:val="00236B20"/>
    <w:rsid w:val="00236B8B"/>
    <w:rsid w:val="00236C36"/>
    <w:rsid w:val="00237273"/>
    <w:rsid w:val="002375A5"/>
    <w:rsid w:val="00237CFF"/>
    <w:rsid w:val="0024033D"/>
    <w:rsid w:val="0024049C"/>
    <w:rsid w:val="0024061E"/>
    <w:rsid w:val="00240B96"/>
    <w:rsid w:val="002411F3"/>
    <w:rsid w:val="00241356"/>
    <w:rsid w:val="002414BC"/>
    <w:rsid w:val="0024167B"/>
    <w:rsid w:val="00241696"/>
    <w:rsid w:val="002417CE"/>
    <w:rsid w:val="00241C20"/>
    <w:rsid w:val="00241DFC"/>
    <w:rsid w:val="00241F06"/>
    <w:rsid w:val="00242335"/>
    <w:rsid w:val="0024235A"/>
    <w:rsid w:val="00242557"/>
    <w:rsid w:val="002425FE"/>
    <w:rsid w:val="0024270B"/>
    <w:rsid w:val="00242792"/>
    <w:rsid w:val="002428A8"/>
    <w:rsid w:val="00242D17"/>
    <w:rsid w:val="00242F72"/>
    <w:rsid w:val="00242F79"/>
    <w:rsid w:val="0024324A"/>
    <w:rsid w:val="00243422"/>
    <w:rsid w:val="00243630"/>
    <w:rsid w:val="002438EF"/>
    <w:rsid w:val="002439BE"/>
    <w:rsid w:val="00243AAF"/>
    <w:rsid w:val="00243EA3"/>
    <w:rsid w:val="00243FF7"/>
    <w:rsid w:val="00244493"/>
    <w:rsid w:val="002444A6"/>
    <w:rsid w:val="00244654"/>
    <w:rsid w:val="002446C7"/>
    <w:rsid w:val="00244759"/>
    <w:rsid w:val="00244BDE"/>
    <w:rsid w:val="00244D2B"/>
    <w:rsid w:val="0024502B"/>
    <w:rsid w:val="0024514A"/>
    <w:rsid w:val="00245161"/>
    <w:rsid w:val="002451D6"/>
    <w:rsid w:val="0024521C"/>
    <w:rsid w:val="0024539A"/>
    <w:rsid w:val="0024539E"/>
    <w:rsid w:val="002453F0"/>
    <w:rsid w:val="0024559C"/>
    <w:rsid w:val="00245711"/>
    <w:rsid w:val="00245A27"/>
    <w:rsid w:val="00245AD2"/>
    <w:rsid w:val="00246143"/>
    <w:rsid w:val="0024648D"/>
    <w:rsid w:val="00246DFE"/>
    <w:rsid w:val="002473E4"/>
    <w:rsid w:val="00247747"/>
    <w:rsid w:val="002478C6"/>
    <w:rsid w:val="0024790C"/>
    <w:rsid w:val="00247943"/>
    <w:rsid w:val="00247D96"/>
    <w:rsid w:val="00247F13"/>
    <w:rsid w:val="00247F3B"/>
    <w:rsid w:val="0025000D"/>
    <w:rsid w:val="002500BB"/>
    <w:rsid w:val="002501C2"/>
    <w:rsid w:val="002503CF"/>
    <w:rsid w:val="00250AC0"/>
    <w:rsid w:val="00250F41"/>
    <w:rsid w:val="00251309"/>
    <w:rsid w:val="0025148D"/>
    <w:rsid w:val="002514D4"/>
    <w:rsid w:val="00251A42"/>
    <w:rsid w:val="00251B16"/>
    <w:rsid w:val="00251C73"/>
    <w:rsid w:val="00252374"/>
    <w:rsid w:val="00252554"/>
    <w:rsid w:val="002529C5"/>
    <w:rsid w:val="00252B0F"/>
    <w:rsid w:val="002531F1"/>
    <w:rsid w:val="0025346B"/>
    <w:rsid w:val="00253603"/>
    <w:rsid w:val="00253879"/>
    <w:rsid w:val="002538A6"/>
    <w:rsid w:val="00253988"/>
    <w:rsid w:val="002539D5"/>
    <w:rsid w:val="00253CDB"/>
    <w:rsid w:val="00253ECB"/>
    <w:rsid w:val="00253ED5"/>
    <w:rsid w:val="0025414F"/>
    <w:rsid w:val="002544A2"/>
    <w:rsid w:val="00254628"/>
    <w:rsid w:val="002546DF"/>
    <w:rsid w:val="00254A34"/>
    <w:rsid w:val="00254B07"/>
    <w:rsid w:val="00254D5A"/>
    <w:rsid w:val="00255307"/>
    <w:rsid w:val="00255694"/>
    <w:rsid w:val="002557CD"/>
    <w:rsid w:val="00256360"/>
    <w:rsid w:val="00256421"/>
    <w:rsid w:val="00256482"/>
    <w:rsid w:val="0025649C"/>
    <w:rsid w:val="00256549"/>
    <w:rsid w:val="00256CE9"/>
    <w:rsid w:val="00256E97"/>
    <w:rsid w:val="0025730E"/>
    <w:rsid w:val="0025778E"/>
    <w:rsid w:val="00257D6F"/>
    <w:rsid w:val="00257F9C"/>
    <w:rsid w:val="00260159"/>
    <w:rsid w:val="0026052C"/>
    <w:rsid w:val="00260641"/>
    <w:rsid w:val="0026085F"/>
    <w:rsid w:val="00260983"/>
    <w:rsid w:val="00260993"/>
    <w:rsid w:val="00260B0E"/>
    <w:rsid w:val="00260E7D"/>
    <w:rsid w:val="00260FAF"/>
    <w:rsid w:val="0026154E"/>
    <w:rsid w:val="00261C0A"/>
    <w:rsid w:val="00261CCE"/>
    <w:rsid w:val="00261D0B"/>
    <w:rsid w:val="00262035"/>
    <w:rsid w:val="002622FD"/>
    <w:rsid w:val="0026292A"/>
    <w:rsid w:val="00262AE5"/>
    <w:rsid w:val="00262DA8"/>
    <w:rsid w:val="0026373B"/>
    <w:rsid w:val="00263812"/>
    <w:rsid w:val="00263A27"/>
    <w:rsid w:val="00263A30"/>
    <w:rsid w:val="00263AF3"/>
    <w:rsid w:val="00263D0F"/>
    <w:rsid w:val="002642F9"/>
    <w:rsid w:val="00264508"/>
    <w:rsid w:val="002647B3"/>
    <w:rsid w:val="00264858"/>
    <w:rsid w:val="0026489E"/>
    <w:rsid w:val="00264991"/>
    <w:rsid w:val="00264E67"/>
    <w:rsid w:val="0026583E"/>
    <w:rsid w:val="00266048"/>
    <w:rsid w:val="00266141"/>
    <w:rsid w:val="002665BE"/>
    <w:rsid w:val="00266662"/>
    <w:rsid w:val="00266667"/>
    <w:rsid w:val="00266D58"/>
    <w:rsid w:val="00266F56"/>
    <w:rsid w:val="00266F6E"/>
    <w:rsid w:val="00267493"/>
    <w:rsid w:val="00267C57"/>
    <w:rsid w:val="00267CF9"/>
    <w:rsid w:val="00267E94"/>
    <w:rsid w:val="00267EA3"/>
    <w:rsid w:val="00267FA6"/>
    <w:rsid w:val="0027020F"/>
    <w:rsid w:val="00270252"/>
    <w:rsid w:val="00270428"/>
    <w:rsid w:val="00270A3C"/>
    <w:rsid w:val="00270BB2"/>
    <w:rsid w:val="00270C04"/>
    <w:rsid w:val="00270DFE"/>
    <w:rsid w:val="0027172F"/>
    <w:rsid w:val="00271A36"/>
    <w:rsid w:val="00271C6F"/>
    <w:rsid w:val="00271C71"/>
    <w:rsid w:val="00271D68"/>
    <w:rsid w:val="002721B1"/>
    <w:rsid w:val="00272248"/>
    <w:rsid w:val="00272464"/>
    <w:rsid w:val="00272531"/>
    <w:rsid w:val="002726AD"/>
    <w:rsid w:val="002728A4"/>
    <w:rsid w:val="00272970"/>
    <w:rsid w:val="00272CF1"/>
    <w:rsid w:val="00272D92"/>
    <w:rsid w:val="0027317A"/>
    <w:rsid w:val="002732DF"/>
    <w:rsid w:val="002732EC"/>
    <w:rsid w:val="00273381"/>
    <w:rsid w:val="002734C4"/>
    <w:rsid w:val="002735EC"/>
    <w:rsid w:val="00273A1B"/>
    <w:rsid w:val="00273CDE"/>
    <w:rsid w:val="00273FD3"/>
    <w:rsid w:val="00274065"/>
    <w:rsid w:val="00274070"/>
    <w:rsid w:val="0027489C"/>
    <w:rsid w:val="002748D9"/>
    <w:rsid w:val="002749F0"/>
    <w:rsid w:val="00274ADD"/>
    <w:rsid w:val="00274D0C"/>
    <w:rsid w:val="00274DD3"/>
    <w:rsid w:val="00274F1A"/>
    <w:rsid w:val="0027504A"/>
    <w:rsid w:val="0027582B"/>
    <w:rsid w:val="002759E2"/>
    <w:rsid w:val="00275B04"/>
    <w:rsid w:val="00275C0B"/>
    <w:rsid w:val="00275DBD"/>
    <w:rsid w:val="0027613F"/>
    <w:rsid w:val="00276247"/>
    <w:rsid w:val="00276A86"/>
    <w:rsid w:val="00276EAF"/>
    <w:rsid w:val="00277254"/>
    <w:rsid w:val="00277339"/>
    <w:rsid w:val="002776C6"/>
    <w:rsid w:val="00277865"/>
    <w:rsid w:val="002778EF"/>
    <w:rsid w:val="00277B89"/>
    <w:rsid w:val="00277EB3"/>
    <w:rsid w:val="00277F6C"/>
    <w:rsid w:val="0028017F"/>
    <w:rsid w:val="00280386"/>
    <w:rsid w:val="002803A1"/>
    <w:rsid w:val="002804EE"/>
    <w:rsid w:val="00280A0F"/>
    <w:rsid w:val="00280FFA"/>
    <w:rsid w:val="00281381"/>
    <w:rsid w:val="0028138E"/>
    <w:rsid w:val="00281449"/>
    <w:rsid w:val="0028156B"/>
    <w:rsid w:val="00281912"/>
    <w:rsid w:val="00282214"/>
    <w:rsid w:val="002824B9"/>
    <w:rsid w:val="00282875"/>
    <w:rsid w:val="00282BCF"/>
    <w:rsid w:val="00282F90"/>
    <w:rsid w:val="00282FEE"/>
    <w:rsid w:val="00283038"/>
    <w:rsid w:val="002838FF"/>
    <w:rsid w:val="00283A5E"/>
    <w:rsid w:val="00283D28"/>
    <w:rsid w:val="00283DED"/>
    <w:rsid w:val="00284068"/>
    <w:rsid w:val="0028419D"/>
    <w:rsid w:val="002841E7"/>
    <w:rsid w:val="00284332"/>
    <w:rsid w:val="002843CE"/>
    <w:rsid w:val="0028494C"/>
    <w:rsid w:val="00284AAE"/>
    <w:rsid w:val="00284E31"/>
    <w:rsid w:val="002852AA"/>
    <w:rsid w:val="002852FD"/>
    <w:rsid w:val="002853E6"/>
    <w:rsid w:val="002854CE"/>
    <w:rsid w:val="002856CC"/>
    <w:rsid w:val="00285BA2"/>
    <w:rsid w:val="00286176"/>
    <w:rsid w:val="002861A4"/>
    <w:rsid w:val="0028687B"/>
    <w:rsid w:val="00286C79"/>
    <w:rsid w:val="00287175"/>
    <w:rsid w:val="00287431"/>
    <w:rsid w:val="002875C5"/>
    <w:rsid w:val="0028785B"/>
    <w:rsid w:val="0028789C"/>
    <w:rsid w:val="00287B25"/>
    <w:rsid w:val="00287BA6"/>
    <w:rsid w:val="00287D19"/>
    <w:rsid w:val="00287FF1"/>
    <w:rsid w:val="00290396"/>
    <w:rsid w:val="002908E7"/>
    <w:rsid w:val="0029107D"/>
    <w:rsid w:val="00291416"/>
    <w:rsid w:val="0029158E"/>
    <w:rsid w:val="00291590"/>
    <w:rsid w:val="00291597"/>
    <w:rsid w:val="002916E7"/>
    <w:rsid w:val="002918EF"/>
    <w:rsid w:val="00291AF4"/>
    <w:rsid w:val="00291E93"/>
    <w:rsid w:val="00292522"/>
    <w:rsid w:val="002926C5"/>
    <w:rsid w:val="00292923"/>
    <w:rsid w:val="00292A8B"/>
    <w:rsid w:val="00292FCB"/>
    <w:rsid w:val="00293440"/>
    <w:rsid w:val="0029358F"/>
    <w:rsid w:val="00293638"/>
    <w:rsid w:val="002936D7"/>
    <w:rsid w:val="00293862"/>
    <w:rsid w:val="00293CA3"/>
    <w:rsid w:val="00294067"/>
    <w:rsid w:val="002940D2"/>
    <w:rsid w:val="0029456C"/>
    <w:rsid w:val="00294825"/>
    <w:rsid w:val="00294E97"/>
    <w:rsid w:val="002952E6"/>
    <w:rsid w:val="00295631"/>
    <w:rsid w:val="00295D73"/>
    <w:rsid w:val="0029621A"/>
    <w:rsid w:val="0029624F"/>
    <w:rsid w:val="00296295"/>
    <w:rsid w:val="002966F3"/>
    <w:rsid w:val="00296706"/>
    <w:rsid w:val="00296833"/>
    <w:rsid w:val="00296AE6"/>
    <w:rsid w:val="00296CAD"/>
    <w:rsid w:val="00296CC3"/>
    <w:rsid w:val="00296DBB"/>
    <w:rsid w:val="00297219"/>
    <w:rsid w:val="00297478"/>
    <w:rsid w:val="00297928"/>
    <w:rsid w:val="00297A72"/>
    <w:rsid w:val="00297B19"/>
    <w:rsid w:val="00297EBA"/>
    <w:rsid w:val="002A0136"/>
    <w:rsid w:val="002A069C"/>
    <w:rsid w:val="002A07A1"/>
    <w:rsid w:val="002A0ABF"/>
    <w:rsid w:val="002A0F6A"/>
    <w:rsid w:val="002A0FD5"/>
    <w:rsid w:val="002A103F"/>
    <w:rsid w:val="002A10BB"/>
    <w:rsid w:val="002A118C"/>
    <w:rsid w:val="002A1648"/>
    <w:rsid w:val="002A1924"/>
    <w:rsid w:val="002A19C2"/>
    <w:rsid w:val="002A1B9B"/>
    <w:rsid w:val="002A1BA6"/>
    <w:rsid w:val="002A1BE5"/>
    <w:rsid w:val="002A1C10"/>
    <w:rsid w:val="002A1CD7"/>
    <w:rsid w:val="002A1D39"/>
    <w:rsid w:val="002A1E09"/>
    <w:rsid w:val="002A2030"/>
    <w:rsid w:val="002A239D"/>
    <w:rsid w:val="002A2781"/>
    <w:rsid w:val="002A2796"/>
    <w:rsid w:val="002A282A"/>
    <w:rsid w:val="002A28E5"/>
    <w:rsid w:val="002A2D05"/>
    <w:rsid w:val="002A2D52"/>
    <w:rsid w:val="002A2D67"/>
    <w:rsid w:val="002A2E06"/>
    <w:rsid w:val="002A3294"/>
    <w:rsid w:val="002A3565"/>
    <w:rsid w:val="002A35AD"/>
    <w:rsid w:val="002A36E9"/>
    <w:rsid w:val="002A3B6D"/>
    <w:rsid w:val="002A3ED0"/>
    <w:rsid w:val="002A4104"/>
    <w:rsid w:val="002A44F1"/>
    <w:rsid w:val="002A4511"/>
    <w:rsid w:val="002A48C7"/>
    <w:rsid w:val="002A49C3"/>
    <w:rsid w:val="002A4F81"/>
    <w:rsid w:val="002A4F97"/>
    <w:rsid w:val="002A5133"/>
    <w:rsid w:val="002A5282"/>
    <w:rsid w:val="002A5334"/>
    <w:rsid w:val="002A53AB"/>
    <w:rsid w:val="002A53DD"/>
    <w:rsid w:val="002A5783"/>
    <w:rsid w:val="002A58C5"/>
    <w:rsid w:val="002A5956"/>
    <w:rsid w:val="002A5B6E"/>
    <w:rsid w:val="002A5B79"/>
    <w:rsid w:val="002A70FF"/>
    <w:rsid w:val="002A73C3"/>
    <w:rsid w:val="002A755C"/>
    <w:rsid w:val="002A77A8"/>
    <w:rsid w:val="002A78A7"/>
    <w:rsid w:val="002A7AD2"/>
    <w:rsid w:val="002B00FD"/>
    <w:rsid w:val="002B0828"/>
    <w:rsid w:val="002B09BF"/>
    <w:rsid w:val="002B1138"/>
    <w:rsid w:val="002B126D"/>
    <w:rsid w:val="002B159C"/>
    <w:rsid w:val="002B172A"/>
    <w:rsid w:val="002B197F"/>
    <w:rsid w:val="002B217E"/>
    <w:rsid w:val="002B2221"/>
    <w:rsid w:val="002B24A1"/>
    <w:rsid w:val="002B271B"/>
    <w:rsid w:val="002B2783"/>
    <w:rsid w:val="002B2784"/>
    <w:rsid w:val="002B2A15"/>
    <w:rsid w:val="002B2EF9"/>
    <w:rsid w:val="002B3261"/>
    <w:rsid w:val="002B329F"/>
    <w:rsid w:val="002B339B"/>
    <w:rsid w:val="002B3526"/>
    <w:rsid w:val="002B37FC"/>
    <w:rsid w:val="002B3A28"/>
    <w:rsid w:val="002B3A71"/>
    <w:rsid w:val="002B3EAE"/>
    <w:rsid w:val="002B43E8"/>
    <w:rsid w:val="002B48BA"/>
    <w:rsid w:val="002B4BD1"/>
    <w:rsid w:val="002B4EF4"/>
    <w:rsid w:val="002B5203"/>
    <w:rsid w:val="002B5943"/>
    <w:rsid w:val="002B5EFA"/>
    <w:rsid w:val="002B60FD"/>
    <w:rsid w:val="002B619E"/>
    <w:rsid w:val="002B61E1"/>
    <w:rsid w:val="002B694B"/>
    <w:rsid w:val="002B6AF6"/>
    <w:rsid w:val="002B6BF3"/>
    <w:rsid w:val="002B70C6"/>
    <w:rsid w:val="002B7196"/>
    <w:rsid w:val="002B74B2"/>
    <w:rsid w:val="002B7755"/>
    <w:rsid w:val="002C01E7"/>
    <w:rsid w:val="002C0246"/>
    <w:rsid w:val="002C0581"/>
    <w:rsid w:val="002C07DA"/>
    <w:rsid w:val="002C0A7A"/>
    <w:rsid w:val="002C0CA1"/>
    <w:rsid w:val="002C11C5"/>
    <w:rsid w:val="002C1890"/>
    <w:rsid w:val="002C18F3"/>
    <w:rsid w:val="002C1E91"/>
    <w:rsid w:val="002C208D"/>
    <w:rsid w:val="002C269C"/>
    <w:rsid w:val="002C29CA"/>
    <w:rsid w:val="002C2A71"/>
    <w:rsid w:val="002C2AB8"/>
    <w:rsid w:val="002C2D89"/>
    <w:rsid w:val="002C2F99"/>
    <w:rsid w:val="002C2FB3"/>
    <w:rsid w:val="002C30A1"/>
    <w:rsid w:val="002C3114"/>
    <w:rsid w:val="002C34EA"/>
    <w:rsid w:val="002C3501"/>
    <w:rsid w:val="002C39D1"/>
    <w:rsid w:val="002C3B55"/>
    <w:rsid w:val="002C3B6B"/>
    <w:rsid w:val="002C3C0D"/>
    <w:rsid w:val="002C3F98"/>
    <w:rsid w:val="002C42AD"/>
    <w:rsid w:val="002C454C"/>
    <w:rsid w:val="002C4871"/>
    <w:rsid w:val="002C4F2B"/>
    <w:rsid w:val="002C50B6"/>
    <w:rsid w:val="002C59F5"/>
    <w:rsid w:val="002C5D03"/>
    <w:rsid w:val="002C5FD8"/>
    <w:rsid w:val="002C60B0"/>
    <w:rsid w:val="002C63CF"/>
    <w:rsid w:val="002C6581"/>
    <w:rsid w:val="002C659A"/>
    <w:rsid w:val="002C662A"/>
    <w:rsid w:val="002C6818"/>
    <w:rsid w:val="002C69B2"/>
    <w:rsid w:val="002C6B2E"/>
    <w:rsid w:val="002C6D8C"/>
    <w:rsid w:val="002C6F95"/>
    <w:rsid w:val="002C714B"/>
    <w:rsid w:val="002C7557"/>
    <w:rsid w:val="002C7A3A"/>
    <w:rsid w:val="002D001B"/>
    <w:rsid w:val="002D0031"/>
    <w:rsid w:val="002D0243"/>
    <w:rsid w:val="002D0B82"/>
    <w:rsid w:val="002D0DE1"/>
    <w:rsid w:val="002D12A4"/>
    <w:rsid w:val="002D16A9"/>
    <w:rsid w:val="002D176E"/>
    <w:rsid w:val="002D181C"/>
    <w:rsid w:val="002D1825"/>
    <w:rsid w:val="002D1AE7"/>
    <w:rsid w:val="002D2654"/>
    <w:rsid w:val="002D27DA"/>
    <w:rsid w:val="002D346D"/>
    <w:rsid w:val="002D3AB2"/>
    <w:rsid w:val="002D3AC8"/>
    <w:rsid w:val="002D3F27"/>
    <w:rsid w:val="002D4006"/>
    <w:rsid w:val="002D425D"/>
    <w:rsid w:val="002D437B"/>
    <w:rsid w:val="002D456E"/>
    <w:rsid w:val="002D47AA"/>
    <w:rsid w:val="002D497A"/>
    <w:rsid w:val="002D4B89"/>
    <w:rsid w:val="002D4E62"/>
    <w:rsid w:val="002D4FC3"/>
    <w:rsid w:val="002D4FDC"/>
    <w:rsid w:val="002D5037"/>
    <w:rsid w:val="002D53C4"/>
    <w:rsid w:val="002D5438"/>
    <w:rsid w:val="002D572A"/>
    <w:rsid w:val="002D5AF1"/>
    <w:rsid w:val="002D5C4F"/>
    <w:rsid w:val="002D5C8B"/>
    <w:rsid w:val="002D5DC0"/>
    <w:rsid w:val="002D5F3A"/>
    <w:rsid w:val="002D6997"/>
    <w:rsid w:val="002D6A11"/>
    <w:rsid w:val="002D6F10"/>
    <w:rsid w:val="002D6FB3"/>
    <w:rsid w:val="002D715C"/>
    <w:rsid w:val="002D7374"/>
    <w:rsid w:val="002D7627"/>
    <w:rsid w:val="002D7736"/>
    <w:rsid w:val="002D79A8"/>
    <w:rsid w:val="002D7A02"/>
    <w:rsid w:val="002D7D31"/>
    <w:rsid w:val="002D7DF2"/>
    <w:rsid w:val="002E0531"/>
    <w:rsid w:val="002E073C"/>
    <w:rsid w:val="002E0923"/>
    <w:rsid w:val="002E0E4C"/>
    <w:rsid w:val="002E0F19"/>
    <w:rsid w:val="002E0FE7"/>
    <w:rsid w:val="002E146A"/>
    <w:rsid w:val="002E1573"/>
    <w:rsid w:val="002E1886"/>
    <w:rsid w:val="002E1A2B"/>
    <w:rsid w:val="002E1ACE"/>
    <w:rsid w:val="002E1C35"/>
    <w:rsid w:val="002E2140"/>
    <w:rsid w:val="002E2561"/>
    <w:rsid w:val="002E2614"/>
    <w:rsid w:val="002E271F"/>
    <w:rsid w:val="002E2B75"/>
    <w:rsid w:val="002E2FAC"/>
    <w:rsid w:val="002E3160"/>
    <w:rsid w:val="002E3285"/>
    <w:rsid w:val="002E3421"/>
    <w:rsid w:val="002E3495"/>
    <w:rsid w:val="002E36A6"/>
    <w:rsid w:val="002E3AE8"/>
    <w:rsid w:val="002E3BA5"/>
    <w:rsid w:val="002E3BFC"/>
    <w:rsid w:val="002E3FBE"/>
    <w:rsid w:val="002E41D9"/>
    <w:rsid w:val="002E461B"/>
    <w:rsid w:val="002E46D1"/>
    <w:rsid w:val="002E4AB4"/>
    <w:rsid w:val="002E4B20"/>
    <w:rsid w:val="002E5104"/>
    <w:rsid w:val="002E54C5"/>
    <w:rsid w:val="002E5E6E"/>
    <w:rsid w:val="002E5F32"/>
    <w:rsid w:val="002E60D2"/>
    <w:rsid w:val="002E6195"/>
    <w:rsid w:val="002E6382"/>
    <w:rsid w:val="002E6882"/>
    <w:rsid w:val="002E68C9"/>
    <w:rsid w:val="002E68DA"/>
    <w:rsid w:val="002E6CAF"/>
    <w:rsid w:val="002E6D7A"/>
    <w:rsid w:val="002E6E38"/>
    <w:rsid w:val="002E6E57"/>
    <w:rsid w:val="002E71B6"/>
    <w:rsid w:val="002E7381"/>
    <w:rsid w:val="002E74FE"/>
    <w:rsid w:val="002E75EA"/>
    <w:rsid w:val="002E774C"/>
    <w:rsid w:val="002E77DC"/>
    <w:rsid w:val="002E7F73"/>
    <w:rsid w:val="002F0317"/>
    <w:rsid w:val="002F0624"/>
    <w:rsid w:val="002F077C"/>
    <w:rsid w:val="002F09BE"/>
    <w:rsid w:val="002F0A2B"/>
    <w:rsid w:val="002F0AD9"/>
    <w:rsid w:val="002F0AFA"/>
    <w:rsid w:val="002F0B03"/>
    <w:rsid w:val="002F0D55"/>
    <w:rsid w:val="002F0ECC"/>
    <w:rsid w:val="002F14B7"/>
    <w:rsid w:val="002F1859"/>
    <w:rsid w:val="002F1972"/>
    <w:rsid w:val="002F1A2F"/>
    <w:rsid w:val="002F1BC1"/>
    <w:rsid w:val="002F1CB4"/>
    <w:rsid w:val="002F1F1A"/>
    <w:rsid w:val="002F287D"/>
    <w:rsid w:val="002F29DC"/>
    <w:rsid w:val="002F2C89"/>
    <w:rsid w:val="002F2E9C"/>
    <w:rsid w:val="002F308B"/>
    <w:rsid w:val="002F3174"/>
    <w:rsid w:val="002F3903"/>
    <w:rsid w:val="002F3C2C"/>
    <w:rsid w:val="002F3F84"/>
    <w:rsid w:val="002F3FE8"/>
    <w:rsid w:val="002F410A"/>
    <w:rsid w:val="002F434C"/>
    <w:rsid w:val="002F45A7"/>
    <w:rsid w:val="002F45E5"/>
    <w:rsid w:val="002F4685"/>
    <w:rsid w:val="002F46C4"/>
    <w:rsid w:val="002F4CC4"/>
    <w:rsid w:val="002F4E0B"/>
    <w:rsid w:val="002F567A"/>
    <w:rsid w:val="002F56D2"/>
    <w:rsid w:val="002F58AF"/>
    <w:rsid w:val="002F5A48"/>
    <w:rsid w:val="002F5AF9"/>
    <w:rsid w:val="002F5D21"/>
    <w:rsid w:val="002F62B9"/>
    <w:rsid w:val="002F6671"/>
    <w:rsid w:val="002F6824"/>
    <w:rsid w:val="002F69A7"/>
    <w:rsid w:val="002F69C5"/>
    <w:rsid w:val="002F6C84"/>
    <w:rsid w:val="002F6EEF"/>
    <w:rsid w:val="002F72C4"/>
    <w:rsid w:val="002F72D5"/>
    <w:rsid w:val="002F7647"/>
    <w:rsid w:val="002F7741"/>
    <w:rsid w:val="002F789A"/>
    <w:rsid w:val="002F7A1C"/>
    <w:rsid w:val="002F7A80"/>
    <w:rsid w:val="003000B4"/>
    <w:rsid w:val="0030023F"/>
    <w:rsid w:val="003004FA"/>
    <w:rsid w:val="003006E8"/>
    <w:rsid w:val="00300A54"/>
    <w:rsid w:val="00300BC4"/>
    <w:rsid w:val="00300C01"/>
    <w:rsid w:val="00301055"/>
    <w:rsid w:val="003013D3"/>
    <w:rsid w:val="0030151B"/>
    <w:rsid w:val="00301747"/>
    <w:rsid w:val="0030174B"/>
    <w:rsid w:val="00301768"/>
    <w:rsid w:val="00301EB5"/>
    <w:rsid w:val="00302046"/>
    <w:rsid w:val="00302242"/>
    <w:rsid w:val="00302310"/>
    <w:rsid w:val="00302470"/>
    <w:rsid w:val="003024AC"/>
    <w:rsid w:val="003024F4"/>
    <w:rsid w:val="003029F2"/>
    <w:rsid w:val="00302DD8"/>
    <w:rsid w:val="00302EC2"/>
    <w:rsid w:val="003031C0"/>
    <w:rsid w:val="00303285"/>
    <w:rsid w:val="0030349C"/>
    <w:rsid w:val="00303573"/>
    <w:rsid w:val="003036F2"/>
    <w:rsid w:val="003038AF"/>
    <w:rsid w:val="00303A3C"/>
    <w:rsid w:val="00303CD2"/>
    <w:rsid w:val="00303D8F"/>
    <w:rsid w:val="00303F27"/>
    <w:rsid w:val="00304072"/>
    <w:rsid w:val="00304668"/>
    <w:rsid w:val="003046D6"/>
    <w:rsid w:val="00304915"/>
    <w:rsid w:val="0030501A"/>
    <w:rsid w:val="003050CA"/>
    <w:rsid w:val="003052A1"/>
    <w:rsid w:val="003054E3"/>
    <w:rsid w:val="0030626C"/>
    <w:rsid w:val="003063AC"/>
    <w:rsid w:val="00306443"/>
    <w:rsid w:val="003064DD"/>
    <w:rsid w:val="003065BA"/>
    <w:rsid w:val="0030666A"/>
    <w:rsid w:val="00306A9A"/>
    <w:rsid w:val="00306F0D"/>
    <w:rsid w:val="00307011"/>
    <w:rsid w:val="003072F6"/>
    <w:rsid w:val="0030746A"/>
    <w:rsid w:val="003077F0"/>
    <w:rsid w:val="00307AF1"/>
    <w:rsid w:val="00307EFE"/>
    <w:rsid w:val="0031019E"/>
    <w:rsid w:val="003101B0"/>
    <w:rsid w:val="00310513"/>
    <w:rsid w:val="00310BDD"/>
    <w:rsid w:val="003110C7"/>
    <w:rsid w:val="003112FC"/>
    <w:rsid w:val="00311429"/>
    <w:rsid w:val="00311450"/>
    <w:rsid w:val="00311494"/>
    <w:rsid w:val="0031162F"/>
    <w:rsid w:val="003118C8"/>
    <w:rsid w:val="003119AE"/>
    <w:rsid w:val="0031203D"/>
    <w:rsid w:val="00312221"/>
    <w:rsid w:val="0031222A"/>
    <w:rsid w:val="0031238E"/>
    <w:rsid w:val="003124E8"/>
    <w:rsid w:val="003128ED"/>
    <w:rsid w:val="00312A69"/>
    <w:rsid w:val="00312D07"/>
    <w:rsid w:val="00312E84"/>
    <w:rsid w:val="003130E5"/>
    <w:rsid w:val="00313580"/>
    <w:rsid w:val="00313C6E"/>
    <w:rsid w:val="00313D01"/>
    <w:rsid w:val="00313D11"/>
    <w:rsid w:val="00313D75"/>
    <w:rsid w:val="00314018"/>
    <w:rsid w:val="00314182"/>
    <w:rsid w:val="00314276"/>
    <w:rsid w:val="00314336"/>
    <w:rsid w:val="00314567"/>
    <w:rsid w:val="0031477D"/>
    <w:rsid w:val="00314898"/>
    <w:rsid w:val="00314ECD"/>
    <w:rsid w:val="00315253"/>
    <w:rsid w:val="003152DE"/>
    <w:rsid w:val="00315383"/>
    <w:rsid w:val="00315432"/>
    <w:rsid w:val="00315572"/>
    <w:rsid w:val="0031569F"/>
    <w:rsid w:val="003156E1"/>
    <w:rsid w:val="0031592B"/>
    <w:rsid w:val="00315A89"/>
    <w:rsid w:val="00315ADB"/>
    <w:rsid w:val="00315AEA"/>
    <w:rsid w:val="00315C36"/>
    <w:rsid w:val="00315D98"/>
    <w:rsid w:val="00315EA9"/>
    <w:rsid w:val="00315EF1"/>
    <w:rsid w:val="00315F8F"/>
    <w:rsid w:val="00316059"/>
    <w:rsid w:val="003163E1"/>
    <w:rsid w:val="0031694A"/>
    <w:rsid w:val="0031699B"/>
    <w:rsid w:val="00316D6F"/>
    <w:rsid w:val="00316E66"/>
    <w:rsid w:val="00316EC0"/>
    <w:rsid w:val="0031739A"/>
    <w:rsid w:val="0031764F"/>
    <w:rsid w:val="0031790C"/>
    <w:rsid w:val="003179E6"/>
    <w:rsid w:val="00317A63"/>
    <w:rsid w:val="003200DA"/>
    <w:rsid w:val="00320369"/>
    <w:rsid w:val="003204A7"/>
    <w:rsid w:val="00320775"/>
    <w:rsid w:val="00320778"/>
    <w:rsid w:val="0032092F"/>
    <w:rsid w:val="00320AB8"/>
    <w:rsid w:val="00320AEC"/>
    <w:rsid w:val="00320DDD"/>
    <w:rsid w:val="00320EF9"/>
    <w:rsid w:val="00321076"/>
    <w:rsid w:val="0032138F"/>
    <w:rsid w:val="00321A0E"/>
    <w:rsid w:val="00321B46"/>
    <w:rsid w:val="00321D3D"/>
    <w:rsid w:val="00321F2B"/>
    <w:rsid w:val="00322048"/>
    <w:rsid w:val="0032208F"/>
    <w:rsid w:val="0032214D"/>
    <w:rsid w:val="003227B7"/>
    <w:rsid w:val="0032290B"/>
    <w:rsid w:val="0032295C"/>
    <w:rsid w:val="0032342E"/>
    <w:rsid w:val="00323741"/>
    <w:rsid w:val="00323B59"/>
    <w:rsid w:val="00323BBD"/>
    <w:rsid w:val="00323CF1"/>
    <w:rsid w:val="003241FA"/>
    <w:rsid w:val="00324F9A"/>
    <w:rsid w:val="00325032"/>
    <w:rsid w:val="003251EC"/>
    <w:rsid w:val="003255C9"/>
    <w:rsid w:val="003258C0"/>
    <w:rsid w:val="00325FBF"/>
    <w:rsid w:val="00326509"/>
    <w:rsid w:val="0032680B"/>
    <w:rsid w:val="0032685D"/>
    <w:rsid w:val="0032695D"/>
    <w:rsid w:val="00326B88"/>
    <w:rsid w:val="00326CCA"/>
    <w:rsid w:val="00326E1C"/>
    <w:rsid w:val="00327023"/>
    <w:rsid w:val="003271F9"/>
    <w:rsid w:val="00327349"/>
    <w:rsid w:val="00327366"/>
    <w:rsid w:val="003274E3"/>
    <w:rsid w:val="0032766E"/>
    <w:rsid w:val="003277BF"/>
    <w:rsid w:val="003279FF"/>
    <w:rsid w:val="00330023"/>
    <w:rsid w:val="003304C2"/>
    <w:rsid w:val="0033064F"/>
    <w:rsid w:val="003308E5"/>
    <w:rsid w:val="00330A6C"/>
    <w:rsid w:val="00330B6E"/>
    <w:rsid w:val="00330D79"/>
    <w:rsid w:val="00330E33"/>
    <w:rsid w:val="00331062"/>
    <w:rsid w:val="003314EE"/>
    <w:rsid w:val="00331829"/>
    <w:rsid w:val="00331A47"/>
    <w:rsid w:val="00331A60"/>
    <w:rsid w:val="00331E57"/>
    <w:rsid w:val="00331F64"/>
    <w:rsid w:val="0033201A"/>
    <w:rsid w:val="003324C1"/>
    <w:rsid w:val="0033267E"/>
    <w:rsid w:val="003328B7"/>
    <w:rsid w:val="003328DC"/>
    <w:rsid w:val="00332960"/>
    <w:rsid w:val="003329D7"/>
    <w:rsid w:val="00332ADD"/>
    <w:rsid w:val="00332EAA"/>
    <w:rsid w:val="00332EF2"/>
    <w:rsid w:val="00332F1C"/>
    <w:rsid w:val="00333158"/>
    <w:rsid w:val="00333625"/>
    <w:rsid w:val="00333626"/>
    <w:rsid w:val="003338D1"/>
    <w:rsid w:val="00333940"/>
    <w:rsid w:val="003342BA"/>
    <w:rsid w:val="00334500"/>
    <w:rsid w:val="0033475F"/>
    <w:rsid w:val="0033492E"/>
    <w:rsid w:val="00334B58"/>
    <w:rsid w:val="00335908"/>
    <w:rsid w:val="003359ED"/>
    <w:rsid w:val="00335AB6"/>
    <w:rsid w:val="00335B39"/>
    <w:rsid w:val="00335BEC"/>
    <w:rsid w:val="00335CF0"/>
    <w:rsid w:val="003369B9"/>
    <w:rsid w:val="00336F53"/>
    <w:rsid w:val="003370D8"/>
    <w:rsid w:val="003403C7"/>
    <w:rsid w:val="00340987"/>
    <w:rsid w:val="00340C7E"/>
    <w:rsid w:val="00340E8C"/>
    <w:rsid w:val="00340FB6"/>
    <w:rsid w:val="003410CA"/>
    <w:rsid w:val="003410FA"/>
    <w:rsid w:val="00341466"/>
    <w:rsid w:val="00341A50"/>
    <w:rsid w:val="00341B0F"/>
    <w:rsid w:val="003422F7"/>
    <w:rsid w:val="003425DE"/>
    <w:rsid w:val="00342B96"/>
    <w:rsid w:val="00342E1B"/>
    <w:rsid w:val="00342E3C"/>
    <w:rsid w:val="00342E49"/>
    <w:rsid w:val="0034413D"/>
    <w:rsid w:val="00344667"/>
    <w:rsid w:val="00345113"/>
    <w:rsid w:val="00345380"/>
    <w:rsid w:val="00345449"/>
    <w:rsid w:val="00345455"/>
    <w:rsid w:val="003456CF"/>
    <w:rsid w:val="0034596A"/>
    <w:rsid w:val="00345D3E"/>
    <w:rsid w:val="00345DDA"/>
    <w:rsid w:val="003460C3"/>
    <w:rsid w:val="0034647D"/>
    <w:rsid w:val="00346748"/>
    <w:rsid w:val="00346BC4"/>
    <w:rsid w:val="00346D23"/>
    <w:rsid w:val="00347C7D"/>
    <w:rsid w:val="00350533"/>
    <w:rsid w:val="00350A2E"/>
    <w:rsid w:val="00350AAF"/>
    <w:rsid w:val="00350D74"/>
    <w:rsid w:val="00350F69"/>
    <w:rsid w:val="0035105B"/>
    <w:rsid w:val="00351147"/>
    <w:rsid w:val="0035121B"/>
    <w:rsid w:val="00351B54"/>
    <w:rsid w:val="00352113"/>
    <w:rsid w:val="0035270C"/>
    <w:rsid w:val="00352BE2"/>
    <w:rsid w:val="00352D92"/>
    <w:rsid w:val="0035315F"/>
    <w:rsid w:val="00353C5A"/>
    <w:rsid w:val="003542EC"/>
    <w:rsid w:val="003546B4"/>
    <w:rsid w:val="00354718"/>
    <w:rsid w:val="00354CAF"/>
    <w:rsid w:val="003553E2"/>
    <w:rsid w:val="00355516"/>
    <w:rsid w:val="00355597"/>
    <w:rsid w:val="003555D1"/>
    <w:rsid w:val="003557F9"/>
    <w:rsid w:val="00355DD8"/>
    <w:rsid w:val="00356086"/>
    <w:rsid w:val="00356340"/>
    <w:rsid w:val="00356A2E"/>
    <w:rsid w:val="00356BB3"/>
    <w:rsid w:val="00356D4B"/>
    <w:rsid w:val="0035719B"/>
    <w:rsid w:val="003574BA"/>
    <w:rsid w:val="003574FD"/>
    <w:rsid w:val="0035777C"/>
    <w:rsid w:val="00357850"/>
    <w:rsid w:val="00357973"/>
    <w:rsid w:val="00357B5C"/>
    <w:rsid w:val="00357DAA"/>
    <w:rsid w:val="003606C5"/>
    <w:rsid w:val="003609AA"/>
    <w:rsid w:val="00360B9A"/>
    <w:rsid w:val="00360F04"/>
    <w:rsid w:val="00361572"/>
    <w:rsid w:val="003615E1"/>
    <w:rsid w:val="00361747"/>
    <w:rsid w:val="00361851"/>
    <w:rsid w:val="00361D61"/>
    <w:rsid w:val="00361E72"/>
    <w:rsid w:val="00361E7B"/>
    <w:rsid w:val="00362027"/>
    <w:rsid w:val="0036230F"/>
    <w:rsid w:val="00362AB2"/>
    <w:rsid w:val="00362BE4"/>
    <w:rsid w:val="00362CF2"/>
    <w:rsid w:val="00362E60"/>
    <w:rsid w:val="00362F17"/>
    <w:rsid w:val="00362F87"/>
    <w:rsid w:val="003630A0"/>
    <w:rsid w:val="003630C2"/>
    <w:rsid w:val="00363103"/>
    <w:rsid w:val="003634EC"/>
    <w:rsid w:val="00363C1A"/>
    <w:rsid w:val="00363DC8"/>
    <w:rsid w:val="00363F78"/>
    <w:rsid w:val="00363FED"/>
    <w:rsid w:val="0036436F"/>
    <w:rsid w:val="003646AA"/>
    <w:rsid w:val="0036498B"/>
    <w:rsid w:val="00364A45"/>
    <w:rsid w:val="00364D8E"/>
    <w:rsid w:val="00364E44"/>
    <w:rsid w:val="003650CA"/>
    <w:rsid w:val="003650CF"/>
    <w:rsid w:val="00365392"/>
    <w:rsid w:val="003658CB"/>
    <w:rsid w:val="00365961"/>
    <w:rsid w:val="00365A59"/>
    <w:rsid w:val="00365F2B"/>
    <w:rsid w:val="00365F8E"/>
    <w:rsid w:val="00366140"/>
    <w:rsid w:val="0036616A"/>
    <w:rsid w:val="00366313"/>
    <w:rsid w:val="00366368"/>
    <w:rsid w:val="00366422"/>
    <w:rsid w:val="0036654F"/>
    <w:rsid w:val="0036668C"/>
    <w:rsid w:val="003666BA"/>
    <w:rsid w:val="00366770"/>
    <w:rsid w:val="00366797"/>
    <w:rsid w:val="0036684B"/>
    <w:rsid w:val="00366DF3"/>
    <w:rsid w:val="00366FEA"/>
    <w:rsid w:val="0036711D"/>
    <w:rsid w:val="0036728F"/>
    <w:rsid w:val="00367366"/>
    <w:rsid w:val="003673D9"/>
    <w:rsid w:val="00367427"/>
    <w:rsid w:val="003675C5"/>
    <w:rsid w:val="003677C0"/>
    <w:rsid w:val="00367815"/>
    <w:rsid w:val="0036784E"/>
    <w:rsid w:val="00367981"/>
    <w:rsid w:val="00367C13"/>
    <w:rsid w:val="00367CA5"/>
    <w:rsid w:val="00367E33"/>
    <w:rsid w:val="00370380"/>
    <w:rsid w:val="003703F1"/>
    <w:rsid w:val="003704CE"/>
    <w:rsid w:val="00370512"/>
    <w:rsid w:val="00370698"/>
    <w:rsid w:val="003708F8"/>
    <w:rsid w:val="0037093C"/>
    <w:rsid w:val="00370C19"/>
    <w:rsid w:val="00370D6A"/>
    <w:rsid w:val="00370F27"/>
    <w:rsid w:val="00370F30"/>
    <w:rsid w:val="00371608"/>
    <w:rsid w:val="003716F3"/>
    <w:rsid w:val="00371B73"/>
    <w:rsid w:val="00371C0E"/>
    <w:rsid w:val="0037238B"/>
    <w:rsid w:val="0037255B"/>
    <w:rsid w:val="003727F5"/>
    <w:rsid w:val="00372BB5"/>
    <w:rsid w:val="00372CBC"/>
    <w:rsid w:val="00372E14"/>
    <w:rsid w:val="00372E6B"/>
    <w:rsid w:val="00372FB6"/>
    <w:rsid w:val="003730BA"/>
    <w:rsid w:val="003731E6"/>
    <w:rsid w:val="0037357B"/>
    <w:rsid w:val="0037388C"/>
    <w:rsid w:val="003738EB"/>
    <w:rsid w:val="00373D28"/>
    <w:rsid w:val="00374136"/>
    <w:rsid w:val="0037419F"/>
    <w:rsid w:val="0037437B"/>
    <w:rsid w:val="003748AF"/>
    <w:rsid w:val="003748F3"/>
    <w:rsid w:val="00374A1D"/>
    <w:rsid w:val="00374DD9"/>
    <w:rsid w:val="00374E5A"/>
    <w:rsid w:val="00374FE7"/>
    <w:rsid w:val="003750BE"/>
    <w:rsid w:val="00375534"/>
    <w:rsid w:val="0037560B"/>
    <w:rsid w:val="0037584F"/>
    <w:rsid w:val="00376262"/>
    <w:rsid w:val="00376341"/>
    <w:rsid w:val="00376CA8"/>
    <w:rsid w:val="00376DF4"/>
    <w:rsid w:val="00376DFA"/>
    <w:rsid w:val="003770C4"/>
    <w:rsid w:val="0038006F"/>
    <w:rsid w:val="00380289"/>
    <w:rsid w:val="003803DC"/>
    <w:rsid w:val="003803ED"/>
    <w:rsid w:val="00380859"/>
    <w:rsid w:val="00380A38"/>
    <w:rsid w:val="00380E41"/>
    <w:rsid w:val="00380F71"/>
    <w:rsid w:val="00380F7E"/>
    <w:rsid w:val="00381207"/>
    <w:rsid w:val="003815C9"/>
    <w:rsid w:val="00381777"/>
    <w:rsid w:val="0038177B"/>
    <w:rsid w:val="003817C5"/>
    <w:rsid w:val="003818D0"/>
    <w:rsid w:val="00381BA1"/>
    <w:rsid w:val="00381C2F"/>
    <w:rsid w:val="00381F02"/>
    <w:rsid w:val="00382127"/>
    <w:rsid w:val="0038225D"/>
    <w:rsid w:val="0038228E"/>
    <w:rsid w:val="003824C8"/>
    <w:rsid w:val="00382633"/>
    <w:rsid w:val="00382B40"/>
    <w:rsid w:val="00382BB9"/>
    <w:rsid w:val="00382C0B"/>
    <w:rsid w:val="00382D0A"/>
    <w:rsid w:val="00382EB2"/>
    <w:rsid w:val="00383366"/>
    <w:rsid w:val="00383601"/>
    <w:rsid w:val="003837DB"/>
    <w:rsid w:val="00383DD2"/>
    <w:rsid w:val="00383EE5"/>
    <w:rsid w:val="00384345"/>
    <w:rsid w:val="00384663"/>
    <w:rsid w:val="003846D1"/>
    <w:rsid w:val="00385030"/>
    <w:rsid w:val="0038507B"/>
    <w:rsid w:val="0038535F"/>
    <w:rsid w:val="00385552"/>
    <w:rsid w:val="003863B1"/>
    <w:rsid w:val="0038647C"/>
    <w:rsid w:val="00386747"/>
    <w:rsid w:val="00386D70"/>
    <w:rsid w:val="00386F7C"/>
    <w:rsid w:val="00386FAE"/>
    <w:rsid w:val="003873FE"/>
    <w:rsid w:val="003874BC"/>
    <w:rsid w:val="0038781A"/>
    <w:rsid w:val="003879B0"/>
    <w:rsid w:val="00387C64"/>
    <w:rsid w:val="00387ED6"/>
    <w:rsid w:val="00390031"/>
    <w:rsid w:val="003902E7"/>
    <w:rsid w:val="00390339"/>
    <w:rsid w:val="0039035A"/>
    <w:rsid w:val="00390A6C"/>
    <w:rsid w:val="00390D6B"/>
    <w:rsid w:val="00390F9C"/>
    <w:rsid w:val="00391271"/>
    <w:rsid w:val="0039137E"/>
    <w:rsid w:val="0039140D"/>
    <w:rsid w:val="00391928"/>
    <w:rsid w:val="00391ECE"/>
    <w:rsid w:val="00392527"/>
    <w:rsid w:val="003925B5"/>
    <w:rsid w:val="00392651"/>
    <w:rsid w:val="00392672"/>
    <w:rsid w:val="003926AB"/>
    <w:rsid w:val="003927C4"/>
    <w:rsid w:val="00392917"/>
    <w:rsid w:val="00392BA0"/>
    <w:rsid w:val="00392BA8"/>
    <w:rsid w:val="00392D34"/>
    <w:rsid w:val="00392F20"/>
    <w:rsid w:val="00393247"/>
    <w:rsid w:val="00393482"/>
    <w:rsid w:val="00393587"/>
    <w:rsid w:val="0039370D"/>
    <w:rsid w:val="0039399A"/>
    <w:rsid w:val="00393C1D"/>
    <w:rsid w:val="00393D16"/>
    <w:rsid w:val="00393DFA"/>
    <w:rsid w:val="003940E6"/>
    <w:rsid w:val="00394257"/>
    <w:rsid w:val="003945F2"/>
    <w:rsid w:val="00394604"/>
    <w:rsid w:val="00394617"/>
    <w:rsid w:val="00394AF2"/>
    <w:rsid w:val="00394B61"/>
    <w:rsid w:val="00394CD6"/>
    <w:rsid w:val="00395491"/>
    <w:rsid w:val="00395739"/>
    <w:rsid w:val="00395A2C"/>
    <w:rsid w:val="00395B04"/>
    <w:rsid w:val="00395EEC"/>
    <w:rsid w:val="00396466"/>
    <w:rsid w:val="00396540"/>
    <w:rsid w:val="003966D3"/>
    <w:rsid w:val="00396807"/>
    <w:rsid w:val="00396809"/>
    <w:rsid w:val="00396899"/>
    <w:rsid w:val="00396915"/>
    <w:rsid w:val="003975A6"/>
    <w:rsid w:val="00397828"/>
    <w:rsid w:val="00397C92"/>
    <w:rsid w:val="00397DD0"/>
    <w:rsid w:val="003A00BD"/>
    <w:rsid w:val="003A01D9"/>
    <w:rsid w:val="003A0364"/>
    <w:rsid w:val="003A04B0"/>
    <w:rsid w:val="003A0B47"/>
    <w:rsid w:val="003A0D63"/>
    <w:rsid w:val="003A0EA1"/>
    <w:rsid w:val="003A0F7B"/>
    <w:rsid w:val="003A144C"/>
    <w:rsid w:val="003A1474"/>
    <w:rsid w:val="003A18CA"/>
    <w:rsid w:val="003A1AD2"/>
    <w:rsid w:val="003A1C15"/>
    <w:rsid w:val="003A1D8A"/>
    <w:rsid w:val="003A2275"/>
    <w:rsid w:val="003A24E4"/>
    <w:rsid w:val="003A2814"/>
    <w:rsid w:val="003A28C2"/>
    <w:rsid w:val="003A297D"/>
    <w:rsid w:val="003A2E47"/>
    <w:rsid w:val="003A2F34"/>
    <w:rsid w:val="003A32DA"/>
    <w:rsid w:val="003A36A8"/>
    <w:rsid w:val="003A383D"/>
    <w:rsid w:val="003A3E1D"/>
    <w:rsid w:val="003A3E8F"/>
    <w:rsid w:val="003A3EED"/>
    <w:rsid w:val="003A4184"/>
    <w:rsid w:val="003A4C3C"/>
    <w:rsid w:val="003A5514"/>
    <w:rsid w:val="003A57F5"/>
    <w:rsid w:val="003A5A09"/>
    <w:rsid w:val="003A5A36"/>
    <w:rsid w:val="003A5D7F"/>
    <w:rsid w:val="003A6199"/>
    <w:rsid w:val="003A6414"/>
    <w:rsid w:val="003A6548"/>
    <w:rsid w:val="003A654F"/>
    <w:rsid w:val="003A6588"/>
    <w:rsid w:val="003A680E"/>
    <w:rsid w:val="003A6BB7"/>
    <w:rsid w:val="003A6C82"/>
    <w:rsid w:val="003A6E2F"/>
    <w:rsid w:val="003A744F"/>
    <w:rsid w:val="003A7DE2"/>
    <w:rsid w:val="003A7E51"/>
    <w:rsid w:val="003A7EFB"/>
    <w:rsid w:val="003A7EFD"/>
    <w:rsid w:val="003A7F51"/>
    <w:rsid w:val="003B022D"/>
    <w:rsid w:val="003B06D1"/>
    <w:rsid w:val="003B0736"/>
    <w:rsid w:val="003B09A7"/>
    <w:rsid w:val="003B0B90"/>
    <w:rsid w:val="003B0D7E"/>
    <w:rsid w:val="003B16CC"/>
    <w:rsid w:val="003B1A3B"/>
    <w:rsid w:val="003B1E4E"/>
    <w:rsid w:val="003B200E"/>
    <w:rsid w:val="003B20CF"/>
    <w:rsid w:val="003B2190"/>
    <w:rsid w:val="003B2328"/>
    <w:rsid w:val="003B28C6"/>
    <w:rsid w:val="003B29C4"/>
    <w:rsid w:val="003B2CD3"/>
    <w:rsid w:val="003B2E65"/>
    <w:rsid w:val="003B2FBA"/>
    <w:rsid w:val="003B33D9"/>
    <w:rsid w:val="003B34AB"/>
    <w:rsid w:val="003B3547"/>
    <w:rsid w:val="003B37C5"/>
    <w:rsid w:val="003B37CF"/>
    <w:rsid w:val="003B3848"/>
    <w:rsid w:val="003B38D4"/>
    <w:rsid w:val="003B3CAD"/>
    <w:rsid w:val="003B3D59"/>
    <w:rsid w:val="003B3E41"/>
    <w:rsid w:val="003B3EA5"/>
    <w:rsid w:val="003B3F45"/>
    <w:rsid w:val="003B4404"/>
    <w:rsid w:val="003B4461"/>
    <w:rsid w:val="003B4B76"/>
    <w:rsid w:val="003B4F80"/>
    <w:rsid w:val="003B4FD7"/>
    <w:rsid w:val="003B5780"/>
    <w:rsid w:val="003B57D6"/>
    <w:rsid w:val="003B5A5A"/>
    <w:rsid w:val="003B5EFE"/>
    <w:rsid w:val="003B5F66"/>
    <w:rsid w:val="003B662A"/>
    <w:rsid w:val="003B6E4E"/>
    <w:rsid w:val="003B6E64"/>
    <w:rsid w:val="003B7505"/>
    <w:rsid w:val="003B766C"/>
    <w:rsid w:val="003B780C"/>
    <w:rsid w:val="003B7935"/>
    <w:rsid w:val="003B7A9A"/>
    <w:rsid w:val="003B7B0A"/>
    <w:rsid w:val="003B7CB7"/>
    <w:rsid w:val="003C01B1"/>
    <w:rsid w:val="003C0212"/>
    <w:rsid w:val="003C054F"/>
    <w:rsid w:val="003C06F7"/>
    <w:rsid w:val="003C0FDB"/>
    <w:rsid w:val="003C1100"/>
    <w:rsid w:val="003C192D"/>
    <w:rsid w:val="003C19AA"/>
    <w:rsid w:val="003C1DE8"/>
    <w:rsid w:val="003C1F01"/>
    <w:rsid w:val="003C21C2"/>
    <w:rsid w:val="003C2307"/>
    <w:rsid w:val="003C23E1"/>
    <w:rsid w:val="003C23F3"/>
    <w:rsid w:val="003C25C9"/>
    <w:rsid w:val="003C2731"/>
    <w:rsid w:val="003C28E1"/>
    <w:rsid w:val="003C2D8D"/>
    <w:rsid w:val="003C3C24"/>
    <w:rsid w:val="003C3D16"/>
    <w:rsid w:val="003C3E13"/>
    <w:rsid w:val="003C3EAE"/>
    <w:rsid w:val="003C4087"/>
    <w:rsid w:val="003C4156"/>
    <w:rsid w:val="003C4216"/>
    <w:rsid w:val="003C42A7"/>
    <w:rsid w:val="003C4513"/>
    <w:rsid w:val="003C4712"/>
    <w:rsid w:val="003C4B31"/>
    <w:rsid w:val="003C4B7E"/>
    <w:rsid w:val="003C53C2"/>
    <w:rsid w:val="003C585D"/>
    <w:rsid w:val="003C5AEF"/>
    <w:rsid w:val="003C5D4A"/>
    <w:rsid w:val="003C5F31"/>
    <w:rsid w:val="003C5F5C"/>
    <w:rsid w:val="003C65DA"/>
    <w:rsid w:val="003C6762"/>
    <w:rsid w:val="003C68C3"/>
    <w:rsid w:val="003C6992"/>
    <w:rsid w:val="003C7076"/>
    <w:rsid w:val="003C70D1"/>
    <w:rsid w:val="003C798E"/>
    <w:rsid w:val="003C7A10"/>
    <w:rsid w:val="003C7D38"/>
    <w:rsid w:val="003D0306"/>
    <w:rsid w:val="003D063D"/>
    <w:rsid w:val="003D0BD5"/>
    <w:rsid w:val="003D0EFE"/>
    <w:rsid w:val="003D13A3"/>
    <w:rsid w:val="003D179D"/>
    <w:rsid w:val="003D18F2"/>
    <w:rsid w:val="003D1F2C"/>
    <w:rsid w:val="003D2273"/>
    <w:rsid w:val="003D268C"/>
    <w:rsid w:val="003D2806"/>
    <w:rsid w:val="003D2C28"/>
    <w:rsid w:val="003D2EB4"/>
    <w:rsid w:val="003D3038"/>
    <w:rsid w:val="003D3279"/>
    <w:rsid w:val="003D337C"/>
    <w:rsid w:val="003D35F5"/>
    <w:rsid w:val="003D3B75"/>
    <w:rsid w:val="003D3B77"/>
    <w:rsid w:val="003D4954"/>
    <w:rsid w:val="003D4967"/>
    <w:rsid w:val="003D5796"/>
    <w:rsid w:val="003D6075"/>
    <w:rsid w:val="003D6EB9"/>
    <w:rsid w:val="003D6FA2"/>
    <w:rsid w:val="003D721E"/>
    <w:rsid w:val="003D7592"/>
    <w:rsid w:val="003D7704"/>
    <w:rsid w:val="003D77EB"/>
    <w:rsid w:val="003D7ABA"/>
    <w:rsid w:val="003D7BFD"/>
    <w:rsid w:val="003D7D90"/>
    <w:rsid w:val="003D7EF0"/>
    <w:rsid w:val="003D7F28"/>
    <w:rsid w:val="003E0053"/>
    <w:rsid w:val="003E06E5"/>
    <w:rsid w:val="003E07E9"/>
    <w:rsid w:val="003E0803"/>
    <w:rsid w:val="003E0A3C"/>
    <w:rsid w:val="003E0AEF"/>
    <w:rsid w:val="003E0D94"/>
    <w:rsid w:val="003E0EF6"/>
    <w:rsid w:val="003E0FC0"/>
    <w:rsid w:val="003E1125"/>
    <w:rsid w:val="003E12FB"/>
    <w:rsid w:val="003E16BD"/>
    <w:rsid w:val="003E1A97"/>
    <w:rsid w:val="003E1C49"/>
    <w:rsid w:val="003E1C60"/>
    <w:rsid w:val="003E21F0"/>
    <w:rsid w:val="003E2464"/>
    <w:rsid w:val="003E2521"/>
    <w:rsid w:val="003E2A7B"/>
    <w:rsid w:val="003E2A83"/>
    <w:rsid w:val="003E2C0F"/>
    <w:rsid w:val="003E3098"/>
    <w:rsid w:val="003E33C4"/>
    <w:rsid w:val="003E36FC"/>
    <w:rsid w:val="003E3C52"/>
    <w:rsid w:val="003E3C7F"/>
    <w:rsid w:val="003E3CF2"/>
    <w:rsid w:val="003E3DE8"/>
    <w:rsid w:val="003E3E18"/>
    <w:rsid w:val="003E40C8"/>
    <w:rsid w:val="003E43EA"/>
    <w:rsid w:val="003E4AB9"/>
    <w:rsid w:val="003E4AC5"/>
    <w:rsid w:val="003E4B57"/>
    <w:rsid w:val="003E4CA3"/>
    <w:rsid w:val="003E4D52"/>
    <w:rsid w:val="003E4DE9"/>
    <w:rsid w:val="003E51E3"/>
    <w:rsid w:val="003E5344"/>
    <w:rsid w:val="003E5B76"/>
    <w:rsid w:val="003E5F13"/>
    <w:rsid w:val="003E668A"/>
    <w:rsid w:val="003E6745"/>
    <w:rsid w:val="003E677A"/>
    <w:rsid w:val="003E6AD3"/>
    <w:rsid w:val="003E6D79"/>
    <w:rsid w:val="003E71AF"/>
    <w:rsid w:val="003E7500"/>
    <w:rsid w:val="003E769A"/>
    <w:rsid w:val="003E78D5"/>
    <w:rsid w:val="003E78DD"/>
    <w:rsid w:val="003E7AF2"/>
    <w:rsid w:val="003E7F6E"/>
    <w:rsid w:val="003F0141"/>
    <w:rsid w:val="003F0288"/>
    <w:rsid w:val="003F02DB"/>
    <w:rsid w:val="003F03AC"/>
    <w:rsid w:val="003F08A0"/>
    <w:rsid w:val="003F08E7"/>
    <w:rsid w:val="003F10DA"/>
    <w:rsid w:val="003F115E"/>
    <w:rsid w:val="003F15D4"/>
    <w:rsid w:val="003F1768"/>
    <w:rsid w:val="003F1C68"/>
    <w:rsid w:val="003F1DB8"/>
    <w:rsid w:val="003F1E2B"/>
    <w:rsid w:val="003F1F01"/>
    <w:rsid w:val="003F20BE"/>
    <w:rsid w:val="003F22CC"/>
    <w:rsid w:val="003F245A"/>
    <w:rsid w:val="003F25EC"/>
    <w:rsid w:val="003F2B9C"/>
    <w:rsid w:val="003F2C66"/>
    <w:rsid w:val="003F3136"/>
    <w:rsid w:val="003F3549"/>
    <w:rsid w:val="003F3803"/>
    <w:rsid w:val="003F3E42"/>
    <w:rsid w:val="003F4362"/>
    <w:rsid w:val="003F4674"/>
    <w:rsid w:val="003F4AF1"/>
    <w:rsid w:val="003F4B5F"/>
    <w:rsid w:val="003F4CA0"/>
    <w:rsid w:val="003F4EE4"/>
    <w:rsid w:val="003F5292"/>
    <w:rsid w:val="003F5D75"/>
    <w:rsid w:val="003F5EF3"/>
    <w:rsid w:val="003F5F86"/>
    <w:rsid w:val="003F61F2"/>
    <w:rsid w:val="003F691E"/>
    <w:rsid w:val="003F6C15"/>
    <w:rsid w:val="003F6CAD"/>
    <w:rsid w:val="003F6CB8"/>
    <w:rsid w:val="003F6F4C"/>
    <w:rsid w:val="003F717D"/>
    <w:rsid w:val="003F720E"/>
    <w:rsid w:val="003F7460"/>
    <w:rsid w:val="003F7C42"/>
    <w:rsid w:val="0040050A"/>
    <w:rsid w:val="00400934"/>
    <w:rsid w:val="004009EB"/>
    <w:rsid w:val="00400A3F"/>
    <w:rsid w:val="00400A6C"/>
    <w:rsid w:val="00400DEC"/>
    <w:rsid w:val="00400FBD"/>
    <w:rsid w:val="00401109"/>
    <w:rsid w:val="00401405"/>
    <w:rsid w:val="004017BB"/>
    <w:rsid w:val="00401CD4"/>
    <w:rsid w:val="00401F4E"/>
    <w:rsid w:val="004020CC"/>
    <w:rsid w:val="0040219F"/>
    <w:rsid w:val="00402395"/>
    <w:rsid w:val="00402429"/>
    <w:rsid w:val="004025B7"/>
    <w:rsid w:val="00402619"/>
    <w:rsid w:val="00402743"/>
    <w:rsid w:val="00402B40"/>
    <w:rsid w:val="004031FD"/>
    <w:rsid w:val="004033BC"/>
    <w:rsid w:val="004033DC"/>
    <w:rsid w:val="00403468"/>
    <w:rsid w:val="004034B4"/>
    <w:rsid w:val="00403AC3"/>
    <w:rsid w:val="00403CAD"/>
    <w:rsid w:val="0040433D"/>
    <w:rsid w:val="00404370"/>
    <w:rsid w:val="00404634"/>
    <w:rsid w:val="00404952"/>
    <w:rsid w:val="00404991"/>
    <w:rsid w:val="00404B76"/>
    <w:rsid w:val="0040501B"/>
    <w:rsid w:val="004054C2"/>
    <w:rsid w:val="004056A4"/>
    <w:rsid w:val="004057FE"/>
    <w:rsid w:val="00405B88"/>
    <w:rsid w:val="00405F55"/>
    <w:rsid w:val="00406676"/>
    <w:rsid w:val="004068FA"/>
    <w:rsid w:val="004069B3"/>
    <w:rsid w:val="00406C64"/>
    <w:rsid w:val="00406F4D"/>
    <w:rsid w:val="00406FCE"/>
    <w:rsid w:val="004078AF"/>
    <w:rsid w:val="00407AB8"/>
    <w:rsid w:val="004101A3"/>
    <w:rsid w:val="00410617"/>
    <w:rsid w:val="004107AF"/>
    <w:rsid w:val="0041085F"/>
    <w:rsid w:val="004108FC"/>
    <w:rsid w:val="00410924"/>
    <w:rsid w:val="00410F38"/>
    <w:rsid w:val="004110CA"/>
    <w:rsid w:val="004110EA"/>
    <w:rsid w:val="00411212"/>
    <w:rsid w:val="004113DC"/>
    <w:rsid w:val="004116E8"/>
    <w:rsid w:val="00411E7B"/>
    <w:rsid w:val="00411F7E"/>
    <w:rsid w:val="00412808"/>
    <w:rsid w:val="00412AFD"/>
    <w:rsid w:val="00412CBC"/>
    <w:rsid w:val="00412D96"/>
    <w:rsid w:val="00412F1F"/>
    <w:rsid w:val="00412F67"/>
    <w:rsid w:val="004131E1"/>
    <w:rsid w:val="0041363A"/>
    <w:rsid w:val="004137EF"/>
    <w:rsid w:val="0041409C"/>
    <w:rsid w:val="004141D0"/>
    <w:rsid w:val="004141E7"/>
    <w:rsid w:val="00414438"/>
    <w:rsid w:val="004144F3"/>
    <w:rsid w:val="00414B19"/>
    <w:rsid w:val="00414B1D"/>
    <w:rsid w:val="004151C7"/>
    <w:rsid w:val="00415607"/>
    <w:rsid w:val="00415720"/>
    <w:rsid w:val="004157A6"/>
    <w:rsid w:val="00415B23"/>
    <w:rsid w:val="00415B9D"/>
    <w:rsid w:val="00415E27"/>
    <w:rsid w:val="00415F9F"/>
    <w:rsid w:val="00416078"/>
    <w:rsid w:val="004160B8"/>
    <w:rsid w:val="00416322"/>
    <w:rsid w:val="0041662A"/>
    <w:rsid w:val="00416797"/>
    <w:rsid w:val="00416AB8"/>
    <w:rsid w:val="00416C12"/>
    <w:rsid w:val="00416C1F"/>
    <w:rsid w:val="00416E3B"/>
    <w:rsid w:val="0041722D"/>
    <w:rsid w:val="0041770E"/>
    <w:rsid w:val="00417EAB"/>
    <w:rsid w:val="00417F0D"/>
    <w:rsid w:val="004200BF"/>
    <w:rsid w:val="00420130"/>
    <w:rsid w:val="0042021D"/>
    <w:rsid w:val="0042042C"/>
    <w:rsid w:val="00420576"/>
    <w:rsid w:val="00420744"/>
    <w:rsid w:val="00420745"/>
    <w:rsid w:val="00420812"/>
    <w:rsid w:val="004208D2"/>
    <w:rsid w:val="004209A2"/>
    <w:rsid w:val="004209B1"/>
    <w:rsid w:val="00420D25"/>
    <w:rsid w:val="00420E14"/>
    <w:rsid w:val="00420F01"/>
    <w:rsid w:val="0042145D"/>
    <w:rsid w:val="0042210B"/>
    <w:rsid w:val="004221C2"/>
    <w:rsid w:val="004222D7"/>
    <w:rsid w:val="00422463"/>
    <w:rsid w:val="00422508"/>
    <w:rsid w:val="00422A46"/>
    <w:rsid w:val="00422B41"/>
    <w:rsid w:val="00422CC8"/>
    <w:rsid w:val="00423303"/>
    <w:rsid w:val="0042380D"/>
    <w:rsid w:val="00423A21"/>
    <w:rsid w:val="00423C6A"/>
    <w:rsid w:val="00423CCC"/>
    <w:rsid w:val="00423F71"/>
    <w:rsid w:val="0042464A"/>
    <w:rsid w:val="0042496B"/>
    <w:rsid w:val="00424AB4"/>
    <w:rsid w:val="00424B70"/>
    <w:rsid w:val="00424C98"/>
    <w:rsid w:val="00424D8B"/>
    <w:rsid w:val="00424E1E"/>
    <w:rsid w:val="00424EC1"/>
    <w:rsid w:val="004254AC"/>
    <w:rsid w:val="00425868"/>
    <w:rsid w:val="00425AA7"/>
    <w:rsid w:val="00425DB9"/>
    <w:rsid w:val="0042602E"/>
    <w:rsid w:val="00426428"/>
    <w:rsid w:val="004267B1"/>
    <w:rsid w:val="00426A58"/>
    <w:rsid w:val="00426A7C"/>
    <w:rsid w:val="00426D06"/>
    <w:rsid w:val="00426F14"/>
    <w:rsid w:val="00427483"/>
    <w:rsid w:val="00427920"/>
    <w:rsid w:val="0042797F"/>
    <w:rsid w:val="00427A80"/>
    <w:rsid w:val="00427FD7"/>
    <w:rsid w:val="004302C1"/>
    <w:rsid w:val="004304B8"/>
    <w:rsid w:val="004304B9"/>
    <w:rsid w:val="004304BF"/>
    <w:rsid w:val="00430667"/>
    <w:rsid w:val="0043069E"/>
    <w:rsid w:val="00430B62"/>
    <w:rsid w:val="00430D9C"/>
    <w:rsid w:val="00430F7E"/>
    <w:rsid w:val="0043114F"/>
    <w:rsid w:val="00431368"/>
    <w:rsid w:val="004315A3"/>
    <w:rsid w:val="0043178E"/>
    <w:rsid w:val="004317D2"/>
    <w:rsid w:val="00431F70"/>
    <w:rsid w:val="0043238F"/>
    <w:rsid w:val="0043246C"/>
    <w:rsid w:val="004325D0"/>
    <w:rsid w:val="0043276A"/>
    <w:rsid w:val="004327D6"/>
    <w:rsid w:val="00432837"/>
    <w:rsid w:val="00432D81"/>
    <w:rsid w:val="004333B1"/>
    <w:rsid w:val="0043359F"/>
    <w:rsid w:val="004335C8"/>
    <w:rsid w:val="00434407"/>
    <w:rsid w:val="00434569"/>
    <w:rsid w:val="00434713"/>
    <w:rsid w:val="004349D0"/>
    <w:rsid w:val="00434A98"/>
    <w:rsid w:val="00435150"/>
    <w:rsid w:val="00435583"/>
    <w:rsid w:val="00435794"/>
    <w:rsid w:val="0043594E"/>
    <w:rsid w:val="00435A7D"/>
    <w:rsid w:val="00435C16"/>
    <w:rsid w:val="00435D2B"/>
    <w:rsid w:val="00436247"/>
    <w:rsid w:val="00436375"/>
    <w:rsid w:val="0043675C"/>
    <w:rsid w:val="0043742F"/>
    <w:rsid w:val="0043752C"/>
    <w:rsid w:val="0043759E"/>
    <w:rsid w:val="0043772F"/>
    <w:rsid w:val="00437B73"/>
    <w:rsid w:val="00437C20"/>
    <w:rsid w:val="00437EBC"/>
    <w:rsid w:val="004404B4"/>
    <w:rsid w:val="0044094F"/>
    <w:rsid w:val="0044095A"/>
    <w:rsid w:val="00441172"/>
    <w:rsid w:val="0044181B"/>
    <w:rsid w:val="0044187C"/>
    <w:rsid w:val="004420B0"/>
    <w:rsid w:val="004420E0"/>
    <w:rsid w:val="004422A2"/>
    <w:rsid w:val="004425F9"/>
    <w:rsid w:val="00442AB8"/>
    <w:rsid w:val="00442B67"/>
    <w:rsid w:val="004430C9"/>
    <w:rsid w:val="00443462"/>
    <w:rsid w:val="0044380F"/>
    <w:rsid w:val="004438CB"/>
    <w:rsid w:val="00443B37"/>
    <w:rsid w:val="00444226"/>
    <w:rsid w:val="00444297"/>
    <w:rsid w:val="00444499"/>
    <w:rsid w:val="00444500"/>
    <w:rsid w:val="00444AAA"/>
    <w:rsid w:val="00444DBE"/>
    <w:rsid w:val="00445038"/>
    <w:rsid w:val="0044507A"/>
    <w:rsid w:val="004454DC"/>
    <w:rsid w:val="0044586F"/>
    <w:rsid w:val="004458B2"/>
    <w:rsid w:val="00445A2B"/>
    <w:rsid w:val="00445A9D"/>
    <w:rsid w:val="00445B06"/>
    <w:rsid w:val="00445B9C"/>
    <w:rsid w:val="00445C32"/>
    <w:rsid w:val="00445D24"/>
    <w:rsid w:val="00446251"/>
    <w:rsid w:val="004468F0"/>
    <w:rsid w:val="00446B3E"/>
    <w:rsid w:val="00446CAC"/>
    <w:rsid w:val="00446FAF"/>
    <w:rsid w:val="004471AE"/>
    <w:rsid w:val="004475C4"/>
    <w:rsid w:val="00447B10"/>
    <w:rsid w:val="00447C72"/>
    <w:rsid w:val="00447D4A"/>
    <w:rsid w:val="00447FFE"/>
    <w:rsid w:val="00450381"/>
    <w:rsid w:val="00450385"/>
    <w:rsid w:val="004504ED"/>
    <w:rsid w:val="004507B6"/>
    <w:rsid w:val="0045092E"/>
    <w:rsid w:val="0045095D"/>
    <w:rsid w:val="00450A6D"/>
    <w:rsid w:val="00450AA2"/>
    <w:rsid w:val="00450C76"/>
    <w:rsid w:val="00450D64"/>
    <w:rsid w:val="00450F2F"/>
    <w:rsid w:val="00451759"/>
    <w:rsid w:val="0045188A"/>
    <w:rsid w:val="00451948"/>
    <w:rsid w:val="00451ABF"/>
    <w:rsid w:val="0045286A"/>
    <w:rsid w:val="00452AEB"/>
    <w:rsid w:val="00452DCD"/>
    <w:rsid w:val="00452E52"/>
    <w:rsid w:val="00452F7B"/>
    <w:rsid w:val="0045300D"/>
    <w:rsid w:val="00453244"/>
    <w:rsid w:val="0045337C"/>
    <w:rsid w:val="004535A2"/>
    <w:rsid w:val="0045382F"/>
    <w:rsid w:val="00453A5F"/>
    <w:rsid w:val="00453C09"/>
    <w:rsid w:val="00453D2E"/>
    <w:rsid w:val="00453F0E"/>
    <w:rsid w:val="00454CF8"/>
    <w:rsid w:val="00454D40"/>
    <w:rsid w:val="00454DF9"/>
    <w:rsid w:val="00455212"/>
    <w:rsid w:val="0045539B"/>
    <w:rsid w:val="00455557"/>
    <w:rsid w:val="0045597A"/>
    <w:rsid w:val="00455FD8"/>
    <w:rsid w:val="00455FE7"/>
    <w:rsid w:val="00456274"/>
    <w:rsid w:val="004569F9"/>
    <w:rsid w:val="00456CDA"/>
    <w:rsid w:val="00456ED7"/>
    <w:rsid w:val="00456FF1"/>
    <w:rsid w:val="0045717A"/>
    <w:rsid w:val="00457353"/>
    <w:rsid w:val="004603B7"/>
    <w:rsid w:val="004604C8"/>
    <w:rsid w:val="00460545"/>
    <w:rsid w:val="00460760"/>
    <w:rsid w:val="0046080F"/>
    <w:rsid w:val="004608EB"/>
    <w:rsid w:val="00460BA1"/>
    <w:rsid w:val="00460C2C"/>
    <w:rsid w:val="00461037"/>
    <w:rsid w:val="00461076"/>
    <w:rsid w:val="004610A4"/>
    <w:rsid w:val="004614E7"/>
    <w:rsid w:val="00461899"/>
    <w:rsid w:val="00461B6A"/>
    <w:rsid w:val="00461BAE"/>
    <w:rsid w:val="00461E36"/>
    <w:rsid w:val="00461F97"/>
    <w:rsid w:val="004620C9"/>
    <w:rsid w:val="004626D1"/>
    <w:rsid w:val="004629B0"/>
    <w:rsid w:val="00462AF3"/>
    <w:rsid w:val="00462FA6"/>
    <w:rsid w:val="00462FB7"/>
    <w:rsid w:val="0046316A"/>
    <w:rsid w:val="0046333D"/>
    <w:rsid w:val="0046354B"/>
    <w:rsid w:val="00463AE2"/>
    <w:rsid w:val="00463E83"/>
    <w:rsid w:val="00463F19"/>
    <w:rsid w:val="0046403F"/>
    <w:rsid w:val="004640DC"/>
    <w:rsid w:val="0046433F"/>
    <w:rsid w:val="0046447A"/>
    <w:rsid w:val="00464939"/>
    <w:rsid w:val="004653F9"/>
    <w:rsid w:val="0046547D"/>
    <w:rsid w:val="00465735"/>
    <w:rsid w:val="00465781"/>
    <w:rsid w:val="00465A0F"/>
    <w:rsid w:val="00465C88"/>
    <w:rsid w:val="004660CA"/>
    <w:rsid w:val="0046617E"/>
    <w:rsid w:val="0046674E"/>
    <w:rsid w:val="00466F0B"/>
    <w:rsid w:val="00467033"/>
    <w:rsid w:val="00467082"/>
    <w:rsid w:val="00467342"/>
    <w:rsid w:val="004677E0"/>
    <w:rsid w:val="00467AE2"/>
    <w:rsid w:val="00467B94"/>
    <w:rsid w:val="00467F21"/>
    <w:rsid w:val="004700AA"/>
    <w:rsid w:val="00470234"/>
    <w:rsid w:val="00470632"/>
    <w:rsid w:val="004709F1"/>
    <w:rsid w:val="00470B22"/>
    <w:rsid w:val="00470F6D"/>
    <w:rsid w:val="00471BE9"/>
    <w:rsid w:val="00471F73"/>
    <w:rsid w:val="0047205D"/>
    <w:rsid w:val="004721F4"/>
    <w:rsid w:val="0047233B"/>
    <w:rsid w:val="004725EE"/>
    <w:rsid w:val="00472DE7"/>
    <w:rsid w:val="0047302B"/>
    <w:rsid w:val="00473099"/>
    <w:rsid w:val="0047346A"/>
    <w:rsid w:val="00473486"/>
    <w:rsid w:val="0047368C"/>
    <w:rsid w:val="00473771"/>
    <w:rsid w:val="00473907"/>
    <w:rsid w:val="00473A20"/>
    <w:rsid w:val="00473A92"/>
    <w:rsid w:val="00473F03"/>
    <w:rsid w:val="0047404C"/>
    <w:rsid w:val="0047405C"/>
    <w:rsid w:val="0047441B"/>
    <w:rsid w:val="00474430"/>
    <w:rsid w:val="00474431"/>
    <w:rsid w:val="00474630"/>
    <w:rsid w:val="0047463A"/>
    <w:rsid w:val="00474730"/>
    <w:rsid w:val="00474929"/>
    <w:rsid w:val="00474B94"/>
    <w:rsid w:val="00474DED"/>
    <w:rsid w:val="0047523B"/>
    <w:rsid w:val="00475382"/>
    <w:rsid w:val="0047573A"/>
    <w:rsid w:val="00475910"/>
    <w:rsid w:val="004759DE"/>
    <w:rsid w:val="00475A2A"/>
    <w:rsid w:val="00475ACC"/>
    <w:rsid w:val="00475E81"/>
    <w:rsid w:val="00475FC7"/>
    <w:rsid w:val="00476518"/>
    <w:rsid w:val="00476785"/>
    <w:rsid w:val="00476C78"/>
    <w:rsid w:val="00476D72"/>
    <w:rsid w:val="00476FCF"/>
    <w:rsid w:val="0047741A"/>
    <w:rsid w:val="004774AF"/>
    <w:rsid w:val="0047753B"/>
    <w:rsid w:val="00477D90"/>
    <w:rsid w:val="0048021B"/>
    <w:rsid w:val="0048038C"/>
    <w:rsid w:val="0048040A"/>
    <w:rsid w:val="004804AD"/>
    <w:rsid w:val="004804D1"/>
    <w:rsid w:val="004804D7"/>
    <w:rsid w:val="004810E6"/>
    <w:rsid w:val="004811DD"/>
    <w:rsid w:val="004814C2"/>
    <w:rsid w:val="00481BB9"/>
    <w:rsid w:val="00481E4A"/>
    <w:rsid w:val="0048214B"/>
    <w:rsid w:val="004823E4"/>
    <w:rsid w:val="00482564"/>
    <w:rsid w:val="00482657"/>
    <w:rsid w:val="00482F69"/>
    <w:rsid w:val="00483390"/>
    <w:rsid w:val="00483554"/>
    <w:rsid w:val="0048358B"/>
    <w:rsid w:val="00483C3B"/>
    <w:rsid w:val="00483C6E"/>
    <w:rsid w:val="00484568"/>
    <w:rsid w:val="00484614"/>
    <w:rsid w:val="0048485B"/>
    <w:rsid w:val="004849AB"/>
    <w:rsid w:val="00484E9A"/>
    <w:rsid w:val="004851BC"/>
    <w:rsid w:val="004854CE"/>
    <w:rsid w:val="00485959"/>
    <w:rsid w:val="00485D28"/>
    <w:rsid w:val="00485E20"/>
    <w:rsid w:val="0048631B"/>
    <w:rsid w:val="004863EC"/>
    <w:rsid w:val="00486430"/>
    <w:rsid w:val="00486527"/>
    <w:rsid w:val="00486CB5"/>
    <w:rsid w:val="00486CC1"/>
    <w:rsid w:val="00486F5C"/>
    <w:rsid w:val="00486F9E"/>
    <w:rsid w:val="00487092"/>
    <w:rsid w:val="00487593"/>
    <w:rsid w:val="0049007E"/>
    <w:rsid w:val="004903BF"/>
    <w:rsid w:val="004904DE"/>
    <w:rsid w:val="004905A1"/>
    <w:rsid w:val="00490DF9"/>
    <w:rsid w:val="00490F8A"/>
    <w:rsid w:val="00490FDE"/>
    <w:rsid w:val="00490FF6"/>
    <w:rsid w:val="0049108F"/>
    <w:rsid w:val="004912C8"/>
    <w:rsid w:val="0049134F"/>
    <w:rsid w:val="00491418"/>
    <w:rsid w:val="00491B2A"/>
    <w:rsid w:val="00491D83"/>
    <w:rsid w:val="00492018"/>
    <w:rsid w:val="004920D4"/>
    <w:rsid w:val="00492241"/>
    <w:rsid w:val="0049235B"/>
    <w:rsid w:val="004925F1"/>
    <w:rsid w:val="0049301E"/>
    <w:rsid w:val="00493761"/>
    <w:rsid w:val="00493808"/>
    <w:rsid w:val="00493C94"/>
    <w:rsid w:val="00493CE6"/>
    <w:rsid w:val="0049422C"/>
    <w:rsid w:val="00494360"/>
    <w:rsid w:val="004944E6"/>
    <w:rsid w:val="00494C08"/>
    <w:rsid w:val="004951C9"/>
    <w:rsid w:val="0049546D"/>
    <w:rsid w:val="004955B5"/>
    <w:rsid w:val="00495623"/>
    <w:rsid w:val="00495719"/>
    <w:rsid w:val="00495AFB"/>
    <w:rsid w:val="00495E6A"/>
    <w:rsid w:val="0049603D"/>
    <w:rsid w:val="0049660B"/>
    <w:rsid w:val="004967FD"/>
    <w:rsid w:val="004969DD"/>
    <w:rsid w:val="00496CE4"/>
    <w:rsid w:val="00496CFB"/>
    <w:rsid w:val="00496D24"/>
    <w:rsid w:val="004979A2"/>
    <w:rsid w:val="00497C5F"/>
    <w:rsid w:val="00497F9F"/>
    <w:rsid w:val="004A0143"/>
    <w:rsid w:val="004A01BA"/>
    <w:rsid w:val="004A01BB"/>
    <w:rsid w:val="004A043D"/>
    <w:rsid w:val="004A071D"/>
    <w:rsid w:val="004A0722"/>
    <w:rsid w:val="004A0A72"/>
    <w:rsid w:val="004A0AB9"/>
    <w:rsid w:val="004A0BAA"/>
    <w:rsid w:val="004A0CE7"/>
    <w:rsid w:val="004A0F20"/>
    <w:rsid w:val="004A107D"/>
    <w:rsid w:val="004A10EC"/>
    <w:rsid w:val="004A13B6"/>
    <w:rsid w:val="004A1491"/>
    <w:rsid w:val="004A1668"/>
    <w:rsid w:val="004A170B"/>
    <w:rsid w:val="004A1775"/>
    <w:rsid w:val="004A17C2"/>
    <w:rsid w:val="004A18C1"/>
    <w:rsid w:val="004A1C94"/>
    <w:rsid w:val="004A1CD6"/>
    <w:rsid w:val="004A20A8"/>
    <w:rsid w:val="004A2493"/>
    <w:rsid w:val="004A26CF"/>
    <w:rsid w:val="004A26E8"/>
    <w:rsid w:val="004A270F"/>
    <w:rsid w:val="004A2734"/>
    <w:rsid w:val="004A2B71"/>
    <w:rsid w:val="004A2B86"/>
    <w:rsid w:val="004A2E03"/>
    <w:rsid w:val="004A300B"/>
    <w:rsid w:val="004A316A"/>
    <w:rsid w:val="004A32B8"/>
    <w:rsid w:val="004A32DE"/>
    <w:rsid w:val="004A3368"/>
    <w:rsid w:val="004A3BAE"/>
    <w:rsid w:val="004A3E89"/>
    <w:rsid w:val="004A401F"/>
    <w:rsid w:val="004A471C"/>
    <w:rsid w:val="004A4835"/>
    <w:rsid w:val="004A4AE3"/>
    <w:rsid w:val="004A4C61"/>
    <w:rsid w:val="004A4E79"/>
    <w:rsid w:val="004A4FAB"/>
    <w:rsid w:val="004A5000"/>
    <w:rsid w:val="004A51C2"/>
    <w:rsid w:val="004A5273"/>
    <w:rsid w:val="004A571B"/>
    <w:rsid w:val="004A57BB"/>
    <w:rsid w:val="004A59F2"/>
    <w:rsid w:val="004A6015"/>
    <w:rsid w:val="004A626E"/>
    <w:rsid w:val="004A6334"/>
    <w:rsid w:val="004A648B"/>
    <w:rsid w:val="004A6950"/>
    <w:rsid w:val="004A7121"/>
    <w:rsid w:val="004A71E0"/>
    <w:rsid w:val="004A74BC"/>
    <w:rsid w:val="004A7619"/>
    <w:rsid w:val="004A76B0"/>
    <w:rsid w:val="004A7702"/>
    <w:rsid w:val="004A78A6"/>
    <w:rsid w:val="004A79E9"/>
    <w:rsid w:val="004A7A85"/>
    <w:rsid w:val="004A7BCD"/>
    <w:rsid w:val="004A7D66"/>
    <w:rsid w:val="004B0289"/>
    <w:rsid w:val="004B03AE"/>
    <w:rsid w:val="004B054C"/>
    <w:rsid w:val="004B0B1C"/>
    <w:rsid w:val="004B0DC4"/>
    <w:rsid w:val="004B0FB3"/>
    <w:rsid w:val="004B1186"/>
    <w:rsid w:val="004B17CF"/>
    <w:rsid w:val="004B1A26"/>
    <w:rsid w:val="004B1B26"/>
    <w:rsid w:val="004B1BB4"/>
    <w:rsid w:val="004B1E80"/>
    <w:rsid w:val="004B23E8"/>
    <w:rsid w:val="004B29FB"/>
    <w:rsid w:val="004B2E00"/>
    <w:rsid w:val="004B2FB6"/>
    <w:rsid w:val="004B312E"/>
    <w:rsid w:val="004B36E1"/>
    <w:rsid w:val="004B388F"/>
    <w:rsid w:val="004B3A0A"/>
    <w:rsid w:val="004B3AA5"/>
    <w:rsid w:val="004B3B93"/>
    <w:rsid w:val="004B3BB0"/>
    <w:rsid w:val="004B3C81"/>
    <w:rsid w:val="004B3D27"/>
    <w:rsid w:val="004B3DD5"/>
    <w:rsid w:val="004B3DDA"/>
    <w:rsid w:val="004B415F"/>
    <w:rsid w:val="004B4192"/>
    <w:rsid w:val="004B4556"/>
    <w:rsid w:val="004B4557"/>
    <w:rsid w:val="004B4A7A"/>
    <w:rsid w:val="004B4B0B"/>
    <w:rsid w:val="004B4CA8"/>
    <w:rsid w:val="004B4DDF"/>
    <w:rsid w:val="004B4EEC"/>
    <w:rsid w:val="004B5577"/>
    <w:rsid w:val="004B5A0F"/>
    <w:rsid w:val="004B5FF3"/>
    <w:rsid w:val="004B64E0"/>
    <w:rsid w:val="004B6790"/>
    <w:rsid w:val="004B684E"/>
    <w:rsid w:val="004B6D02"/>
    <w:rsid w:val="004B7248"/>
    <w:rsid w:val="004B72A3"/>
    <w:rsid w:val="004B72DE"/>
    <w:rsid w:val="004B73B6"/>
    <w:rsid w:val="004B75D7"/>
    <w:rsid w:val="004B79E3"/>
    <w:rsid w:val="004C02BC"/>
    <w:rsid w:val="004C03B9"/>
    <w:rsid w:val="004C04C9"/>
    <w:rsid w:val="004C05E6"/>
    <w:rsid w:val="004C0612"/>
    <w:rsid w:val="004C065B"/>
    <w:rsid w:val="004C06D8"/>
    <w:rsid w:val="004C0C49"/>
    <w:rsid w:val="004C0C8E"/>
    <w:rsid w:val="004C0EC9"/>
    <w:rsid w:val="004C11C8"/>
    <w:rsid w:val="004C1325"/>
    <w:rsid w:val="004C13CD"/>
    <w:rsid w:val="004C13FB"/>
    <w:rsid w:val="004C149E"/>
    <w:rsid w:val="004C15E8"/>
    <w:rsid w:val="004C175C"/>
    <w:rsid w:val="004C1936"/>
    <w:rsid w:val="004C199F"/>
    <w:rsid w:val="004C1C61"/>
    <w:rsid w:val="004C1E8C"/>
    <w:rsid w:val="004C2143"/>
    <w:rsid w:val="004C21FD"/>
    <w:rsid w:val="004C22F7"/>
    <w:rsid w:val="004C234E"/>
    <w:rsid w:val="004C2A8B"/>
    <w:rsid w:val="004C2E68"/>
    <w:rsid w:val="004C2E87"/>
    <w:rsid w:val="004C32EA"/>
    <w:rsid w:val="004C32FE"/>
    <w:rsid w:val="004C3474"/>
    <w:rsid w:val="004C348F"/>
    <w:rsid w:val="004C39F7"/>
    <w:rsid w:val="004C4191"/>
    <w:rsid w:val="004C4279"/>
    <w:rsid w:val="004C43F0"/>
    <w:rsid w:val="004C45D3"/>
    <w:rsid w:val="004C4729"/>
    <w:rsid w:val="004C4896"/>
    <w:rsid w:val="004C48A1"/>
    <w:rsid w:val="004C48EF"/>
    <w:rsid w:val="004C4C7E"/>
    <w:rsid w:val="004C50C5"/>
    <w:rsid w:val="004C525E"/>
    <w:rsid w:val="004C52E5"/>
    <w:rsid w:val="004C5324"/>
    <w:rsid w:val="004C58E4"/>
    <w:rsid w:val="004C5964"/>
    <w:rsid w:val="004C59A1"/>
    <w:rsid w:val="004C5A54"/>
    <w:rsid w:val="004C5B10"/>
    <w:rsid w:val="004C5CD9"/>
    <w:rsid w:val="004C5D81"/>
    <w:rsid w:val="004C62DD"/>
    <w:rsid w:val="004C6337"/>
    <w:rsid w:val="004C642A"/>
    <w:rsid w:val="004C65B8"/>
    <w:rsid w:val="004C694C"/>
    <w:rsid w:val="004C6952"/>
    <w:rsid w:val="004C6F25"/>
    <w:rsid w:val="004C7188"/>
    <w:rsid w:val="004C7435"/>
    <w:rsid w:val="004C775A"/>
    <w:rsid w:val="004C7E68"/>
    <w:rsid w:val="004C7EED"/>
    <w:rsid w:val="004D011E"/>
    <w:rsid w:val="004D07DF"/>
    <w:rsid w:val="004D0D05"/>
    <w:rsid w:val="004D0EDB"/>
    <w:rsid w:val="004D0FFC"/>
    <w:rsid w:val="004D1674"/>
    <w:rsid w:val="004D1A07"/>
    <w:rsid w:val="004D1B0C"/>
    <w:rsid w:val="004D1CAA"/>
    <w:rsid w:val="004D1CCE"/>
    <w:rsid w:val="004D1EF9"/>
    <w:rsid w:val="004D210C"/>
    <w:rsid w:val="004D2688"/>
    <w:rsid w:val="004D274C"/>
    <w:rsid w:val="004D2AE3"/>
    <w:rsid w:val="004D2C6B"/>
    <w:rsid w:val="004D2EC4"/>
    <w:rsid w:val="004D2F5F"/>
    <w:rsid w:val="004D2FAE"/>
    <w:rsid w:val="004D32DF"/>
    <w:rsid w:val="004D337E"/>
    <w:rsid w:val="004D33B5"/>
    <w:rsid w:val="004D35EB"/>
    <w:rsid w:val="004D374A"/>
    <w:rsid w:val="004D3782"/>
    <w:rsid w:val="004D3795"/>
    <w:rsid w:val="004D3A92"/>
    <w:rsid w:val="004D458B"/>
    <w:rsid w:val="004D47FB"/>
    <w:rsid w:val="004D4A22"/>
    <w:rsid w:val="004D50CC"/>
    <w:rsid w:val="004D51EC"/>
    <w:rsid w:val="004D54D1"/>
    <w:rsid w:val="004D5DAD"/>
    <w:rsid w:val="004D5FD3"/>
    <w:rsid w:val="004D5FF1"/>
    <w:rsid w:val="004D6027"/>
    <w:rsid w:val="004D64F9"/>
    <w:rsid w:val="004D686C"/>
    <w:rsid w:val="004D69B5"/>
    <w:rsid w:val="004D6D17"/>
    <w:rsid w:val="004D6E03"/>
    <w:rsid w:val="004D7012"/>
    <w:rsid w:val="004D70C5"/>
    <w:rsid w:val="004D7177"/>
    <w:rsid w:val="004D76CC"/>
    <w:rsid w:val="004D799E"/>
    <w:rsid w:val="004D7C2E"/>
    <w:rsid w:val="004D7FA4"/>
    <w:rsid w:val="004E0104"/>
    <w:rsid w:val="004E0519"/>
    <w:rsid w:val="004E06AA"/>
    <w:rsid w:val="004E099C"/>
    <w:rsid w:val="004E0FC0"/>
    <w:rsid w:val="004E1052"/>
    <w:rsid w:val="004E1233"/>
    <w:rsid w:val="004E15B3"/>
    <w:rsid w:val="004E1927"/>
    <w:rsid w:val="004E1AED"/>
    <w:rsid w:val="004E1B48"/>
    <w:rsid w:val="004E1E11"/>
    <w:rsid w:val="004E1E4E"/>
    <w:rsid w:val="004E2039"/>
    <w:rsid w:val="004E255F"/>
    <w:rsid w:val="004E26BD"/>
    <w:rsid w:val="004E26EA"/>
    <w:rsid w:val="004E29C1"/>
    <w:rsid w:val="004E2D20"/>
    <w:rsid w:val="004E2DB2"/>
    <w:rsid w:val="004E3239"/>
    <w:rsid w:val="004E3C22"/>
    <w:rsid w:val="004E3ED4"/>
    <w:rsid w:val="004E3EEA"/>
    <w:rsid w:val="004E3F65"/>
    <w:rsid w:val="004E3FB4"/>
    <w:rsid w:val="004E41A8"/>
    <w:rsid w:val="004E4493"/>
    <w:rsid w:val="004E4496"/>
    <w:rsid w:val="004E47BC"/>
    <w:rsid w:val="004E4A0B"/>
    <w:rsid w:val="004E4B7C"/>
    <w:rsid w:val="004E4D86"/>
    <w:rsid w:val="004E4E2F"/>
    <w:rsid w:val="004E54DC"/>
    <w:rsid w:val="004E5553"/>
    <w:rsid w:val="004E59B2"/>
    <w:rsid w:val="004E5B2A"/>
    <w:rsid w:val="004E5D4C"/>
    <w:rsid w:val="004E5E9B"/>
    <w:rsid w:val="004E6378"/>
    <w:rsid w:val="004E63B2"/>
    <w:rsid w:val="004E68CA"/>
    <w:rsid w:val="004E6D62"/>
    <w:rsid w:val="004E70B6"/>
    <w:rsid w:val="004E71B0"/>
    <w:rsid w:val="004E74E8"/>
    <w:rsid w:val="004E7823"/>
    <w:rsid w:val="004E7828"/>
    <w:rsid w:val="004E7B55"/>
    <w:rsid w:val="004E7C83"/>
    <w:rsid w:val="004F00D6"/>
    <w:rsid w:val="004F072F"/>
    <w:rsid w:val="004F08B6"/>
    <w:rsid w:val="004F09A5"/>
    <w:rsid w:val="004F0C55"/>
    <w:rsid w:val="004F0EAF"/>
    <w:rsid w:val="004F1221"/>
    <w:rsid w:val="004F1230"/>
    <w:rsid w:val="004F1596"/>
    <w:rsid w:val="004F1B26"/>
    <w:rsid w:val="004F23A4"/>
    <w:rsid w:val="004F2750"/>
    <w:rsid w:val="004F2883"/>
    <w:rsid w:val="004F29A6"/>
    <w:rsid w:val="004F2BD4"/>
    <w:rsid w:val="004F349C"/>
    <w:rsid w:val="004F36B2"/>
    <w:rsid w:val="004F3C38"/>
    <w:rsid w:val="004F3D24"/>
    <w:rsid w:val="004F3DF6"/>
    <w:rsid w:val="004F402E"/>
    <w:rsid w:val="004F417E"/>
    <w:rsid w:val="004F47B3"/>
    <w:rsid w:val="004F47FF"/>
    <w:rsid w:val="004F4FB4"/>
    <w:rsid w:val="004F528E"/>
    <w:rsid w:val="004F5810"/>
    <w:rsid w:val="004F5A2A"/>
    <w:rsid w:val="004F5BFE"/>
    <w:rsid w:val="004F5D74"/>
    <w:rsid w:val="004F5E07"/>
    <w:rsid w:val="004F6096"/>
    <w:rsid w:val="004F63E7"/>
    <w:rsid w:val="004F66A4"/>
    <w:rsid w:val="004F6ACA"/>
    <w:rsid w:val="004F6F2F"/>
    <w:rsid w:val="004F70EF"/>
    <w:rsid w:val="004F7206"/>
    <w:rsid w:val="004F733A"/>
    <w:rsid w:val="004F75B0"/>
    <w:rsid w:val="004F762C"/>
    <w:rsid w:val="004F7BDD"/>
    <w:rsid w:val="004F7EAB"/>
    <w:rsid w:val="004F7FD6"/>
    <w:rsid w:val="004F7FEA"/>
    <w:rsid w:val="005001FA"/>
    <w:rsid w:val="00500788"/>
    <w:rsid w:val="00500A13"/>
    <w:rsid w:val="00500A58"/>
    <w:rsid w:val="00500B0A"/>
    <w:rsid w:val="00500BDA"/>
    <w:rsid w:val="00500C87"/>
    <w:rsid w:val="00501981"/>
    <w:rsid w:val="00501F4C"/>
    <w:rsid w:val="00502329"/>
    <w:rsid w:val="00502370"/>
    <w:rsid w:val="00502942"/>
    <w:rsid w:val="00502BF8"/>
    <w:rsid w:val="00502D72"/>
    <w:rsid w:val="00502DE6"/>
    <w:rsid w:val="00502E1F"/>
    <w:rsid w:val="0050373F"/>
    <w:rsid w:val="00503911"/>
    <w:rsid w:val="00503B07"/>
    <w:rsid w:val="00503C7F"/>
    <w:rsid w:val="005041AE"/>
    <w:rsid w:val="00504353"/>
    <w:rsid w:val="00504A44"/>
    <w:rsid w:val="00504A81"/>
    <w:rsid w:val="00505400"/>
    <w:rsid w:val="0050541C"/>
    <w:rsid w:val="00505590"/>
    <w:rsid w:val="00505A6B"/>
    <w:rsid w:val="0050666D"/>
    <w:rsid w:val="0050674E"/>
    <w:rsid w:val="00506C41"/>
    <w:rsid w:val="005071AC"/>
    <w:rsid w:val="00507388"/>
    <w:rsid w:val="0050780F"/>
    <w:rsid w:val="00507BC7"/>
    <w:rsid w:val="00507EBC"/>
    <w:rsid w:val="00507F94"/>
    <w:rsid w:val="00510473"/>
    <w:rsid w:val="00510507"/>
    <w:rsid w:val="00510558"/>
    <w:rsid w:val="00510575"/>
    <w:rsid w:val="00510E86"/>
    <w:rsid w:val="00510E8A"/>
    <w:rsid w:val="00510F6C"/>
    <w:rsid w:val="00510F9B"/>
    <w:rsid w:val="00511108"/>
    <w:rsid w:val="0051122D"/>
    <w:rsid w:val="005112EF"/>
    <w:rsid w:val="00511417"/>
    <w:rsid w:val="0051174E"/>
    <w:rsid w:val="00511A99"/>
    <w:rsid w:val="00511D48"/>
    <w:rsid w:val="00512238"/>
    <w:rsid w:val="00512673"/>
    <w:rsid w:val="00512B0E"/>
    <w:rsid w:val="00512B58"/>
    <w:rsid w:val="00512F3A"/>
    <w:rsid w:val="00513638"/>
    <w:rsid w:val="0051363C"/>
    <w:rsid w:val="005138E0"/>
    <w:rsid w:val="0051393E"/>
    <w:rsid w:val="00513992"/>
    <w:rsid w:val="00513D81"/>
    <w:rsid w:val="00513FED"/>
    <w:rsid w:val="00514443"/>
    <w:rsid w:val="00514771"/>
    <w:rsid w:val="00514964"/>
    <w:rsid w:val="00514ACB"/>
    <w:rsid w:val="00514AFD"/>
    <w:rsid w:val="00514D4E"/>
    <w:rsid w:val="00514EEE"/>
    <w:rsid w:val="00515123"/>
    <w:rsid w:val="005151DD"/>
    <w:rsid w:val="005154B0"/>
    <w:rsid w:val="0051554B"/>
    <w:rsid w:val="0051579B"/>
    <w:rsid w:val="00515BE3"/>
    <w:rsid w:val="0051632C"/>
    <w:rsid w:val="005163D4"/>
    <w:rsid w:val="00516514"/>
    <w:rsid w:val="0051697F"/>
    <w:rsid w:val="005176D8"/>
    <w:rsid w:val="005177C6"/>
    <w:rsid w:val="00517819"/>
    <w:rsid w:val="00517A9F"/>
    <w:rsid w:val="00517CE9"/>
    <w:rsid w:val="00517E4C"/>
    <w:rsid w:val="00517FA0"/>
    <w:rsid w:val="005200DD"/>
    <w:rsid w:val="00520147"/>
    <w:rsid w:val="005202F5"/>
    <w:rsid w:val="00520C39"/>
    <w:rsid w:val="00521083"/>
    <w:rsid w:val="00521476"/>
    <w:rsid w:val="00521628"/>
    <w:rsid w:val="00521890"/>
    <w:rsid w:val="00521898"/>
    <w:rsid w:val="0052192C"/>
    <w:rsid w:val="00521C3C"/>
    <w:rsid w:val="00521C73"/>
    <w:rsid w:val="00521D85"/>
    <w:rsid w:val="00521F55"/>
    <w:rsid w:val="00521FE5"/>
    <w:rsid w:val="005224B2"/>
    <w:rsid w:val="0052254A"/>
    <w:rsid w:val="005227A6"/>
    <w:rsid w:val="0052291B"/>
    <w:rsid w:val="00522D5B"/>
    <w:rsid w:val="00522E32"/>
    <w:rsid w:val="00522F62"/>
    <w:rsid w:val="0052343D"/>
    <w:rsid w:val="005234D2"/>
    <w:rsid w:val="005239A2"/>
    <w:rsid w:val="00523F60"/>
    <w:rsid w:val="00523F70"/>
    <w:rsid w:val="00523FE0"/>
    <w:rsid w:val="005241F5"/>
    <w:rsid w:val="0052446B"/>
    <w:rsid w:val="005246E8"/>
    <w:rsid w:val="005247B1"/>
    <w:rsid w:val="005249D6"/>
    <w:rsid w:val="005250A7"/>
    <w:rsid w:val="0052541F"/>
    <w:rsid w:val="00525793"/>
    <w:rsid w:val="005257FC"/>
    <w:rsid w:val="0052584E"/>
    <w:rsid w:val="00525866"/>
    <w:rsid w:val="005258D6"/>
    <w:rsid w:val="00525DC8"/>
    <w:rsid w:val="00525E46"/>
    <w:rsid w:val="00525EBD"/>
    <w:rsid w:val="00525FF0"/>
    <w:rsid w:val="005260A8"/>
    <w:rsid w:val="005260AA"/>
    <w:rsid w:val="005267B5"/>
    <w:rsid w:val="00526CBC"/>
    <w:rsid w:val="00526F76"/>
    <w:rsid w:val="00527405"/>
    <w:rsid w:val="0052741C"/>
    <w:rsid w:val="00527CBA"/>
    <w:rsid w:val="00527E51"/>
    <w:rsid w:val="00530BE3"/>
    <w:rsid w:val="0053102A"/>
    <w:rsid w:val="0053128A"/>
    <w:rsid w:val="005312DB"/>
    <w:rsid w:val="00531356"/>
    <w:rsid w:val="00531A7D"/>
    <w:rsid w:val="00532280"/>
    <w:rsid w:val="00532291"/>
    <w:rsid w:val="0053254B"/>
    <w:rsid w:val="0053257F"/>
    <w:rsid w:val="005326BB"/>
    <w:rsid w:val="00532B07"/>
    <w:rsid w:val="00532B46"/>
    <w:rsid w:val="00532CFA"/>
    <w:rsid w:val="005330C6"/>
    <w:rsid w:val="00533109"/>
    <w:rsid w:val="0053319D"/>
    <w:rsid w:val="005333FB"/>
    <w:rsid w:val="00533520"/>
    <w:rsid w:val="0053372C"/>
    <w:rsid w:val="0053385D"/>
    <w:rsid w:val="00533892"/>
    <w:rsid w:val="00533A98"/>
    <w:rsid w:val="00533BD5"/>
    <w:rsid w:val="00533EF8"/>
    <w:rsid w:val="00534145"/>
    <w:rsid w:val="005342E9"/>
    <w:rsid w:val="00534372"/>
    <w:rsid w:val="005343EF"/>
    <w:rsid w:val="00534669"/>
    <w:rsid w:val="00534773"/>
    <w:rsid w:val="005347B4"/>
    <w:rsid w:val="0053483C"/>
    <w:rsid w:val="0053497C"/>
    <w:rsid w:val="00534980"/>
    <w:rsid w:val="00534A6B"/>
    <w:rsid w:val="00534B66"/>
    <w:rsid w:val="005351C5"/>
    <w:rsid w:val="00535604"/>
    <w:rsid w:val="005356BD"/>
    <w:rsid w:val="00535AED"/>
    <w:rsid w:val="00535ED6"/>
    <w:rsid w:val="00535EF5"/>
    <w:rsid w:val="005362F3"/>
    <w:rsid w:val="00536379"/>
    <w:rsid w:val="00536938"/>
    <w:rsid w:val="00536D4F"/>
    <w:rsid w:val="00536E11"/>
    <w:rsid w:val="0053705E"/>
    <w:rsid w:val="00537510"/>
    <w:rsid w:val="00537926"/>
    <w:rsid w:val="005379F1"/>
    <w:rsid w:val="00537E1C"/>
    <w:rsid w:val="00537E3B"/>
    <w:rsid w:val="0054071F"/>
    <w:rsid w:val="00540A15"/>
    <w:rsid w:val="00540B07"/>
    <w:rsid w:val="00540D78"/>
    <w:rsid w:val="00540DB1"/>
    <w:rsid w:val="005413BD"/>
    <w:rsid w:val="00541516"/>
    <w:rsid w:val="00541892"/>
    <w:rsid w:val="00541A7A"/>
    <w:rsid w:val="00541C57"/>
    <w:rsid w:val="005428CA"/>
    <w:rsid w:val="00542BEC"/>
    <w:rsid w:val="00542FE3"/>
    <w:rsid w:val="00543B26"/>
    <w:rsid w:val="0054402A"/>
    <w:rsid w:val="005443D5"/>
    <w:rsid w:val="0054452F"/>
    <w:rsid w:val="005448CB"/>
    <w:rsid w:val="0054497F"/>
    <w:rsid w:val="005449B5"/>
    <w:rsid w:val="00544FED"/>
    <w:rsid w:val="0054512D"/>
    <w:rsid w:val="0054526A"/>
    <w:rsid w:val="00545483"/>
    <w:rsid w:val="0054559E"/>
    <w:rsid w:val="0054563F"/>
    <w:rsid w:val="00545B10"/>
    <w:rsid w:val="00546265"/>
    <w:rsid w:val="00546709"/>
    <w:rsid w:val="00546778"/>
    <w:rsid w:val="005469AD"/>
    <w:rsid w:val="00546ABA"/>
    <w:rsid w:val="00546E5A"/>
    <w:rsid w:val="00546ECB"/>
    <w:rsid w:val="0054714D"/>
    <w:rsid w:val="0054733E"/>
    <w:rsid w:val="00547B1E"/>
    <w:rsid w:val="00547BA4"/>
    <w:rsid w:val="0055024D"/>
    <w:rsid w:val="0055098D"/>
    <w:rsid w:val="00550CC5"/>
    <w:rsid w:val="00550F62"/>
    <w:rsid w:val="005511DC"/>
    <w:rsid w:val="0055193A"/>
    <w:rsid w:val="00551A38"/>
    <w:rsid w:val="00551AF4"/>
    <w:rsid w:val="00551DBF"/>
    <w:rsid w:val="005521B2"/>
    <w:rsid w:val="0055252B"/>
    <w:rsid w:val="005526E6"/>
    <w:rsid w:val="005527F6"/>
    <w:rsid w:val="0055281C"/>
    <w:rsid w:val="00552A74"/>
    <w:rsid w:val="00552AF5"/>
    <w:rsid w:val="00552B79"/>
    <w:rsid w:val="00552F4B"/>
    <w:rsid w:val="00552F7E"/>
    <w:rsid w:val="00553272"/>
    <w:rsid w:val="0055354F"/>
    <w:rsid w:val="0055376C"/>
    <w:rsid w:val="00553A99"/>
    <w:rsid w:val="00553EE2"/>
    <w:rsid w:val="0055403C"/>
    <w:rsid w:val="005543C8"/>
    <w:rsid w:val="005544F6"/>
    <w:rsid w:val="00554716"/>
    <w:rsid w:val="00554FEE"/>
    <w:rsid w:val="005550DA"/>
    <w:rsid w:val="00555274"/>
    <w:rsid w:val="005556E7"/>
    <w:rsid w:val="00555BAA"/>
    <w:rsid w:val="00555BC3"/>
    <w:rsid w:val="00555FB8"/>
    <w:rsid w:val="00556143"/>
    <w:rsid w:val="0055667A"/>
    <w:rsid w:val="00556976"/>
    <w:rsid w:val="0055698B"/>
    <w:rsid w:val="00556CC5"/>
    <w:rsid w:val="00556E8E"/>
    <w:rsid w:val="0055728C"/>
    <w:rsid w:val="00557293"/>
    <w:rsid w:val="00557777"/>
    <w:rsid w:val="005577F9"/>
    <w:rsid w:val="00557C0C"/>
    <w:rsid w:val="00557D4C"/>
    <w:rsid w:val="00557ED2"/>
    <w:rsid w:val="00560062"/>
    <w:rsid w:val="005608E4"/>
    <w:rsid w:val="00560B9D"/>
    <w:rsid w:val="00560D29"/>
    <w:rsid w:val="005612AE"/>
    <w:rsid w:val="0056136B"/>
    <w:rsid w:val="005617D4"/>
    <w:rsid w:val="005619D0"/>
    <w:rsid w:val="00561B42"/>
    <w:rsid w:val="0056203C"/>
    <w:rsid w:val="00562154"/>
    <w:rsid w:val="005627AA"/>
    <w:rsid w:val="00562DE4"/>
    <w:rsid w:val="00562DF3"/>
    <w:rsid w:val="005632A1"/>
    <w:rsid w:val="0056352F"/>
    <w:rsid w:val="005636F2"/>
    <w:rsid w:val="0056376A"/>
    <w:rsid w:val="00563857"/>
    <w:rsid w:val="00563898"/>
    <w:rsid w:val="00563E86"/>
    <w:rsid w:val="00563E90"/>
    <w:rsid w:val="00564229"/>
    <w:rsid w:val="0056462A"/>
    <w:rsid w:val="005647D5"/>
    <w:rsid w:val="0056483C"/>
    <w:rsid w:val="00564896"/>
    <w:rsid w:val="00565034"/>
    <w:rsid w:val="0056516D"/>
    <w:rsid w:val="0056557A"/>
    <w:rsid w:val="0056561E"/>
    <w:rsid w:val="005656C6"/>
    <w:rsid w:val="00565831"/>
    <w:rsid w:val="00565A35"/>
    <w:rsid w:val="00565C7C"/>
    <w:rsid w:val="00565F0E"/>
    <w:rsid w:val="005660C5"/>
    <w:rsid w:val="00566412"/>
    <w:rsid w:val="0056660D"/>
    <w:rsid w:val="00566AA7"/>
    <w:rsid w:val="00566BCD"/>
    <w:rsid w:val="00566D41"/>
    <w:rsid w:val="00567149"/>
    <w:rsid w:val="005675F6"/>
    <w:rsid w:val="0056770E"/>
    <w:rsid w:val="005678FF"/>
    <w:rsid w:val="0056792F"/>
    <w:rsid w:val="00567DCD"/>
    <w:rsid w:val="00567E92"/>
    <w:rsid w:val="005704D8"/>
    <w:rsid w:val="0057066F"/>
    <w:rsid w:val="00570935"/>
    <w:rsid w:val="005709CD"/>
    <w:rsid w:val="00570A74"/>
    <w:rsid w:val="00570AE1"/>
    <w:rsid w:val="00570ED5"/>
    <w:rsid w:val="00571161"/>
    <w:rsid w:val="005711C0"/>
    <w:rsid w:val="005713A9"/>
    <w:rsid w:val="00571787"/>
    <w:rsid w:val="00571866"/>
    <w:rsid w:val="00571A5E"/>
    <w:rsid w:val="00571BA7"/>
    <w:rsid w:val="00571E7B"/>
    <w:rsid w:val="00572161"/>
    <w:rsid w:val="00572196"/>
    <w:rsid w:val="00572D2A"/>
    <w:rsid w:val="00572F68"/>
    <w:rsid w:val="00573255"/>
    <w:rsid w:val="005734F2"/>
    <w:rsid w:val="00574061"/>
    <w:rsid w:val="005743D5"/>
    <w:rsid w:val="005745E2"/>
    <w:rsid w:val="005747D0"/>
    <w:rsid w:val="0057490E"/>
    <w:rsid w:val="00574D96"/>
    <w:rsid w:val="00574E98"/>
    <w:rsid w:val="0057593F"/>
    <w:rsid w:val="00575EAD"/>
    <w:rsid w:val="0057605A"/>
    <w:rsid w:val="00576189"/>
    <w:rsid w:val="00576531"/>
    <w:rsid w:val="0057674F"/>
    <w:rsid w:val="0057730E"/>
    <w:rsid w:val="005773FD"/>
    <w:rsid w:val="00577A0A"/>
    <w:rsid w:val="00577A8B"/>
    <w:rsid w:val="00577BB0"/>
    <w:rsid w:val="00580407"/>
    <w:rsid w:val="00580879"/>
    <w:rsid w:val="005809B8"/>
    <w:rsid w:val="00580CF5"/>
    <w:rsid w:val="00580DCD"/>
    <w:rsid w:val="005814D3"/>
    <w:rsid w:val="005814F1"/>
    <w:rsid w:val="00582075"/>
    <w:rsid w:val="0058237E"/>
    <w:rsid w:val="00582528"/>
    <w:rsid w:val="0058262B"/>
    <w:rsid w:val="00582AE2"/>
    <w:rsid w:val="00582E18"/>
    <w:rsid w:val="00583330"/>
    <w:rsid w:val="0058348C"/>
    <w:rsid w:val="00583958"/>
    <w:rsid w:val="00583D03"/>
    <w:rsid w:val="00583DB9"/>
    <w:rsid w:val="005840D0"/>
    <w:rsid w:val="00584214"/>
    <w:rsid w:val="005845B8"/>
    <w:rsid w:val="005845F8"/>
    <w:rsid w:val="0058508D"/>
    <w:rsid w:val="005853FE"/>
    <w:rsid w:val="00585461"/>
    <w:rsid w:val="00585860"/>
    <w:rsid w:val="0058608D"/>
    <w:rsid w:val="00586E59"/>
    <w:rsid w:val="005872A5"/>
    <w:rsid w:val="00587810"/>
    <w:rsid w:val="00587C32"/>
    <w:rsid w:val="00587F0D"/>
    <w:rsid w:val="005903B1"/>
    <w:rsid w:val="00590642"/>
    <w:rsid w:val="00590A13"/>
    <w:rsid w:val="00590AE6"/>
    <w:rsid w:val="00590AFA"/>
    <w:rsid w:val="0059117A"/>
    <w:rsid w:val="00591330"/>
    <w:rsid w:val="0059158D"/>
    <w:rsid w:val="00591690"/>
    <w:rsid w:val="005918F4"/>
    <w:rsid w:val="00591BDB"/>
    <w:rsid w:val="00591F1B"/>
    <w:rsid w:val="00591F70"/>
    <w:rsid w:val="00592158"/>
    <w:rsid w:val="00592284"/>
    <w:rsid w:val="00592730"/>
    <w:rsid w:val="00592E14"/>
    <w:rsid w:val="00593144"/>
    <w:rsid w:val="00593599"/>
    <w:rsid w:val="00593AB2"/>
    <w:rsid w:val="00594062"/>
    <w:rsid w:val="00594077"/>
    <w:rsid w:val="005940BA"/>
    <w:rsid w:val="005940EA"/>
    <w:rsid w:val="00594354"/>
    <w:rsid w:val="005947A1"/>
    <w:rsid w:val="00594D9C"/>
    <w:rsid w:val="00594E67"/>
    <w:rsid w:val="00594E8F"/>
    <w:rsid w:val="00594EC9"/>
    <w:rsid w:val="00594F36"/>
    <w:rsid w:val="005950BE"/>
    <w:rsid w:val="005950FC"/>
    <w:rsid w:val="0059537B"/>
    <w:rsid w:val="00595473"/>
    <w:rsid w:val="005957C2"/>
    <w:rsid w:val="00595895"/>
    <w:rsid w:val="005959CC"/>
    <w:rsid w:val="00595C0D"/>
    <w:rsid w:val="00595C6C"/>
    <w:rsid w:val="00596269"/>
    <w:rsid w:val="0059647C"/>
    <w:rsid w:val="0059783C"/>
    <w:rsid w:val="00597CFC"/>
    <w:rsid w:val="00597E47"/>
    <w:rsid w:val="00597EC8"/>
    <w:rsid w:val="00597EEA"/>
    <w:rsid w:val="005A0660"/>
    <w:rsid w:val="005A06D7"/>
    <w:rsid w:val="005A06E6"/>
    <w:rsid w:val="005A09D8"/>
    <w:rsid w:val="005A0D41"/>
    <w:rsid w:val="005A1452"/>
    <w:rsid w:val="005A14AA"/>
    <w:rsid w:val="005A1B0D"/>
    <w:rsid w:val="005A1CF4"/>
    <w:rsid w:val="005A1E1F"/>
    <w:rsid w:val="005A1F0C"/>
    <w:rsid w:val="005A23B9"/>
    <w:rsid w:val="005A2894"/>
    <w:rsid w:val="005A2ABD"/>
    <w:rsid w:val="005A302B"/>
    <w:rsid w:val="005A3368"/>
    <w:rsid w:val="005A366D"/>
    <w:rsid w:val="005A369D"/>
    <w:rsid w:val="005A374F"/>
    <w:rsid w:val="005A3A4D"/>
    <w:rsid w:val="005A3FC2"/>
    <w:rsid w:val="005A40AB"/>
    <w:rsid w:val="005A40F7"/>
    <w:rsid w:val="005A447C"/>
    <w:rsid w:val="005A463F"/>
    <w:rsid w:val="005A4652"/>
    <w:rsid w:val="005A4A3A"/>
    <w:rsid w:val="005A4D69"/>
    <w:rsid w:val="005A4D9B"/>
    <w:rsid w:val="005A4F82"/>
    <w:rsid w:val="005A51D0"/>
    <w:rsid w:val="005A55F8"/>
    <w:rsid w:val="005A56AB"/>
    <w:rsid w:val="005A56F7"/>
    <w:rsid w:val="005A582B"/>
    <w:rsid w:val="005A5E33"/>
    <w:rsid w:val="005A6057"/>
    <w:rsid w:val="005A671F"/>
    <w:rsid w:val="005A6BBF"/>
    <w:rsid w:val="005A6D9D"/>
    <w:rsid w:val="005A6E60"/>
    <w:rsid w:val="005A729D"/>
    <w:rsid w:val="005A74B4"/>
    <w:rsid w:val="005A74C6"/>
    <w:rsid w:val="005A75DA"/>
    <w:rsid w:val="005A7736"/>
    <w:rsid w:val="005B00A8"/>
    <w:rsid w:val="005B05EC"/>
    <w:rsid w:val="005B077C"/>
    <w:rsid w:val="005B07BA"/>
    <w:rsid w:val="005B0D98"/>
    <w:rsid w:val="005B12F7"/>
    <w:rsid w:val="005B1AFE"/>
    <w:rsid w:val="005B1EB1"/>
    <w:rsid w:val="005B1F07"/>
    <w:rsid w:val="005B224C"/>
    <w:rsid w:val="005B2672"/>
    <w:rsid w:val="005B2798"/>
    <w:rsid w:val="005B28D0"/>
    <w:rsid w:val="005B29EF"/>
    <w:rsid w:val="005B2D7D"/>
    <w:rsid w:val="005B2E87"/>
    <w:rsid w:val="005B3079"/>
    <w:rsid w:val="005B3132"/>
    <w:rsid w:val="005B314A"/>
    <w:rsid w:val="005B3340"/>
    <w:rsid w:val="005B3687"/>
    <w:rsid w:val="005B39A0"/>
    <w:rsid w:val="005B39DA"/>
    <w:rsid w:val="005B3B83"/>
    <w:rsid w:val="005B3DFB"/>
    <w:rsid w:val="005B4154"/>
    <w:rsid w:val="005B4230"/>
    <w:rsid w:val="005B435D"/>
    <w:rsid w:val="005B47DB"/>
    <w:rsid w:val="005B4ADB"/>
    <w:rsid w:val="005B4B5A"/>
    <w:rsid w:val="005B4BA4"/>
    <w:rsid w:val="005B4D6D"/>
    <w:rsid w:val="005B4D7B"/>
    <w:rsid w:val="005B4EFD"/>
    <w:rsid w:val="005B4F4C"/>
    <w:rsid w:val="005B50EA"/>
    <w:rsid w:val="005B5580"/>
    <w:rsid w:val="005B565E"/>
    <w:rsid w:val="005B5A6D"/>
    <w:rsid w:val="005B5B3C"/>
    <w:rsid w:val="005B5CE3"/>
    <w:rsid w:val="005B643A"/>
    <w:rsid w:val="005B6853"/>
    <w:rsid w:val="005B6B4A"/>
    <w:rsid w:val="005B6BF2"/>
    <w:rsid w:val="005B7299"/>
    <w:rsid w:val="005B7452"/>
    <w:rsid w:val="005B757A"/>
    <w:rsid w:val="005B766D"/>
    <w:rsid w:val="005B77C9"/>
    <w:rsid w:val="005B7816"/>
    <w:rsid w:val="005B7AF4"/>
    <w:rsid w:val="005B7C5F"/>
    <w:rsid w:val="005B7C8F"/>
    <w:rsid w:val="005B7CF4"/>
    <w:rsid w:val="005C03AF"/>
    <w:rsid w:val="005C0784"/>
    <w:rsid w:val="005C09BF"/>
    <w:rsid w:val="005C1357"/>
    <w:rsid w:val="005C18DE"/>
    <w:rsid w:val="005C1CD2"/>
    <w:rsid w:val="005C23FF"/>
    <w:rsid w:val="005C255C"/>
    <w:rsid w:val="005C25E3"/>
    <w:rsid w:val="005C262D"/>
    <w:rsid w:val="005C272B"/>
    <w:rsid w:val="005C27B7"/>
    <w:rsid w:val="005C2934"/>
    <w:rsid w:val="005C2DB0"/>
    <w:rsid w:val="005C2E8E"/>
    <w:rsid w:val="005C2FE1"/>
    <w:rsid w:val="005C3030"/>
    <w:rsid w:val="005C3279"/>
    <w:rsid w:val="005C32A5"/>
    <w:rsid w:val="005C35A0"/>
    <w:rsid w:val="005C3690"/>
    <w:rsid w:val="005C3A92"/>
    <w:rsid w:val="005C3BAF"/>
    <w:rsid w:val="005C3C84"/>
    <w:rsid w:val="005C41F0"/>
    <w:rsid w:val="005C45B0"/>
    <w:rsid w:val="005C45D9"/>
    <w:rsid w:val="005C47B1"/>
    <w:rsid w:val="005C4879"/>
    <w:rsid w:val="005C4B5D"/>
    <w:rsid w:val="005C513E"/>
    <w:rsid w:val="005C543C"/>
    <w:rsid w:val="005C58BD"/>
    <w:rsid w:val="005C5AE2"/>
    <w:rsid w:val="005C6029"/>
    <w:rsid w:val="005C6227"/>
    <w:rsid w:val="005C652B"/>
    <w:rsid w:val="005C6537"/>
    <w:rsid w:val="005C6637"/>
    <w:rsid w:val="005C6750"/>
    <w:rsid w:val="005C6A12"/>
    <w:rsid w:val="005C6C3C"/>
    <w:rsid w:val="005C6D1A"/>
    <w:rsid w:val="005C6E8A"/>
    <w:rsid w:val="005C71CA"/>
    <w:rsid w:val="005C7543"/>
    <w:rsid w:val="005C7E39"/>
    <w:rsid w:val="005C7F21"/>
    <w:rsid w:val="005D018A"/>
    <w:rsid w:val="005D0365"/>
    <w:rsid w:val="005D03DA"/>
    <w:rsid w:val="005D0469"/>
    <w:rsid w:val="005D06F9"/>
    <w:rsid w:val="005D07E2"/>
    <w:rsid w:val="005D0A45"/>
    <w:rsid w:val="005D1121"/>
    <w:rsid w:val="005D1A4D"/>
    <w:rsid w:val="005D1C78"/>
    <w:rsid w:val="005D1DF5"/>
    <w:rsid w:val="005D1E37"/>
    <w:rsid w:val="005D1F54"/>
    <w:rsid w:val="005D221A"/>
    <w:rsid w:val="005D25BF"/>
    <w:rsid w:val="005D26CF"/>
    <w:rsid w:val="005D2719"/>
    <w:rsid w:val="005D2C70"/>
    <w:rsid w:val="005D2F18"/>
    <w:rsid w:val="005D30D3"/>
    <w:rsid w:val="005D3A9F"/>
    <w:rsid w:val="005D3C70"/>
    <w:rsid w:val="005D40B6"/>
    <w:rsid w:val="005D469B"/>
    <w:rsid w:val="005D51CF"/>
    <w:rsid w:val="005D51E9"/>
    <w:rsid w:val="005D54CF"/>
    <w:rsid w:val="005D5A88"/>
    <w:rsid w:val="005D5C6B"/>
    <w:rsid w:val="005D5D31"/>
    <w:rsid w:val="005D5F68"/>
    <w:rsid w:val="005D694A"/>
    <w:rsid w:val="005D6D65"/>
    <w:rsid w:val="005D7025"/>
    <w:rsid w:val="005D75CD"/>
    <w:rsid w:val="005D775C"/>
    <w:rsid w:val="005D7AB6"/>
    <w:rsid w:val="005D7B25"/>
    <w:rsid w:val="005D7CB8"/>
    <w:rsid w:val="005D7F82"/>
    <w:rsid w:val="005E0142"/>
    <w:rsid w:val="005E0395"/>
    <w:rsid w:val="005E04D9"/>
    <w:rsid w:val="005E06A0"/>
    <w:rsid w:val="005E087C"/>
    <w:rsid w:val="005E0A41"/>
    <w:rsid w:val="005E0F8D"/>
    <w:rsid w:val="005E1547"/>
    <w:rsid w:val="005E157A"/>
    <w:rsid w:val="005E15DB"/>
    <w:rsid w:val="005E17BB"/>
    <w:rsid w:val="005E1A6F"/>
    <w:rsid w:val="005E2061"/>
    <w:rsid w:val="005E24F0"/>
    <w:rsid w:val="005E2EF9"/>
    <w:rsid w:val="005E33D8"/>
    <w:rsid w:val="005E3504"/>
    <w:rsid w:val="005E366E"/>
    <w:rsid w:val="005E36E7"/>
    <w:rsid w:val="005E39C3"/>
    <w:rsid w:val="005E3D88"/>
    <w:rsid w:val="005E3DE0"/>
    <w:rsid w:val="005E3E20"/>
    <w:rsid w:val="005E4013"/>
    <w:rsid w:val="005E4266"/>
    <w:rsid w:val="005E44A3"/>
    <w:rsid w:val="005E4A1B"/>
    <w:rsid w:val="005E4CF4"/>
    <w:rsid w:val="005E5275"/>
    <w:rsid w:val="005E52D4"/>
    <w:rsid w:val="005E5708"/>
    <w:rsid w:val="005E58BE"/>
    <w:rsid w:val="005E5D98"/>
    <w:rsid w:val="005E5EBA"/>
    <w:rsid w:val="005E6104"/>
    <w:rsid w:val="005E61E3"/>
    <w:rsid w:val="005E6579"/>
    <w:rsid w:val="005E65A5"/>
    <w:rsid w:val="005E67B1"/>
    <w:rsid w:val="005E67BB"/>
    <w:rsid w:val="005E6EF9"/>
    <w:rsid w:val="005E7067"/>
    <w:rsid w:val="005E76DB"/>
    <w:rsid w:val="005E78D3"/>
    <w:rsid w:val="005E7B25"/>
    <w:rsid w:val="005E7BA7"/>
    <w:rsid w:val="005E7D8E"/>
    <w:rsid w:val="005E7E22"/>
    <w:rsid w:val="005E7EE9"/>
    <w:rsid w:val="005E7FAE"/>
    <w:rsid w:val="005F005B"/>
    <w:rsid w:val="005F0177"/>
    <w:rsid w:val="005F04A7"/>
    <w:rsid w:val="005F0534"/>
    <w:rsid w:val="005F05ED"/>
    <w:rsid w:val="005F0B29"/>
    <w:rsid w:val="005F0F6B"/>
    <w:rsid w:val="005F13BE"/>
    <w:rsid w:val="005F161D"/>
    <w:rsid w:val="005F16FE"/>
    <w:rsid w:val="005F17AA"/>
    <w:rsid w:val="005F1A22"/>
    <w:rsid w:val="005F1CC1"/>
    <w:rsid w:val="005F1D4B"/>
    <w:rsid w:val="005F1DBC"/>
    <w:rsid w:val="005F1FF4"/>
    <w:rsid w:val="005F20AB"/>
    <w:rsid w:val="005F2650"/>
    <w:rsid w:val="005F2A40"/>
    <w:rsid w:val="005F2B77"/>
    <w:rsid w:val="005F2C8E"/>
    <w:rsid w:val="005F2F0F"/>
    <w:rsid w:val="005F301B"/>
    <w:rsid w:val="005F3386"/>
    <w:rsid w:val="005F33C4"/>
    <w:rsid w:val="005F3559"/>
    <w:rsid w:val="005F3768"/>
    <w:rsid w:val="005F394C"/>
    <w:rsid w:val="005F3A0F"/>
    <w:rsid w:val="005F3BE1"/>
    <w:rsid w:val="005F3CB7"/>
    <w:rsid w:val="005F3E12"/>
    <w:rsid w:val="005F3E8B"/>
    <w:rsid w:val="005F3F86"/>
    <w:rsid w:val="005F4271"/>
    <w:rsid w:val="005F42D2"/>
    <w:rsid w:val="005F456D"/>
    <w:rsid w:val="005F4593"/>
    <w:rsid w:val="005F45BC"/>
    <w:rsid w:val="005F489C"/>
    <w:rsid w:val="005F493C"/>
    <w:rsid w:val="005F4ED2"/>
    <w:rsid w:val="005F53A5"/>
    <w:rsid w:val="005F5462"/>
    <w:rsid w:val="005F579B"/>
    <w:rsid w:val="005F5ABA"/>
    <w:rsid w:val="005F5C44"/>
    <w:rsid w:val="005F5CCB"/>
    <w:rsid w:val="005F5EA2"/>
    <w:rsid w:val="005F61D2"/>
    <w:rsid w:val="005F620A"/>
    <w:rsid w:val="005F63EE"/>
    <w:rsid w:val="005F6619"/>
    <w:rsid w:val="005F66C9"/>
    <w:rsid w:val="005F6936"/>
    <w:rsid w:val="005F72F4"/>
    <w:rsid w:val="005F7390"/>
    <w:rsid w:val="005F74CA"/>
    <w:rsid w:val="005F759B"/>
    <w:rsid w:val="005F76BB"/>
    <w:rsid w:val="00600082"/>
    <w:rsid w:val="0060012D"/>
    <w:rsid w:val="00600188"/>
    <w:rsid w:val="00600397"/>
    <w:rsid w:val="00600460"/>
    <w:rsid w:val="00600BD5"/>
    <w:rsid w:val="00600CAC"/>
    <w:rsid w:val="006013D7"/>
    <w:rsid w:val="0060148B"/>
    <w:rsid w:val="006017BB"/>
    <w:rsid w:val="00601951"/>
    <w:rsid w:val="00601A2B"/>
    <w:rsid w:val="00601C5D"/>
    <w:rsid w:val="00601FC7"/>
    <w:rsid w:val="00602595"/>
    <w:rsid w:val="006025B1"/>
    <w:rsid w:val="006026D0"/>
    <w:rsid w:val="00602769"/>
    <w:rsid w:val="00602798"/>
    <w:rsid w:val="00602C23"/>
    <w:rsid w:val="00602D13"/>
    <w:rsid w:val="00602D54"/>
    <w:rsid w:val="00602DA6"/>
    <w:rsid w:val="00602FB4"/>
    <w:rsid w:val="006032D6"/>
    <w:rsid w:val="006033D9"/>
    <w:rsid w:val="0060353A"/>
    <w:rsid w:val="0060353F"/>
    <w:rsid w:val="00603696"/>
    <w:rsid w:val="006036AB"/>
    <w:rsid w:val="0060399F"/>
    <w:rsid w:val="006039C5"/>
    <w:rsid w:val="00603B9C"/>
    <w:rsid w:val="00604102"/>
    <w:rsid w:val="00604409"/>
    <w:rsid w:val="0060448E"/>
    <w:rsid w:val="00604771"/>
    <w:rsid w:val="006049BF"/>
    <w:rsid w:val="00604B87"/>
    <w:rsid w:val="00604C36"/>
    <w:rsid w:val="00604C64"/>
    <w:rsid w:val="00604E22"/>
    <w:rsid w:val="00604F14"/>
    <w:rsid w:val="00605052"/>
    <w:rsid w:val="0060536D"/>
    <w:rsid w:val="006053E8"/>
    <w:rsid w:val="00605B7E"/>
    <w:rsid w:val="00605BBE"/>
    <w:rsid w:val="00605BCA"/>
    <w:rsid w:val="006061F5"/>
    <w:rsid w:val="00606219"/>
    <w:rsid w:val="006063CE"/>
    <w:rsid w:val="006065BD"/>
    <w:rsid w:val="0060675E"/>
    <w:rsid w:val="006068B3"/>
    <w:rsid w:val="006068C7"/>
    <w:rsid w:val="0060694A"/>
    <w:rsid w:val="00606DB7"/>
    <w:rsid w:val="00606E30"/>
    <w:rsid w:val="00606F0F"/>
    <w:rsid w:val="00607121"/>
    <w:rsid w:val="0060746D"/>
    <w:rsid w:val="006076AD"/>
    <w:rsid w:val="006076B6"/>
    <w:rsid w:val="00607A32"/>
    <w:rsid w:val="00607A49"/>
    <w:rsid w:val="00607AA2"/>
    <w:rsid w:val="00607B91"/>
    <w:rsid w:val="00610643"/>
    <w:rsid w:val="006106A0"/>
    <w:rsid w:val="00610B73"/>
    <w:rsid w:val="00610E45"/>
    <w:rsid w:val="00611031"/>
    <w:rsid w:val="0061121D"/>
    <w:rsid w:val="006114A5"/>
    <w:rsid w:val="00611684"/>
    <w:rsid w:val="00611705"/>
    <w:rsid w:val="00611AA5"/>
    <w:rsid w:val="00611C0B"/>
    <w:rsid w:val="00611D93"/>
    <w:rsid w:val="006121C6"/>
    <w:rsid w:val="00612420"/>
    <w:rsid w:val="006125E4"/>
    <w:rsid w:val="00612A97"/>
    <w:rsid w:val="00612BDA"/>
    <w:rsid w:val="00612C16"/>
    <w:rsid w:val="00612E96"/>
    <w:rsid w:val="00612EB3"/>
    <w:rsid w:val="00612F9F"/>
    <w:rsid w:val="00613353"/>
    <w:rsid w:val="00613553"/>
    <w:rsid w:val="0061367F"/>
    <w:rsid w:val="00613B0A"/>
    <w:rsid w:val="00613B79"/>
    <w:rsid w:val="00613D5E"/>
    <w:rsid w:val="00613D90"/>
    <w:rsid w:val="00613DBD"/>
    <w:rsid w:val="0061416F"/>
    <w:rsid w:val="0061421F"/>
    <w:rsid w:val="00614233"/>
    <w:rsid w:val="006144ED"/>
    <w:rsid w:val="0061455D"/>
    <w:rsid w:val="006145F3"/>
    <w:rsid w:val="00614FC8"/>
    <w:rsid w:val="00615131"/>
    <w:rsid w:val="006159EC"/>
    <w:rsid w:val="00615C09"/>
    <w:rsid w:val="00615DC9"/>
    <w:rsid w:val="00615FA9"/>
    <w:rsid w:val="00616461"/>
    <w:rsid w:val="006164A2"/>
    <w:rsid w:val="00616513"/>
    <w:rsid w:val="00616746"/>
    <w:rsid w:val="00616B47"/>
    <w:rsid w:val="00616C11"/>
    <w:rsid w:val="006170BD"/>
    <w:rsid w:val="006173BC"/>
    <w:rsid w:val="006174D9"/>
    <w:rsid w:val="006174EC"/>
    <w:rsid w:val="00617595"/>
    <w:rsid w:val="006176AE"/>
    <w:rsid w:val="00617DB7"/>
    <w:rsid w:val="00617E68"/>
    <w:rsid w:val="0062064F"/>
    <w:rsid w:val="00620B07"/>
    <w:rsid w:val="00620DDC"/>
    <w:rsid w:val="0062105F"/>
    <w:rsid w:val="00621647"/>
    <w:rsid w:val="00621BCA"/>
    <w:rsid w:val="00621C1A"/>
    <w:rsid w:val="00621D55"/>
    <w:rsid w:val="00621EE3"/>
    <w:rsid w:val="00622180"/>
    <w:rsid w:val="006222A4"/>
    <w:rsid w:val="0062233F"/>
    <w:rsid w:val="006224AD"/>
    <w:rsid w:val="0062291B"/>
    <w:rsid w:val="00622AE4"/>
    <w:rsid w:val="00622B0F"/>
    <w:rsid w:val="00622D8E"/>
    <w:rsid w:val="00623DEF"/>
    <w:rsid w:val="006245C3"/>
    <w:rsid w:val="00624821"/>
    <w:rsid w:val="006249EA"/>
    <w:rsid w:val="00624CF2"/>
    <w:rsid w:val="00624F1A"/>
    <w:rsid w:val="00624F81"/>
    <w:rsid w:val="00625038"/>
    <w:rsid w:val="0062512C"/>
    <w:rsid w:val="00625134"/>
    <w:rsid w:val="006258CB"/>
    <w:rsid w:val="00625B17"/>
    <w:rsid w:val="00625F53"/>
    <w:rsid w:val="0062645C"/>
    <w:rsid w:val="00626725"/>
    <w:rsid w:val="0062684A"/>
    <w:rsid w:val="00626B0A"/>
    <w:rsid w:val="00626BCF"/>
    <w:rsid w:val="00626DAC"/>
    <w:rsid w:val="00627640"/>
    <w:rsid w:val="006278F7"/>
    <w:rsid w:val="00627D3D"/>
    <w:rsid w:val="00630155"/>
    <w:rsid w:val="006301DE"/>
    <w:rsid w:val="00630299"/>
    <w:rsid w:val="006303D8"/>
    <w:rsid w:val="006304DD"/>
    <w:rsid w:val="0063076A"/>
    <w:rsid w:val="006307F0"/>
    <w:rsid w:val="006308AD"/>
    <w:rsid w:val="00630901"/>
    <w:rsid w:val="00630B25"/>
    <w:rsid w:val="00630B52"/>
    <w:rsid w:val="00630E4E"/>
    <w:rsid w:val="0063138E"/>
    <w:rsid w:val="006313EE"/>
    <w:rsid w:val="00631498"/>
    <w:rsid w:val="00631626"/>
    <w:rsid w:val="0063169A"/>
    <w:rsid w:val="00631F90"/>
    <w:rsid w:val="006326EB"/>
    <w:rsid w:val="0063274D"/>
    <w:rsid w:val="00632A52"/>
    <w:rsid w:val="00632B67"/>
    <w:rsid w:val="00632D0D"/>
    <w:rsid w:val="00632F10"/>
    <w:rsid w:val="0063312F"/>
    <w:rsid w:val="00633459"/>
    <w:rsid w:val="00633645"/>
    <w:rsid w:val="0063374A"/>
    <w:rsid w:val="0063375D"/>
    <w:rsid w:val="00633B6E"/>
    <w:rsid w:val="00633D12"/>
    <w:rsid w:val="006347F6"/>
    <w:rsid w:val="00634925"/>
    <w:rsid w:val="00634968"/>
    <w:rsid w:val="00634B60"/>
    <w:rsid w:val="00634F69"/>
    <w:rsid w:val="00634FEF"/>
    <w:rsid w:val="006354AF"/>
    <w:rsid w:val="00635B13"/>
    <w:rsid w:val="00635DCB"/>
    <w:rsid w:val="00636070"/>
    <w:rsid w:val="0063610C"/>
    <w:rsid w:val="0063624F"/>
    <w:rsid w:val="00636309"/>
    <w:rsid w:val="00636344"/>
    <w:rsid w:val="006363B8"/>
    <w:rsid w:val="0063652A"/>
    <w:rsid w:val="0063679F"/>
    <w:rsid w:val="006370A7"/>
    <w:rsid w:val="00637300"/>
    <w:rsid w:val="0063741D"/>
    <w:rsid w:val="006378B3"/>
    <w:rsid w:val="00637A3A"/>
    <w:rsid w:val="00637F42"/>
    <w:rsid w:val="0064010E"/>
    <w:rsid w:val="00640573"/>
    <w:rsid w:val="0064057B"/>
    <w:rsid w:val="00640A2C"/>
    <w:rsid w:val="00640A3D"/>
    <w:rsid w:val="00640C8B"/>
    <w:rsid w:val="00640F1B"/>
    <w:rsid w:val="00641096"/>
    <w:rsid w:val="006412E3"/>
    <w:rsid w:val="0064134B"/>
    <w:rsid w:val="00641608"/>
    <w:rsid w:val="00641A13"/>
    <w:rsid w:val="00641A33"/>
    <w:rsid w:val="00641AF0"/>
    <w:rsid w:val="00641B19"/>
    <w:rsid w:val="00641EDE"/>
    <w:rsid w:val="0064206C"/>
    <w:rsid w:val="0064214D"/>
    <w:rsid w:val="00642407"/>
    <w:rsid w:val="006424F2"/>
    <w:rsid w:val="00642562"/>
    <w:rsid w:val="006425C2"/>
    <w:rsid w:val="00642805"/>
    <w:rsid w:val="00642915"/>
    <w:rsid w:val="00642AFC"/>
    <w:rsid w:val="00642D03"/>
    <w:rsid w:val="00643650"/>
    <w:rsid w:val="006438EF"/>
    <w:rsid w:val="00643A29"/>
    <w:rsid w:val="00643B6C"/>
    <w:rsid w:val="006442F4"/>
    <w:rsid w:val="0064447C"/>
    <w:rsid w:val="00645299"/>
    <w:rsid w:val="00645438"/>
    <w:rsid w:val="00645478"/>
    <w:rsid w:val="006458DA"/>
    <w:rsid w:val="006458FC"/>
    <w:rsid w:val="00645D7A"/>
    <w:rsid w:val="00645F61"/>
    <w:rsid w:val="00646005"/>
    <w:rsid w:val="006460DA"/>
    <w:rsid w:val="00646185"/>
    <w:rsid w:val="006461D8"/>
    <w:rsid w:val="006462B9"/>
    <w:rsid w:val="0064688E"/>
    <w:rsid w:val="006469BC"/>
    <w:rsid w:val="0065027C"/>
    <w:rsid w:val="0065071E"/>
    <w:rsid w:val="006508EB"/>
    <w:rsid w:val="00650CBA"/>
    <w:rsid w:val="00650CEB"/>
    <w:rsid w:val="00650D2C"/>
    <w:rsid w:val="00650F28"/>
    <w:rsid w:val="00651013"/>
    <w:rsid w:val="0065107C"/>
    <w:rsid w:val="006512E4"/>
    <w:rsid w:val="00651477"/>
    <w:rsid w:val="00651648"/>
    <w:rsid w:val="00651652"/>
    <w:rsid w:val="00652046"/>
    <w:rsid w:val="00652174"/>
    <w:rsid w:val="006522EA"/>
    <w:rsid w:val="0065230D"/>
    <w:rsid w:val="00652608"/>
    <w:rsid w:val="00652824"/>
    <w:rsid w:val="00652C7F"/>
    <w:rsid w:val="00652DE9"/>
    <w:rsid w:val="00653364"/>
    <w:rsid w:val="006533F8"/>
    <w:rsid w:val="006534C7"/>
    <w:rsid w:val="00653675"/>
    <w:rsid w:val="006536C6"/>
    <w:rsid w:val="006537E9"/>
    <w:rsid w:val="00653B78"/>
    <w:rsid w:val="00654039"/>
    <w:rsid w:val="006540BF"/>
    <w:rsid w:val="006540CD"/>
    <w:rsid w:val="00654546"/>
    <w:rsid w:val="00654663"/>
    <w:rsid w:val="006546D0"/>
    <w:rsid w:val="0065484D"/>
    <w:rsid w:val="00654CFB"/>
    <w:rsid w:val="00654E42"/>
    <w:rsid w:val="00654F58"/>
    <w:rsid w:val="0065505B"/>
    <w:rsid w:val="0065530D"/>
    <w:rsid w:val="006554F2"/>
    <w:rsid w:val="0065571B"/>
    <w:rsid w:val="00655BF6"/>
    <w:rsid w:val="00655D5F"/>
    <w:rsid w:val="00655DC9"/>
    <w:rsid w:val="00655E3F"/>
    <w:rsid w:val="00656515"/>
    <w:rsid w:val="006566A3"/>
    <w:rsid w:val="0065673A"/>
    <w:rsid w:val="00656837"/>
    <w:rsid w:val="00656A38"/>
    <w:rsid w:val="00656D75"/>
    <w:rsid w:val="00656E6C"/>
    <w:rsid w:val="00656E9C"/>
    <w:rsid w:val="00657160"/>
    <w:rsid w:val="006571E6"/>
    <w:rsid w:val="00660416"/>
    <w:rsid w:val="006604E2"/>
    <w:rsid w:val="006604F0"/>
    <w:rsid w:val="00660C33"/>
    <w:rsid w:val="006613EB"/>
    <w:rsid w:val="00661659"/>
    <w:rsid w:val="00662013"/>
    <w:rsid w:val="0066228C"/>
    <w:rsid w:val="00662889"/>
    <w:rsid w:val="006629AA"/>
    <w:rsid w:val="00662D67"/>
    <w:rsid w:val="0066327A"/>
    <w:rsid w:val="0066335B"/>
    <w:rsid w:val="0066353B"/>
    <w:rsid w:val="00663A2D"/>
    <w:rsid w:val="00663A4D"/>
    <w:rsid w:val="00663CDB"/>
    <w:rsid w:val="00664185"/>
    <w:rsid w:val="0066454F"/>
    <w:rsid w:val="0066462C"/>
    <w:rsid w:val="00664764"/>
    <w:rsid w:val="0066488D"/>
    <w:rsid w:val="00664AFA"/>
    <w:rsid w:val="00664C52"/>
    <w:rsid w:val="0066502C"/>
    <w:rsid w:val="00665069"/>
    <w:rsid w:val="00665275"/>
    <w:rsid w:val="006652FE"/>
    <w:rsid w:val="00665337"/>
    <w:rsid w:val="00665607"/>
    <w:rsid w:val="00665665"/>
    <w:rsid w:val="00665D11"/>
    <w:rsid w:val="006664A2"/>
    <w:rsid w:val="00666943"/>
    <w:rsid w:val="00666A19"/>
    <w:rsid w:val="00666D58"/>
    <w:rsid w:val="00666F83"/>
    <w:rsid w:val="00666FB3"/>
    <w:rsid w:val="00667339"/>
    <w:rsid w:val="00667425"/>
    <w:rsid w:val="006675AA"/>
    <w:rsid w:val="00667A00"/>
    <w:rsid w:val="00667C32"/>
    <w:rsid w:val="00667E74"/>
    <w:rsid w:val="006701D1"/>
    <w:rsid w:val="00670376"/>
    <w:rsid w:val="006704EA"/>
    <w:rsid w:val="00670741"/>
    <w:rsid w:val="00671054"/>
    <w:rsid w:val="0067139F"/>
    <w:rsid w:val="0067152D"/>
    <w:rsid w:val="006720A0"/>
    <w:rsid w:val="00672897"/>
    <w:rsid w:val="00672BE1"/>
    <w:rsid w:val="00672FC1"/>
    <w:rsid w:val="006730B4"/>
    <w:rsid w:val="00673296"/>
    <w:rsid w:val="00673387"/>
    <w:rsid w:val="0067379A"/>
    <w:rsid w:val="00673B02"/>
    <w:rsid w:val="00673C1E"/>
    <w:rsid w:val="00673EF6"/>
    <w:rsid w:val="00673F4F"/>
    <w:rsid w:val="0067421D"/>
    <w:rsid w:val="00674444"/>
    <w:rsid w:val="0067446B"/>
    <w:rsid w:val="006748BD"/>
    <w:rsid w:val="006748C9"/>
    <w:rsid w:val="00674D29"/>
    <w:rsid w:val="00674EB2"/>
    <w:rsid w:val="00674F24"/>
    <w:rsid w:val="006752B7"/>
    <w:rsid w:val="0067565D"/>
    <w:rsid w:val="006756FD"/>
    <w:rsid w:val="006758B9"/>
    <w:rsid w:val="006758CC"/>
    <w:rsid w:val="0067630E"/>
    <w:rsid w:val="0067658C"/>
    <w:rsid w:val="006766D0"/>
    <w:rsid w:val="0067698C"/>
    <w:rsid w:val="00676D51"/>
    <w:rsid w:val="0067704D"/>
    <w:rsid w:val="00677400"/>
    <w:rsid w:val="006777C9"/>
    <w:rsid w:val="00677A3D"/>
    <w:rsid w:val="00677AFF"/>
    <w:rsid w:val="00677BD9"/>
    <w:rsid w:val="00677E16"/>
    <w:rsid w:val="00677E82"/>
    <w:rsid w:val="00677FF0"/>
    <w:rsid w:val="00680634"/>
    <w:rsid w:val="0068071B"/>
    <w:rsid w:val="00680852"/>
    <w:rsid w:val="006808B0"/>
    <w:rsid w:val="00681131"/>
    <w:rsid w:val="0068133E"/>
    <w:rsid w:val="00681A5D"/>
    <w:rsid w:val="00681B68"/>
    <w:rsid w:val="00681EDB"/>
    <w:rsid w:val="00681FE3"/>
    <w:rsid w:val="00681FE7"/>
    <w:rsid w:val="006820B4"/>
    <w:rsid w:val="006822BB"/>
    <w:rsid w:val="0068272C"/>
    <w:rsid w:val="00682889"/>
    <w:rsid w:val="006829EB"/>
    <w:rsid w:val="00682A72"/>
    <w:rsid w:val="00682E4B"/>
    <w:rsid w:val="00683075"/>
    <w:rsid w:val="006832B4"/>
    <w:rsid w:val="00683379"/>
    <w:rsid w:val="006834C7"/>
    <w:rsid w:val="00683D2B"/>
    <w:rsid w:val="00684105"/>
    <w:rsid w:val="00684138"/>
    <w:rsid w:val="0068418F"/>
    <w:rsid w:val="006841EF"/>
    <w:rsid w:val="00684382"/>
    <w:rsid w:val="006843C6"/>
    <w:rsid w:val="00684440"/>
    <w:rsid w:val="00684624"/>
    <w:rsid w:val="0068478D"/>
    <w:rsid w:val="00684B48"/>
    <w:rsid w:val="0068551E"/>
    <w:rsid w:val="00685A7C"/>
    <w:rsid w:val="00685DDC"/>
    <w:rsid w:val="00685F5F"/>
    <w:rsid w:val="00686033"/>
    <w:rsid w:val="00686351"/>
    <w:rsid w:val="006864DD"/>
    <w:rsid w:val="00686840"/>
    <w:rsid w:val="00686899"/>
    <w:rsid w:val="00686B70"/>
    <w:rsid w:val="00686D0D"/>
    <w:rsid w:val="00686D26"/>
    <w:rsid w:val="00686E88"/>
    <w:rsid w:val="0068764D"/>
    <w:rsid w:val="006877EB"/>
    <w:rsid w:val="0068781D"/>
    <w:rsid w:val="00687AE8"/>
    <w:rsid w:val="00690114"/>
    <w:rsid w:val="006907DC"/>
    <w:rsid w:val="00690993"/>
    <w:rsid w:val="00690A91"/>
    <w:rsid w:val="00690D2F"/>
    <w:rsid w:val="00690E4C"/>
    <w:rsid w:val="006910F1"/>
    <w:rsid w:val="006911EB"/>
    <w:rsid w:val="00691517"/>
    <w:rsid w:val="0069185D"/>
    <w:rsid w:val="00691D97"/>
    <w:rsid w:val="00692019"/>
    <w:rsid w:val="0069216B"/>
    <w:rsid w:val="006923A3"/>
    <w:rsid w:val="006923C1"/>
    <w:rsid w:val="00692754"/>
    <w:rsid w:val="00692BC7"/>
    <w:rsid w:val="0069316B"/>
    <w:rsid w:val="006934AD"/>
    <w:rsid w:val="0069350F"/>
    <w:rsid w:val="0069372F"/>
    <w:rsid w:val="006938B2"/>
    <w:rsid w:val="00693EEE"/>
    <w:rsid w:val="00694250"/>
    <w:rsid w:val="006943BE"/>
    <w:rsid w:val="00694449"/>
    <w:rsid w:val="00694487"/>
    <w:rsid w:val="0069499D"/>
    <w:rsid w:val="00694A3C"/>
    <w:rsid w:val="00694AF9"/>
    <w:rsid w:val="00694E03"/>
    <w:rsid w:val="00695024"/>
    <w:rsid w:val="00695096"/>
    <w:rsid w:val="0069534A"/>
    <w:rsid w:val="006954C3"/>
    <w:rsid w:val="00695794"/>
    <w:rsid w:val="006958F4"/>
    <w:rsid w:val="00695C10"/>
    <w:rsid w:val="00695DB4"/>
    <w:rsid w:val="00695DC0"/>
    <w:rsid w:val="006961C0"/>
    <w:rsid w:val="00696303"/>
    <w:rsid w:val="006966C2"/>
    <w:rsid w:val="0069675C"/>
    <w:rsid w:val="00696A0D"/>
    <w:rsid w:val="00696B17"/>
    <w:rsid w:val="0069747A"/>
    <w:rsid w:val="00697621"/>
    <w:rsid w:val="006979FF"/>
    <w:rsid w:val="00697F65"/>
    <w:rsid w:val="00697F98"/>
    <w:rsid w:val="00697FD1"/>
    <w:rsid w:val="006A0127"/>
    <w:rsid w:val="006A0DE1"/>
    <w:rsid w:val="006A13CE"/>
    <w:rsid w:val="006A16E0"/>
    <w:rsid w:val="006A19E4"/>
    <w:rsid w:val="006A1E8D"/>
    <w:rsid w:val="006A2256"/>
    <w:rsid w:val="006A2415"/>
    <w:rsid w:val="006A2554"/>
    <w:rsid w:val="006A2594"/>
    <w:rsid w:val="006A2692"/>
    <w:rsid w:val="006A26B3"/>
    <w:rsid w:val="006A26F2"/>
    <w:rsid w:val="006A2829"/>
    <w:rsid w:val="006A2D52"/>
    <w:rsid w:val="006A303E"/>
    <w:rsid w:val="006A3110"/>
    <w:rsid w:val="006A32D9"/>
    <w:rsid w:val="006A36CB"/>
    <w:rsid w:val="006A37A6"/>
    <w:rsid w:val="006A3DD4"/>
    <w:rsid w:val="006A4A33"/>
    <w:rsid w:val="006A4FFA"/>
    <w:rsid w:val="006A503C"/>
    <w:rsid w:val="006A51A7"/>
    <w:rsid w:val="006A5491"/>
    <w:rsid w:val="006A55D7"/>
    <w:rsid w:val="006A56B1"/>
    <w:rsid w:val="006A5EBE"/>
    <w:rsid w:val="006A60D3"/>
    <w:rsid w:val="006A60E0"/>
    <w:rsid w:val="006A615A"/>
    <w:rsid w:val="006A6320"/>
    <w:rsid w:val="006A6450"/>
    <w:rsid w:val="006A6934"/>
    <w:rsid w:val="006A6935"/>
    <w:rsid w:val="006A6949"/>
    <w:rsid w:val="006A6D16"/>
    <w:rsid w:val="006A6E28"/>
    <w:rsid w:val="006A7035"/>
    <w:rsid w:val="006A72AB"/>
    <w:rsid w:val="006A76B5"/>
    <w:rsid w:val="006A77F7"/>
    <w:rsid w:val="006B017F"/>
    <w:rsid w:val="006B0647"/>
    <w:rsid w:val="006B0794"/>
    <w:rsid w:val="006B09E1"/>
    <w:rsid w:val="006B0BBE"/>
    <w:rsid w:val="006B0FA1"/>
    <w:rsid w:val="006B1225"/>
    <w:rsid w:val="006B1375"/>
    <w:rsid w:val="006B1424"/>
    <w:rsid w:val="006B1567"/>
    <w:rsid w:val="006B16FC"/>
    <w:rsid w:val="006B1A1A"/>
    <w:rsid w:val="006B1C5F"/>
    <w:rsid w:val="006B1D9A"/>
    <w:rsid w:val="006B1F6B"/>
    <w:rsid w:val="006B2209"/>
    <w:rsid w:val="006B2893"/>
    <w:rsid w:val="006B2E42"/>
    <w:rsid w:val="006B33C1"/>
    <w:rsid w:val="006B340B"/>
    <w:rsid w:val="006B35BD"/>
    <w:rsid w:val="006B38C6"/>
    <w:rsid w:val="006B3BB2"/>
    <w:rsid w:val="006B3DA5"/>
    <w:rsid w:val="006B3E2F"/>
    <w:rsid w:val="006B409A"/>
    <w:rsid w:val="006B4677"/>
    <w:rsid w:val="006B4965"/>
    <w:rsid w:val="006B510B"/>
    <w:rsid w:val="006B5143"/>
    <w:rsid w:val="006B52F9"/>
    <w:rsid w:val="006B5B4C"/>
    <w:rsid w:val="006B5C7A"/>
    <w:rsid w:val="006B5F15"/>
    <w:rsid w:val="006B6128"/>
    <w:rsid w:val="006B6325"/>
    <w:rsid w:val="006B688F"/>
    <w:rsid w:val="006B69A0"/>
    <w:rsid w:val="006B69B8"/>
    <w:rsid w:val="006B6D05"/>
    <w:rsid w:val="006B6F12"/>
    <w:rsid w:val="006B7044"/>
    <w:rsid w:val="006B7154"/>
    <w:rsid w:val="006B7362"/>
    <w:rsid w:val="006B7C93"/>
    <w:rsid w:val="006B7F5C"/>
    <w:rsid w:val="006C03C5"/>
    <w:rsid w:val="006C03D1"/>
    <w:rsid w:val="006C05AC"/>
    <w:rsid w:val="006C05C6"/>
    <w:rsid w:val="006C06DF"/>
    <w:rsid w:val="006C08CC"/>
    <w:rsid w:val="006C0C40"/>
    <w:rsid w:val="006C0D2D"/>
    <w:rsid w:val="006C0D64"/>
    <w:rsid w:val="006C0E28"/>
    <w:rsid w:val="006C0F16"/>
    <w:rsid w:val="006C125B"/>
    <w:rsid w:val="006C127E"/>
    <w:rsid w:val="006C1323"/>
    <w:rsid w:val="006C157D"/>
    <w:rsid w:val="006C1C85"/>
    <w:rsid w:val="006C2082"/>
    <w:rsid w:val="006C21AC"/>
    <w:rsid w:val="006C2201"/>
    <w:rsid w:val="006C250B"/>
    <w:rsid w:val="006C2B6E"/>
    <w:rsid w:val="006C2B9D"/>
    <w:rsid w:val="006C2CCA"/>
    <w:rsid w:val="006C364E"/>
    <w:rsid w:val="006C3885"/>
    <w:rsid w:val="006C3BBC"/>
    <w:rsid w:val="006C4286"/>
    <w:rsid w:val="006C482C"/>
    <w:rsid w:val="006C4854"/>
    <w:rsid w:val="006C4912"/>
    <w:rsid w:val="006C4AFB"/>
    <w:rsid w:val="006C4EA1"/>
    <w:rsid w:val="006C55CA"/>
    <w:rsid w:val="006C5847"/>
    <w:rsid w:val="006C5A0D"/>
    <w:rsid w:val="006C5B94"/>
    <w:rsid w:val="006C5BBE"/>
    <w:rsid w:val="006C5E32"/>
    <w:rsid w:val="006C606D"/>
    <w:rsid w:val="006C6332"/>
    <w:rsid w:val="006C64E1"/>
    <w:rsid w:val="006C6511"/>
    <w:rsid w:val="006C6691"/>
    <w:rsid w:val="006C6CBA"/>
    <w:rsid w:val="006C6E03"/>
    <w:rsid w:val="006C6EBC"/>
    <w:rsid w:val="006C7420"/>
    <w:rsid w:val="006C754C"/>
    <w:rsid w:val="006C76E8"/>
    <w:rsid w:val="006C7A78"/>
    <w:rsid w:val="006C7ECC"/>
    <w:rsid w:val="006D0278"/>
    <w:rsid w:val="006D03DF"/>
    <w:rsid w:val="006D047C"/>
    <w:rsid w:val="006D0658"/>
    <w:rsid w:val="006D0663"/>
    <w:rsid w:val="006D0856"/>
    <w:rsid w:val="006D0D90"/>
    <w:rsid w:val="006D0DBD"/>
    <w:rsid w:val="006D164A"/>
    <w:rsid w:val="006D16F6"/>
    <w:rsid w:val="006D1949"/>
    <w:rsid w:val="006D1E73"/>
    <w:rsid w:val="006D1E85"/>
    <w:rsid w:val="006D1F5B"/>
    <w:rsid w:val="006D1FA2"/>
    <w:rsid w:val="006D20D5"/>
    <w:rsid w:val="006D2863"/>
    <w:rsid w:val="006D2B70"/>
    <w:rsid w:val="006D2C07"/>
    <w:rsid w:val="006D2D60"/>
    <w:rsid w:val="006D2E31"/>
    <w:rsid w:val="006D3042"/>
    <w:rsid w:val="006D3248"/>
    <w:rsid w:val="006D3B1C"/>
    <w:rsid w:val="006D3D1D"/>
    <w:rsid w:val="006D4002"/>
    <w:rsid w:val="006D41ED"/>
    <w:rsid w:val="006D43BF"/>
    <w:rsid w:val="006D496B"/>
    <w:rsid w:val="006D5035"/>
    <w:rsid w:val="006D589A"/>
    <w:rsid w:val="006D5B9B"/>
    <w:rsid w:val="006D5E36"/>
    <w:rsid w:val="006D6203"/>
    <w:rsid w:val="006D6234"/>
    <w:rsid w:val="006D6419"/>
    <w:rsid w:val="006D67AB"/>
    <w:rsid w:val="006D6ACD"/>
    <w:rsid w:val="006D6C99"/>
    <w:rsid w:val="006D6DD7"/>
    <w:rsid w:val="006D6E15"/>
    <w:rsid w:val="006D701B"/>
    <w:rsid w:val="006D713C"/>
    <w:rsid w:val="006D717A"/>
    <w:rsid w:val="006D71E4"/>
    <w:rsid w:val="006D764E"/>
    <w:rsid w:val="006D7879"/>
    <w:rsid w:val="006D7CF3"/>
    <w:rsid w:val="006D7E47"/>
    <w:rsid w:val="006E00A2"/>
    <w:rsid w:val="006E03B4"/>
    <w:rsid w:val="006E04DD"/>
    <w:rsid w:val="006E0918"/>
    <w:rsid w:val="006E0B59"/>
    <w:rsid w:val="006E0EA7"/>
    <w:rsid w:val="006E0F17"/>
    <w:rsid w:val="006E1155"/>
    <w:rsid w:val="006E1199"/>
    <w:rsid w:val="006E19AC"/>
    <w:rsid w:val="006E1C6F"/>
    <w:rsid w:val="006E1FCE"/>
    <w:rsid w:val="006E22CD"/>
    <w:rsid w:val="006E2379"/>
    <w:rsid w:val="006E257B"/>
    <w:rsid w:val="006E25B8"/>
    <w:rsid w:val="006E2A77"/>
    <w:rsid w:val="006E2C28"/>
    <w:rsid w:val="006E2DF4"/>
    <w:rsid w:val="006E2EE6"/>
    <w:rsid w:val="006E2F0E"/>
    <w:rsid w:val="006E307E"/>
    <w:rsid w:val="006E3200"/>
    <w:rsid w:val="006E375E"/>
    <w:rsid w:val="006E38C5"/>
    <w:rsid w:val="006E3911"/>
    <w:rsid w:val="006E3B5D"/>
    <w:rsid w:val="006E414A"/>
    <w:rsid w:val="006E4970"/>
    <w:rsid w:val="006E4A9F"/>
    <w:rsid w:val="006E4AA5"/>
    <w:rsid w:val="006E4CF8"/>
    <w:rsid w:val="006E4D0E"/>
    <w:rsid w:val="006E5393"/>
    <w:rsid w:val="006E5998"/>
    <w:rsid w:val="006E5E20"/>
    <w:rsid w:val="006E5FC8"/>
    <w:rsid w:val="006E62CE"/>
    <w:rsid w:val="006E64C1"/>
    <w:rsid w:val="006E6566"/>
    <w:rsid w:val="006E66B0"/>
    <w:rsid w:val="006E7410"/>
    <w:rsid w:val="006E7621"/>
    <w:rsid w:val="006E77CB"/>
    <w:rsid w:val="006E7886"/>
    <w:rsid w:val="006E79EB"/>
    <w:rsid w:val="006E7A5B"/>
    <w:rsid w:val="006E7BB3"/>
    <w:rsid w:val="006F059C"/>
    <w:rsid w:val="006F08BD"/>
    <w:rsid w:val="006F0986"/>
    <w:rsid w:val="006F0CDE"/>
    <w:rsid w:val="006F0FD6"/>
    <w:rsid w:val="006F1297"/>
    <w:rsid w:val="006F1377"/>
    <w:rsid w:val="006F1813"/>
    <w:rsid w:val="006F1D8C"/>
    <w:rsid w:val="006F1F44"/>
    <w:rsid w:val="006F21F5"/>
    <w:rsid w:val="006F2294"/>
    <w:rsid w:val="006F2581"/>
    <w:rsid w:val="006F282E"/>
    <w:rsid w:val="006F2B12"/>
    <w:rsid w:val="006F3214"/>
    <w:rsid w:val="006F37ED"/>
    <w:rsid w:val="006F3CE5"/>
    <w:rsid w:val="006F402E"/>
    <w:rsid w:val="006F4113"/>
    <w:rsid w:val="006F41C9"/>
    <w:rsid w:val="006F44F9"/>
    <w:rsid w:val="006F46EA"/>
    <w:rsid w:val="006F4702"/>
    <w:rsid w:val="006F482E"/>
    <w:rsid w:val="006F48E3"/>
    <w:rsid w:val="006F4B4F"/>
    <w:rsid w:val="006F4C61"/>
    <w:rsid w:val="006F527A"/>
    <w:rsid w:val="006F53AC"/>
    <w:rsid w:val="006F5895"/>
    <w:rsid w:val="006F5E90"/>
    <w:rsid w:val="006F63DB"/>
    <w:rsid w:val="006F6481"/>
    <w:rsid w:val="006F6888"/>
    <w:rsid w:val="006F6FA3"/>
    <w:rsid w:val="006F72D4"/>
    <w:rsid w:val="006F7469"/>
    <w:rsid w:val="006F78AB"/>
    <w:rsid w:val="006F78DA"/>
    <w:rsid w:val="006F7E94"/>
    <w:rsid w:val="00700560"/>
    <w:rsid w:val="0070084B"/>
    <w:rsid w:val="00700A4B"/>
    <w:rsid w:val="00700D20"/>
    <w:rsid w:val="00700D5B"/>
    <w:rsid w:val="00700F69"/>
    <w:rsid w:val="007011CD"/>
    <w:rsid w:val="007012A0"/>
    <w:rsid w:val="0070133F"/>
    <w:rsid w:val="0070191B"/>
    <w:rsid w:val="00701DBD"/>
    <w:rsid w:val="00701EA1"/>
    <w:rsid w:val="00701F54"/>
    <w:rsid w:val="007022FA"/>
    <w:rsid w:val="00702311"/>
    <w:rsid w:val="007023D5"/>
    <w:rsid w:val="007023EA"/>
    <w:rsid w:val="007025DD"/>
    <w:rsid w:val="00702601"/>
    <w:rsid w:val="0070276B"/>
    <w:rsid w:val="00702DC4"/>
    <w:rsid w:val="0070300B"/>
    <w:rsid w:val="007031B5"/>
    <w:rsid w:val="007031CA"/>
    <w:rsid w:val="0070320A"/>
    <w:rsid w:val="00703601"/>
    <w:rsid w:val="0070379C"/>
    <w:rsid w:val="00703BBA"/>
    <w:rsid w:val="00703FCA"/>
    <w:rsid w:val="00704155"/>
    <w:rsid w:val="00704383"/>
    <w:rsid w:val="0070462C"/>
    <w:rsid w:val="0070498C"/>
    <w:rsid w:val="00704B5D"/>
    <w:rsid w:val="00704E1C"/>
    <w:rsid w:val="00704F09"/>
    <w:rsid w:val="00705084"/>
    <w:rsid w:val="0070529F"/>
    <w:rsid w:val="00705535"/>
    <w:rsid w:val="007055BC"/>
    <w:rsid w:val="007056EE"/>
    <w:rsid w:val="007058DA"/>
    <w:rsid w:val="00705C37"/>
    <w:rsid w:val="00705E6F"/>
    <w:rsid w:val="007061B5"/>
    <w:rsid w:val="0070662E"/>
    <w:rsid w:val="00706732"/>
    <w:rsid w:val="00706984"/>
    <w:rsid w:val="0070698D"/>
    <w:rsid w:val="007069FA"/>
    <w:rsid w:val="00706BD2"/>
    <w:rsid w:val="00706E67"/>
    <w:rsid w:val="00707383"/>
    <w:rsid w:val="007073AC"/>
    <w:rsid w:val="0070745C"/>
    <w:rsid w:val="0070782B"/>
    <w:rsid w:val="00707CFB"/>
    <w:rsid w:val="00707D01"/>
    <w:rsid w:val="00707FEF"/>
    <w:rsid w:val="007100FF"/>
    <w:rsid w:val="00710429"/>
    <w:rsid w:val="00710621"/>
    <w:rsid w:val="0071074B"/>
    <w:rsid w:val="007108CB"/>
    <w:rsid w:val="007109CB"/>
    <w:rsid w:val="00710D7E"/>
    <w:rsid w:val="007110A1"/>
    <w:rsid w:val="00711111"/>
    <w:rsid w:val="0071132F"/>
    <w:rsid w:val="00711665"/>
    <w:rsid w:val="00711857"/>
    <w:rsid w:val="00711862"/>
    <w:rsid w:val="00711A75"/>
    <w:rsid w:val="00711D59"/>
    <w:rsid w:val="00711E00"/>
    <w:rsid w:val="00711E5C"/>
    <w:rsid w:val="007123E0"/>
    <w:rsid w:val="00712544"/>
    <w:rsid w:val="007129BB"/>
    <w:rsid w:val="00712A3E"/>
    <w:rsid w:val="00712C69"/>
    <w:rsid w:val="007135E6"/>
    <w:rsid w:val="00713886"/>
    <w:rsid w:val="00713A9B"/>
    <w:rsid w:val="0071403D"/>
    <w:rsid w:val="007146DB"/>
    <w:rsid w:val="0071482B"/>
    <w:rsid w:val="00714991"/>
    <w:rsid w:val="007151D3"/>
    <w:rsid w:val="007152E0"/>
    <w:rsid w:val="0071531A"/>
    <w:rsid w:val="00715946"/>
    <w:rsid w:val="0071597E"/>
    <w:rsid w:val="00715C45"/>
    <w:rsid w:val="007162F3"/>
    <w:rsid w:val="00716741"/>
    <w:rsid w:val="00716DA9"/>
    <w:rsid w:val="00716E3C"/>
    <w:rsid w:val="007171D1"/>
    <w:rsid w:val="00717BED"/>
    <w:rsid w:val="00717CA7"/>
    <w:rsid w:val="00717D04"/>
    <w:rsid w:val="00717D51"/>
    <w:rsid w:val="00717F4C"/>
    <w:rsid w:val="007200F4"/>
    <w:rsid w:val="00720214"/>
    <w:rsid w:val="00720253"/>
    <w:rsid w:val="0072064F"/>
    <w:rsid w:val="00720734"/>
    <w:rsid w:val="00720794"/>
    <w:rsid w:val="00720B96"/>
    <w:rsid w:val="00720BE8"/>
    <w:rsid w:val="00720DA3"/>
    <w:rsid w:val="00720E0B"/>
    <w:rsid w:val="00721250"/>
    <w:rsid w:val="00721362"/>
    <w:rsid w:val="007217A8"/>
    <w:rsid w:val="00721B4F"/>
    <w:rsid w:val="00721C5F"/>
    <w:rsid w:val="00721D31"/>
    <w:rsid w:val="0072207C"/>
    <w:rsid w:val="00722164"/>
    <w:rsid w:val="007222DB"/>
    <w:rsid w:val="00722546"/>
    <w:rsid w:val="007225BE"/>
    <w:rsid w:val="0072273C"/>
    <w:rsid w:val="00722882"/>
    <w:rsid w:val="007228A6"/>
    <w:rsid w:val="00722BCE"/>
    <w:rsid w:val="00722C26"/>
    <w:rsid w:val="007230D0"/>
    <w:rsid w:val="007233EF"/>
    <w:rsid w:val="0072355C"/>
    <w:rsid w:val="00723A03"/>
    <w:rsid w:val="00723AD3"/>
    <w:rsid w:val="00723BFC"/>
    <w:rsid w:val="007242B3"/>
    <w:rsid w:val="00724362"/>
    <w:rsid w:val="0072445B"/>
    <w:rsid w:val="007245E9"/>
    <w:rsid w:val="007249AC"/>
    <w:rsid w:val="00725059"/>
    <w:rsid w:val="00725456"/>
    <w:rsid w:val="0072546F"/>
    <w:rsid w:val="0072553B"/>
    <w:rsid w:val="007255F7"/>
    <w:rsid w:val="0072593C"/>
    <w:rsid w:val="00725A1A"/>
    <w:rsid w:val="00725CB4"/>
    <w:rsid w:val="00725D83"/>
    <w:rsid w:val="00725D90"/>
    <w:rsid w:val="0072614B"/>
    <w:rsid w:val="007262B6"/>
    <w:rsid w:val="0072648A"/>
    <w:rsid w:val="007264B6"/>
    <w:rsid w:val="007267FF"/>
    <w:rsid w:val="007272BD"/>
    <w:rsid w:val="007272F4"/>
    <w:rsid w:val="00727677"/>
    <w:rsid w:val="007279AB"/>
    <w:rsid w:val="007279D8"/>
    <w:rsid w:val="00730289"/>
    <w:rsid w:val="007303E1"/>
    <w:rsid w:val="007305D0"/>
    <w:rsid w:val="007307EE"/>
    <w:rsid w:val="00730B6A"/>
    <w:rsid w:val="00730CB9"/>
    <w:rsid w:val="00730E5C"/>
    <w:rsid w:val="00730F4F"/>
    <w:rsid w:val="00731059"/>
    <w:rsid w:val="007310DE"/>
    <w:rsid w:val="00731119"/>
    <w:rsid w:val="00731437"/>
    <w:rsid w:val="007317C2"/>
    <w:rsid w:val="007318FF"/>
    <w:rsid w:val="00731E8F"/>
    <w:rsid w:val="00731E91"/>
    <w:rsid w:val="00732084"/>
    <w:rsid w:val="00732402"/>
    <w:rsid w:val="00732524"/>
    <w:rsid w:val="00732792"/>
    <w:rsid w:val="007330D5"/>
    <w:rsid w:val="007333D6"/>
    <w:rsid w:val="00733591"/>
    <w:rsid w:val="007336C2"/>
    <w:rsid w:val="00733771"/>
    <w:rsid w:val="0073398D"/>
    <w:rsid w:val="007339D5"/>
    <w:rsid w:val="00733EB1"/>
    <w:rsid w:val="0073483D"/>
    <w:rsid w:val="007348BA"/>
    <w:rsid w:val="00734967"/>
    <w:rsid w:val="007349BB"/>
    <w:rsid w:val="007349CE"/>
    <w:rsid w:val="00734CC5"/>
    <w:rsid w:val="00734FDC"/>
    <w:rsid w:val="00735084"/>
    <w:rsid w:val="0073531E"/>
    <w:rsid w:val="00735870"/>
    <w:rsid w:val="00735B5D"/>
    <w:rsid w:val="0073625D"/>
    <w:rsid w:val="00736292"/>
    <w:rsid w:val="007365A6"/>
    <w:rsid w:val="00736695"/>
    <w:rsid w:val="007367E4"/>
    <w:rsid w:val="00736C85"/>
    <w:rsid w:val="00737048"/>
    <w:rsid w:val="007370E0"/>
    <w:rsid w:val="00737273"/>
    <w:rsid w:val="00737282"/>
    <w:rsid w:val="00737758"/>
    <w:rsid w:val="00737C01"/>
    <w:rsid w:val="00737CCD"/>
    <w:rsid w:val="00737F09"/>
    <w:rsid w:val="0074002F"/>
    <w:rsid w:val="00740046"/>
    <w:rsid w:val="00740614"/>
    <w:rsid w:val="00740A86"/>
    <w:rsid w:val="00740ACF"/>
    <w:rsid w:val="00740B01"/>
    <w:rsid w:val="00740E23"/>
    <w:rsid w:val="00740F74"/>
    <w:rsid w:val="007413FC"/>
    <w:rsid w:val="0074152E"/>
    <w:rsid w:val="00741576"/>
    <w:rsid w:val="00741C45"/>
    <w:rsid w:val="007420DC"/>
    <w:rsid w:val="00742498"/>
    <w:rsid w:val="00742664"/>
    <w:rsid w:val="007426D5"/>
    <w:rsid w:val="007429F2"/>
    <w:rsid w:val="00742B4E"/>
    <w:rsid w:val="00742B80"/>
    <w:rsid w:val="00742DA1"/>
    <w:rsid w:val="00742ED9"/>
    <w:rsid w:val="00742F44"/>
    <w:rsid w:val="007430F1"/>
    <w:rsid w:val="007435FF"/>
    <w:rsid w:val="00743813"/>
    <w:rsid w:val="00744074"/>
    <w:rsid w:val="007440F9"/>
    <w:rsid w:val="00744141"/>
    <w:rsid w:val="00744922"/>
    <w:rsid w:val="00744A89"/>
    <w:rsid w:val="00744ED0"/>
    <w:rsid w:val="00744F6F"/>
    <w:rsid w:val="00744FC1"/>
    <w:rsid w:val="007452B9"/>
    <w:rsid w:val="00745756"/>
    <w:rsid w:val="00745A64"/>
    <w:rsid w:val="00745ED5"/>
    <w:rsid w:val="00745F58"/>
    <w:rsid w:val="00745FE9"/>
    <w:rsid w:val="0074616F"/>
    <w:rsid w:val="00746334"/>
    <w:rsid w:val="007463F3"/>
    <w:rsid w:val="0074652B"/>
    <w:rsid w:val="0074669C"/>
    <w:rsid w:val="007467E8"/>
    <w:rsid w:val="00746D69"/>
    <w:rsid w:val="00746E7D"/>
    <w:rsid w:val="00747182"/>
    <w:rsid w:val="00747717"/>
    <w:rsid w:val="00747974"/>
    <w:rsid w:val="00747A29"/>
    <w:rsid w:val="00747BF1"/>
    <w:rsid w:val="00747FA9"/>
    <w:rsid w:val="00750069"/>
    <w:rsid w:val="007503CD"/>
    <w:rsid w:val="00750551"/>
    <w:rsid w:val="00750BFA"/>
    <w:rsid w:val="00750E90"/>
    <w:rsid w:val="007515AB"/>
    <w:rsid w:val="00751614"/>
    <w:rsid w:val="00751826"/>
    <w:rsid w:val="00751A78"/>
    <w:rsid w:val="00751AE1"/>
    <w:rsid w:val="00751C51"/>
    <w:rsid w:val="00751D00"/>
    <w:rsid w:val="00751EED"/>
    <w:rsid w:val="00752415"/>
    <w:rsid w:val="00752434"/>
    <w:rsid w:val="007524B4"/>
    <w:rsid w:val="007525BB"/>
    <w:rsid w:val="007538F9"/>
    <w:rsid w:val="00753AAF"/>
    <w:rsid w:val="00753AE2"/>
    <w:rsid w:val="00753CF7"/>
    <w:rsid w:val="00753D02"/>
    <w:rsid w:val="007541AF"/>
    <w:rsid w:val="007542DE"/>
    <w:rsid w:val="007542F2"/>
    <w:rsid w:val="00754B98"/>
    <w:rsid w:val="00754C80"/>
    <w:rsid w:val="007550F8"/>
    <w:rsid w:val="007551B8"/>
    <w:rsid w:val="007552E8"/>
    <w:rsid w:val="0075558B"/>
    <w:rsid w:val="007559DB"/>
    <w:rsid w:val="00755A14"/>
    <w:rsid w:val="00755E86"/>
    <w:rsid w:val="00756555"/>
    <w:rsid w:val="0075656A"/>
    <w:rsid w:val="007567B5"/>
    <w:rsid w:val="007568F4"/>
    <w:rsid w:val="00756D4A"/>
    <w:rsid w:val="00756F38"/>
    <w:rsid w:val="00757098"/>
    <w:rsid w:val="0075739B"/>
    <w:rsid w:val="0075749C"/>
    <w:rsid w:val="00757649"/>
    <w:rsid w:val="00757E2B"/>
    <w:rsid w:val="00757E86"/>
    <w:rsid w:val="00760466"/>
    <w:rsid w:val="007609D4"/>
    <w:rsid w:val="007609DD"/>
    <w:rsid w:val="00760BD0"/>
    <w:rsid w:val="00760C66"/>
    <w:rsid w:val="00760DD4"/>
    <w:rsid w:val="00760FF4"/>
    <w:rsid w:val="00761098"/>
    <w:rsid w:val="00761C46"/>
    <w:rsid w:val="00761C5F"/>
    <w:rsid w:val="00761F22"/>
    <w:rsid w:val="007620B1"/>
    <w:rsid w:val="00762718"/>
    <w:rsid w:val="00762F9D"/>
    <w:rsid w:val="00763118"/>
    <w:rsid w:val="0076316D"/>
    <w:rsid w:val="0076328B"/>
    <w:rsid w:val="00763631"/>
    <w:rsid w:val="0076383B"/>
    <w:rsid w:val="00763A9D"/>
    <w:rsid w:val="00763E07"/>
    <w:rsid w:val="0076450F"/>
    <w:rsid w:val="007645DA"/>
    <w:rsid w:val="007648AE"/>
    <w:rsid w:val="0076498E"/>
    <w:rsid w:val="007649CD"/>
    <w:rsid w:val="00764A54"/>
    <w:rsid w:val="00764C2A"/>
    <w:rsid w:val="00765150"/>
    <w:rsid w:val="007655DC"/>
    <w:rsid w:val="0076568F"/>
    <w:rsid w:val="0076576E"/>
    <w:rsid w:val="00765D18"/>
    <w:rsid w:val="00765D91"/>
    <w:rsid w:val="00765F76"/>
    <w:rsid w:val="007661FF"/>
    <w:rsid w:val="00766344"/>
    <w:rsid w:val="00766A1A"/>
    <w:rsid w:val="00766F29"/>
    <w:rsid w:val="0076747F"/>
    <w:rsid w:val="007679E5"/>
    <w:rsid w:val="00767C94"/>
    <w:rsid w:val="00767C9E"/>
    <w:rsid w:val="00767D39"/>
    <w:rsid w:val="007701ED"/>
    <w:rsid w:val="007701FB"/>
    <w:rsid w:val="007706C9"/>
    <w:rsid w:val="00770F1E"/>
    <w:rsid w:val="00771265"/>
    <w:rsid w:val="00771758"/>
    <w:rsid w:val="00771879"/>
    <w:rsid w:val="00771C83"/>
    <w:rsid w:val="00772611"/>
    <w:rsid w:val="00772619"/>
    <w:rsid w:val="0077296A"/>
    <w:rsid w:val="00772C13"/>
    <w:rsid w:val="00772D81"/>
    <w:rsid w:val="00772F1F"/>
    <w:rsid w:val="0077343E"/>
    <w:rsid w:val="00773556"/>
    <w:rsid w:val="00773896"/>
    <w:rsid w:val="00773AEC"/>
    <w:rsid w:val="007741FC"/>
    <w:rsid w:val="0077428A"/>
    <w:rsid w:val="007742EF"/>
    <w:rsid w:val="007746D1"/>
    <w:rsid w:val="00774754"/>
    <w:rsid w:val="00774A9C"/>
    <w:rsid w:val="00774B47"/>
    <w:rsid w:val="00774C8D"/>
    <w:rsid w:val="00774FE0"/>
    <w:rsid w:val="0077519B"/>
    <w:rsid w:val="00775278"/>
    <w:rsid w:val="00775466"/>
    <w:rsid w:val="007758E4"/>
    <w:rsid w:val="00776011"/>
    <w:rsid w:val="00776295"/>
    <w:rsid w:val="00776349"/>
    <w:rsid w:val="00776884"/>
    <w:rsid w:val="007768D3"/>
    <w:rsid w:val="00776AB7"/>
    <w:rsid w:val="00776B45"/>
    <w:rsid w:val="0077744D"/>
    <w:rsid w:val="007774E0"/>
    <w:rsid w:val="007776DB"/>
    <w:rsid w:val="00777960"/>
    <w:rsid w:val="00777B25"/>
    <w:rsid w:val="00777CC1"/>
    <w:rsid w:val="00777D17"/>
    <w:rsid w:val="00777D57"/>
    <w:rsid w:val="00777ECA"/>
    <w:rsid w:val="00780099"/>
    <w:rsid w:val="007804F2"/>
    <w:rsid w:val="0078078B"/>
    <w:rsid w:val="007809BC"/>
    <w:rsid w:val="00780E78"/>
    <w:rsid w:val="00780FD0"/>
    <w:rsid w:val="0078102A"/>
    <w:rsid w:val="007813C7"/>
    <w:rsid w:val="00781CA1"/>
    <w:rsid w:val="00781D35"/>
    <w:rsid w:val="00781D8D"/>
    <w:rsid w:val="00781E95"/>
    <w:rsid w:val="00781FA7"/>
    <w:rsid w:val="007824F5"/>
    <w:rsid w:val="0078295E"/>
    <w:rsid w:val="00782DDA"/>
    <w:rsid w:val="007832E7"/>
    <w:rsid w:val="0078345D"/>
    <w:rsid w:val="00783559"/>
    <w:rsid w:val="007838BA"/>
    <w:rsid w:val="007838C8"/>
    <w:rsid w:val="00783D65"/>
    <w:rsid w:val="00783EB5"/>
    <w:rsid w:val="00783F86"/>
    <w:rsid w:val="007846C0"/>
    <w:rsid w:val="007848BC"/>
    <w:rsid w:val="00784A38"/>
    <w:rsid w:val="00784AC6"/>
    <w:rsid w:val="00784EFC"/>
    <w:rsid w:val="0078521D"/>
    <w:rsid w:val="007853B6"/>
    <w:rsid w:val="00785600"/>
    <w:rsid w:val="00785A7A"/>
    <w:rsid w:val="00785B04"/>
    <w:rsid w:val="00785CE5"/>
    <w:rsid w:val="00785D94"/>
    <w:rsid w:val="00786050"/>
    <w:rsid w:val="007860BC"/>
    <w:rsid w:val="007860F1"/>
    <w:rsid w:val="00786140"/>
    <w:rsid w:val="0078651C"/>
    <w:rsid w:val="00786732"/>
    <w:rsid w:val="00786EA4"/>
    <w:rsid w:val="00786EB5"/>
    <w:rsid w:val="00786FED"/>
    <w:rsid w:val="007870E9"/>
    <w:rsid w:val="00787290"/>
    <w:rsid w:val="00787628"/>
    <w:rsid w:val="007876AC"/>
    <w:rsid w:val="00787A53"/>
    <w:rsid w:val="00787A68"/>
    <w:rsid w:val="00787DC0"/>
    <w:rsid w:val="0079027A"/>
    <w:rsid w:val="007904AD"/>
    <w:rsid w:val="007905AB"/>
    <w:rsid w:val="00790643"/>
    <w:rsid w:val="00790657"/>
    <w:rsid w:val="00790711"/>
    <w:rsid w:val="0079079A"/>
    <w:rsid w:val="007909E2"/>
    <w:rsid w:val="00790D1A"/>
    <w:rsid w:val="0079101C"/>
    <w:rsid w:val="007912DD"/>
    <w:rsid w:val="00791406"/>
    <w:rsid w:val="007915A7"/>
    <w:rsid w:val="007915F0"/>
    <w:rsid w:val="00791664"/>
    <w:rsid w:val="007916B9"/>
    <w:rsid w:val="00791963"/>
    <w:rsid w:val="00791974"/>
    <w:rsid w:val="00791A38"/>
    <w:rsid w:val="00791B34"/>
    <w:rsid w:val="00791BD1"/>
    <w:rsid w:val="00791EF7"/>
    <w:rsid w:val="007920FF"/>
    <w:rsid w:val="007922B5"/>
    <w:rsid w:val="007926CA"/>
    <w:rsid w:val="0079273D"/>
    <w:rsid w:val="007927F4"/>
    <w:rsid w:val="00792839"/>
    <w:rsid w:val="00792854"/>
    <w:rsid w:val="00792ED1"/>
    <w:rsid w:val="00792F30"/>
    <w:rsid w:val="00793023"/>
    <w:rsid w:val="0079343C"/>
    <w:rsid w:val="0079352D"/>
    <w:rsid w:val="00793825"/>
    <w:rsid w:val="00793CEB"/>
    <w:rsid w:val="007941B6"/>
    <w:rsid w:val="0079440D"/>
    <w:rsid w:val="0079444C"/>
    <w:rsid w:val="00794655"/>
    <w:rsid w:val="0079467B"/>
    <w:rsid w:val="00794969"/>
    <w:rsid w:val="00794D46"/>
    <w:rsid w:val="00794E72"/>
    <w:rsid w:val="00794F66"/>
    <w:rsid w:val="007951F3"/>
    <w:rsid w:val="007958C2"/>
    <w:rsid w:val="00795C62"/>
    <w:rsid w:val="00795D1C"/>
    <w:rsid w:val="00795DE7"/>
    <w:rsid w:val="007962A9"/>
    <w:rsid w:val="007962FC"/>
    <w:rsid w:val="00796534"/>
    <w:rsid w:val="00796986"/>
    <w:rsid w:val="00796A8A"/>
    <w:rsid w:val="00796A92"/>
    <w:rsid w:val="00796FA9"/>
    <w:rsid w:val="00797193"/>
    <w:rsid w:val="0079755F"/>
    <w:rsid w:val="007A00DD"/>
    <w:rsid w:val="007A0423"/>
    <w:rsid w:val="007A0691"/>
    <w:rsid w:val="007A0B83"/>
    <w:rsid w:val="007A1133"/>
    <w:rsid w:val="007A1241"/>
    <w:rsid w:val="007A13AC"/>
    <w:rsid w:val="007A14DE"/>
    <w:rsid w:val="007A1737"/>
    <w:rsid w:val="007A1DB2"/>
    <w:rsid w:val="007A2052"/>
    <w:rsid w:val="007A2412"/>
    <w:rsid w:val="007A2441"/>
    <w:rsid w:val="007A269F"/>
    <w:rsid w:val="007A2711"/>
    <w:rsid w:val="007A28A5"/>
    <w:rsid w:val="007A2F1F"/>
    <w:rsid w:val="007A3012"/>
    <w:rsid w:val="007A326D"/>
    <w:rsid w:val="007A34FB"/>
    <w:rsid w:val="007A381A"/>
    <w:rsid w:val="007A394C"/>
    <w:rsid w:val="007A3BC4"/>
    <w:rsid w:val="007A3E92"/>
    <w:rsid w:val="007A3E99"/>
    <w:rsid w:val="007A3F80"/>
    <w:rsid w:val="007A4729"/>
    <w:rsid w:val="007A4C04"/>
    <w:rsid w:val="007A4CD7"/>
    <w:rsid w:val="007A4E54"/>
    <w:rsid w:val="007A4F4F"/>
    <w:rsid w:val="007A4FFD"/>
    <w:rsid w:val="007A51CC"/>
    <w:rsid w:val="007A5327"/>
    <w:rsid w:val="007A55BE"/>
    <w:rsid w:val="007A5716"/>
    <w:rsid w:val="007A57A4"/>
    <w:rsid w:val="007A57AC"/>
    <w:rsid w:val="007A581C"/>
    <w:rsid w:val="007A5878"/>
    <w:rsid w:val="007A59FB"/>
    <w:rsid w:val="007A5AF8"/>
    <w:rsid w:val="007A5E00"/>
    <w:rsid w:val="007A683B"/>
    <w:rsid w:val="007A6933"/>
    <w:rsid w:val="007A6BE5"/>
    <w:rsid w:val="007A7887"/>
    <w:rsid w:val="007A79D5"/>
    <w:rsid w:val="007A79FB"/>
    <w:rsid w:val="007B0082"/>
    <w:rsid w:val="007B029A"/>
    <w:rsid w:val="007B029E"/>
    <w:rsid w:val="007B0740"/>
    <w:rsid w:val="007B07FC"/>
    <w:rsid w:val="007B08E2"/>
    <w:rsid w:val="007B09BF"/>
    <w:rsid w:val="007B09F3"/>
    <w:rsid w:val="007B0C59"/>
    <w:rsid w:val="007B0D3A"/>
    <w:rsid w:val="007B1C4B"/>
    <w:rsid w:val="007B1F9C"/>
    <w:rsid w:val="007B22C9"/>
    <w:rsid w:val="007B3332"/>
    <w:rsid w:val="007B34A7"/>
    <w:rsid w:val="007B352A"/>
    <w:rsid w:val="007B3B93"/>
    <w:rsid w:val="007B4004"/>
    <w:rsid w:val="007B43C8"/>
    <w:rsid w:val="007B4D69"/>
    <w:rsid w:val="007B4E41"/>
    <w:rsid w:val="007B4F4C"/>
    <w:rsid w:val="007B4F6C"/>
    <w:rsid w:val="007B4FE5"/>
    <w:rsid w:val="007B5079"/>
    <w:rsid w:val="007B5189"/>
    <w:rsid w:val="007B519C"/>
    <w:rsid w:val="007B5365"/>
    <w:rsid w:val="007B66E5"/>
    <w:rsid w:val="007B67AC"/>
    <w:rsid w:val="007B6A77"/>
    <w:rsid w:val="007B6D63"/>
    <w:rsid w:val="007B71F3"/>
    <w:rsid w:val="007B7496"/>
    <w:rsid w:val="007B75C1"/>
    <w:rsid w:val="007B75D8"/>
    <w:rsid w:val="007B75E7"/>
    <w:rsid w:val="007B7AB9"/>
    <w:rsid w:val="007B7E68"/>
    <w:rsid w:val="007C0192"/>
    <w:rsid w:val="007C025D"/>
    <w:rsid w:val="007C0340"/>
    <w:rsid w:val="007C03EF"/>
    <w:rsid w:val="007C0485"/>
    <w:rsid w:val="007C0792"/>
    <w:rsid w:val="007C09C3"/>
    <w:rsid w:val="007C137C"/>
    <w:rsid w:val="007C166A"/>
    <w:rsid w:val="007C178A"/>
    <w:rsid w:val="007C1DFC"/>
    <w:rsid w:val="007C2538"/>
    <w:rsid w:val="007C257C"/>
    <w:rsid w:val="007C2A34"/>
    <w:rsid w:val="007C2C54"/>
    <w:rsid w:val="007C2D3B"/>
    <w:rsid w:val="007C2EC8"/>
    <w:rsid w:val="007C30DE"/>
    <w:rsid w:val="007C3170"/>
    <w:rsid w:val="007C358E"/>
    <w:rsid w:val="007C36E6"/>
    <w:rsid w:val="007C37A6"/>
    <w:rsid w:val="007C3A2C"/>
    <w:rsid w:val="007C3C9C"/>
    <w:rsid w:val="007C415F"/>
    <w:rsid w:val="007C41AC"/>
    <w:rsid w:val="007C4579"/>
    <w:rsid w:val="007C4687"/>
    <w:rsid w:val="007C4769"/>
    <w:rsid w:val="007C48BE"/>
    <w:rsid w:val="007C49BA"/>
    <w:rsid w:val="007C4D60"/>
    <w:rsid w:val="007C4F73"/>
    <w:rsid w:val="007C51A8"/>
    <w:rsid w:val="007C5606"/>
    <w:rsid w:val="007C57D8"/>
    <w:rsid w:val="007C5937"/>
    <w:rsid w:val="007C59F2"/>
    <w:rsid w:val="007C5D87"/>
    <w:rsid w:val="007C63AF"/>
    <w:rsid w:val="007C63F2"/>
    <w:rsid w:val="007C672C"/>
    <w:rsid w:val="007C6A52"/>
    <w:rsid w:val="007C6A74"/>
    <w:rsid w:val="007C6B61"/>
    <w:rsid w:val="007C70D0"/>
    <w:rsid w:val="007C73CB"/>
    <w:rsid w:val="007C7597"/>
    <w:rsid w:val="007C76E1"/>
    <w:rsid w:val="007C7836"/>
    <w:rsid w:val="007C78C6"/>
    <w:rsid w:val="007C797D"/>
    <w:rsid w:val="007C7B50"/>
    <w:rsid w:val="007C7F99"/>
    <w:rsid w:val="007D005F"/>
    <w:rsid w:val="007D0121"/>
    <w:rsid w:val="007D0223"/>
    <w:rsid w:val="007D02AC"/>
    <w:rsid w:val="007D06D7"/>
    <w:rsid w:val="007D0810"/>
    <w:rsid w:val="007D0951"/>
    <w:rsid w:val="007D09F3"/>
    <w:rsid w:val="007D0A2D"/>
    <w:rsid w:val="007D17C1"/>
    <w:rsid w:val="007D209A"/>
    <w:rsid w:val="007D20B2"/>
    <w:rsid w:val="007D20E2"/>
    <w:rsid w:val="007D2397"/>
    <w:rsid w:val="007D23DE"/>
    <w:rsid w:val="007D2515"/>
    <w:rsid w:val="007D25EA"/>
    <w:rsid w:val="007D2A74"/>
    <w:rsid w:val="007D2B54"/>
    <w:rsid w:val="007D2C13"/>
    <w:rsid w:val="007D2F7E"/>
    <w:rsid w:val="007D3139"/>
    <w:rsid w:val="007D3B90"/>
    <w:rsid w:val="007D3DB1"/>
    <w:rsid w:val="007D3E8F"/>
    <w:rsid w:val="007D3EC1"/>
    <w:rsid w:val="007D4393"/>
    <w:rsid w:val="007D4481"/>
    <w:rsid w:val="007D457C"/>
    <w:rsid w:val="007D4662"/>
    <w:rsid w:val="007D475A"/>
    <w:rsid w:val="007D49CA"/>
    <w:rsid w:val="007D4C28"/>
    <w:rsid w:val="007D4D6A"/>
    <w:rsid w:val="007D4E3F"/>
    <w:rsid w:val="007D4E60"/>
    <w:rsid w:val="007D53FC"/>
    <w:rsid w:val="007D5A11"/>
    <w:rsid w:val="007D5B5F"/>
    <w:rsid w:val="007D5FA3"/>
    <w:rsid w:val="007D60EF"/>
    <w:rsid w:val="007D6203"/>
    <w:rsid w:val="007D62B0"/>
    <w:rsid w:val="007D65A1"/>
    <w:rsid w:val="007D686D"/>
    <w:rsid w:val="007D6B04"/>
    <w:rsid w:val="007D6C67"/>
    <w:rsid w:val="007D6D19"/>
    <w:rsid w:val="007D7225"/>
    <w:rsid w:val="007D7227"/>
    <w:rsid w:val="007D73E4"/>
    <w:rsid w:val="007D7523"/>
    <w:rsid w:val="007D7562"/>
    <w:rsid w:val="007D7923"/>
    <w:rsid w:val="007D7AF6"/>
    <w:rsid w:val="007D7D40"/>
    <w:rsid w:val="007D7DB1"/>
    <w:rsid w:val="007E00A3"/>
    <w:rsid w:val="007E0480"/>
    <w:rsid w:val="007E0651"/>
    <w:rsid w:val="007E0820"/>
    <w:rsid w:val="007E0CF6"/>
    <w:rsid w:val="007E0D01"/>
    <w:rsid w:val="007E118B"/>
    <w:rsid w:val="007E12C5"/>
    <w:rsid w:val="007E13FF"/>
    <w:rsid w:val="007E14A2"/>
    <w:rsid w:val="007E1581"/>
    <w:rsid w:val="007E1706"/>
    <w:rsid w:val="007E1717"/>
    <w:rsid w:val="007E1E2D"/>
    <w:rsid w:val="007E1F35"/>
    <w:rsid w:val="007E22B2"/>
    <w:rsid w:val="007E22FB"/>
    <w:rsid w:val="007E24C7"/>
    <w:rsid w:val="007E25B7"/>
    <w:rsid w:val="007E2746"/>
    <w:rsid w:val="007E2767"/>
    <w:rsid w:val="007E2D98"/>
    <w:rsid w:val="007E3AF0"/>
    <w:rsid w:val="007E3C0E"/>
    <w:rsid w:val="007E3C98"/>
    <w:rsid w:val="007E420B"/>
    <w:rsid w:val="007E45BF"/>
    <w:rsid w:val="007E46E2"/>
    <w:rsid w:val="007E4855"/>
    <w:rsid w:val="007E498C"/>
    <w:rsid w:val="007E4BC0"/>
    <w:rsid w:val="007E5247"/>
    <w:rsid w:val="007E54D0"/>
    <w:rsid w:val="007E5833"/>
    <w:rsid w:val="007E5CFD"/>
    <w:rsid w:val="007E5E05"/>
    <w:rsid w:val="007E61BB"/>
    <w:rsid w:val="007E646D"/>
    <w:rsid w:val="007E65C1"/>
    <w:rsid w:val="007E6B0C"/>
    <w:rsid w:val="007E6B41"/>
    <w:rsid w:val="007E6E99"/>
    <w:rsid w:val="007E6E9C"/>
    <w:rsid w:val="007E7108"/>
    <w:rsid w:val="007E77F4"/>
    <w:rsid w:val="007E79FB"/>
    <w:rsid w:val="007F00E8"/>
    <w:rsid w:val="007F016F"/>
    <w:rsid w:val="007F0235"/>
    <w:rsid w:val="007F0586"/>
    <w:rsid w:val="007F0B77"/>
    <w:rsid w:val="007F148D"/>
    <w:rsid w:val="007F15D2"/>
    <w:rsid w:val="007F15F8"/>
    <w:rsid w:val="007F16F1"/>
    <w:rsid w:val="007F1779"/>
    <w:rsid w:val="007F1839"/>
    <w:rsid w:val="007F1A9D"/>
    <w:rsid w:val="007F1DD9"/>
    <w:rsid w:val="007F263D"/>
    <w:rsid w:val="007F2810"/>
    <w:rsid w:val="007F2869"/>
    <w:rsid w:val="007F28D8"/>
    <w:rsid w:val="007F328A"/>
    <w:rsid w:val="007F3855"/>
    <w:rsid w:val="007F3BB7"/>
    <w:rsid w:val="007F3ECD"/>
    <w:rsid w:val="007F4208"/>
    <w:rsid w:val="007F46A2"/>
    <w:rsid w:val="007F46FC"/>
    <w:rsid w:val="007F4780"/>
    <w:rsid w:val="007F47D2"/>
    <w:rsid w:val="007F4A8E"/>
    <w:rsid w:val="007F5476"/>
    <w:rsid w:val="007F5610"/>
    <w:rsid w:val="007F567F"/>
    <w:rsid w:val="007F5856"/>
    <w:rsid w:val="007F5B2C"/>
    <w:rsid w:val="007F5F1A"/>
    <w:rsid w:val="007F6015"/>
    <w:rsid w:val="007F6434"/>
    <w:rsid w:val="007F6715"/>
    <w:rsid w:val="007F6802"/>
    <w:rsid w:val="007F6A77"/>
    <w:rsid w:val="007F6EC2"/>
    <w:rsid w:val="007F7494"/>
    <w:rsid w:val="007F7663"/>
    <w:rsid w:val="007F7709"/>
    <w:rsid w:val="007F79CF"/>
    <w:rsid w:val="0080007A"/>
    <w:rsid w:val="008007E9"/>
    <w:rsid w:val="00800821"/>
    <w:rsid w:val="00800C45"/>
    <w:rsid w:val="00800F40"/>
    <w:rsid w:val="008010A0"/>
    <w:rsid w:val="008011D3"/>
    <w:rsid w:val="008013F0"/>
    <w:rsid w:val="008018F3"/>
    <w:rsid w:val="00801BF6"/>
    <w:rsid w:val="00802140"/>
    <w:rsid w:val="00802DBA"/>
    <w:rsid w:val="00802E7A"/>
    <w:rsid w:val="00802F12"/>
    <w:rsid w:val="00803050"/>
    <w:rsid w:val="00803229"/>
    <w:rsid w:val="0080369F"/>
    <w:rsid w:val="00803CAF"/>
    <w:rsid w:val="00803D67"/>
    <w:rsid w:val="00804098"/>
    <w:rsid w:val="008046E4"/>
    <w:rsid w:val="00804A6F"/>
    <w:rsid w:val="00804F51"/>
    <w:rsid w:val="0080543E"/>
    <w:rsid w:val="00805615"/>
    <w:rsid w:val="00805CB8"/>
    <w:rsid w:val="00805D45"/>
    <w:rsid w:val="00805E79"/>
    <w:rsid w:val="008062A5"/>
    <w:rsid w:val="00806728"/>
    <w:rsid w:val="008067E5"/>
    <w:rsid w:val="008069AF"/>
    <w:rsid w:val="00806CB2"/>
    <w:rsid w:val="00806E53"/>
    <w:rsid w:val="00806EDB"/>
    <w:rsid w:val="0080700C"/>
    <w:rsid w:val="00810C90"/>
    <w:rsid w:val="008114A3"/>
    <w:rsid w:val="008116E9"/>
    <w:rsid w:val="00811720"/>
    <w:rsid w:val="00811754"/>
    <w:rsid w:val="00811CE3"/>
    <w:rsid w:val="00811E6B"/>
    <w:rsid w:val="00812131"/>
    <w:rsid w:val="00812174"/>
    <w:rsid w:val="008122AE"/>
    <w:rsid w:val="008123FD"/>
    <w:rsid w:val="00812A0B"/>
    <w:rsid w:val="00812A69"/>
    <w:rsid w:val="00812E03"/>
    <w:rsid w:val="008130A0"/>
    <w:rsid w:val="0081318F"/>
    <w:rsid w:val="0081350A"/>
    <w:rsid w:val="00813A1B"/>
    <w:rsid w:val="00813FA5"/>
    <w:rsid w:val="008143D4"/>
    <w:rsid w:val="0081487B"/>
    <w:rsid w:val="00814991"/>
    <w:rsid w:val="00814C90"/>
    <w:rsid w:val="00815391"/>
    <w:rsid w:val="00815A18"/>
    <w:rsid w:val="0081607B"/>
    <w:rsid w:val="0081643B"/>
    <w:rsid w:val="00816A08"/>
    <w:rsid w:val="00816B11"/>
    <w:rsid w:val="0081702A"/>
    <w:rsid w:val="008170E3"/>
    <w:rsid w:val="0081778E"/>
    <w:rsid w:val="00817838"/>
    <w:rsid w:val="00817C37"/>
    <w:rsid w:val="00817D95"/>
    <w:rsid w:val="00817E22"/>
    <w:rsid w:val="00817ED0"/>
    <w:rsid w:val="00817F4C"/>
    <w:rsid w:val="00820137"/>
    <w:rsid w:val="00820623"/>
    <w:rsid w:val="008206B2"/>
    <w:rsid w:val="00820DB4"/>
    <w:rsid w:val="0082108F"/>
    <w:rsid w:val="008210B7"/>
    <w:rsid w:val="00821AAD"/>
    <w:rsid w:val="00821B4F"/>
    <w:rsid w:val="00821CA5"/>
    <w:rsid w:val="00821D3B"/>
    <w:rsid w:val="00822054"/>
    <w:rsid w:val="00822060"/>
    <w:rsid w:val="00822160"/>
    <w:rsid w:val="00822981"/>
    <w:rsid w:val="00822CD5"/>
    <w:rsid w:val="00822DF9"/>
    <w:rsid w:val="00822E94"/>
    <w:rsid w:val="00822FFB"/>
    <w:rsid w:val="00823056"/>
    <w:rsid w:val="00823162"/>
    <w:rsid w:val="0082324F"/>
    <w:rsid w:val="008237C3"/>
    <w:rsid w:val="00823824"/>
    <w:rsid w:val="00823BED"/>
    <w:rsid w:val="00823C73"/>
    <w:rsid w:val="00823C9B"/>
    <w:rsid w:val="00823D6C"/>
    <w:rsid w:val="00823DA2"/>
    <w:rsid w:val="00824121"/>
    <w:rsid w:val="00824273"/>
    <w:rsid w:val="0082494F"/>
    <w:rsid w:val="00824BCF"/>
    <w:rsid w:val="00824CC4"/>
    <w:rsid w:val="00824EF0"/>
    <w:rsid w:val="00824F0D"/>
    <w:rsid w:val="0082511B"/>
    <w:rsid w:val="0082523A"/>
    <w:rsid w:val="008252E5"/>
    <w:rsid w:val="00825376"/>
    <w:rsid w:val="00825686"/>
    <w:rsid w:val="008256EE"/>
    <w:rsid w:val="00825A33"/>
    <w:rsid w:val="00825ADD"/>
    <w:rsid w:val="00825E26"/>
    <w:rsid w:val="00825FDA"/>
    <w:rsid w:val="0082612C"/>
    <w:rsid w:val="00826151"/>
    <w:rsid w:val="008261A3"/>
    <w:rsid w:val="0082671C"/>
    <w:rsid w:val="00826795"/>
    <w:rsid w:val="0082688E"/>
    <w:rsid w:val="00826A8D"/>
    <w:rsid w:val="00826BD6"/>
    <w:rsid w:val="00826CE8"/>
    <w:rsid w:val="0082713E"/>
    <w:rsid w:val="00827387"/>
    <w:rsid w:val="008276A4"/>
    <w:rsid w:val="00827737"/>
    <w:rsid w:val="00827CC6"/>
    <w:rsid w:val="00827E7D"/>
    <w:rsid w:val="0083049F"/>
    <w:rsid w:val="0083063E"/>
    <w:rsid w:val="008307C9"/>
    <w:rsid w:val="00830B42"/>
    <w:rsid w:val="00830D3E"/>
    <w:rsid w:val="008310C3"/>
    <w:rsid w:val="008312F7"/>
    <w:rsid w:val="00831381"/>
    <w:rsid w:val="008315F7"/>
    <w:rsid w:val="00831776"/>
    <w:rsid w:val="00832009"/>
    <w:rsid w:val="00832012"/>
    <w:rsid w:val="008321F2"/>
    <w:rsid w:val="00832434"/>
    <w:rsid w:val="008326DA"/>
    <w:rsid w:val="00832923"/>
    <w:rsid w:val="0083294E"/>
    <w:rsid w:val="008329A2"/>
    <w:rsid w:val="00832BBE"/>
    <w:rsid w:val="008331FB"/>
    <w:rsid w:val="00833309"/>
    <w:rsid w:val="00833364"/>
    <w:rsid w:val="00833672"/>
    <w:rsid w:val="00833870"/>
    <w:rsid w:val="00833B47"/>
    <w:rsid w:val="0083403B"/>
    <w:rsid w:val="00834147"/>
    <w:rsid w:val="0083488E"/>
    <w:rsid w:val="008348F8"/>
    <w:rsid w:val="00834A23"/>
    <w:rsid w:val="00834BBB"/>
    <w:rsid w:val="00834D21"/>
    <w:rsid w:val="00834FCF"/>
    <w:rsid w:val="0083511B"/>
    <w:rsid w:val="0083562C"/>
    <w:rsid w:val="00835ACE"/>
    <w:rsid w:val="00835B5B"/>
    <w:rsid w:val="00835C5F"/>
    <w:rsid w:val="00836048"/>
    <w:rsid w:val="00836471"/>
    <w:rsid w:val="008368FD"/>
    <w:rsid w:val="0083697D"/>
    <w:rsid w:val="00836BA1"/>
    <w:rsid w:val="00836FC5"/>
    <w:rsid w:val="00836FF1"/>
    <w:rsid w:val="0083700F"/>
    <w:rsid w:val="00837032"/>
    <w:rsid w:val="008370CB"/>
    <w:rsid w:val="008371B7"/>
    <w:rsid w:val="00837324"/>
    <w:rsid w:val="0083758E"/>
    <w:rsid w:val="0083789D"/>
    <w:rsid w:val="00837B63"/>
    <w:rsid w:val="00837E4F"/>
    <w:rsid w:val="00837E7A"/>
    <w:rsid w:val="00837F16"/>
    <w:rsid w:val="00837FF3"/>
    <w:rsid w:val="0084059B"/>
    <w:rsid w:val="00840D33"/>
    <w:rsid w:val="00840D64"/>
    <w:rsid w:val="008411A9"/>
    <w:rsid w:val="00841A42"/>
    <w:rsid w:val="00841EB1"/>
    <w:rsid w:val="0084213A"/>
    <w:rsid w:val="008423CD"/>
    <w:rsid w:val="00842888"/>
    <w:rsid w:val="008428B4"/>
    <w:rsid w:val="00842E78"/>
    <w:rsid w:val="008432AC"/>
    <w:rsid w:val="0084334F"/>
    <w:rsid w:val="00843384"/>
    <w:rsid w:val="008436EE"/>
    <w:rsid w:val="00843CB0"/>
    <w:rsid w:val="00844249"/>
    <w:rsid w:val="008442BE"/>
    <w:rsid w:val="0084449B"/>
    <w:rsid w:val="00844541"/>
    <w:rsid w:val="008445EF"/>
    <w:rsid w:val="00844620"/>
    <w:rsid w:val="0084462A"/>
    <w:rsid w:val="00844766"/>
    <w:rsid w:val="008447BF"/>
    <w:rsid w:val="0084484A"/>
    <w:rsid w:val="008449EF"/>
    <w:rsid w:val="00844E4F"/>
    <w:rsid w:val="00844F13"/>
    <w:rsid w:val="008451DA"/>
    <w:rsid w:val="008451EC"/>
    <w:rsid w:val="008453DA"/>
    <w:rsid w:val="008455CD"/>
    <w:rsid w:val="00845870"/>
    <w:rsid w:val="00845997"/>
    <w:rsid w:val="00845B52"/>
    <w:rsid w:val="00845CA1"/>
    <w:rsid w:val="00846881"/>
    <w:rsid w:val="008468CD"/>
    <w:rsid w:val="00846D54"/>
    <w:rsid w:val="00846FC6"/>
    <w:rsid w:val="008472CB"/>
    <w:rsid w:val="008473E7"/>
    <w:rsid w:val="00847581"/>
    <w:rsid w:val="008475C2"/>
    <w:rsid w:val="00847876"/>
    <w:rsid w:val="00847AB9"/>
    <w:rsid w:val="00847C20"/>
    <w:rsid w:val="008500F2"/>
    <w:rsid w:val="0085015D"/>
    <w:rsid w:val="0085034A"/>
    <w:rsid w:val="0085041A"/>
    <w:rsid w:val="00850537"/>
    <w:rsid w:val="00850B76"/>
    <w:rsid w:val="00850E6E"/>
    <w:rsid w:val="00851130"/>
    <w:rsid w:val="008512A8"/>
    <w:rsid w:val="008515E9"/>
    <w:rsid w:val="008518C3"/>
    <w:rsid w:val="00851A0B"/>
    <w:rsid w:val="00851B54"/>
    <w:rsid w:val="00851DBA"/>
    <w:rsid w:val="0085200C"/>
    <w:rsid w:val="0085203D"/>
    <w:rsid w:val="0085221A"/>
    <w:rsid w:val="008523B4"/>
    <w:rsid w:val="0085252A"/>
    <w:rsid w:val="00852E23"/>
    <w:rsid w:val="008533CC"/>
    <w:rsid w:val="00853413"/>
    <w:rsid w:val="00853452"/>
    <w:rsid w:val="00853697"/>
    <w:rsid w:val="0085379B"/>
    <w:rsid w:val="008539EF"/>
    <w:rsid w:val="00853FAB"/>
    <w:rsid w:val="0085407A"/>
    <w:rsid w:val="00854106"/>
    <w:rsid w:val="0085433A"/>
    <w:rsid w:val="00854394"/>
    <w:rsid w:val="00854401"/>
    <w:rsid w:val="008545D9"/>
    <w:rsid w:val="008546AB"/>
    <w:rsid w:val="0085498A"/>
    <w:rsid w:val="0085499A"/>
    <w:rsid w:val="00854EF6"/>
    <w:rsid w:val="008550EA"/>
    <w:rsid w:val="008557E4"/>
    <w:rsid w:val="008558C7"/>
    <w:rsid w:val="00855A8B"/>
    <w:rsid w:val="00856193"/>
    <w:rsid w:val="008564E8"/>
    <w:rsid w:val="008565D5"/>
    <w:rsid w:val="008566F2"/>
    <w:rsid w:val="008568CA"/>
    <w:rsid w:val="00856E6E"/>
    <w:rsid w:val="00857173"/>
    <w:rsid w:val="008572EB"/>
    <w:rsid w:val="008573D0"/>
    <w:rsid w:val="00857491"/>
    <w:rsid w:val="008576D1"/>
    <w:rsid w:val="00857906"/>
    <w:rsid w:val="00857A8D"/>
    <w:rsid w:val="00860661"/>
    <w:rsid w:val="0086088C"/>
    <w:rsid w:val="00860983"/>
    <w:rsid w:val="00861125"/>
    <w:rsid w:val="008612E6"/>
    <w:rsid w:val="008616B6"/>
    <w:rsid w:val="00861876"/>
    <w:rsid w:val="00861BF1"/>
    <w:rsid w:val="00861DF6"/>
    <w:rsid w:val="00861EE0"/>
    <w:rsid w:val="00862265"/>
    <w:rsid w:val="00862274"/>
    <w:rsid w:val="0086241F"/>
    <w:rsid w:val="0086299C"/>
    <w:rsid w:val="00862BEF"/>
    <w:rsid w:val="00862C05"/>
    <w:rsid w:val="00862E09"/>
    <w:rsid w:val="00862F10"/>
    <w:rsid w:val="00862F4A"/>
    <w:rsid w:val="00863340"/>
    <w:rsid w:val="00863363"/>
    <w:rsid w:val="00863458"/>
    <w:rsid w:val="00863633"/>
    <w:rsid w:val="008636DC"/>
    <w:rsid w:val="00863889"/>
    <w:rsid w:val="00863A99"/>
    <w:rsid w:val="00863AF2"/>
    <w:rsid w:val="00863F41"/>
    <w:rsid w:val="008640C0"/>
    <w:rsid w:val="008642AC"/>
    <w:rsid w:val="00864334"/>
    <w:rsid w:val="00864562"/>
    <w:rsid w:val="008647C2"/>
    <w:rsid w:val="0086481D"/>
    <w:rsid w:val="0086483F"/>
    <w:rsid w:val="008649C0"/>
    <w:rsid w:val="00864AC9"/>
    <w:rsid w:val="00864FAE"/>
    <w:rsid w:val="00865365"/>
    <w:rsid w:val="0086552C"/>
    <w:rsid w:val="008655FD"/>
    <w:rsid w:val="0086569A"/>
    <w:rsid w:val="00865BF2"/>
    <w:rsid w:val="00865E33"/>
    <w:rsid w:val="00865E72"/>
    <w:rsid w:val="00865E74"/>
    <w:rsid w:val="00865FFE"/>
    <w:rsid w:val="008662E7"/>
    <w:rsid w:val="00866B48"/>
    <w:rsid w:val="00866CE9"/>
    <w:rsid w:val="0086712B"/>
    <w:rsid w:val="0086712F"/>
    <w:rsid w:val="008674F5"/>
    <w:rsid w:val="00867CBD"/>
    <w:rsid w:val="0087078D"/>
    <w:rsid w:val="008707F5"/>
    <w:rsid w:val="00870B47"/>
    <w:rsid w:val="00871121"/>
    <w:rsid w:val="0087120E"/>
    <w:rsid w:val="0087168D"/>
    <w:rsid w:val="008716B9"/>
    <w:rsid w:val="0087199A"/>
    <w:rsid w:val="00871A97"/>
    <w:rsid w:val="00871B66"/>
    <w:rsid w:val="00871C43"/>
    <w:rsid w:val="00871F9E"/>
    <w:rsid w:val="008721B0"/>
    <w:rsid w:val="008721CE"/>
    <w:rsid w:val="0087274F"/>
    <w:rsid w:val="00872993"/>
    <w:rsid w:val="00872A22"/>
    <w:rsid w:val="00873075"/>
    <w:rsid w:val="00873256"/>
    <w:rsid w:val="00873413"/>
    <w:rsid w:val="0087373F"/>
    <w:rsid w:val="008738A9"/>
    <w:rsid w:val="00873D3C"/>
    <w:rsid w:val="00874669"/>
    <w:rsid w:val="008747BE"/>
    <w:rsid w:val="00874937"/>
    <w:rsid w:val="00874CEE"/>
    <w:rsid w:val="00875907"/>
    <w:rsid w:val="00875D34"/>
    <w:rsid w:val="008764A3"/>
    <w:rsid w:val="008766D8"/>
    <w:rsid w:val="00876961"/>
    <w:rsid w:val="00876AB4"/>
    <w:rsid w:val="00876B59"/>
    <w:rsid w:val="00876DF6"/>
    <w:rsid w:val="00876E73"/>
    <w:rsid w:val="00877095"/>
    <w:rsid w:val="0087776A"/>
    <w:rsid w:val="00877AE4"/>
    <w:rsid w:val="00877E3C"/>
    <w:rsid w:val="008800D8"/>
    <w:rsid w:val="008801F7"/>
    <w:rsid w:val="0088059D"/>
    <w:rsid w:val="008809CB"/>
    <w:rsid w:val="00880B55"/>
    <w:rsid w:val="00880C83"/>
    <w:rsid w:val="008815B9"/>
    <w:rsid w:val="0088163B"/>
    <w:rsid w:val="00881778"/>
    <w:rsid w:val="0088187F"/>
    <w:rsid w:val="00881BB5"/>
    <w:rsid w:val="00881C00"/>
    <w:rsid w:val="008820AD"/>
    <w:rsid w:val="008820CC"/>
    <w:rsid w:val="0088223E"/>
    <w:rsid w:val="0088241C"/>
    <w:rsid w:val="008824ED"/>
    <w:rsid w:val="008828C7"/>
    <w:rsid w:val="00882B0E"/>
    <w:rsid w:val="00882B78"/>
    <w:rsid w:val="00882BD1"/>
    <w:rsid w:val="00882FCF"/>
    <w:rsid w:val="00883460"/>
    <w:rsid w:val="00883643"/>
    <w:rsid w:val="00883805"/>
    <w:rsid w:val="008839BA"/>
    <w:rsid w:val="00883D6B"/>
    <w:rsid w:val="00884404"/>
    <w:rsid w:val="00884487"/>
    <w:rsid w:val="00884726"/>
    <w:rsid w:val="0088477C"/>
    <w:rsid w:val="0088478E"/>
    <w:rsid w:val="008847FD"/>
    <w:rsid w:val="00884955"/>
    <w:rsid w:val="00884990"/>
    <w:rsid w:val="00884C06"/>
    <w:rsid w:val="00884D09"/>
    <w:rsid w:val="00884F75"/>
    <w:rsid w:val="008855E4"/>
    <w:rsid w:val="008856D3"/>
    <w:rsid w:val="008857B7"/>
    <w:rsid w:val="00885FB3"/>
    <w:rsid w:val="00886002"/>
    <w:rsid w:val="008869DD"/>
    <w:rsid w:val="00886CE0"/>
    <w:rsid w:val="00886EED"/>
    <w:rsid w:val="00887281"/>
    <w:rsid w:val="00887A0A"/>
    <w:rsid w:val="00887AD9"/>
    <w:rsid w:val="00887DF4"/>
    <w:rsid w:val="00890055"/>
    <w:rsid w:val="00890767"/>
    <w:rsid w:val="00890CB2"/>
    <w:rsid w:val="00890F04"/>
    <w:rsid w:val="008912CA"/>
    <w:rsid w:val="0089151D"/>
    <w:rsid w:val="00891625"/>
    <w:rsid w:val="008917C0"/>
    <w:rsid w:val="00891DAF"/>
    <w:rsid w:val="00892164"/>
    <w:rsid w:val="0089245A"/>
    <w:rsid w:val="0089253E"/>
    <w:rsid w:val="00892976"/>
    <w:rsid w:val="00892AA5"/>
    <w:rsid w:val="00892C5D"/>
    <w:rsid w:val="00892D9B"/>
    <w:rsid w:val="00893485"/>
    <w:rsid w:val="00893F6C"/>
    <w:rsid w:val="00894530"/>
    <w:rsid w:val="008947DC"/>
    <w:rsid w:val="00894A56"/>
    <w:rsid w:val="00894C07"/>
    <w:rsid w:val="00894CBA"/>
    <w:rsid w:val="00895232"/>
    <w:rsid w:val="00895437"/>
    <w:rsid w:val="008955E3"/>
    <w:rsid w:val="00895681"/>
    <w:rsid w:val="008956CF"/>
    <w:rsid w:val="00895A27"/>
    <w:rsid w:val="00895F52"/>
    <w:rsid w:val="0089629B"/>
    <w:rsid w:val="00896581"/>
    <w:rsid w:val="008970EB"/>
    <w:rsid w:val="00897232"/>
    <w:rsid w:val="0089727D"/>
    <w:rsid w:val="008972C0"/>
    <w:rsid w:val="008972C1"/>
    <w:rsid w:val="008972D8"/>
    <w:rsid w:val="008973E3"/>
    <w:rsid w:val="00897405"/>
    <w:rsid w:val="00897B47"/>
    <w:rsid w:val="00897F9F"/>
    <w:rsid w:val="008A0076"/>
    <w:rsid w:val="008A027F"/>
    <w:rsid w:val="008A06E7"/>
    <w:rsid w:val="008A08F9"/>
    <w:rsid w:val="008A0AD7"/>
    <w:rsid w:val="008A111C"/>
    <w:rsid w:val="008A12D8"/>
    <w:rsid w:val="008A1543"/>
    <w:rsid w:val="008A165F"/>
    <w:rsid w:val="008A1935"/>
    <w:rsid w:val="008A1D9A"/>
    <w:rsid w:val="008A1FB7"/>
    <w:rsid w:val="008A2631"/>
    <w:rsid w:val="008A26F5"/>
    <w:rsid w:val="008A28D9"/>
    <w:rsid w:val="008A2F23"/>
    <w:rsid w:val="008A3187"/>
    <w:rsid w:val="008A31DD"/>
    <w:rsid w:val="008A350E"/>
    <w:rsid w:val="008A3697"/>
    <w:rsid w:val="008A37D8"/>
    <w:rsid w:val="008A391A"/>
    <w:rsid w:val="008A3937"/>
    <w:rsid w:val="008A3B40"/>
    <w:rsid w:val="008A3BC4"/>
    <w:rsid w:val="008A3D50"/>
    <w:rsid w:val="008A3F71"/>
    <w:rsid w:val="008A482B"/>
    <w:rsid w:val="008A485A"/>
    <w:rsid w:val="008A49A9"/>
    <w:rsid w:val="008A5C4A"/>
    <w:rsid w:val="008A5EF1"/>
    <w:rsid w:val="008A6068"/>
    <w:rsid w:val="008A6520"/>
    <w:rsid w:val="008A6546"/>
    <w:rsid w:val="008A6718"/>
    <w:rsid w:val="008A6897"/>
    <w:rsid w:val="008A6AF0"/>
    <w:rsid w:val="008A6BA4"/>
    <w:rsid w:val="008A6E4E"/>
    <w:rsid w:val="008A70A0"/>
    <w:rsid w:val="008A70E7"/>
    <w:rsid w:val="008A70FE"/>
    <w:rsid w:val="008A75DB"/>
    <w:rsid w:val="008A793B"/>
    <w:rsid w:val="008A7A2F"/>
    <w:rsid w:val="008A7A6F"/>
    <w:rsid w:val="008A7BF0"/>
    <w:rsid w:val="008B0097"/>
    <w:rsid w:val="008B03F1"/>
    <w:rsid w:val="008B04E3"/>
    <w:rsid w:val="008B05E9"/>
    <w:rsid w:val="008B0662"/>
    <w:rsid w:val="008B06C5"/>
    <w:rsid w:val="008B07DA"/>
    <w:rsid w:val="008B088A"/>
    <w:rsid w:val="008B0B27"/>
    <w:rsid w:val="008B0D64"/>
    <w:rsid w:val="008B0D7E"/>
    <w:rsid w:val="008B0F58"/>
    <w:rsid w:val="008B152F"/>
    <w:rsid w:val="008B16EE"/>
    <w:rsid w:val="008B183F"/>
    <w:rsid w:val="008B1990"/>
    <w:rsid w:val="008B1A68"/>
    <w:rsid w:val="008B1D55"/>
    <w:rsid w:val="008B25DF"/>
    <w:rsid w:val="008B2AF3"/>
    <w:rsid w:val="008B2E83"/>
    <w:rsid w:val="008B2EAE"/>
    <w:rsid w:val="008B2ED1"/>
    <w:rsid w:val="008B2FDA"/>
    <w:rsid w:val="008B303A"/>
    <w:rsid w:val="008B30B7"/>
    <w:rsid w:val="008B37C0"/>
    <w:rsid w:val="008B38F0"/>
    <w:rsid w:val="008B3977"/>
    <w:rsid w:val="008B39A3"/>
    <w:rsid w:val="008B3AB1"/>
    <w:rsid w:val="008B3ECE"/>
    <w:rsid w:val="008B4038"/>
    <w:rsid w:val="008B41E6"/>
    <w:rsid w:val="008B4264"/>
    <w:rsid w:val="008B42DF"/>
    <w:rsid w:val="008B4825"/>
    <w:rsid w:val="008B4DA0"/>
    <w:rsid w:val="008B4E65"/>
    <w:rsid w:val="008B53A7"/>
    <w:rsid w:val="008B584D"/>
    <w:rsid w:val="008B5DD7"/>
    <w:rsid w:val="008B6033"/>
    <w:rsid w:val="008B61ED"/>
    <w:rsid w:val="008B6342"/>
    <w:rsid w:val="008B67BE"/>
    <w:rsid w:val="008B67F6"/>
    <w:rsid w:val="008B6993"/>
    <w:rsid w:val="008B6B80"/>
    <w:rsid w:val="008B6D01"/>
    <w:rsid w:val="008B6DF0"/>
    <w:rsid w:val="008B6E76"/>
    <w:rsid w:val="008B715E"/>
    <w:rsid w:val="008B7345"/>
    <w:rsid w:val="008B738A"/>
    <w:rsid w:val="008B76D2"/>
    <w:rsid w:val="008B7864"/>
    <w:rsid w:val="008B78DD"/>
    <w:rsid w:val="008C0150"/>
    <w:rsid w:val="008C01C2"/>
    <w:rsid w:val="008C037C"/>
    <w:rsid w:val="008C0B32"/>
    <w:rsid w:val="008C0C7A"/>
    <w:rsid w:val="008C0ED1"/>
    <w:rsid w:val="008C0EDF"/>
    <w:rsid w:val="008C11AE"/>
    <w:rsid w:val="008C15A6"/>
    <w:rsid w:val="008C1621"/>
    <w:rsid w:val="008C18A0"/>
    <w:rsid w:val="008C194C"/>
    <w:rsid w:val="008C1FDF"/>
    <w:rsid w:val="008C1FE1"/>
    <w:rsid w:val="008C237C"/>
    <w:rsid w:val="008C299A"/>
    <w:rsid w:val="008C2AAA"/>
    <w:rsid w:val="008C2B12"/>
    <w:rsid w:val="008C35D5"/>
    <w:rsid w:val="008C3681"/>
    <w:rsid w:val="008C36AB"/>
    <w:rsid w:val="008C403F"/>
    <w:rsid w:val="008C42A7"/>
    <w:rsid w:val="008C48C5"/>
    <w:rsid w:val="008C4B45"/>
    <w:rsid w:val="008C4DA1"/>
    <w:rsid w:val="008C4F66"/>
    <w:rsid w:val="008C522C"/>
    <w:rsid w:val="008C5961"/>
    <w:rsid w:val="008C638E"/>
    <w:rsid w:val="008C7292"/>
    <w:rsid w:val="008C73A2"/>
    <w:rsid w:val="008C73CC"/>
    <w:rsid w:val="008C75DC"/>
    <w:rsid w:val="008C7AF9"/>
    <w:rsid w:val="008C7CC0"/>
    <w:rsid w:val="008C7CF0"/>
    <w:rsid w:val="008D0170"/>
    <w:rsid w:val="008D019E"/>
    <w:rsid w:val="008D07F9"/>
    <w:rsid w:val="008D0F0F"/>
    <w:rsid w:val="008D1241"/>
    <w:rsid w:val="008D15AF"/>
    <w:rsid w:val="008D182E"/>
    <w:rsid w:val="008D1880"/>
    <w:rsid w:val="008D1D2B"/>
    <w:rsid w:val="008D1FD3"/>
    <w:rsid w:val="008D2039"/>
    <w:rsid w:val="008D22DD"/>
    <w:rsid w:val="008D3132"/>
    <w:rsid w:val="008D321E"/>
    <w:rsid w:val="008D341A"/>
    <w:rsid w:val="008D3E07"/>
    <w:rsid w:val="008D4495"/>
    <w:rsid w:val="008D4AB9"/>
    <w:rsid w:val="008D4BFE"/>
    <w:rsid w:val="008D4FD9"/>
    <w:rsid w:val="008D4FF1"/>
    <w:rsid w:val="008D507D"/>
    <w:rsid w:val="008D5672"/>
    <w:rsid w:val="008D597D"/>
    <w:rsid w:val="008D5A9D"/>
    <w:rsid w:val="008D6323"/>
    <w:rsid w:val="008D6511"/>
    <w:rsid w:val="008D6614"/>
    <w:rsid w:val="008D6700"/>
    <w:rsid w:val="008D6768"/>
    <w:rsid w:val="008D6890"/>
    <w:rsid w:val="008D68B5"/>
    <w:rsid w:val="008D68D9"/>
    <w:rsid w:val="008D6F33"/>
    <w:rsid w:val="008D71AB"/>
    <w:rsid w:val="008D75C0"/>
    <w:rsid w:val="008D772F"/>
    <w:rsid w:val="008D77DF"/>
    <w:rsid w:val="008D78BC"/>
    <w:rsid w:val="008D7DBB"/>
    <w:rsid w:val="008D7E0D"/>
    <w:rsid w:val="008D7FCA"/>
    <w:rsid w:val="008E00E3"/>
    <w:rsid w:val="008E051D"/>
    <w:rsid w:val="008E0544"/>
    <w:rsid w:val="008E0859"/>
    <w:rsid w:val="008E085C"/>
    <w:rsid w:val="008E0B9D"/>
    <w:rsid w:val="008E0BFC"/>
    <w:rsid w:val="008E0F69"/>
    <w:rsid w:val="008E112D"/>
    <w:rsid w:val="008E141C"/>
    <w:rsid w:val="008E1D44"/>
    <w:rsid w:val="008E1E69"/>
    <w:rsid w:val="008E20E6"/>
    <w:rsid w:val="008E219D"/>
    <w:rsid w:val="008E2495"/>
    <w:rsid w:val="008E251F"/>
    <w:rsid w:val="008E27C2"/>
    <w:rsid w:val="008E2C54"/>
    <w:rsid w:val="008E2D23"/>
    <w:rsid w:val="008E2D98"/>
    <w:rsid w:val="008E2F09"/>
    <w:rsid w:val="008E3002"/>
    <w:rsid w:val="008E310B"/>
    <w:rsid w:val="008E3260"/>
    <w:rsid w:val="008E39CF"/>
    <w:rsid w:val="008E39DC"/>
    <w:rsid w:val="008E3A2F"/>
    <w:rsid w:val="008E3F0B"/>
    <w:rsid w:val="008E3F7C"/>
    <w:rsid w:val="008E408D"/>
    <w:rsid w:val="008E4431"/>
    <w:rsid w:val="008E45FB"/>
    <w:rsid w:val="008E49B5"/>
    <w:rsid w:val="008E4D71"/>
    <w:rsid w:val="008E4EE1"/>
    <w:rsid w:val="008E53CA"/>
    <w:rsid w:val="008E553F"/>
    <w:rsid w:val="008E59DC"/>
    <w:rsid w:val="008E5D6D"/>
    <w:rsid w:val="008E627A"/>
    <w:rsid w:val="008E64E7"/>
    <w:rsid w:val="008E662B"/>
    <w:rsid w:val="008E689E"/>
    <w:rsid w:val="008E693A"/>
    <w:rsid w:val="008E72B4"/>
    <w:rsid w:val="008E7348"/>
    <w:rsid w:val="008E797C"/>
    <w:rsid w:val="008E7B12"/>
    <w:rsid w:val="008E7BC1"/>
    <w:rsid w:val="008E7EAD"/>
    <w:rsid w:val="008F01BF"/>
    <w:rsid w:val="008F0200"/>
    <w:rsid w:val="008F0456"/>
    <w:rsid w:val="008F04D7"/>
    <w:rsid w:val="008F0532"/>
    <w:rsid w:val="008F091A"/>
    <w:rsid w:val="008F0C97"/>
    <w:rsid w:val="008F0E22"/>
    <w:rsid w:val="008F10A1"/>
    <w:rsid w:val="008F156D"/>
    <w:rsid w:val="008F1840"/>
    <w:rsid w:val="008F1948"/>
    <w:rsid w:val="008F1E69"/>
    <w:rsid w:val="008F1EFA"/>
    <w:rsid w:val="008F2605"/>
    <w:rsid w:val="008F26CB"/>
    <w:rsid w:val="008F2913"/>
    <w:rsid w:val="008F2AF7"/>
    <w:rsid w:val="008F2CF1"/>
    <w:rsid w:val="008F2E5F"/>
    <w:rsid w:val="008F3287"/>
    <w:rsid w:val="008F377D"/>
    <w:rsid w:val="008F3911"/>
    <w:rsid w:val="008F4047"/>
    <w:rsid w:val="008F414F"/>
    <w:rsid w:val="008F42CB"/>
    <w:rsid w:val="008F43EB"/>
    <w:rsid w:val="008F5073"/>
    <w:rsid w:val="008F52B8"/>
    <w:rsid w:val="008F5914"/>
    <w:rsid w:val="008F59FC"/>
    <w:rsid w:val="008F5CEA"/>
    <w:rsid w:val="008F627F"/>
    <w:rsid w:val="008F6357"/>
    <w:rsid w:val="008F6421"/>
    <w:rsid w:val="008F6ADF"/>
    <w:rsid w:val="008F6D81"/>
    <w:rsid w:val="008F7911"/>
    <w:rsid w:val="008F7930"/>
    <w:rsid w:val="008F7941"/>
    <w:rsid w:val="008F7A1B"/>
    <w:rsid w:val="008F7EEE"/>
    <w:rsid w:val="00900328"/>
    <w:rsid w:val="009005A5"/>
    <w:rsid w:val="00900FF7"/>
    <w:rsid w:val="00901501"/>
    <w:rsid w:val="00901AA4"/>
    <w:rsid w:val="00901C5F"/>
    <w:rsid w:val="00902349"/>
    <w:rsid w:val="009031C3"/>
    <w:rsid w:val="009031D2"/>
    <w:rsid w:val="009039F0"/>
    <w:rsid w:val="00903CE8"/>
    <w:rsid w:val="009042C7"/>
    <w:rsid w:val="00904533"/>
    <w:rsid w:val="00904686"/>
    <w:rsid w:val="00904781"/>
    <w:rsid w:val="00904A67"/>
    <w:rsid w:val="00904BF9"/>
    <w:rsid w:val="00904FDE"/>
    <w:rsid w:val="00905032"/>
    <w:rsid w:val="00905100"/>
    <w:rsid w:val="0090547C"/>
    <w:rsid w:val="0090580B"/>
    <w:rsid w:val="0090596B"/>
    <w:rsid w:val="00905A85"/>
    <w:rsid w:val="00905EE4"/>
    <w:rsid w:val="00905FB4"/>
    <w:rsid w:val="009064C2"/>
    <w:rsid w:val="009065CE"/>
    <w:rsid w:val="009065D5"/>
    <w:rsid w:val="00906AD7"/>
    <w:rsid w:val="00906B30"/>
    <w:rsid w:val="00907001"/>
    <w:rsid w:val="009071EF"/>
    <w:rsid w:val="00907277"/>
    <w:rsid w:val="009073E2"/>
    <w:rsid w:val="00907559"/>
    <w:rsid w:val="009075B2"/>
    <w:rsid w:val="00910254"/>
    <w:rsid w:val="0091041E"/>
    <w:rsid w:val="00910900"/>
    <w:rsid w:val="009115F5"/>
    <w:rsid w:val="0091173E"/>
    <w:rsid w:val="00911789"/>
    <w:rsid w:val="00911CC1"/>
    <w:rsid w:val="00911E97"/>
    <w:rsid w:val="00911EE6"/>
    <w:rsid w:val="00911EEC"/>
    <w:rsid w:val="00911FA8"/>
    <w:rsid w:val="00912513"/>
    <w:rsid w:val="009128BB"/>
    <w:rsid w:val="00912A13"/>
    <w:rsid w:val="00912E35"/>
    <w:rsid w:val="00912F71"/>
    <w:rsid w:val="00913189"/>
    <w:rsid w:val="00913765"/>
    <w:rsid w:val="00913798"/>
    <w:rsid w:val="0091389E"/>
    <w:rsid w:val="00913BE7"/>
    <w:rsid w:val="00913EEE"/>
    <w:rsid w:val="00913EF1"/>
    <w:rsid w:val="00913F0A"/>
    <w:rsid w:val="009142BF"/>
    <w:rsid w:val="00914418"/>
    <w:rsid w:val="00914506"/>
    <w:rsid w:val="009148EB"/>
    <w:rsid w:val="00914B95"/>
    <w:rsid w:val="00915506"/>
    <w:rsid w:val="009157BB"/>
    <w:rsid w:val="00915D96"/>
    <w:rsid w:val="00915EE9"/>
    <w:rsid w:val="0091616D"/>
    <w:rsid w:val="009164EE"/>
    <w:rsid w:val="00916EDC"/>
    <w:rsid w:val="00917062"/>
    <w:rsid w:val="009174FD"/>
    <w:rsid w:val="009177B8"/>
    <w:rsid w:val="00917C14"/>
    <w:rsid w:val="00917C88"/>
    <w:rsid w:val="0092000B"/>
    <w:rsid w:val="00920992"/>
    <w:rsid w:val="00920C7C"/>
    <w:rsid w:val="00920E8A"/>
    <w:rsid w:val="009210CF"/>
    <w:rsid w:val="00921112"/>
    <w:rsid w:val="009214D1"/>
    <w:rsid w:val="00921E44"/>
    <w:rsid w:val="009220CB"/>
    <w:rsid w:val="00922147"/>
    <w:rsid w:val="009221B8"/>
    <w:rsid w:val="00922347"/>
    <w:rsid w:val="00922565"/>
    <w:rsid w:val="00922B60"/>
    <w:rsid w:val="00923015"/>
    <w:rsid w:val="009230B8"/>
    <w:rsid w:val="009230F3"/>
    <w:rsid w:val="0092319C"/>
    <w:rsid w:val="009232A2"/>
    <w:rsid w:val="009235A6"/>
    <w:rsid w:val="009235D3"/>
    <w:rsid w:val="009237CF"/>
    <w:rsid w:val="009238D0"/>
    <w:rsid w:val="009238EB"/>
    <w:rsid w:val="00923D41"/>
    <w:rsid w:val="00924070"/>
    <w:rsid w:val="00924427"/>
    <w:rsid w:val="0092450C"/>
    <w:rsid w:val="00924849"/>
    <w:rsid w:val="00924F0B"/>
    <w:rsid w:val="00924FBF"/>
    <w:rsid w:val="009250CF"/>
    <w:rsid w:val="00925135"/>
    <w:rsid w:val="00925248"/>
    <w:rsid w:val="00925309"/>
    <w:rsid w:val="00925368"/>
    <w:rsid w:val="00925973"/>
    <w:rsid w:val="00925F29"/>
    <w:rsid w:val="00926253"/>
    <w:rsid w:val="009263BC"/>
    <w:rsid w:val="00926B1C"/>
    <w:rsid w:val="00926BD9"/>
    <w:rsid w:val="00926F4B"/>
    <w:rsid w:val="00927A6E"/>
    <w:rsid w:val="00927AD5"/>
    <w:rsid w:val="00927AFB"/>
    <w:rsid w:val="00927C0A"/>
    <w:rsid w:val="00927C0D"/>
    <w:rsid w:val="00927DFB"/>
    <w:rsid w:val="009303D3"/>
    <w:rsid w:val="00930461"/>
    <w:rsid w:val="009305A1"/>
    <w:rsid w:val="0093072F"/>
    <w:rsid w:val="00930DAE"/>
    <w:rsid w:val="00931004"/>
    <w:rsid w:val="00931515"/>
    <w:rsid w:val="00931AED"/>
    <w:rsid w:val="00931CE3"/>
    <w:rsid w:val="00931DEA"/>
    <w:rsid w:val="00931E74"/>
    <w:rsid w:val="00931FC0"/>
    <w:rsid w:val="009322A7"/>
    <w:rsid w:val="009323FB"/>
    <w:rsid w:val="00932602"/>
    <w:rsid w:val="0093277D"/>
    <w:rsid w:val="00932D13"/>
    <w:rsid w:val="00933236"/>
    <w:rsid w:val="009332E3"/>
    <w:rsid w:val="00933890"/>
    <w:rsid w:val="009338CC"/>
    <w:rsid w:val="009339E0"/>
    <w:rsid w:val="00933B73"/>
    <w:rsid w:val="00933B77"/>
    <w:rsid w:val="00933C79"/>
    <w:rsid w:val="00933D99"/>
    <w:rsid w:val="00934190"/>
    <w:rsid w:val="0093451E"/>
    <w:rsid w:val="00934657"/>
    <w:rsid w:val="00934921"/>
    <w:rsid w:val="00934E15"/>
    <w:rsid w:val="009354F8"/>
    <w:rsid w:val="009356B5"/>
    <w:rsid w:val="00935C5F"/>
    <w:rsid w:val="00936512"/>
    <w:rsid w:val="0093665C"/>
    <w:rsid w:val="0093678A"/>
    <w:rsid w:val="00936AA6"/>
    <w:rsid w:val="00936C56"/>
    <w:rsid w:val="00936DA1"/>
    <w:rsid w:val="00936F1C"/>
    <w:rsid w:val="00937087"/>
    <w:rsid w:val="009370BE"/>
    <w:rsid w:val="0093722A"/>
    <w:rsid w:val="009374E2"/>
    <w:rsid w:val="00937C8E"/>
    <w:rsid w:val="00937D31"/>
    <w:rsid w:val="0094017E"/>
    <w:rsid w:val="00940525"/>
    <w:rsid w:val="0094064E"/>
    <w:rsid w:val="00940D5A"/>
    <w:rsid w:val="009413ED"/>
    <w:rsid w:val="00941591"/>
    <w:rsid w:val="0094159C"/>
    <w:rsid w:val="009417C6"/>
    <w:rsid w:val="0094187F"/>
    <w:rsid w:val="00941D7D"/>
    <w:rsid w:val="009422D9"/>
    <w:rsid w:val="00942372"/>
    <w:rsid w:val="009424FC"/>
    <w:rsid w:val="0094256D"/>
    <w:rsid w:val="009425C5"/>
    <w:rsid w:val="00942735"/>
    <w:rsid w:val="0094292E"/>
    <w:rsid w:val="00942AC1"/>
    <w:rsid w:val="00942B05"/>
    <w:rsid w:val="00942DFA"/>
    <w:rsid w:val="0094318C"/>
    <w:rsid w:val="009433EE"/>
    <w:rsid w:val="00943418"/>
    <w:rsid w:val="00943497"/>
    <w:rsid w:val="00943724"/>
    <w:rsid w:val="00943A6D"/>
    <w:rsid w:val="00943CD2"/>
    <w:rsid w:val="009444AE"/>
    <w:rsid w:val="00944706"/>
    <w:rsid w:val="0094474C"/>
    <w:rsid w:val="009447AF"/>
    <w:rsid w:val="0094481D"/>
    <w:rsid w:val="009449B0"/>
    <w:rsid w:val="009449DE"/>
    <w:rsid w:val="00944C64"/>
    <w:rsid w:val="00944D3F"/>
    <w:rsid w:val="00944D4F"/>
    <w:rsid w:val="00945453"/>
    <w:rsid w:val="009456ED"/>
    <w:rsid w:val="009457BB"/>
    <w:rsid w:val="009458DB"/>
    <w:rsid w:val="00945C45"/>
    <w:rsid w:val="00946094"/>
    <w:rsid w:val="0094668B"/>
    <w:rsid w:val="009468D7"/>
    <w:rsid w:val="00946993"/>
    <w:rsid w:val="00946997"/>
    <w:rsid w:val="00946C2E"/>
    <w:rsid w:val="00946C6D"/>
    <w:rsid w:val="00946E5E"/>
    <w:rsid w:val="0094768F"/>
    <w:rsid w:val="009477FF"/>
    <w:rsid w:val="00947AA9"/>
    <w:rsid w:val="00947E91"/>
    <w:rsid w:val="009500D3"/>
    <w:rsid w:val="0095012E"/>
    <w:rsid w:val="00950DBC"/>
    <w:rsid w:val="00950EA6"/>
    <w:rsid w:val="0095159F"/>
    <w:rsid w:val="009517B7"/>
    <w:rsid w:val="00951B69"/>
    <w:rsid w:val="00951C5F"/>
    <w:rsid w:val="00951E21"/>
    <w:rsid w:val="00951FDB"/>
    <w:rsid w:val="00952014"/>
    <w:rsid w:val="00952127"/>
    <w:rsid w:val="009521D7"/>
    <w:rsid w:val="009522FD"/>
    <w:rsid w:val="009523F6"/>
    <w:rsid w:val="009524B2"/>
    <w:rsid w:val="0095255D"/>
    <w:rsid w:val="0095294B"/>
    <w:rsid w:val="009529B3"/>
    <w:rsid w:val="00952C76"/>
    <w:rsid w:val="009530F5"/>
    <w:rsid w:val="00953163"/>
    <w:rsid w:val="009531BF"/>
    <w:rsid w:val="0095341F"/>
    <w:rsid w:val="009536A2"/>
    <w:rsid w:val="00953891"/>
    <w:rsid w:val="00953A07"/>
    <w:rsid w:val="00953C76"/>
    <w:rsid w:val="00953D6A"/>
    <w:rsid w:val="00953EED"/>
    <w:rsid w:val="0095417C"/>
    <w:rsid w:val="009544F9"/>
    <w:rsid w:val="009545BE"/>
    <w:rsid w:val="00954834"/>
    <w:rsid w:val="00954B20"/>
    <w:rsid w:val="0095569D"/>
    <w:rsid w:val="0095576A"/>
    <w:rsid w:val="0095576D"/>
    <w:rsid w:val="00955A40"/>
    <w:rsid w:val="0095667A"/>
    <w:rsid w:val="00956BDE"/>
    <w:rsid w:val="00956D8C"/>
    <w:rsid w:val="00956F3B"/>
    <w:rsid w:val="00956FE2"/>
    <w:rsid w:val="00957029"/>
    <w:rsid w:val="009573CD"/>
    <w:rsid w:val="00957778"/>
    <w:rsid w:val="0096006E"/>
    <w:rsid w:val="009605C5"/>
    <w:rsid w:val="0096077D"/>
    <w:rsid w:val="00960BA4"/>
    <w:rsid w:val="00960C1A"/>
    <w:rsid w:val="00961087"/>
    <w:rsid w:val="00961164"/>
    <w:rsid w:val="00961194"/>
    <w:rsid w:val="0096137D"/>
    <w:rsid w:val="009615E8"/>
    <w:rsid w:val="00961616"/>
    <w:rsid w:val="009616F8"/>
    <w:rsid w:val="00961782"/>
    <w:rsid w:val="009618A8"/>
    <w:rsid w:val="00961A3A"/>
    <w:rsid w:val="00961B4B"/>
    <w:rsid w:val="00961D77"/>
    <w:rsid w:val="0096207B"/>
    <w:rsid w:val="009623EA"/>
    <w:rsid w:val="0096249E"/>
    <w:rsid w:val="009625ED"/>
    <w:rsid w:val="00962816"/>
    <w:rsid w:val="009628AF"/>
    <w:rsid w:val="00962C18"/>
    <w:rsid w:val="009630DD"/>
    <w:rsid w:val="0096347A"/>
    <w:rsid w:val="009634C2"/>
    <w:rsid w:val="00963555"/>
    <w:rsid w:val="009635C0"/>
    <w:rsid w:val="00963B7D"/>
    <w:rsid w:val="00963F29"/>
    <w:rsid w:val="00964097"/>
    <w:rsid w:val="0096436E"/>
    <w:rsid w:val="009646EE"/>
    <w:rsid w:val="00964A51"/>
    <w:rsid w:val="00964C6D"/>
    <w:rsid w:val="0096510B"/>
    <w:rsid w:val="00965547"/>
    <w:rsid w:val="00965606"/>
    <w:rsid w:val="00965D54"/>
    <w:rsid w:val="00965EF0"/>
    <w:rsid w:val="00966443"/>
    <w:rsid w:val="0096652F"/>
    <w:rsid w:val="0096659D"/>
    <w:rsid w:val="00966602"/>
    <w:rsid w:val="0096667B"/>
    <w:rsid w:val="00966873"/>
    <w:rsid w:val="0096688F"/>
    <w:rsid w:val="009669ED"/>
    <w:rsid w:val="00966C67"/>
    <w:rsid w:val="009673A3"/>
    <w:rsid w:val="009676AA"/>
    <w:rsid w:val="009677D7"/>
    <w:rsid w:val="009678E8"/>
    <w:rsid w:val="00967CCF"/>
    <w:rsid w:val="0097038E"/>
    <w:rsid w:val="009706B4"/>
    <w:rsid w:val="009707D0"/>
    <w:rsid w:val="00970A55"/>
    <w:rsid w:val="00970D89"/>
    <w:rsid w:val="00970E9D"/>
    <w:rsid w:val="00971452"/>
    <w:rsid w:val="009717D5"/>
    <w:rsid w:val="00971B5F"/>
    <w:rsid w:val="00971BDC"/>
    <w:rsid w:val="0097209D"/>
    <w:rsid w:val="00972502"/>
    <w:rsid w:val="00972847"/>
    <w:rsid w:val="00972ABE"/>
    <w:rsid w:val="0097310A"/>
    <w:rsid w:val="00973366"/>
    <w:rsid w:val="009735D9"/>
    <w:rsid w:val="00973612"/>
    <w:rsid w:val="00973857"/>
    <w:rsid w:val="00973C5D"/>
    <w:rsid w:val="00973E63"/>
    <w:rsid w:val="00973EA3"/>
    <w:rsid w:val="00974334"/>
    <w:rsid w:val="00974375"/>
    <w:rsid w:val="00974477"/>
    <w:rsid w:val="009745AF"/>
    <w:rsid w:val="00974861"/>
    <w:rsid w:val="00974936"/>
    <w:rsid w:val="00974A76"/>
    <w:rsid w:val="00974C31"/>
    <w:rsid w:val="00974D3C"/>
    <w:rsid w:val="00975757"/>
    <w:rsid w:val="00975760"/>
    <w:rsid w:val="009757DA"/>
    <w:rsid w:val="009757FA"/>
    <w:rsid w:val="0097588F"/>
    <w:rsid w:val="00975E46"/>
    <w:rsid w:val="009760B7"/>
    <w:rsid w:val="00976463"/>
    <w:rsid w:val="00976466"/>
    <w:rsid w:val="00976737"/>
    <w:rsid w:val="009768E3"/>
    <w:rsid w:val="00976A5F"/>
    <w:rsid w:val="00976E91"/>
    <w:rsid w:val="00976F4C"/>
    <w:rsid w:val="00977443"/>
    <w:rsid w:val="0097752D"/>
    <w:rsid w:val="009775E2"/>
    <w:rsid w:val="009776AD"/>
    <w:rsid w:val="00977789"/>
    <w:rsid w:val="00977B97"/>
    <w:rsid w:val="00977C54"/>
    <w:rsid w:val="00977D0D"/>
    <w:rsid w:val="00977DA2"/>
    <w:rsid w:val="0098013B"/>
    <w:rsid w:val="00980280"/>
    <w:rsid w:val="00980ABA"/>
    <w:rsid w:val="00980F1F"/>
    <w:rsid w:val="00980F30"/>
    <w:rsid w:val="00980FBA"/>
    <w:rsid w:val="00980FFE"/>
    <w:rsid w:val="00981176"/>
    <w:rsid w:val="0098140D"/>
    <w:rsid w:val="009817A1"/>
    <w:rsid w:val="00981B48"/>
    <w:rsid w:val="00981B71"/>
    <w:rsid w:val="009820C8"/>
    <w:rsid w:val="00982233"/>
    <w:rsid w:val="0098253D"/>
    <w:rsid w:val="0098256D"/>
    <w:rsid w:val="00982BF5"/>
    <w:rsid w:val="00982CE2"/>
    <w:rsid w:val="00982F9A"/>
    <w:rsid w:val="00983A96"/>
    <w:rsid w:val="00984272"/>
    <w:rsid w:val="00984370"/>
    <w:rsid w:val="0098491C"/>
    <w:rsid w:val="00984B34"/>
    <w:rsid w:val="0098546D"/>
    <w:rsid w:val="009856B3"/>
    <w:rsid w:val="009857BE"/>
    <w:rsid w:val="009858A3"/>
    <w:rsid w:val="00985B26"/>
    <w:rsid w:val="00985EA2"/>
    <w:rsid w:val="00985F33"/>
    <w:rsid w:val="009861C3"/>
    <w:rsid w:val="009862B3"/>
    <w:rsid w:val="0098649D"/>
    <w:rsid w:val="009864D7"/>
    <w:rsid w:val="009864EF"/>
    <w:rsid w:val="0098668B"/>
    <w:rsid w:val="00986970"/>
    <w:rsid w:val="00986D59"/>
    <w:rsid w:val="00986ECE"/>
    <w:rsid w:val="0098757F"/>
    <w:rsid w:val="009879A1"/>
    <w:rsid w:val="00987B77"/>
    <w:rsid w:val="00987EDB"/>
    <w:rsid w:val="009904CF"/>
    <w:rsid w:val="00990588"/>
    <w:rsid w:val="00990955"/>
    <w:rsid w:val="009909C3"/>
    <w:rsid w:val="00990A6C"/>
    <w:rsid w:val="00990F5B"/>
    <w:rsid w:val="00991258"/>
    <w:rsid w:val="0099136C"/>
    <w:rsid w:val="00991694"/>
    <w:rsid w:val="009917D6"/>
    <w:rsid w:val="009917DE"/>
    <w:rsid w:val="009918DF"/>
    <w:rsid w:val="009920C8"/>
    <w:rsid w:val="009922CC"/>
    <w:rsid w:val="0099254E"/>
    <w:rsid w:val="009928A0"/>
    <w:rsid w:val="00992A36"/>
    <w:rsid w:val="00992A99"/>
    <w:rsid w:val="00992F6D"/>
    <w:rsid w:val="00993AE0"/>
    <w:rsid w:val="00993D29"/>
    <w:rsid w:val="009940D4"/>
    <w:rsid w:val="009940EB"/>
    <w:rsid w:val="009942FB"/>
    <w:rsid w:val="00994319"/>
    <w:rsid w:val="00994411"/>
    <w:rsid w:val="009944D1"/>
    <w:rsid w:val="00994559"/>
    <w:rsid w:val="009946E3"/>
    <w:rsid w:val="00994784"/>
    <w:rsid w:val="00994805"/>
    <w:rsid w:val="009948A5"/>
    <w:rsid w:val="00994A2A"/>
    <w:rsid w:val="009950C0"/>
    <w:rsid w:val="00995815"/>
    <w:rsid w:val="00995916"/>
    <w:rsid w:val="00995EE2"/>
    <w:rsid w:val="009960A5"/>
    <w:rsid w:val="0099621E"/>
    <w:rsid w:val="009967F6"/>
    <w:rsid w:val="009968C8"/>
    <w:rsid w:val="00996A3B"/>
    <w:rsid w:val="00996B7F"/>
    <w:rsid w:val="009970E8"/>
    <w:rsid w:val="009973BE"/>
    <w:rsid w:val="009979AB"/>
    <w:rsid w:val="00997A58"/>
    <w:rsid w:val="00997D67"/>
    <w:rsid w:val="00997EF1"/>
    <w:rsid w:val="009A04DA"/>
    <w:rsid w:val="009A0730"/>
    <w:rsid w:val="009A077A"/>
    <w:rsid w:val="009A0934"/>
    <w:rsid w:val="009A09A2"/>
    <w:rsid w:val="009A0A3E"/>
    <w:rsid w:val="009A0C70"/>
    <w:rsid w:val="009A0D61"/>
    <w:rsid w:val="009A10FD"/>
    <w:rsid w:val="009A11DE"/>
    <w:rsid w:val="009A13C4"/>
    <w:rsid w:val="009A18E3"/>
    <w:rsid w:val="009A1B86"/>
    <w:rsid w:val="009A1BAD"/>
    <w:rsid w:val="009A1F7A"/>
    <w:rsid w:val="009A1FC9"/>
    <w:rsid w:val="009A21D1"/>
    <w:rsid w:val="009A2278"/>
    <w:rsid w:val="009A245D"/>
    <w:rsid w:val="009A2615"/>
    <w:rsid w:val="009A27A8"/>
    <w:rsid w:val="009A2952"/>
    <w:rsid w:val="009A2A06"/>
    <w:rsid w:val="009A2F85"/>
    <w:rsid w:val="009A3087"/>
    <w:rsid w:val="009A323C"/>
    <w:rsid w:val="009A32D5"/>
    <w:rsid w:val="009A33F7"/>
    <w:rsid w:val="009A36B4"/>
    <w:rsid w:val="009A36E3"/>
    <w:rsid w:val="009A3873"/>
    <w:rsid w:val="009A3922"/>
    <w:rsid w:val="009A3949"/>
    <w:rsid w:val="009A3C2F"/>
    <w:rsid w:val="009A3D5F"/>
    <w:rsid w:val="009A4012"/>
    <w:rsid w:val="009A425C"/>
    <w:rsid w:val="009A431B"/>
    <w:rsid w:val="009A4415"/>
    <w:rsid w:val="009A44FB"/>
    <w:rsid w:val="009A48A6"/>
    <w:rsid w:val="009A4930"/>
    <w:rsid w:val="009A4CF0"/>
    <w:rsid w:val="009A5051"/>
    <w:rsid w:val="009A50F3"/>
    <w:rsid w:val="009A524C"/>
    <w:rsid w:val="009A526C"/>
    <w:rsid w:val="009A533B"/>
    <w:rsid w:val="009A55A6"/>
    <w:rsid w:val="009A5629"/>
    <w:rsid w:val="009A593D"/>
    <w:rsid w:val="009A5C05"/>
    <w:rsid w:val="009A5D34"/>
    <w:rsid w:val="009A5E31"/>
    <w:rsid w:val="009A5E88"/>
    <w:rsid w:val="009A6004"/>
    <w:rsid w:val="009A6275"/>
    <w:rsid w:val="009A68E5"/>
    <w:rsid w:val="009A6AB4"/>
    <w:rsid w:val="009A6BB8"/>
    <w:rsid w:val="009A727B"/>
    <w:rsid w:val="009A7592"/>
    <w:rsid w:val="009A7610"/>
    <w:rsid w:val="009A7759"/>
    <w:rsid w:val="009A78A0"/>
    <w:rsid w:val="009B031D"/>
    <w:rsid w:val="009B03C3"/>
    <w:rsid w:val="009B066D"/>
    <w:rsid w:val="009B0772"/>
    <w:rsid w:val="009B078D"/>
    <w:rsid w:val="009B0926"/>
    <w:rsid w:val="009B0954"/>
    <w:rsid w:val="009B0C51"/>
    <w:rsid w:val="009B0FB3"/>
    <w:rsid w:val="009B1225"/>
    <w:rsid w:val="009B178A"/>
    <w:rsid w:val="009B1815"/>
    <w:rsid w:val="009B18BA"/>
    <w:rsid w:val="009B1B68"/>
    <w:rsid w:val="009B219E"/>
    <w:rsid w:val="009B25F3"/>
    <w:rsid w:val="009B262C"/>
    <w:rsid w:val="009B27BA"/>
    <w:rsid w:val="009B2B2F"/>
    <w:rsid w:val="009B2C88"/>
    <w:rsid w:val="009B2E03"/>
    <w:rsid w:val="009B2FE6"/>
    <w:rsid w:val="009B30C2"/>
    <w:rsid w:val="009B3388"/>
    <w:rsid w:val="009B348E"/>
    <w:rsid w:val="009B3600"/>
    <w:rsid w:val="009B3996"/>
    <w:rsid w:val="009B39CA"/>
    <w:rsid w:val="009B3B7A"/>
    <w:rsid w:val="009B3D4D"/>
    <w:rsid w:val="009B402F"/>
    <w:rsid w:val="009B4161"/>
    <w:rsid w:val="009B4292"/>
    <w:rsid w:val="009B447E"/>
    <w:rsid w:val="009B4555"/>
    <w:rsid w:val="009B4558"/>
    <w:rsid w:val="009B4BF5"/>
    <w:rsid w:val="009B50EB"/>
    <w:rsid w:val="009B552F"/>
    <w:rsid w:val="009B557D"/>
    <w:rsid w:val="009B5780"/>
    <w:rsid w:val="009B5A79"/>
    <w:rsid w:val="009B5C69"/>
    <w:rsid w:val="009B634F"/>
    <w:rsid w:val="009B6877"/>
    <w:rsid w:val="009B6897"/>
    <w:rsid w:val="009B6C35"/>
    <w:rsid w:val="009B6D5C"/>
    <w:rsid w:val="009B6D78"/>
    <w:rsid w:val="009B6F42"/>
    <w:rsid w:val="009B6FF5"/>
    <w:rsid w:val="009B7180"/>
    <w:rsid w:val="009B7227"/>
    <w:rsid w:val="009B7366"/>
    <w:rsid w:val="009B7491"/>
    <w:rsid w:val="009B7631"/>
    <w:rsid w:val="009B7676"/>
    <w:rsid w:val="009B7908"/>
    <w:rsid w:val="009B7992"/>
    <w:rsid w:val="009B7AEF"/>
    <w:rsid w:val="009B7E34"/>
    <w:rsid w:val="009C03ED"/>
    <w:rsid w:val="009C03F7"/>
    <w:rsid w:val="009C0410"/>
    <w:rsid w:val="009C0CCE"/>
    <w:rsid w:val="009C0FE3"/>
    <w:rsid w:val="009C123A"/>
    <w:rsid w:val="009C14C2"/>
    <w:rsid w:val="009C14E9"/>
    <w:rsid w:val="009C1734"/>
    <w:rsid w:val="009C1793"/>
    <w:rsid w:val="009C1A04"/>
    <w:rsid w:val="009C22F8"/>
    <w:rsid w:val="009C2969"/>
    <w:rsid w:val="009C2B8B"/>
    <w:rsid w:val="009C2C93"/>
    <w:rsid w:val="009C2F40"/>
    <w:rsid w:val="009C310D"/>
    <w:rsid w:val="009C31F0"/>
    <w:rsid w:val="009C3D3A"/>
    <w:rsid w:val="009C3F89"/>
    <w:rsid w:val="009C409F"/>
    <w:rsid w:val="009C42E0"/>
    <w:rsid w:val="009C433F"/>
    <w:rsid w:val="009C4431"/>
    <w:rsid w:val="009C448E"/>
    <w:rsid w:val="009C46C8"/>
    <w:rsid w:val="009C4D31"/>
    <w:rsid w:val="009C4DC7"/>
    <w:rsid w:val="009C535F"/>
    <w:rsid w:val="009C544A"/>
    <w:rsid w:val="009C5991"/>
    <w:rsid w:val="009C5BBE"/>
    <w:rsid w:val="009C5D20"/>
    <w:rsid w:val="009C5D76"/>
    <w:rsid w:val="009C5FD2"/>
    <w:rsid w:val="009C606E"/>
    <w:rsid w:val="009C61B2"/>
    <w:rsid w:val="009C64CC"/>
    <w:rsid w:val="009C65F6"/>
    <w:rsid w:val="009C6E05"/>
    <w:rsid w:val="009C718C"/>
    <w:rsid w:val="009C7461"/>
    <w:rsid w:val="009C74AF"/>
    <w:rsid w:val="009C7536"/>
    <w:rsid w:val="009C76FD"/>
    <w:rsid w:val="009C773D"/>
    <w:rsid w:val="009C777E"/>
    <w:rsid w:val="009C7889"/>
    <w:rsid w:val="009C7930"/>
    <w:rsid w:val="009C7C0A"/>
    <w:rsid w:val="009C7E78"/>
    <w:rsid w:val="009C7EA0"/>
    <w:rsid w:val="009C7FA8"/>
    <w:rsid w:val="009D096C"/>
    <w:rsid w:val="009D0A09"/>
    <w:rsid w:val="009D0B0A"/>
    <w:rsid w:val="009D0DAC"/>
    <w:rsid w:val="009D0E76"/>
    <w:rsid w:val="009D0EBF"/>
    <w:rsid w:val="009D1093"/>
    <w:rsid w:val="009D10A2"/>
    <w:rsid w:val="009D14C6"/>
    <w:rsid w:val="009D18E6"/>
    <w:rsid w:val="009D1C7C"/>
    <w:rsid w:val="009D1E9F"/>
    <w:rsid w:val="009D2011"/>
    <w:rsid w:val="009D21A7"/>
    <w:rsid w:val="009D24A2"/>
    <w:rsid w:val="009D2880"/>
    <w:rsid w:val="009D2938"/>
    <w:rsid w:val="009D3042"/>
    <w:rsid w:val="009D308F"/>
    <w:rsid w:val="009D332F"/>
    <w:rsid w:val="009D3583"/>
    <w:rsid w:val="009D39A1"/>
    <w:rsid w:val="009D3A53"/>
    <w:rsid w:val="009D3ADF"/>
    <w:rsid w:val="009D3BA8"/>
    <w:rsid w:val="009D3BF9"/>
    <w:rsid w:val="009D46E4"/>
    <w:rsid w:val="009D4911"/>
    <w:rsid w:val="009D4DAE"/>
    <w:rsid w:val="009D4DD7"/>
    <w:rsid w:val="009D52D2"/>
    <w:rsid w:val="009D53D4"/>
    <w:rsid w:val="009D5465"/>
    <w:rsid w:val="009D5A17"/>
    <w:rsid w:val="009D5B63"/>
    <w:rsid w:val="009D5C3F"/>
    <w:rsid w:val="009D5FBD"/>
    <w:rsid w:val="009D63A9"/>
    <w:rsid w:val="009D76F3"/>
    <w:rsid w:val="009D7B96"/>
    <w:rsid w:val="009D7CEE"/>
    <w:rsid w:val="009D7D7D"/>
    <w:rsid w:val="009E07EB"/>
    <w:rsid w:val="009E0923"/>
    <w:rsid w:val="009E0995"/>
    <w:rsid w:val="009E0A02"/>
    <w:rsid w:val="009E0AFC"/>
    <w:rsid w:val="009E0B21"/>
    <w:rsid w:val="009E0CA4"/>
    <w:rsid w:val="009E0D9C"/>
    <w:rsid w:val="009E0EB5"/>
    <w:rsid w:val="009E1C7D"/>
    <w:rsid w:val="009E22DD"/>
    <w:rsid w:val="009E22DE"/>
    <w:rsid w:val="009E3101"/>
    <w:rsid w:val="009E4011"/>
    <w:rsid w:val="009E45A2"/>
    <w:rsid w:val="009E4ADB"/>
    <w:rsid w:val="009E4B19"/>
    <w:rsid w:val="009E4E44"/>
    <w:rsid w:val="009E4E95"/>
    <w:rsid w:val="009E518B"/>
    <w:rsid w:val="009E5223"/>
    <w:rsid w:val="009E5269"/>
    <w:rsid w:val="009E5410"/>
    <w:rsid w:val="009E55AB"/>
    <w:rsid w:val="009E5915"/>
    <w:rsid w:val="009E5A4B"/>
    <w:rsid w:val="009E5C1B"/>
    <w:rsid w:val="009E5D28"/>
    <w:rsid w:val="009E5F66"/>
    <w:rsid w:val="009E6092"/>
    <w:rsid w:val="009E60CA"/>
    <w:rsid w:val="009E60EF"/>
    <w:rsid w:val="009E6335"/>
    <w:rsid w:val="009E642A"/>
    <w:rsid w:val="009E64A5"/>
    <w:rsid w:val="009E664E"/>
    <w:rsid w:val="009E6773"/>
    <w:rsid w:val="009E679A"/>
    <w:rsid w:val="009E6C59"/>
    <w:rsid w:val="009E6F4F"/>
    <w:rsid w:val="009E726D"/>
    <w:rsid w:val="009E7AD1"/>
    <w:rsid w:val="009E7F76"/>
    <w:rsid w:val="009F01F7"/>
    <w:rsid w:val="009F0351"/>
    <w:rsid w:val="009F03BF"/>
    <w:rsid w:val="009F0E31"/>
    <w:rsid w:val="009F0EC0"/>
    <w:rsid w:val="009F0FDD"/>
    <w:rsid w:val="009F124D"/>
    <w:rsid w:val="009F12DE"/>
    <w:rsid w:val="009F1313"/>
    <w:rsid w:val="009F1A39"/>
    <w:rsid w:val="009F1A4E"/>
    <w:rsid w:val="009F1FCA"/>
    <w:rsid w:val="009F21F7"/>
    <w:rsid w:val="009F230F"/>
    <w:rsid w:val="009F2547"/>
    <w:rsid w:val="009F28D7"/>
    <w:rsid w:val="009F2C44"/>
    <w:rsid w:val="009F3133"/>
    <w:rsid w:val="009F35DA"/>
    <w:rsid w:val="009F38D7"/>
    <w:rsid w:val="009F3971"/>
    <w:rsid w:val="009F3E36"/>
    <w:rsid w:val="009F4001"/>
    <w:rsid w:val="009F4412"/>
    <w:rsid w:val="009F44DC"/>
    <w:rsid w:val="009F4642"/>
    <w:rsid w:val="009F4A5B"/>
    <w:rsid w:val="009F4DD2"/>
    <w:rsid w:val="009F4F95"/>
    <w:rsid w:val="009F5075"/>
    <w:rsid w:val="009F5272"/>
    <w:rsid w:val="009F5499"/>
    <w:rsid w:val="009F58BD"/>
    <w:rsid w:val="009F5A6B"/>
    <w:rsid w:val="009F5FAE"/>
    <w:rsid w:val="009F6780"/>
    <w:rsid w:val="009F78AF"/>
    <w:rsid w:val="009F7A7E"/>
    <w:rsid w:val="009F7B31"/>
    <w:rsid w:val="009F7B86"/>
    <w:rsid w:val="009F7F59"/>
    <w:rsid w:val="00A0062D"/>
    <w:rsid w:val="00A00952"/>
    <w:rsid w:val="00A00DB5"/>
    <w:rsid w:val="00A00E89"/>
    <w:rsid w:val="00A00E9F"/>
    <w:rsid w:val="00A01B4E"/>
    <w:rsid w:val="00A01D6B"/>
    <w:rsid w:val="00A01FAC"/>
    <w:rsid w:val="00A02284"/>
    <w:rsid w:val="00A02377"/>
    <w:rsid w:val="00A029CD"/>
    <w:rsid w:val="00A02B59"/>
    <w:rsid w:val="00A02BB7"/>
    <w:rsid w:val="00A02BFD"/>
    <w:rsid w:val="00A02C2C"/>
    <w:rsid w:val="00A02E59"/>
    <w:rsid w:val="00A02F8D"/>
    <w:rsid w:val="00A0328D"/>
    <w:rsid w:val="00A0348A"/>
    <w:rsid w:val="00A034AC"/>
    <w:rsid w:val="00A03BB9"/>
    <w:rsid w:val="00A03C38"/>
    <w:rsid w:val="00A03DB1"/>
    <w:rsid w:val="00A0446D"/>
    <w:rsid w:val="00A0451D"/>
    <w:rsid w:val="00A04737"/>
    <w:rsid w:val="00A04968"/>
    <w:rsid w:val="00A04A34"/>
    <w:rsid w:val="00A04C8E"/>
    <w:rsid w:val="00A04E9D"/>
    <w:rsid w:val="00A04F3D"/>
    <w:rsid w:val="00A05102"/>
    <w:rsid w:val="00A056CB"/>
    <w:rsid w:val="00A05770"/>
    <w:rsid w:val="00A05865"/>
    <w:rsid w:val="00A0592F"/>
    <w:rsid w:val="00A059B3"/>
    <w:rsid w:val="00A05A7B"/>
    <w:rsid w:val="00A05D73"/>
    <w:rsid w:val="00A05DA9"/>
    <w:rsid w:val="00A05EDB"/>
    <w:rsid w:val="00A06008"/>
    <w:rsid w:val="00A06DDA"/>
    <w:rsid w:val="00A06FF3"/>
    <w:rsid w:val="00A07212"/>
    <w:rsid w:val="00A0747F"/>
    <w:rsid w:val="00A0759B"/>
    <w:rsid w:val="00A07718"/>
    <w:rsid w:val="00A07A36"/>
    <w:rsid w:val="00A07AFC"/>
    <w:rsid w:val="00A07D11"/>
    <w:rsid w:val="00A07EA3"/>
    <w:rsid w:val="00A07F86"/>
    <w:rsid w:val="00A1054A"/>
    <w:rsid w:val="00A106A6"/>
    <w:rsid w:val="00A10C48"/>
    <w:rsid w:val="00A10D9A"/>
    <w:rsid w:val="00A1124B"/>
    <w:rsid w:val="00A115CC"/>
    <w:rsid w:val="00A115CF"/>
    <w:rsid w:val="00A115EB"/>
    <w:rsid w:val="00A11676"/>
    <w:rsid w:val="00A117D1"/>
    <w:rsid w:val="00A11B50"/>
    <w:rsid w:val="00A11D8B"/>
    <w:rsid w:val="00A11F0B"/>
    <w:rsid w:val="00A11F9F"/>
    <w:rsid w:val="00A12404"/>
    <w:rsid w:val="00A129B6"/>
    <w:rsid w:val="00A12EDD"/>
    <w:rsid w:val="00A13067"/>
    <w:rsid w:val="00A13364"/>
    <w:rsid w:val="00A13433"/>
    <w:rsid w:val="00A1357D"/>
    <w:rsid w:val="00A13DAF"/>
    <w:rsid w:val="00A13FBE"/>
    <w:rsid w:val="00A14144"/>
    <w:rsid w:val="00A141E8"/>
    <w:rsid w:val="00A14264"/>
    <w:rsid w:val="00A14732"/>
    <w:rsid w:val="00A14851"/>
    <w:rsid w:val="00A149A8"/>
    <w:rsid w:val="00A14A7E"/>
    <w:rsid w:val="00A14CAB"/>
    <w:rsid w:val="00A14FC7"/>
    <w:rsid w:val="00A1504E"/>
    <w:rsid w:val="00A153CC"/>
    <w:rsid w:val="00A15598"/>
    <w:rsid w:val="00A159E0"/>
    <w:rsid w:val="00A15BA7"/>
    <w:rsid w:val="00A15C25"/>
    <w:rsid w:val="00A15F0D"/>
    <w:rsid w:val="00A165EF"/>
    <w:rsid w:val="00A165F7"/>
    <w:rsid w:val="00A16D27"/>
    <w:rsid w:val="00A1735B"/>
    <w:rsid w:val="00A173AF"/>
    <w:rsid w:val="00A1749B"/>
    <w:rsid w:val="00A17905"/>
    <w:rsid w:val="00A17B4B"/>
    <w:rsid w:val="00A17B4C"/>
    <w:rsid w:val="00A17D09"/>
    <w:rsid w:val="00A17DCA"/>
    <w:rsid w:val="00A2037C"/>
    <w:rsid w:val="00A2050E"/>
    <w:rsid w:val="00A20883"/>
    <w:rsid w:val="00A212AA"/>
    <w:rsid w:val="00A214B3"/>
    <w:rsid w:val="00A214F4"/>
    <w:rsid w:val="00A2195D"/>
    <w:rsid w:val="00A21BC8"/>
    <w:rsid w:val="00A223EE"/>
    <w:rsid w:val="00A224E7"/>
    <w:rsid w:val="00A22826"/>
    <w:rsid w:val="00A228E5"/>
    <w:rsid w:val="00A22916"/>
    <w:rsid w:val="00A22C3F"/>
    <w:rsid w:val="00A22D41"/>
    <w:rsid w:val="00A22E72"/>
    <w:rsid w:val="00A22F31"/>
    <w:rsid w:val="00A239A9"/>
    <w:rsid w:val="00A23B36"/>
    <w:rsid w:val="00A23C51"/>
    <w:rsid w:val="00A23CB6"/>
    <w:rsid w:val="00A23E1A"/>
    <w:rsid w:val="00A23E96"/>
    <w:rsid w:val="00A2459C"/>
    <w:rsid w:val="00A2478B"/>
    <w:rsid w:val="00A24A1B"/>
    <w:rsid w:val="00A25083"/>
    <w:rsid w:val="00A251F0"/>
    <w:rsid w:val="00A25202"/>
    <w:rsid w:val="00A2535B"/>
    <w:rsid w:val="00A253E1"/>
    <w:rsid w:val="00A255B5"/>
    <w:rsid w:val="00A2564A"/>
    <w:rsid w:val="00A256ED"/>
    <w:rsid w:val="00A25961"/>
    <w:rsid w:val="00A2597E"/>
    <w:rsid w:val="00A25C81"/>
    <w:rsid w:val="00A25C92"/>
    <w:rsid w:val="00A25F96"/>
    <w:rsid w:val="00A2620B"/>
    <w:rsid w:val="00A26283"/>
    <w:rsid w:val="00A264D7"/>
    <w:rsid w:val="00A2687C"/>
    <w:rsid w:val="00A26967"/>
    <w:rsid w:val="00A26C49"/>
    <w:rsid w:val="00A26C5F"/>
    <w:rsid w:val="00A26C93"/>
    <w:rsid w:val="00A26CAC"/>
    <w:rsid w:val="00A27B3C"/>
    <w:rsid w:val="00A27CA1"/>
    <w:rsid w:val="00A3005F"/>
    <w:rsid w:val="00A300B4"/>
    <w:rsid w:val="00A3017E"/>
    <w:rsid w:val="00A30359"/>
    <w:rsid w:val="00A303C6"/>
    <w:rsid w:val="00A304E3"/>
    <w:rsid w:val="00A30BD1"/>
    <w:rsid w:val="00A30D1F"/>
    <w:rsid w:val="00A30FE2"/>
    <w:rsid w:val="00A3114A"/>
    <w:rsid w:val="00A3162A"/>
    <w:rsid w:val="00A316B9"/>
    <w:rsid w:val="00A31AC5"/>
    <w:rsid w:val="00A31C71"/>
    <w:rsid w:val="00A31DCB"/>
    <w:rsid w:val="00A32572"/>
    <w:rsid w:val="00A32666"/>
    <w:rsid w:val="00A32F04"/>
    <w:rsid w:val="00A3308B"/>
    <w:rsid w:val="00A3309A"/>
    <w:rsid w:val="00A330C9"/>
    <w:rsid w:val="00A332F0"/>
    <w:rsid w:val="00A33688"/>
    <w:rsid w:val="00A338EA"/>
    <w:rsid w:val="00A33FD3"/>
    <w:rsid w:val="00A340C2"/>
    <w:rsid w:val="00A34131"/>
    <w:rsid w:val="00A343F2"/>
    <w:rsid w:val="00A344AE"/>
    <w:rsid w:val="00A34BAD"/>
    <w:rsid w:val="00A34BF6"/>
    <w:rsid w:val="00A34D30"/>
    <w:rsid w:val="00A34D3F"/>
    <w:rsid w:val="00A34DEC"/>
    <w:rsid w:val="00A35165"/>
    <w:rsid w:val="00A3544C"/>
    <w:rsid w:val="00A354EC"/>
    <w:rsid w:val="00A35AB3"/>
    <w:rsid w:val="00A35AFB"/>
    <w:rsid w:val="00A35E4F"/>
    <w:rsid w:val="00A363A4"/>
    <w:rsid w:val="00A36680"/>
    <w:rsid w:val="00A3780A"/>
    <w:rsid w:val="00A378B9"/>
    <w:rsid w:val="00A378E8"/>
    <w:rsid w:val="00A37DBD"/>
    <w:rsid w:val="00A37F5E"/>
    <w:rsid w:val="00A4030C"/>
    <w:rsid w:val="00A40345"/>
    <w:rsid w:val="00A405DC"/>
    <w:rsid w:val="00A40927"/>
    <w:rsid w:val="00A40A34"/>
    <w:rsid w:val="00A40B3F"/>
    <w:rsid w:val="00A40CAF"/>
    <w:rsid w:val="00A40CB6"/>
    <w:rsid w:val="00A41461"/>
    <w:rsid w:val="00A41881"/>
    <w:rsid w:val="00A41B59"/>
    <w:rsid w:val="00A41CB4"/>
    <w:rsid w:val="00A42609"/>
    <w:rsid w:val="00A42923"/>
    <w:rsid w:val="00A42948"/>
    <w:rsid w:val="00A429D3"/>
    <w:rsid w:val="00A42BB7"/>
    <w:rsid w:val="00A42DCA"/>
    <w:rsid w:val="00A431E4"/>
    <w:rsid w:val="00A434E5"/>
    <w:rsid w:val="00A43A60"/>
    <w:rsid w:val="00A43CEC"/>
    <w:rsid w:val="00A43E09"/>
    <w:rsid w:val="00A44362"/>
    <w:rsid w:val="00A44366"/>
    <w:rsid w:val="00A44756"/>
    <w:rsid w:val="00A44B24"/>
    <w:rsid w:val="00A44C10"/>
    <w:rsid w:val="00A45089"/>
    <w:rsid w:val="00A45185"/>
    <w:rsid w:val="00A458A7"/>
    <w:rsid w:val="00A4599A"/>
    <w:rsid w:val="00A45C3A"/>
    <w:rsid w:val="00A45C93"/>
    <w:rsid w:val="00A45C96"/>
    <w:rsid w:val="00A45E24"/>
    <w:rsid w:val="00A461A2"/>
    <w:rsid w:val="00A46254"/>
    <w:rsid w:val="00A46AAE"/>
    <w:rsid w:val="00A46DCB"/>
    <w:rsid w:val="00A471BF"/>
    <w:rsid w:val="00A47308"/>
    <w:rsid w:val="00A47577"/>
    <w:rsid w:val="00A4766F"/>
    <w:rsid w:val="00A47B9B"/>
    <w:rsid w:val="00A47BFB"/>
    <w:rsid w:val="00A47CB0"/>
    <w:rsid w:val="00A507F4"/>
    <w:rsid w:val="00A5091D"/>
    <w:rsid w:val="00A509F6"/>
    <w:rsid w:val="00A50C11"/>
    <w:rsid w:val="00A50F90"/>
    <w:rsid w:val="00A51225"/>
    <w:rsid w:val="00A5122E"/>
    <w:rsid w:val="00A5184B"/>
    <w:rsid w:val="00A51A75"/>
    <w:rsid w:val="00A5210C"/>
    <w:rsid w:val="00A521B2"/>
    <w:rsid w:val="00A523BB"/>
    <w:rsid w:val="00A528BB"/>
    <w:rsid w:val="00A52AF7"/>
    <w:rsid w:val="00A52F09"/>
    <w:rsid w:val="00A52FCA"/>
    <w:rsid w:val="00A53058"/>
    <w:rsid w:val="00A530A8"/>
    <w:rsid w:val="00A5332A"/>
    <w:rsid w:val="00A53440"/>
    <w:rsid w:val="00A5353E"/>
    <w:rsid w:val="00A537AC"/>
    <w:rsid w:val="00A537E5"/>
    <w:rsid w:val="00A53868"/>
    <w:rsid w:val="00A5390A"/>
    <w:rsid w:val="00A53A42"/>
    <w:rsid w:val="00A53BE3"/>
    <w:rsid w:val="00A541ED"/>
    <w:rsid w:val="00A54814"/>
    <w:rsid w:val="00A548F6"/>
    <w:rsid w:val="00A54B90"/>
    <w:rsid w:val="00A5559F"/>
    <w:rsid w:val="00A55673"/>
    <w:rsid w:val="00A55811"/>
    <w:rsid w:val="00A55935"/>
    <w:rsid w:val="00A55AA3"/>
    <w:rsid w:val="00A55E4F"/>
    <w:rsid w:val="00A56525"/>
    <w:rsid w:val="00A56B30"/>
    <w:rsid w:val="00A56B9D"/>
    <w:rsid w:val="00A56CD0"/>
    <w:rsid w:val="00A56DA0"/>
    <w:rsid w:val="00A572F5"/>
    <w:rsid w:val="00A57904"/>
    <w:rsid w:val="00A57D1B"/>
    <w:rsid w:val="00A57EDD"/>
    <w:rsid w:val="00A57FBC"/>
    <w:rsid w:val="00A60019"/>
    <w:rsid w:val="00A60064"/>
    <w:rsid w:val="00A6047B"/>
    <w:rsid w:val="00A60553"/>
    <w:rsid w:val="00A60595"/>
    <w:rsid w:val="00A6087A"/>
    <w:rsid w:val="00A60891"/>
    <w:rsid w:val="00A60A96"/>
    <w:rsid w:val="00A60AF8"/>
    <w:rsid w:val="00A60BAF"/>
    <w:rsid w:val="00A60DC1"/>
    <w:rsid w:val="00A61246"/>
    <w:rsid w:val="00A615BF"/>
    <w:rsid w:val="00A61B5D"/>
    <w:rsid w:val="00A61BFD"/>
    <w:rsid w:val="00A62371"/>
    <w:rsid w:val="00A62897"/>
    <w:rsid w:val="00A62902"/>
    <w:rsid w:val="00A6292A"/>
    <w:rsid w:val="00A62B94"/>
    <w:rsid w:val="00A62DF5"/>
    <w:rsid w:val="00A62DFA"/>
    <w:rsid w:val="00A62E0A"/>
    <w:rsid w:val="00A63416"/>
    <w:rsid w:val="00A636B6"/>
    <w:rsid w:val="00A6387A"/>
    <w:rsid w:val="00A63C50"/>
    <w:rsid w:val="00A63CCB"/>
    <w:rsid w:val="00A64094"/>
    <w:rsid w:val="00A64190"/>
    <w:rsid w:val="00A6451C"/>
    <w:rsid w:val="00A64BF4"/>
    <w:rsid w:val="00A64E7D"/>
    <w:rsid w:val="00A64EAE"/>
    <w:rsid w:val="00A65214"/>
    <w:rsid w:val="00A6563D"/>
    <w:rsid w:val="00A65962"/>
    <w:rsid w:val="00A65DD8"/>
    <w:rsid w:val="00A65EBD"/>
    <w:rsid w:val="00A660B0"/>
    <w:rsid w:val="00A66822"/>
    <w:rsid w:val="00A669A2"/>
    <w:rsid w:val="00A669E9"/>
    <w:rsid w:val="00A66E95"/>
    <w:rsid w:val="00A66EE5"/>
    <w:rsid w:val="00A67358"/>
    <w:rsid w:val="00A67600"/>
    <w:rsid w:val="00A67604"/>
    <w:rsid w:val="00A67790"/>
    <w:rsid w:val="00A67BB9"/>
    <w:rsid w:val="00A67BF3"/>
    <w:rsid w:val="00A67CCE"/>
    <w:rsid w:val="00A7004C"/>
    <w:rsid w:val="00A7053F"/>
    <w:rsid w:val="00A70794"/>
    <w:rsid w:val="00A70B23"/>
    <w:rsid w:val="00A70D54"/>
    <w:rsid w:val="00A711F7"/>
    <w:rsid w:val="00A71263"/>
    <w:rsid w:val="00A71423"/>
    <w:rsid w:val="00A71564"/>
    <w:rsid w:val="00A71D5F"/>
    <w:rsid w:val="00A71DD2"/>
    <w:rsid w:val="00A71FE8"/>
    <w:rsid w:val="00A722C5"/>
    <w:rsid w:val="00A7232C"/>
    <w:rsid w:val="00A72765"/>
    <w:rsid w:val="00A72B9F"/>
    <w:rsid w:val="00A72F38"/>
    <w:rsid w:val="00A73176"/>
    <w:rsid w:val="00A731A3"/>
    <w:rsid w:val="00A73671"/>
    <w:rsid w:val="00A73A26"/>
    <w:rsid w:val="00A73B41"/>
    <w:rsid w:val="00A73B8E"/>
    <w:rsid w:val="00A73B9B"/>
    <w:rsid w:val="00A7417A"/>
    <w:rsid w:val="00A746CC"/>
    <w:rsid w:val="00A747EE"/>
    <w:rsid w:val="00A749A1"/>
    <w:rsid w:val="00A74B66"/>
    <w:rsid w:val="00A74D60"/>
    <w:rsid w:val="00A74F7E"/>
    <w:rsid w:val="00A758CA"/>
    <w:rsid w:val="00A75AD1"/>
    <w:rsid w:val="00A75B3A"/>
    <w:rsid w:val="00A75BAE"/>
    <w:rsid w:val="00A75DDD"/>
    <w:rsid w:val="00A76189"/>
    <w:rsid w:val="00A761BC"/>
    <w:rsid w:val="00A76220"/>
    <w:rsid w:val="00A76385"/>
    <w:rsid w:val="00A7687C"/>
    <w:rsid w:val="00A7695B"/>
    <w:rsid w:val="00A76B18"/>
    <w:rsid w:val="00A76E98"/>
    <w:rsid w:val="00A77050"/>
    <w:rsid w:val="00A77100"/>
    <w:rsid w:val="00A773A8"/>
    <w:rsid w:val="00A773E1"/>
    <w:rsid w:val="00A777AE"/>
    <w:rsid w:val="00A7795A"/>
    <w:rsid w:val="00A77E90"/>
    <w:rsid w:val="00A77F03"/>
    <w:rsid w:val="00A80116"/>
    <w:rsid w:val="00A801D2"/>
    <w:rsid w:val="00A8040D"/>
    <w:rsid w:val="00A806F0"/>
    <w:rsid w:val="00A80988"/>
    <w:rsid w:val="00A809A9"/>
    <w:rsid w:val="00A809D1"/>
    <w:rsid w:val="00A80C11"/>
    <w:rsid w:val="00A80C9B"/>
    <w:rsid w:val="00A81053"/>
    <w:rsid w:val="00A81105"/>
    <w:rsid w:val="00A81261"/>
    <w:rsid w:val="00A81585"/>
    <w:rsid w:val="00A81E82"/>
    <w:rsid w:val="00A823CD"/>
    <w:rsid w:val="00A82790"/>
    <w:rsid w:val="00A82836"/>
    <w:rsid w:val="00A828A2"/>
    <w:rsid w:val="00A828CD"/>
    <w:rsid w:val="00A82A88"/>
    <w:rsid w:val="00A82C30"/>
    <w:rsid w:val="00A82F08"/>
    <w:rsid w:val="00A82F3C"/>
    <w:rsid w:val="00A83538"/>
    <w:rsid w:val="00A83939"/>
    <w:rsid w:val="00A83B1F"/>
    <w:rsid w:val="00A83C03"/>
    <w:rsid w:val="00A84487"/>
    <w:rsid w:val="00A84638"/>
    <w:rsid w:val="00A847A7"/>
    <w:rsid w:val="00A84838"/>
    <w:rsid w:val="00A84A96"/>
    <w:rsid w:val="00A84C2B"/>
    <w:rsid w:val="00A85475"/>
    <w:rsid w:val="00A85704"/>
    <w:rsid w:val="00A8570A"/>
    <w:rsid w:val="00A857BF"/>
    <w:rsid w:val="00A85817"/>
    <w:rsid w:val="00A86031"/>
    <w:rsid w:val="00A861E5"/>
    <w:rsid w:val="00A86B71"/>
    <w:rsid w:val="00A86D4B"/>
    <w:rsid w:val="00A8768B"/>
    <w:rsid w:val="00A877DB"/>
    <w:rsid w:val="00A9027A"/>
    <w:rsid w:val="00A90605"/>
    <w:rsid w:val="00A907E9"/>
    <w:rsid w:val="00A90DB0"/>
    <w:rsid w:val="00A913E9"/>
    <w:rsid w:val="00A9147A"/>
    <w:rsid w:val="00A917B8"/>
    <w:rsid w:val="00A91F9A"/>
    <w:rsid w:val="00A92149"/>
    <w:rsid w:val="00A9229A"/>
    <w:rsid w:val="00A92338"/>
    <w:rsid w:val="00A92504"/>
    <w:rsid w:val="00A9251B"/>
    <w:rsid w:val="00A92579"/>
    <w:rsid w:val="00A9268F"/>
    <w:rsid w:val="00A92971"/>
    <w:rsid w:val="00A93252"/>
    <w:rsid w:val="00A933C0"/>
    <w:rsid w:val="00A9376B"/>
    <w:rsid w:val="00A93809"/>
    <w:rsid w:val="00A945C0"/>
    <w:rsid w:val="00A94642"/>
    <w:rsid w:val="00A95284"/>
    <w:rsid w:val="00A95B3B"/>
    <w:rsid w:val="00A96327"/>
    <w:rsid w:val="00A964BA"/>
    <w:rsid w:val="00A9690C"/>
    <w:rsid w:val="00A96ADC"/>
    <w:rsid w:val="00A96D01"/>
    <w:rsid w:val="00A971FC"/>
    <w:rsid w:val="00A9744A"/>
    <w:rsid w:val="00A97AAD"/>
    <w:rsid w:val="00A97B5C"/>
    <w:rsid w:val="00A97C3C"/>
    <w:rsid w:val="00A97E4A"/>
    <w:rsid w:val="00A97E8C"/>
    <w:rsid w:val="00AA01EA"/>
    <w:rsid w:val="00AA03CD"/>
    <w:rsid w:val="00AA06E6"/>
    <w:rsid w:val="00AA079E"/>
    <w:rsid w:val="00AA0841"/>
    <w:rsid w:val="00AA093C"/>
    <w:rsid w:val="00AA09B0"/>
    <w:rsid w:val="00AA09CD"/>
    <w:rsid w:val="00AA0B39"/>
    <w:rsid w:val="00AA0C27"/>
    <w:rsid w:val="00AA0E79"/>
    <w:rsid w:val="00AA0F65"/>
    <w:rsid w:val="00AA0F6B"/>
    <w:rsid w:val="00AA0F77"/>
    <w:rsid w:val="00AA105C"/>
    <w:rsid w:val="00AA13FC"/>
    <w:rsid w:val="00AA154B"/>
    <w:rsid w:val="00AA162F"/>
    <w:rsid w:val="00AA177D"/>
    <w:rsid w:val="00AA1FEC"/>
    <w:rsid w:val="00AA2027"/>
    <w:rsid w:val="00AA22BA"/>
    <w:rsid w:val="00AA238C"/>
    <w:rsid w:val="00AA2869"/>
    <w:rsid w:val="00AA2F36"/>
    <w:rsid w:val="00AA33D7"/>
    <w:rsid w:val="00AA39F2"/>
    <w:rsid w:val="00AA3D4C"/>
    <w:rsid w:val="00AA3DC1"/>
    <w:rsid w:val="00AA453E"/>
    <w:rsid w:val="00AA48E9"/>
    <w:rsid w:val="00AA4908"/>
    <w:rsid w:val="00AA4A02"/>
    <w:rsid w:val="00AA5684"/>
    <w:rsid w:val="00AA58CC"/>
    <w:rsid w:val="00AA5BAA"/>
    <w:rsid w:val="00AA5BD0"/>
    <w:rsid w:val="00AA5CB8"/>
    <w:rsid w:val="00AA5D2B"/>
    <w:rsid w:val="00AA5DDD"/>
    <w:rsid w:val="00AA5E7C"/>
    <w:rsid w:val="00AA6181"/>
    <w:rsid w:val="00AA63C2"/>
    <w:rsid w:val="00AA6802"/>
    <w:rsid w:val="00AA6840"/>
    <w:rsid w:val="00AA70DC"/>
    <w:rsid w:val="00AA73D4"/>
    <w:rsid w:val="00AA78A1"/>
    <w:rsid w:val="00AA7AA4"/>
    <w:rsid w:val="00AA7AAD"/>
    <w:rsid w:val="00AA7F5F"/>
    <w:rsid w:val="00AB060F"/>
    <w:rsid w:val="00AB0ADD"/>
    <w:rsid w:val="00AB0B42"/>
    <w:rsid w:val="00AB12AB"/>
    <w:rsid w:val="00AB174D"/>
    <w:rsid w:val="00AB19D5"/>
    <w:rsid w:val="00AB1F1D"/>
    <w:rsid w:val="00AB23C9"/>
    <w:rsid w:val="00AB24C6"/>
    <w:rsid w:val="00AB2899"/>
    <w:rsid w:val="00AB2A34"/>
    <w:rsid w:val="00AB2D04"/>
    <w:rsid w:val="00AB2D3F"/>
    <w:rsid w:val="00AB2F09"/>
    <w:rsid w:val="00AB3338"/>
    <w:rsid w:val="00AB3589"/>
    <w:rsid w:val="00AB3697"/>
    <w:rsid w:val="00AB385A"/>
    <w:rsid w:val="00AB3A85"/>
    <w:rsid w:val="00AB3BBF"/>
    <w:rsid w:val="00AB40B6"/>
    <w:rsid w:val="00AB4748"/>
    <w:rsid w:val="00AB48AE"/>
    <w:rsid w:val="00AB49FC"/>
    <w:rsid w:val="00AB4C1B"/>
    <w:rsid w:val="00AB54B7"/>
    <w:rsid w:val="00AB56A1"/>
    <w:rsid w:val="00AB5A37"/>
    <w:rsid w:val="00AB5CF9"/>
    <w:rsid w:val="00AB6013"/>
    <w:rsid w:val="00AB61BE"/>
    <w:rsid w:val="00AB646E"/>
    <w:rsid w:val="00AB6585"/>
    <w:rsid w:val="00AB6615"/>
    <w:rsid w:val="00AB665E"/>
    <w:rsid w:val="00AB66DE"/>
    <w:rsid w:val="00AB6970"/>
    <w:rsid w:val="00AB6AC9"/>
    <w:rsid w:val="00AB6AF9"/>
    <w:rsid w:val="00AB6DA7"/>
    <w:rsid w:val="00AB73F2"/>
    <w:rsid w:val="00AB74B5"/>
    <w:rsid w:val="00AB7A01"/>
    <w:rsid w:val="00AB7C2A"/>
    <w:rsid w:val="00AB7C55"/>
    <w:rsid w:val="00AB7DCF"/>
    <w:rsid w:val="00AB7F0D"/>
    <w:rsid w:val="00AC0134"/>
    <w:rsid w:val="00AC04A0"/>
    <w:rsid w:val="00AC066E"/>
    <w:rsid w:val="00AC0D56"/>
    <w:rsid w:val="00AC0DBD"/>
    <w:rsid w:val="00AC108B"/>
    <w:rsid w:val="00AC1123"/>
    <w:rsid w:val="00AC1402"/>
    <w:rsid w:val="00AC1450"/>
    <w:rsid w:val="00AC1703"/>
    <w:rsid w:val="00AC19EE"/>
    <w:rsid w:val="00AC1DAE"/>
    <w:rsid w:val="00AC1E7F"/>
    <w:rsid w:val="00AC2485"/>
    <w:rsid w:val="00AC2918"/>
    <w:rsid w:val="00AC2DB1"/>
    <w:rsid w:val="00AC3259"/>
    <w:rsid w:val="00AC32CE"/>
    <w:rsid w:val="00AC356A"/>
    <w:rsid w:val="00AC367B"/>
    <w:rsid w:val="00AC3A14"/>
    <w:rsid w:val="00AC3BB2"/>
    <w:rsid w:val="00AC4068"/>
    <w:rsid w:val="00AC45D7"/>
    <w:rsid w:val="00AC4893"/>
    <w:rsid w:val="00AC4A6A"/>
    <w:rsid w:val="00AC4ABB"/>
    <w:rsid w:val="00AC4DF4"/>
    <w:rsid w:val="00AC4E54"/>
    <w:rsid w:val="00AC4F86"/>
    <w:rsid w:val="00AC5050"/>
    <w:rsid w:val="00AC5086"/>
    <w:rsid w:val="00AC54FF"/>
    <w:rsid w:val="00AC594D"/>
    <w:rsid w:val="00AC5D9A"/>
    <w:rsid w:val="00AC5EE3"/>
    <w:rsid w:val="00AC63CF"/>
    <w:rsid w:val="00AC6420"/>
    <w:rsid w:val="00AC6A61"/>
    <w:rsid w:val="00AC6F5E"/>
    <w:rsid w:val="00AC73DD"/>
    <w:rsid w:val="00AC751C"/>
    <w:rsid w:val="00AC76F7"/>
    <w:rsid w:val="00AC7730"/>
    <w:rsid w:val="00AC7E37"/>
    <w:rsid w:val="00AC7EE4"/>
    <w:rsid w:val="00AD072A"/>
    <w:rsid w:val="00AD08D9"/>
    <w:rsid w:val="00AD0C23"/>
    <w:rsid w:val="00AD1788"/>
    <w:rsid w:val="00AD18B2"/>
    <w:rsid w:val="00AD1E21"/>
    <w:rsid w:val="00AD1E70"/>
    <w:rsid w:val="00AD209A"/>
    <w:rsid w:val="00AD2244"/>
    <w:rsid w:val="00AD2D04"/>
    <w:rsid w:val="00AD2E83"/>
    <w:rsid w:val="00AD3307"/>
    <w:rsid w:val="00AD333C"/>
    <w:rsid w:val="00AD3493"/>
    <w:rsid w:val="00AD35F9"/>
    <w:rsid w:val="00AD3A4F"/>
    <w:rsid w:val="00AD3B19"/>
    <w:rsid w:val="00AD3B26"/>
    <w:rsid w:val="00AD3D91"/>
    <w:rsid w:val="00AD3DFA"/>
    <w:rsid w:val="00AD3E7D"/>
    <w:rsid w:val="00AD40F8"/>
    <w:rsid w:val="00AD418D"/>
    <w:rsid w:val="00AD428D"/>
    <w:rsid w:val="00AD441D"/>
    <w:rsid w:val="00AD4433"/>
    <w:rsid w:val="00AD47D9"/>
    <w:rsid w:val="00AD4887"/>
    <w:rsid w:val="00AD4B65"/>
    <w:rsid w:val="00AD4CC9"/>
    <w:rsid w:val="00AD4DE7"/>
    <w:rsid w:val="00AD4F3E"/>
    <w:rsid w:val="00AD5370"/>
    <w:rsid w:val="00AD53D1"/>
    <w:rsid w:val="00AD55CF"/>
    <w:rsid w:val="00AD5BC8"/>
    <w:rsid w:val="00AD5CC9"/>
    <w:rsid w:val="00AD5D49"/>
    <w:rsid w:val="00AD5D5A"/>
    <w:rsid w:val="00AD6C0B"/>
    <w:rsid w:val="00AD6D05"/>
    <w:rsid w:val="00AD70C1"/>
    <w:rsid w:val="00AD7663"/>
    <w:rsid w:val="00AD783F"/>
    <w:rsid w:val="00AD7BFE"/>
    <w:rsid w:val="00AD7D39"/>
    <w:rsid w:val="00AE013C"/>
    <w:rsid w:val="00AE02BF"/>
    <w:rsid w:val="00AE06FB"/>
    <w:rsid w:val="00AE072C"/>
    <w:rsid w:val="00AE0923"/>
    <w:rsid w:val="00AE0A60"/>
    <w:rsid w:val="00AE0F39"/>
    <w:rsid w:val="00AE0FBD"/>
    <w:rsid w:val="00AE1280"/>
    <w:rsid w:val="00AE1635"/>
    <w:rsid w:val="00AE19EC"/>
    <w:rsid w:val="00AE1C1B"/>
    <w:rsid w:val="00AE2148"/>
    <w:rsid w:val="00AE2329"/>
    <w:rsid w:val="00AE2871"/>
    <w:rsid w:val="00AE2949"/>
    <w:rsid w:val="00AE296F"/>
    <w:rsid w:val="00AE2C8E"/>
    <w:rsid w:val="00AE2D7E"/>
    <w:rsid w:val="00AE3191"/>
    <w:rsid w:val="00AE34E6"/>
    <w:rsid w:val="00AE3705"/>
    <w:rsid w:val="00AE3B3E"/>
    <w:rsid w:val="00AE3D8D"/>
    <w:rsid w:val="00AE3DB6"/>
    <w:rsid w:val="00AE3E2B"/>
    <w:rsid w:val="00AE419D"/>
    <w:rsid w:val="00AE433A"/>
    <w:rsid w:val="00AE4379"/>
    <w:rsid w:val="00AE4421"/>
    <w:rsid w:val="00AE472A"/>
    <w:rsid w:val="00AE491C"/>
    <w:rsid w:val="00AE497E"/>
    <w:rsid w:val="00AE4A9F"/>
    <w:rsid w:val="00AE4B01"/>
    <w:rsid w:val="00AE4EAB"/>
    <w:rsid w:val="00AE4F0D"/>
    <w:rsid w:val="00AE5039"/>
    <w:rsid w:val="00AE5316"/>
    <w:rsid w:val="00AE537C"/>
    <w:rsid w:val="00AE55B8"/>
    <w:rsid w:val="00AE55D7"/>
    <w:rsid w:val="00AE5711"/>
    <w:rsid w:val="00AE572E"/>
    <w:rsid w:val="00AE61BB"/>
    <w:rsid w:val="00AE61EA"/>
    <w:rsid w:val="00AE6AA0"/>
    <w:rsid w:val="00AE6C07"/>
    <w:rsid w:val="00AE6D65"/>
    <w:rsid w:val="00AE6E2D"/>
    <w:rsid w:val="00AE6E81"/>
    <w:rsid w:val="00AE70EC"/>
    <w:rsid w:val="00AE737D"/>
    <w:rsid w:val="00AE7622"/>
    <w:rsid w:val="00AE77FD"/>
    <w:rsid w:val="00AE7D4F"/>
    <w:rsid w:val="00AE7DCB"/>
    <w:rsid w:val="00AF0174"/>
    <w:rsid w:val="00AF02AB"/>
    <w:rsid w:val="00AF05CB"/>
    <w:rsid w:val="00AF0ACB"/>
    <w:rsid w:val="00AF0BA8"/>
    <w:rsid w:val="00AF0D84"/>
    <w:rsid w:val="00AF100F"/>
    <w:rsid w:val="00AF1A15"/>
    <w:rsid w:val="00AF1E16"/>
    <w:rsid w:val="00AF1F98"/>
    <w:rsid w:val="00AF215D"/>
    <w:rsid w:val="00AF2D4B"/>
    <w:rsid w:val="00AF2FA0"/>
    <w:rsid w:val="00AF32CC"/>
    <w:rsid w:val="00AF3391"/>
    <w:rsid w:val="00AF3B56"/>
    <w:rsid w:val="00AF3FDD"/>
    <w:rsid w:val="00AF45EC"/>
    <w:rsid w:val="00AF4707"/>
    <w:rsid w:val="00AF4776"/>
    <w:rsid w:val="00AF4B52"/>
    <w:rsid w:val="00AF4C2A"/>
    <w:rsid w:val="00AF52A7"/>
    <w:rsid w:val="00AF5503"/>
    <w:rsid w:val="00AF58A2"/>
    <w:rsid w:val="00AF5942"/>
    <w:rsid w:val="00AF5B0A"/>
    <w:rsid w:val="00AF5CA9"/>
    <w:rsid w:val="00AF5CDC"/>
    <w:rsid w:val="00AF67E9"/>
    <w:rsid w:val="00AF6A00"/>
    <w:rsid w:val="00AF6BBE"/>
    <w:rsid w:val="00AF6FE1"/>
    <w:rsid w:val="00AF701A"/>
    <w:rsid w:val="00AF7171"/>
    <w:rsid w:val="00AF73DB"/>
    <w:rsid w:val="00AF73DF"/>
    <w:rsid w:val="00AF74F5"/>
    <w:rsid w:val="00AF797F"/>
    <w:rsid w:val="00AF7B11"/>
    <w:rsid w:val="00AF7B8B"/>
    <w:rsid w:val="00AF7C3F"/>
    <w:rsid w:val="00B001BD"/>
    <w:rsid w:val="00B006C8"/>
    <w:rsid w:val="00B009A1"/>
    <w:rsid w:val="00B01034"/>
    <w:rsid w:val="00B01583"/>
    <w:rsid w:val="00B0162E"/>
    <w:rsid w:val="00B01B39"/>
    <w:rsid w:val="00B01BFC"/>
    <w:rsid w:val="00B01D4D"/>
    <w:rsid w:val="00B021A9"/>
    <w:rsid w:val="00B02268"/>
    <w:rsid w:val="00B02313"/>
    <w:rsid w:val="00B02904"/>
    <w:rsid w:val="00B02A4A"/>
    <w:rsid w:val="00B02BBB"/>
    <w:rsid w:val="00B032F5"/>
    <w:rsid w:val="00B034DF"/>
    <w:rsid w:val="00B039AB"/>
    <w:rsid w:val="00B03A4A"/>
    <w:rsid w:val="00B03C60"/>
    <w:rsid w:val="00B03DB3"/>
    <w:rsid w:val="00B03E59"/>
    <w:rsid w:val="00B0435C"/>
    <w:rsid w:val="00B04490"/>
    <w:rsid w:val="00B04560"/>
    <w:rsid w:val="00B04789"/>
    <w:rsid w:val="00B047D5"/>
    <w:rsid w:val="00B04A4C"/>
    <w:rsid w:val="00B04B35"/>
    <w:rsid w:val="00B04BC3"/>
    <w:rsid w:val="00B04DDB"/>
    <w:rsid w:val="00B051F4"/>
    <w:rsid w:val="00B05233"/>
    <w:rsid w:val="00B055F1"/>
    <w:rsid w:val="00B05A3C"/>
    <w:rsid w:val="00B05BCE"/>
    <w:rsid w:val="00B05C82"/>
    <w:rsid w:val="00B05E56"/>
    <w:rsid w:val="00B05E93"/>
    <w:rsid w:val="00B05EEA"/>
    <w:rsid w:val="00B05F1A"/>
    <w:rsid w:val="00B05F7F"/>
    <w:rsid w:val="00B06249"/>
    <w:rsid w:val="00B06355"/>
    <w:rsid w:val="00B063D0"/>
    <w:rsid w:val="00B067E6"/>
    <w:rsid w:val="00B06A6B"/>
    <w:rsid w:val="00B071A1"/>
    <w:rsid w:val="00B071DF"/>
    <w:rsid w:val="00B074AB"/>
    <w:rsid w:val="00B0766E"/>
    <w:rsid w:val="00B076DA"/>
    <w:rsid w:val="00B07725"/>
    <w:rsid w:val="00B0780A"/>
    <w:rsid w:val="00B078E7"/>
    <w:rsid w:val="00B07DFD"/>
    <w:rsid w:val="00B07E37"/>
    <w:rsid w:val="00B1049A"/>
    <w:rsid w:val="00B10591"/>
    <w:rsid w:val="00B106D8"/>
    <w:rsid w:val="00B10920"/>
    <w:rsid w:val="00B10949"/>
    <w:rsid w:val="00B10A0E"/>
    <w:rsid w:val="00B10ACD"/>
    <w:rsid w:val="00B10AD2"/>
    <w:rsid w:val="00B10C9D"/>
    <w:rsid w:val="00B10D3D"/>
    <w:rsid w:val="00B1191E"/>
    <w:rsid w:val="00B11AE3"/>
    <w:rsid w:val="00B11DCB"/>
    <w:rsid w:val="00B11E92"/>
    <w:rsid w:val="00B11F5C"/>
    <w:rsid w:val="00B1200D"/>
    <w:rsid w:val="00B123DE"/>
    <w:rsid w:val="00B124CB"/>
    <w:rsid w:val="00B125EF"/>
    <w:rsid w:val="00B12C33"/>
    <w:rsid w:val="00B12D13"/>
    <w:rsid w:val="00B12E90"/>
    <w:rsid w:val="00B13118"/>
    <w:rsid w:val="00B13259"/>
    <w:rsid w:val="00B134F8"/>
    <w:rsid w:val="00B13795"/>
    <w:rsid w:val="00B13A7C"/>
    <w:rsid w:val="00B13A9C"/>
    <w:rsid w:val="00B13BA0"/>
    <w:rsid w:val="00B13C75"/>
    <w:rsid w:val="00B13E85"/>
    <w:rsid w:val="00B1408D"/>
    <w:rsid w:val="00B14139"/>
    <w:rsid w:val="00B1431F"/>
    <w:rsid w:val="00B143BD"/>
    <w:rsid w:val="00B146D7"/>
    <w:rsid w:val="00B154B4"/>
    <w:rsid w:val="00B15926"/>
    <w:rsid w:val="00B15DE1"/>
    <w:rsid w:val="00B1628E"/>
    <w:rsid w:val="00B164DF"/>
    <w:rsid w:val="00B16653"/>
    <w:rsid w:val="00B1686A"/>
    <w:rsid w:val="00B168BD"/>
    <w:rsid w:val="00B169AB"/>
    <w:rsid w:val="00B16A67"/>
    <w:rsid w:val="00B16B63"/>
    <w:rsid w:val="00B16C70"/>
    <w:rsid w:val="00B16CAC"/>
    <w:rsid w:val="00B16D4A"/>
    <w:rsid w:val="00B17196"/>
    <w:rsid w:val="00B17400"/>
    <w:rsid w:val="00B17D35"/>
    <w:rsid w:val="00B17FD4"/>
    <w:rsid w:val="00B20456"/>
    <w:rsid w:val="00B20503"/>
    <w:rsid w:val="00B20508"/>
    <w:rsid w:val="00B20A87"/>
    <w:rsid w:val="00B20B72"/>
    <w:rsid w:val="00B21033"/>
    <w:rsid w:val="00B212F7"/>
    <w:rsid w:val="00B21748"/>
    <w:rsid w:val="00B21DF5"/>
    <w:rsid w:val="00B225D8"/>
    <w:rsid w:val="00B22623"/>
    <w:rsid w:val="00B22642"/>
    <w:rsid w:val="00B22716"/>
    <w:rsid w:val="00B227D0"/>
    <w:rsid w:val="00B22AD8"/>
    <w:rsid w:val="00B22DE9"/>
    <w:rsid w:val="00B22EBA"/>
    <w:rsid w:val="00B23A9A"/>
    <w:rsid w:val="00B23B69"/>
    <w:rsid w:val="00B23B97"/>
    <w:rsid w:val="00B23D25"/>
    <w:rsid w:val="00B23E6D"/>
    <w:rsid w:val="00B24925"/>
    <w:rsid w:val="00B24948"/>
    <w:rsid w:val="00B24AE8"/>
    <w:rsid w:val="00B25248"/>
    <w:rsid w:val="00B2531E"/>
    <w:rsid w:val="00B253AA"/>
    <w:rsid w:val="00B258D6"/>
    <w:rsid w:val="00B25A00"/>
    <w:rsid w:val="00B25C81"/>
    <w:rsid w:val="00B26462"/>
    <w:rsid w:val="00B26C2D"/>
    <w:rsid w:val="00B26DBE"/>
    <w:rsid w:val="00B271F1"/>
    <w:rsid w:val="00B272FD"/>
    <w:rsid w:val="00B275B0"/>
    <w:rsid w:val="00B27749"/>
    <w:rsid w:val="00B277F2"/>
    <w:rsid w:val="00B27BD2"/>
    <w:rsid w:val="00B27D56"/>
    <w:rsid w:val="00B27F76"/>
    <w:rsid w:val="00B3005E"/>
    <w:rsid w:val="00B300E6"/>
    <w:rsid w:val="00B3030B"/>
    <w:rsid w:val="00B30313"/>
    <w:rsid w:val="00B30602"/>
    <w:rsid w:val="00B3067D"/>
    <w:rsid w:val="00B306A7"/>
    <w:rsid w:val="00B306E0"/>
    <w:rsid w:val="00B3115B"/>
    <w:rsid w:val="00B31367"/>
    <w:rsid w:val="00B31519"/>
    <w:rsid w:val="00B31615"/>
    <w:rsid w:val="00B31640"/>
    <w:rsid w:val="00B3170B"/>
    <w:rsid w:val="00B318A1"/>
    <w:rsid w:val="00B318C5"/>
    <w:rsid w:val="00B31E78"/>
    <w:rsid w:val="00B32315"/>
    <w:rsid w:val="00B326FB"/>
    <w:rsid w:val="00B32BA5"/>
    <w:rsid w:val="00B32BBD"/>
    <w:rsid w:val="00B32BCC"/>
    <w:rsid w:val="00B32BDB"/>
    <w:rsid w:val="00B32F58"/>
    <w:rsid w:val="00B33093"/>
    <w:rsid w:val="00B334D1"/>
    <w:rsid w:val="00B33A67"/>
    <w:rsid w:val="00B33AB6"/>
    <w:rsid w:val="00B33EC8"/>
    <w:rsid w:val="00B33FA7"/>
    <w:rsid w:val="00B3419A"/>
    <w:rsid w:val="00B34753"/>
    <w:rsid w:val="00B34948"/>
    <w:rsid w:val="00B349B0"/>
    <w:rsid w:val="00B34A65"/>
    <w:rsid w:val="00B34C5E"/>
    <w:rsid w:val="00B34E1E"/>
    <w:rsid w:val="00B34FA5"/>
    <w:rsid w:val="00B352AB"/>
    <w:rsid w:val="00B352F1"/>
    <w:rsid w:val="00B353E6"/>
    <w:rsid w:val="00B35446"/>
    <w:rsid w:val="00B354BA"/>
    <w:rsid w:val="00B3561F"/>
    <w:rsid w:val="00B3572A"/>
    <w:rsid w:val="00B3583D"/>
    <w:rsid w:val="00B358AA"/>
    <w:rsid w:val="00B35D9B"/>
    <w:rsid w:val="00B35E47"/>
    <w:rsid w:val="00B3608D"/>
    <w:rsid w:val="00B36260"/>
    <w:rsid w:val="00B363D7"/>
    <w:rsid w:val="00B363D9"/>
    <w:rsid w:val="00B3656A"/>
    <w:rsid w:val="00B36756"/>
    <w:rsid w:val="00B36830"/>
    <w:rsid w:val="00B3683B"/>
    <w:rsid w:val="00B3699A"/>
    <w:rsid w:val="00B36E54"/>
    <w:rsid w:val="00B37107"/>
    <w:rsid w:val="00B37450"/>
    <w:rsid w:val="00B37709"/>
    <w:rsid w:val="00B378E3"/>
    <w:rsid w:val="00B37952"/>
    <w:rsid w:val="00B37972"/>
    <w:rsid w:val="00B4028D"/>
    <w:rsid w:val="00B403FD"/>
    <w:rsid w:val="00B40505"/>
    <w:rsid w:val="00B40542"/>
    <w:rsid w:val="00B40644"/>
    <w:rsid w:val="00B40933"/>
    <w:rsid w:val="00B4094A"/>
    <w:rsid w:val="00B40A6A"/>
    <w:rsid w:val="00B40CDC"/>
    <w:rsid w:val="00B41755"/>
    <w:rsid w:val="00B418C5"/>
    <w:rsid w:val="00B41AC3"/>
    <w:rsid w:val="00B41B29"/>
    <w:rsid w:val="00B42031"/>
    <w:rsid w:val="00B42082"/>
    <w:rsid w:val="00B42212"/>
    <w:rsid w:val="00B42312"/>
    <w:rsid w:val="00B42701"/>
    <w:rsid w:val="00B42834"/>
    <w:rsid w:val="00B42A06"/>
    <w:rsid w:val="00B42AF7"/>
    <w:rsid w:val="00B42B38"/>
    <w:rsid w:val="00B42F6D"/>
    <w:rsid w:val="00B43397"/>
    <w:rsid w:val="00B4342E"/>
    <w:rsid w:val="00B434EE"/>
    <w:rsid w:val="00B438FF"/>
    <w:rsid w:val="00B43C6F"/>
    <w:rsid w:val="00B43D31"/>
    <w:rsid w:val="00B43E86"/>
    <w:rsid w:val="00B440EE"/>
    <w:rsid w:val="00B44156"/>
    <w:rsid w:val="00B442B1"/>
    <w:rsid w:val="00B44596"/>
    <w:rsid w:val="00B447D6"/>
    <w:rsid w:val="00B44C07"/>
    <w:rsid w:val="00B44C6A"/>
    <w:rsid w:val="00B44CD5"/>
    <w:rsid w:val="00B44F05"/>
    <w:rsid w:val="00B451B5"/>
    <w:rsid w:val="00B45AF2"/>
    <w:rsid w:val="00B46435"/>
    <w:rsid w:val="00B46902"/>
    <w:rsid w:val="00B46903"/>
    <w:rsid w:val="00B46D12"/>
    <w:rsid w:val="00B471B7"/>
    <w:rsid w:val="00B477B9"/>
    <w:rsid w:val="00B47A74"/>
    <w:rsid w:val="00B47C70"/>
    <w:rsid w:val="00B47D40"/>
    <w:rsid w:val="00B50320"/>
    <w:rsid w:val="00B5127D"/>
    <w:rsid w:val="00B51934"/>
    <w:rsid w:val="00B51B3B"/>
    <w:rsid w:val="00B51C1B"/>
    <w:rsid w:val="00B51CB5"/>
    <w:rsid w:val="00B52828"/>
    <w:rsid w:val="00B528DD"/>
    <w:rsid w:val="00B52C5A"/>
    <w:rsid w:val="00B52C7F"/>
    <w:rsid w:val="00B52E10"/>
    <w:rsid w:val="00B52F5D"/>
    <w:rsid w:val="00B53370"/>
    <w:rsid w:val="00B533D1"/>
    <w:rsid w:val="00B534FD"/>
    <w:rsid w:val="00B53502"/>
    <w:rsid w:val="00B53A3A"/>
    <w:rsid w:val="00B53D9A"/>
    <w:rsid w:val="00B547FA"/>
    <w:rsid w:val="00B548FC"/>
    <w:rsid w:val="00B549E9"/>
    <w:rsid w:val="00B54E45"/>
    <w:rsid w:val="00B54F09"/>
    <w:rsid w:val="00B55269"/>
    <w:rsid w:val="00B553BD"/>
    <w:rsid w:val="00B55510"/>
    <w:rsid w:val="00B556D8"/>
    <w:rsid w:val="00B55D0C"/>
    <w:rsid w:val="00B55EF2"/>
    <w:rsid w:val="00B55FA1"/>
    <w:rsid w:val="00B561B3"/>
    <w:rsid w:val="00B567FA"/>
    <w:rsid w:val="00B56913"/>
    <w:rsid w:val="00B56B2B"/>
    <w:rsid w:val="00B5730A"/>
    <w:rsid w:val="00B5732C"/>
    <w:rsid w:val="00B573E7"/>
    <w:rsid w:val="00B57793"/>
    <w:rsid w:val="00B57AAC"/>
    <w:rsid w:val="00B57D7B"/>
    <w:rsid w:val="00B6018B"/>
    <w:rsid w:val="00B6056E"/>
    <w:rsid w:val="00B606B5"/>
    <w:rsid w:val="00B60A3C"/>
    <w:rsid w:val="00B60B0F"/>
    <w:rsid w:val="00B60DAF"/>
    <w:rsid w:val="00B60EA8"/>
    <w:rsid w:val="00B61018"/>
    <w:rsid w:val="00B618FD"/>
    <w:rsid w:val="00B62216"/>
    <w:rsid w:val="00B622D8"/>
    <w:rsid w:val="00B62990"/>
    <w:rsid w:val="00B62DB7"/>
    <w:rsid w:val="00B62E15"/>
    <w:rsid w:val="00B63066"/>
    <w:rsid w:val="00B63076"/>
    <w:rsid w:val="00B6315C"/>
    <w:rsid w:val="00B63292"/>
    <w:rsid w:val="00B637AE"/>
    <w:rsid w:val="00B63C4A"/>
    <w:rsid w:val="00B63E3A"/>
    <w:rsid w:val="00B640FD"/>
    <w:rsid w:val="00B64739"/>
    <w:rsid w:val="00B64743"/>
    <w:rsid w:val="00B64B34"/>
    <w:rsid w:val="00B64E57"/>
    <w:rsid w:val="00B653A0"/>
    <w:rsid w:val="00B654EB"/>
    <w:rsid w:val="00B654F7"/>
    <w:rsid w:val="00B65543"/>
    <w:rsid w:val="00B657CB"/>
    <w:rsid w:val="00B65B30"/>
    <w:rsid w:val="00B65ED0"/>
    <w:rsid w:val="00B66031"/>
    <w:rsid w:val="00B66321"/>
    <w:rsid w:val="00B66C8F"/>
    <w:rsid w:val="00B66CED"/>
    <w:rsid w:val="00B67310"/>
    <w:rsid w:val="00B67673"/>
    <w:rsid w:val="00B677CB"/>
    <w:rsid w:val="00B67DB2"/>
    <w:rsid w:val="00B67E28"/>
    <w:rsid w:val="00B67E4A"/>
    <w:rsid w:val="00B67F43"/>
    <w:rsid w:val="00B7051B"/>
    <w:rsid w:val="00B70B5B"/>
    <w:rsid w:val="00B70C62"/>
    <w:rsid w:val="00B71164"/>
    <w:rsid w:val="00B71222"/>
    <w:rsid w:val="00B712CB"/>
    <w:rsid w:val="00B71B38"/>
    <w:rsid w:val="00B71EDD"/>
    <w:rsid w:val="00B7255D"/>
    <w:rsid w:val="00B726E5"/>
    <w:rsid w:val="00B72AA0"/>
    <w:rsid w:val="00B72D32"/>
    <w:rsid w:val="00B72E8D"/>
    <w:rsid w:val="00B72EED"/>
    <w:rsid w:val="00B72F1F"/>
    <w:rsid w:val="00B732DC"/>
    <w:rsid w:val="00B73410"/>
    <w:rsid w:val="00B736E8"/>
    <w:rsid w:val="00B73916"/>
    <w:rsid w:val="00B73944"/>
    <w:rsid w:val="00B73A71"/>
    <w:rsid w:val="00B73AFD"/>
    <w:rsid w:val="00B740BA"/>
    <w:rsid w:val="00B74593"/>
    <w:rsid w:val="00B7473E"/>
    <w:rsid w:val="00B74814"/>
    <w:rsid w:val="00B74C69"/>
    <w:rsid w:val="00B74D8F"/>
    <w:rsid w:val="00B75101"/>
    <w:rsid w:val="00B75121"/>
    <w:rsid w:val="00B7531D"/>
    <w:rsid w:val="00B75C18"/>
    <w:rsid w:val="00B75E0C"/>
    <w:rsid w:val="00B761EF"/>
    <w:rsid w:val="00B762A2"/>
    <w:rsid w:val="00B76313"/>
    <w:rsid w:val="00B76CB2"/>
    <w:rsid w:val="00B76D16"/>
    <w:rsid w:val="00B76F12"/>
    <w:rsid w:val="00B77105"/>
    <w:rsid w:val="00B7732A"/>
    <w:rsid w:val="00B77380"/>
    <w:rsid w:val="00B77569"/>
    <w:rsid w:val="00B77668"/>
    <w:rsid w:val="00B8030F"/>
    <w:rsid w:val="00B803BC"/>
    <w:rsid w:val="00B81419"/>
    <w:rsid w:val="00B8155C"/>
    <w:rsid w:val="00B817C3"/>
    <w:rsid w:val="00B8195A"/>
    <w:rsid w:val="00B81B30"/>
    <w:rsid w:val="00B821EF"/>
    <w:rsid w:val="00B822BE"/>
    <w:rsid w:val="00B823E7"/>
    <w:rsid w:val="00B82516"/>
    <w:rsid w:val="00B825B3"/>
    <w:rsid w:val="00B83106"/>
    <w:rsid w:val="00B8312F"/>
    <w:rsid w:val="00B83211"/>
    <w:rsid w:val="00B8360C"/>
    <w:rsid w:val="00B83858"/>
    <w:rsid w:val="00B83899"/>
    <w:rsid w:val="00B83EFC"/>
    <w:rsid w:val="00B847B8"/>
    <w:rsid w:val="00B84923"/>
    <w:rsid w:val="00B8493C"/>
    <w:rsid w:val="00B8498E"/>
    <w:rsid w:val="00B84991"/>
    <w:rsid w:val="00B84A0A"/>
    <w:rsid w:val="00B84BC6"/>
    <w:rsid w:val="00B84CE3"/>
    <w:rsid w:val="00B84F1C"/>
    <w:rsid w:val="00B853AD"/>
    <w:rsid w:val="00B854C4"/>
    <w:rsid w:val="00B855A1"/>
    <w:rsid w:val="00B856A8"/>
    <w:rsid w:val="00B8593E"/>
    <w:rsid w:val="00B85B45"/>
    <w:rsid w:val="00B85E0D"/>
    <w:rsid w:val="00B86063"/>
    <w:rsid w:val="00B862CA"/>
    <w:rsid w:val="00B86408"/>
    <w:rsid w:val="00B865A3"/>
    <w:rsid w:val="00B86622"/>
    <w:rsid w:val="00B8665A"/>
    <w:rsid w:val="00B86D91"/>
    <w:rsid w:val="00B86E42"/>
    <w:rsid w:val="00B871E5"/>
    <w:rsid w:val="00B872DD"/>
    <w:rsid w:val="00B87697"/>
    <w:rsid w:val="00B87769"/>
    <w:rsid w:val="00B877DB"/>
    <w:rsid w:val="00B87B2B"/>
    <w:rsid w:val="00B87B45"/>
    <w:rsid w:val="00B87C48"/>
    <w:rsid w:val="00B87F67"/>
    <w:rsid w:val="00B9082E"/>
    <w:rsid w:val="00B90848"/>
    <w:rsid w:val="00B90BAD"/>
    <w:rsid w:val="00B90BD0"/>
    <w:rsid w:val="00B90BD7"/>
    <w:rsid w:val="00B90ED3"/>
    <w:rsid w:val="00B910BC"/>
    <w:rsid w:val="00B911E5"/>
    <w:rsid w:val="00B913CB"/>
    <w:rsid w:val="00B91421"/>
    <w:rsid w:val="00B91622"/>
    <w:rsid w:val="00B91BBD"/>
    <w:rsid w:val="00B91DA0"/>
    <w:rsid w:val="00B91F6E"/>
    <w:rsid w:val="00B9216B"/>
    <w:rsid w:val="00B9251E"/>
    <w:rsid w:val="00B92777"/>
    <w:rsid w:val="00B92A49"/>
    <w:rsid w:val="00B92B58"/>
    <w:rsid w:val="00B92BD1"/>
    <w:rsid w:val="00B92D1F"/>
    <w:rsid w:val="00B93084"/>
    <w:rsid w:val="00B934E2"/>
    <w:rsid w:val="00B935F5"/>
    <w:rsid w:val="00B9382C"/>
    <w:rsid w:val="00B93943"/>
    <w:rsid w:val="00B93BC5"/>
    <w:rsid w:val="00B93BDA"/>
    <w:rsid w:val="00B93E4E"/>
    <w:rsid w:val="00B93E5D"/>
    <w:rsid w:val="00B943FC"/>
    <w:rsid w:val="00B94577"/>
    <w:rsid w:val="00B945E4"/>
    <w:rsid w:val="00B94816"/>
    <w:rsid w:val="00B948A0"/>
    <w:rsid w:val="00B94D79"/>
    <w:rsid w:val="00B94EB6"/>
    <w:rsid w:val="00B95131"/>
    <w:rsid w:val="00B95434"/>
    <w:rsid w:val="00B95511"/>
    <w:rsid w:val="00B95587"/>
    <w:rsid w:val="00B95712"/>
    <w:rsid w:val="00B95A4D"/>
    <w:rsid w:val="00B95CE8"/>
    <w:rsid w:val="00B964C1"/>
    <w:rsid w:val="00B96757"/>
    <w:rsid w:val="00B96762"/>
    <w:rsid w:val="00B96EB8"/>
    <w:rsid w:val="00B970E6"/>
    <w:rsid w:val="00B975E4"/>
    <w:rsid w:val="00B9764B"/>
    <w:rsid w:val="00B97720"/>
    <w:rsid w:val="00B97CF1"/>
    <w:rsid w:val="00BA04EA"/>
    <w:rsid w:val="00BA0B56"/>
    <w:rsid w:val="00BA0B66"/>
    <w:rsid w:val="00BA0DBD"/>
    <w:rsid w:val="00BA0EAE"/>
    <w:rsid w:val="00BA110E"/>
    <w:rsid w:val="00BA173B"/>
    <w:rsid w:val="00BA18BE"/>
    <w:rsid w:val="00BA1A58"/>
    <w:rsid w:val="00BA25FB"/>
    <w:rsid w:val="00BA29DE"/>
    <w:rsid w:val="00BA2B2D"/>
    <w:rsid w:val="00BA2CF2"/>
    <w:rsid w:val="00BA2D38"/>
    <w:rsid w:val="00BA370E"/>
    <w:rsid w:val="00BA397B"/>
    <w:rsid w:val="00BA439A"/>
    <w:rsid w:val="00BA4491"/>
    <w:rsid w:val="00BA4718"/>
    <w:rsid w:val="00BA49D3"/>
    <w:rsid w:val="00BA4C0A"/>
    <w:rsid w:val="00BA4C55"/>
    <w:rsid w:val="00BA5102"/>
    <w:rsid w:val="00BA51D8"/>
    <w:rsid w:val="00BA51E7"/>
    <w:rsid w:val="00BA5403"/>
    <w:rsid w:val="00BA5653"/>
    <w:rsid w:val="00BA56AC"/>
    <w:rsid w:val="00BA58E3"/>
    <w:rsid w:val="00BA5C71"/>
    <w:rsid w:val="00BA66F5"/>
    <w:rsid w:val="00BA671D"/>
    <w:rsid w:val="00BA6729"/>
    <w:rsid w:val="00BA67C4"/>
    <w:rsid w:val="00BA6824"/>
    <w:rsid w:val="00BA69A9"/>
    <w:rsid w:val="00BA69B4"/>
    <w:rsid w:val="00BA6C3C"/>
    <w:rsid w:val="00BA71CE"/>
    <w:rsid w:val="00BA7424"/>
    <w:rsid w:val="00BA74AA"/>
    <w:rsid w:val="00BA7517"/>
    <w:rsid w:val="00BA7836"/>
    <w:rsid w:val="00BA790D"/>
    <w:rsid w:val="00BA7E3F"/>
    <w:rsid w:val="00BB05A5"/>
    <w:rsid w:val="00BB05F3"/>
    <w:rsid w:val="00BB0765"/>
    <w:rsid w:val="00BB08DE"/>
    <w:rsid w:val="00BB0ED6"/>
    <w:rsid w:val="00BB0F6E"/>
    <w:rsid w:val="00BB116B"/>
    <w:rsid w:val="00BB123F"/>
    <w:rsid w:val="00BB1B7A"/>
    <w:rsid w:val="00BB1CD2"/>
    <w:rsid w:val="00BB1DFB"/>
    <w:rsid w:val="00BB1E3B"/>
    <w:rsid w:val="00BB1E8C"/>
    <w:rsid w:val="00BB1FB3"/>
    <w:rsid w:val="00BB1FB4"/>
    <w:rsid w:val="00BB20C7"/>
    <w:rsid w:val="00BB23FF"/>
    <w:rsid w:val="00BB2635"/>
    <w:rsid w:val="00BB2A04"/>
    <w:rsid w:val="00BB2D96"/>
    <w:rsid w:val="00BB2EC6"/>
    <w:rsid w:val="00BB3219"/>
    <w:rsid w:val="00BB3230"/>
    <w:rsid w:val="00BB33C4"/>
    <w:rsid w:val="00BB342F"/>
    <w:rsid w:val="00BB353B"/>
    <w:rsid w:val="00BB35A4"/>
    <w:rsid w:val="00BB35A7"/>
    <w:rsid w:val="00BB3C2F"/>
    <w:rsid w:val="00BB3CF5"/>
    <w:rsid w:val="00BB3D29"/>
    <w:rsid w:val="00BB3E66"/>
    <w:rsid w:val="00BB3E68"/>
    <w:rsid w:val="00BB43B9"/>
    <w:rsid w:val="00BB496C"/>
    <w:rsid w:val="00BB4CCB"/>
    <w:rsid w:val="00BB4F78"/>
    <w:rsid w:val="00BB4FAF"/>
    <w:rsid w:val="00BB60B7"/>
    <w:rsid w:val="00BB6153"/>
    <w:rsid w:val="00BB6173"/>
    <w:rsid w:val="00BB6191"/>
    <w:rsid w:val="00BB6618"/>
    <w:rsid w:val="00BB6966"/>
    <w:rsid w:val="00BB6C0C"/>
    <w:rsid w:val="00BB6CAB"/>
    <w:rsid w:val="00BB6D5A"/>
    <w:rsid w:val="00BB6D6C"/>
    <w:rsid w:val="00BB6E36"/>
    <w:rsid w:val="00BB720A"/>
    <w:rsid w:val="00BB72BE"/>
    <w:rsid w:val="00BB73C3"/>
    <w:rsid w:val="00BB7594"/>
    <w:rsid w:val="00BB7D04"/>
    <w:rsid w:val="00BB7D69"/>
    <w:rsid w:val="00BB7F20"/>
    <w:rsid w:val="00BC01AC"/>
    <w:rsid w:val="00BC03B3"/>
    <w:rsid w:val="00BC0592"/>
    <w:rsid w:val="00BC0B00"/>
    <w:rsid w:val="00BC0C7A"/>
    <w:rsid w:val="00BC0CC6"/>
    <w:rsid w:val="00BC0D0C"/>
    <w:rsid w:val="00BC0E4E"/>
    <w:rsid w:val="00BC0F54"/>
    <w:rsid w:val="00BC1346"/>
    <w:rsid w:val="00BC18DF"/>
    <w:rsid w:val="00BC1CFA"/>
    <w:rsid w:val="00BC1D4E"/>
    <w:rsid w:val="00BC22F9"/>
    <w:rsid w:val="00BC2750"/>
    <w:rsid w:val="00BC2ADD"/>
    <w:rsid w:val="00BC2D56"/>
    <w:rsid w:val="00BC32E2"/>
    <w:rsid w:val="00BC3460"/>
    <w:rsid w:val="00BC34FE"/>
    <w:rsid w:val="00BC3C0E"/>
    <w:rsid w:val="00BC3CBD"/>
    <w:rsid w:val="00BC40C0"/>
    <w:rsid w:val="00BC40F8"/>
    <w:rsid w:val="00BC4836"/>
    <w:rsid w:val="00BC4852"/>
    <w:rsid w:val="00BC4B0E"/>
    <w:rsid w:val="00BC4C79"/>
    <w:rsid w:val="00BC4D2A"/>
    <w:rsid w:val="00BC4E04"/>
    <w:rsid w:val="00BC4ED4"/>
    <w:rsid w:val="00BC51CD"/>
    <w:rsid w:val="00BC5232"/>
    <w:rsid w:val="00BC5365"/>
    <w:rsid w:val="00BC54A1"/>
    <w:rsid w:val="00BC5A68"/>
    <w:rsid w:val="00BC6154"/>
    <w:rsid w:val="00BC643E"/>
    <w:rsid w:val="00BC6798"/>
    <w:rsid w:val="00BC6A03"/>
    <w:rsid w:val="00BC6BEF"/>
    <w:rsid w:val="00BC7509"/>
    <w:rsid w:val="00BC76B2"/>
    <w:rsid w:val="00BC789C"/>
    <w:rsid w:val="00BC7E07"/>
    <w:rsid w:val="00BD0118"/>
    <w:rsid w:val="00BD014F"/>
    <w:rsid w:val="00BD0274"/>
    <w:rsid w:val="00BD0298"/>
    <w:rsid w:val="00BD02F7"/>
    <w:rsid w:val="00BD04E2"/>
    <w:rsid w:val="00BD078F"/>
    <w:rsid w:val="00BD0A40"/>
    <w:rsid w:val="00BD0AAF"/>
    <w:rsid w:val="00BD0E1F"/>
    <w:rsid w:val="00BD122B"/>
    <w:rsid w:val="00BD1607"/>
    <w:rsid w:val="00BD16C5"/>
    <w:rsid w:val="00BD1739"/>
    <w:rsid w:val="00BD1851"/>
    <w:rsid w:val="00BD1A97"/>
    <w:rsid w:val="00BD1D1F"/>
    <w:rsid w:val="00BD1DD7"/>
    <w:rsid w:val="00BD1EFF"/>
    <w:rsid w:val="00BD2289"/>
    <w:rsid w:val="00BD2B46"/>
    <w:rsid w:val="00BD31E8"/>
    <w:rsid w:val="00BD375D"/>
    <w:rsid w:val="00BD3A04"/>
    <w:rsid w:val="00BD3B18"/>
    <w:rsid w:val="00BD3FCA"/>
    <w:rsid w:val="00BD4223"/>
    <w:rsid w:val="00BD4348"/>
    <w:rsid w:val="00BD440F"/>
    <w:rsid w:val="00BD4435"/>
    <w:rsid w:val="00BD488E"/>
    <w:rsid w:val="00BD499E"/>
    <w:rsid w:val="00BD4E80"/>
    <w:rsid w:val="00BD5140"/>
    <w:rsid w:val="00BD5264"/>
    <w:rsid w:val="00BD5329"/>
    <w:rsid w:val="00BD5A0C"/>
    <w:rsid w:val="00BD5B0F"/>
    <w:rsid w:val="00BD5D43"/>
    <w:rsid w:val="00BD5F0D"/>
    <w:rsid w:val="00BD641E"/>
    <w:rsid w:val="00BD6AC5"/>
    <w:rsid w:val="00BD6BCF"/>
    <w:rsid w:val="00BD6FFA"/>
    <w:rsid w:val="00BD71AA"/>
    <w:rsid w:val="00BD73FC"/>
    <w:rsid w:val="00BD76AA"/>
    <w:rsid w:val="00BD7854"/>
    <w:rsid w:val="00BD7ABA"/>
    <w:rsid w:val="00BD7CE8"/>
    <w:rsid w:val="00BE03F1"/>
    <w:rsid w:val="00BE0518"/>
    <w:rsid w:val="00BE05EE"/>
    <w:rsid w:val="00BE0BE4"/>
    <w:rsid w:val="00BE0C07"/>
    <w:rsid w:val="00BE11F8"/>
    <w:rsid w:val="00BE12C2"/>
    <w:rsid w:val="00BE1588"/>
    <w:rsid w:val="00BE159D"/>
    <w:rsid w:val="00BE1A0C"/>
    <w:rsid w:val="00BE1CA8"/>
    <w:rsid w:val="00BE1E3D"/>
    <w:rsid w:val="00BE1EBF"/>
    <w:rsid w:val="00BE2066"/>
    <w:rsid w:val="00BE26E2"/>
    <w:rsid w:val="00BE38A4"/>
    <w:rsid w:val="00BE3C86"/>
    <w:rsid w:val="00BE3D2A"/>
    <w:rsid w:val="00BE3DCE"/>
    <w:rsid w:val="00BE3F77"/>
    <w:rsid w:val="00BE40C3"/>
    <w:rsid w:val="00BE4180"/>
    <w:rsid w:val="00BE453F"/>
    <w:rsid w:val="00BE47C3"/>
    <w:rsid w:val="00BE48C1"/>
    <w:rsid w:val="00BE48D5"/>
    <w:rsid w:val="00BE4A21"/>
    <w:rsid w:val="00BE4ADC"/>
    <w:rsid w:val="00BE4B51"/>
    <w:rsid w:val="00BE4BBD"/>
    <w:rsid w:val="00BE4D8B"/>
    <w:rsid w:val="00BE4E0A"/>
    <w:rsid w:val="00BE4ECA"/>
    <w:rsid w:val="00BE4F47"/>
    <w:rsid w:val="00BE5505"/>
    <w:rsid w:val="00BE5A42"/>
    <w:rsid w:val="00BE5BFF"/>
    <w:rsid w:val="00BE6931"/>
    <w:rsid w:val="00BE6A0A"/>
    <w:rsid w:val="00BE6D36"/>
    <w:rsid w:val="00BE72A4"/>
    <w:rsid w:val="00BE73A9"/>
    <w:rsid w:val="00BE7451"/>
    <w:rsid w:val="00BE7465"/>
    <w:rsid w:val="00BE7A4E"/>
    <w:rsid w:val="00BE7CC7"/>
    <w:rsid w:val="00BF03B7"/>
    <w:rsid w:val="00BF0473"/>
    <w:rsid w:val="00BF0486"/>
    <w:rsid w:val="00BF0A5D"/>
    <w:rsid w:val="00BF0EFE"/>
    <w:rsid w:val="00BF0FD3"/>
    <w:rsid w:val="00BF10BB"/>
    <w:rsid w:val="00BF119A"/>
    <w:rsid w:val="00BF121F"/>
    <w:rsid w:val="00BF1361"/>
    <w:rsid w:val="00BF13A3"/>
    <w:rsid w:val="00BF1520"/>
    <w:rsid w:val="00BF16C9"/>
    <w:rsid w:val="00BF1707"/>
    <w:rsid w:val="00BF1B9C"/>
    <w:rsid w:val="00BF1F3F"/>
    <w:rsid w:val="00BF1FE6"/>
    <w:rsid w:val="00BF20AF"/>
    <w:rsid w:val="00BF20BE"/>
    <w:rsid w:val="00BF2259"/>
    <w:rsid w:val="00BF236D"/>
    <w:rsid w:val="00BF24B2"/>
    <w:rsid w:val="00BF254C"/>
    <w:rsid w:val="00BF2651"/>
    <w:rsid w:val="00BF2A4E"/>
    <w:rsid w:val="00BF32E9"/>
    <w:rsid w:val="00BF36FF"/>
    <w:rsid w:val="00BF38A6"/>
    <w:rsid w:val="00BF3D2F"/>
    <w:rsid w:val="00BF43A6"/>
    <w:rsid w:val="00BF4832"/>
    <w:rsid w:val="00BF48EA"/>
    <w:rsid w:val="00BF48F2"/>
    <w:rsid w:val="00BF4FF4"/>
    <w:rsid w:val="00BF515E"/>
    <w:rsid w:val="00BF5303"/>
    <w:rsid w:val="00BF53AF"/>
    <w:rsid w:val="00BF5413"/>
    <w:rsid w:val="00BF5639"/>
    <w:rsid w:val="00BF5F9C"/>
    <w:rsid w:val="00BF60B7"/>
    <w:rsid w:val="00BF62F6"/>
    <w:rsid w:val="00BF6349"/>
    <w:rsid w:val="00BF636C"/>
    <w:rsid w:val="00BF6606"/>
    <w:rsid w:val="00BF6979"/>
    <w:rsid w:val="00BF6ABA"/>
    <w:rsid w:val="00BF6C64"/>
    <w:rsid w:val="00BF6D33"/>
    <w:rsid w:val="00BF6EBB"/>
    <w:rsid w:val="00BF6FA3"/>
    <w:rsid w:val="00BF6FF4"/>
    <w:rsid w:val="00BF70C8"/>
    <w:rsid w:val="00BF71D1"/>
    <w:rsid w:val="00BF772F"/>
    <w:rsid w:val="00BF779E"/>
    <w:rsid w:val="00C00123"/>
    <w:rsid w:val="00C0020C"/>
    <w:rsid w:val="00C00790"/>
    <w:rsid w:val="00C00BDC"/>
    <w:rsid w:val="00C00E07"/>
    <w:rsid w:val="00C00E46"/>
    <w:rsid w:val="00C00EC5"/>
    <w:rsid w:val="00C01B86"/>
    <w:rsid w:val="00C01C17"/>
    <w:rsid w:val="00C01DF2"/>
    <w:rsid w:val="00C0214A"/>
    <w:rsid w:val="00C0216A"/>
    <w:rsid w:val="00C02208"/>
    <w:rsid w:val="00C0231A"/>
    <w:rsid w:val="00C02963"/>
    <w:rsid w:val="00C02E83"/>
    <w:rsid w:val="00C031A5"/>
    <w:rsid w:val="00C033E8"/>
    <w:rsid w:val="00C03665"/>
    <w:rsid w:val="00C038B9"/>
    <w:rsid w:val="00C03A9A"/>
    <w:rsid w:val="00C03B4C"/>
    <w:rsid w:val="00C03BB5"/>
    <w:rsid w:val="00C03C35"/>
    <w:rsid w:val="00C0401B"/>
    <w:rsid w:val="00C040F6"/>
    <w:rsid w:val="00C0470D"/>
    <w:rsid w:val="00C04B27"/>
    <w:rsid w:val="00C04B7E"/>
    <w:rsid w:val="00C04DAC"/>
    <w:rsid w:val="00C05079"/>
    <w:rsid w:val="00C051D6"/>
    <w:rsid w:val="00C05301"/>
    <w:rsid w:val="00C05614"/>
    <w:rsid w:val="00C05872"/>
    <w:rsid w:val="00C065F2"/>
    <w:rsid w:val="00C067A8"/>
    <w:rsid w:val="00C06B34"/>
    <w:rsid w:val="00C06B73"/>
    <w:rsid w:val="00C06E88"/>
    <w:rsid w:val="00C070AC"/>
    <w:rsid w:val="00C0718C"/>
    <w:rsid w:val="00C07193"/>
    <w:rsid w:val="00C071EC"/>
    <w:rsid w:val="00C07382"/>
    <w:rsid w:val="00C0752B"/>
    <w:rsid w:val="00C07A97"/>
    <w:rsid w:val="00C07DDE"/>
    <w:rsid w:val="00C07F61"/>
    <w:rsid w:val="00C1126D"/>
    <w:rsid w:val="00C11299"/>
    <w:rsid w:val="00C11365"/>
    <w:rsid w:val="00C11630"/>
    <w:rsid w:val="00C1166D"/>
    <w:rsid w:val="00C117EE"/>
    <w:rsid w:val="00C118A0"/>
    <w:rsid w:val="00C11CAA"/>
    <w:rsid w:val="00C11ECE"/>
    <w:rsid w:val="00C12114"/>
    <w:rsid w:val="00C121E7"/>
    <w:rsid w:val="00C12218"/>
    <w:rsid w:val="00C1234D"/>
    <w:rsid w:val="00C1295A"/>
    <w:rsid w:val="00C1296C"/>
    <w:rsid w:val="00C12A90"/>
    <w:rsid w:val="00C13353"/>
    <w:rsid w:val="00C13499"/>
    <w:rsid w:val="00C134D7"/>
    <w:rsid w:val="00C137EA"/>
    <w:rsid w:val="00C13827"/>
    <w:rsid w:val="00C13951"/>
    <w:rsid w:val="00C13A47"/>
    <w:rsid w:val="00C13BC7"/>
    <w:rsid w:val="00C1403D"/>
    <w:rsid w:val="00C141D7"/>
    <w:rsid w:val="00C14373"/>
    <w:rsid w:val="00C14639"/>
    <w:rsid w:val="00C146E2"/>
    <w:rsid w:val="00C14AAA"/>
    <w:rsid w:val="00C15392"/>
    <w:rsid w:val="00C15551"/>
    <w:rsid w:val="00C157E5"/>
    <w:rsid w:val="00C16170"/>
    <w:rsid w:val="00C16366"/>
    <w:rsid w:val="00C1652C"/>
    <w:rsid w:val="00C16AE6"/>
    <w:rsid w:val="00C16BBC"/>
    <w:rsid w:val="00C16E58"/>
    <w:rsid w:val="00C16E84"/>
    <w:rsid w:val="00C16ED8"/>
    <w:rsid w:val="00C17184"/>
    <w:rsid w:val="00C1720D"/>
    <w:rsid w:val="00C17747"/>
    <w:rsid w:val="00C17766"/>
    <w:rsid w:val="00C17794"/>
    <w:rsid w:val="00C17C64"/>
    <w:rsid w:val="00C17C73"/>
    <w:rsid w:val="00C17E2F"/>
    <w:rsid w:val="00C2013D"/>
    <w:rsid w:val="00C20199"/>
    <w:rsid w:val="00C20453"/>
    <w:rsid w:val="00C204AC"/>
    <w:rsid w:val="00C20600"/>
    <w:rsid w:val="00C2077B"/>
    <w:rsid w:val="00C20A0C"/>
    <w:rsid w:val="00C20C9D"/>
    <w:rsid w:val="00C214C2"/>
    <w:rsid w:val="00C21900"/>
    <w:rsid w:val="00C21A73"/>
    <w:rsid w:val="00C224DD"/>
    <w:rsid w:val="00C22546"/>
    <w:rsid w:val="00C2254A"/>
    <w:rsid w:val="00C228D4"/>
    <w:rsid w:val="00C22D7B"/>
    <w:rsid w:val="00C22F5E"/>
    <w:rsid w:val="00C22FDD"/>
    <w:rsid w:val="00C232C2"/>
    <w:rsid w:val="00C232D5"/>
    <w:rsid w:val="00C2344B"/>
    <w:rsid w:val="00C23489"/>
    <w:rsid w:val="00C23700"/>
    <w:rsid w:val="00C2372A"/>
    <w:rsid w:val="00C23772"/>
    <w:rsid w:val="00C239C7"/>
    <w:rsid w:val="00C23B8C"/>
    <w:rsid w:val="00C240F4"/>
    <w:rsid w:val="00C24106"/>
    <w:rsid w:val="00C24297"/>
    <w:rsid w:val="00C24EC1"/>
    <w:rsid w:val="00C24ED7"/>
    <w:rsid w:val="00C24F78"/>
    <w:rsid w:val="00C2546B"/>
    <w:rsid w:val="00C254F9"/>
    <w:rsid w:val="00C25582"/>
    <w:rsid w:val="00C256BC"/>
    <w:rsid w:val="00C259C7"/>
    <w:rsid w:val="00C261DD"/>
    <w:rsid w:val="00C26260"/>
    <w:rsid w:val="00C26729"/>
    <w:rsid w:val="00C26BE8"/>
    <w:rsid w:val="00C26C19"/>
    <w:rsid w:val="00C272B8"/>
    <w:rsid w:val="00C2751F"/>
    <w:rsid w:val="00C27610"/>
    <w:rsid w:val="00C27B6B"/>
    <w:rsid w:val="00C3022E"/>
    <w:rsid w:val="00C30264"/>
    <w:rsid w:val="00C30ABF"/>
    <w:rsid w:val="00C30B6A"/>
    <w:rsid w:val="00C30EEF"/>
    <w:rsid w:val="00C30FBC"/>
    <w:rsid w:val="00C3141A"/>
    <w:rsid w:val="00C31CCA"/>
    <w:rsid w:val="00C31F09"/>
    <w:rsid w:val="00C320A7"/>
    <w:rsid w:val="00C320F8"/>
    <w:rsid w:val="00C32229"/>
    <w:rsid w:val="00C32259"/>
    <w:rsid w:val="00C3227A"/>
    <w:rsid w:val="00C32587"/>
    <w:rsid w:val="00C3274D"/>
    <w:rsid w:val="00C3276E"/>
    <w:rsid w:val="00C3279A"/>
    <w:rsid w:val="00C328E0"/>
    <w:rsid w:val="00C32914"/>
    <w:rsid w:val="00C32ACA"/>
    <w:rsid w:val="00C32C08"/>
    <w:rsid w:val="00C32CB4"/>
    <w:rsid w:val="00C330C2"/>
    <w:rsid w:val="00C3315C"/>
    <w:rsid w:val="00C333E8"/>
    <w:rsid w:val="00C3348C"/>
    <w:rsid w:val="00C337BF"/>
    <w:rsid w:val="00C337C8"/>
    <w:rsid w:val="00C34028"/>
    <w:rsid w:val="00C3410E"/>
    <w:rsid w:val="00C34281"/>
    <w:rsid w:val="00C343F5"/>
    <w:rsid w:val="00C3444C"/>
    <w:rsid w:val="00C34AE6"/>
    <w:rsid w:val="00C34BF7"/>
    <w:rsid w:val="00C35010"/>
    <w:rsid w:val="00C35E01"/>
    <w:rsid w:val="00C35E22"/>
    <w:rsid w:val="00C36269"/>
    <w:rsid w:val="00C366FC"/>
    <w:rsid w:val="00C367B0"/>
    <w:rsid w:val="00C36A15"/>
    <w:rsid w:val="00C36A24"/>
    <w:rsid w:val="00C36B00"/>
    <w:rsid w:val="00C36B0A"/>
    <w:rsid w:val="00C36E41"/>
    <w:rsid w:val="00C36EEE"/>
    <w:rsid w:val="00C36F11"/>
    <w:rsid w:val="00C373B6"/>
    <w:rsid w:val="00C375C1"/>
    <w:rsid w:val="00C37797"/>
    <w:rsid w:val="00C377A3"/>
    <w:rsid w:val="00C37A64"/>
    <w:rsid w:val="00C37CB8"/>
    <w:rsid w:val="00C37FC6"/>
    <w:rsid w:val="00C400DD"/>
    <w:rsid w:val="00C40239"/>
    <w:rsid w:val="00C4041A"/>
    <w:rsid w:val="00C4074B"/>
    <w:rsid w:val="00C40D04"/>
    <w:rsid w:val="00C4149C"/>
    <w:rsid w:val="00C414C3"/>
    <w:rsid w:val="00C416D4"/>
    <w:rsid w:val="00C41814"/>
    <w:rsid w:val="00C418CE"/>
    <w:rsid w:val="00C418F5"/>
    <w:rsid w:val="00C41BCD"/>
    <w:rsid w:val="00C41D1A"/>
    <w:rsid w:val="00C41FD1"/>
    <w:rsid w:val="00C42052"/>
    <w:rsid w:val="00C42381"/>
    <w:rsid w:val="00C4261A"/>
    <w:rsid w:val="00C42CF5"/>
    <w:rsid w:val="00C4302B"/>
    <w:rsid w:val="00C43221"/>
    <w:rsid w:val="00C4332A"/>
    <w:rsid w:val="00C4345E"/>
    <w:rsid w:val="00C4351D"/>
    <w:rsid w:val="00C4391A"/>
    <w:rsid w:val="00C4396B"/>
    <w:rsid w:val="00C43C37"/>
    <w:rsid w:val="00C43C59"/>
    <w:rsid w:val="00C44090"/>
    <w:rsid w:val="00C44114"/>
    <w:rsid w:val="00C44345"/>
    <w:rsid w:val="00C4476B"/>
    <w:rsid w:val="00C44BF3"/>
    <w:rsid w:val="00C44E04"/>
    <w:rsid w:val="00C44E88"/>
    <w:rsid w:val="00C45325"/>
    <w:rsid w:val="00C453BD"/>
    <w:rsid w:val="00C45646"/>
    <w:rsid w:val="00C45C81"/>
    <w:rsid w:val="00C45CD9"/>
    <w:rsid w:val="00C45DB4"/>
    <w:rsid w:val="00C45EC0"/>
    <w:rsid w:val="00C46063"/>
    <w:rsid w:val="00C4617F"/>
    <w:rsid w:val="00C4653A"/>
    <w:rsid w:val="00C46561"/>
    <w:rsid w:val="00C46A28"/>
    <w:rsid w:val="00C46A2A"/>
    <w:rsid w:val="00C46A90"/>
    <w:rsid w:val="00C46BB6"/>
    <w:rsid w:val="00C46CDE"/>
    <w:rsid w:val="00C47070"/>
    <w:rsid w:val="00C47104"/>
    <w:rsid w:val="00C47155"/>
    <w:rsid w:val="00C471C1"/>
    <w:rsid w:val="00C47796"/>
    <w:rsid w:val="00C4782A"/>
    <w:rsid w:val="00C47927"/>
    <w:rsid w:val="00C47E51"/>
    <w:rsid w:val="00C47EBC"/>
    <w:rsid w:val="00C47F86"/>
    <w:rsid w:val="00C5019E"/>
    <w:rsid w:val="00C50317"/>
    <w:rsid w:val="00C503C9"/>
    <w:rsid w:val="00C5052D"/>
    <w:rsid w:val="00C5086F"/>
    <w:rsid w:val="00C50B44"/>
    <w:rsid w:val="00C50FBC"/>
    <w:rsid w:val="00C510D3"/>
    <w:rsid w:val="00C5113F"/>
    <w:rsid w:val="00C51324"/>
    <w:rsid w:val="00C51C48"/>
    <w:rsid w:val="00C51F40"/>
    <w:rsid w:val="00C5213D"/>
    <w:rsid w:val="00C52231"/>
    <w:rsid w:val="00C52448"/>
    <w:rsid w:val="00C52520"/>
    <w:rsid w:val="00C52691"/>
    <w:rsid w:val="00C52AE0"/>
    <w:rsid w:val="00C52E40"/>
    <w:rsid w:val="00C52F68"/>
    <w:rsid w:val="00C530D6"/>
    <w:rsid w:val="00C531F2"/>
    <w:rsid w:val="00C53334"/>
    <w:rsid w:val="00C53477"/>
    <w:rsid w:val="00C53513"/>
    <w:rsid w:val="00C53736"/>
    <w:rsid w:val="00C53973"/>
    <w:rsid w:val="00C53DC6"/>
    <w:rsid w:val="00C53FC4"/>
    <w:rsid w:val="00C54532"/>
    <w:rsid w:val="00C545DC"/>
    <w:rsid w:val="00C547A4"/>
    <w:rsid w:val="00C547E9"/>
    <w:rsid w:val="00C54A73"/>
    <w:rsid w:val="00C54EC4"/>
    <w:rsid w:val="00C54F38"/>
    <w:rsid w:val="00C55155"/>
    <w:rsid w:val="00C5534A"/>
    <w:rsid w:val="00C55609"/>
    <w:rsid w:val="00C5597C"/>
    <w:rsid w:val="00C559BD"/>
    <w:rsid w:val="00C55AED"/>
    <w:rsid w:val="00C55E7D"/>
    <w:rsid w:val="00C56348"/>
    <w:rsid w:val="00C563CC"/>
    <w:rsid w:val="00C56427"/>
    <w:rsid w:val="00C5656B"/>
    <w:rsid w:val="00C56E9C"/>
    <w:rsid w:val="00C56FD2"/>
    <w:rsid w:val="00C5709E"/>
    <w:rsid w:val="00C57105"/>
    <w:rsid w:val="00C573D1"/>
    <w:rsid w:val="00C5763A"/>
    <w:rsid w:val="00C57652"/>
    <w:rsid w:val="00C57B29"/>
    <w:rsid w:val="00C57E6E"/>
    <w:rsid w:val="00C57FDF"/>
    <w:rsid w:val="00C600ED"/>
    <w:rsid w:val="00C6012C"/>
    <w:rsid w:val="00C602F4"/>
    <w:rsid w:val="00C604D1"/>
    <w:rsid w:val="00C60706"/>
    <w:rsid w:val="00C60826"/>
    <w:rsid w:val="00C60C76"/>
    <w:rsid w:val="00C60CD2"/>
    <w:rsid w:val="00C60DE9"/>
    <w:rsid w:val="00C6174F"/>
    <w:rsid w:val="00C61BBD"/>
    <w:rsid w:val="00C61CB9"/>
    <w:rsid w:val="00C61F28"/>
    <w:rsid w:val="00C624C1"/>
    <w:rsid w:val="00C62553"/>
    <w:rsid w:val="00C62BBF"/>
    <w:rsid w:val="00C62C67"/>
    <w:rsid w:val="00C62D53"/>
    <w:rsid w:val="00C632AF"/>
    <w:rsid w:val="00C63346"/>
    <w:rsid w:val="00C633E8"/>
    <w:rsid w:val="00C63896"/>
    <w:rsid w:val="00C638CA"/>
    <w:rsid w:val="00C63955"/>
    <w:rsid w:val="00C63C36"/>
    <w:rsid w:val="00C63FAB"/>
    <w:rsid w:val="00C6428A"/>
    <w:rsid w:val="00C64748"/>
    <w:rsid w:val="00C648DE"/>
    <w:rsid w:val="00C64A90"/>
    <w:rsid w:val="00C64C56"/>
    <w:rsid w:val="00C64D79"/>
    <w:rsid w:val="00C64FE7"/>
    <w:rsid w:val="00C6531D"/>
    <w:rsid w:val="00C654D5"/>
    <w:rsid w:val="00C655A4"/>
    <w:rsid w:val="00C655CD"/>
    <w:rsid w:val="00C65685"/>
    <w:rsid w:val="00C65C4E"/>
    <w:rsid w:val="00C66318"/>
    <w:rsid w:val="00C66443"/>
    <w:rsid w:val="00C6685A"/>
    <w:rsid w:val="00C669BB"/>
    <w:rsid w:val="00C66CAE"/>
    <w:rsid w:val="00C66CD9"/>
    <w:rsid w:val="00C66ECB"/>
    <w:rsid w:val="00C67008"/>
    <w:rsid w:val="00C67476"/>
    <w:rsid w:val="00C675C6"/>
    <w:rsid w:val="00C67889"/>
    <w:rsid w:val="00C67BBB"/>
    <w:rsid w:val="00C67EC8"/>
    <w:rsid w:val="00C703B7"/>
    <w:rsid w:val="00C70597"/>
    <w:rsid w:val="00C70899"/>
    <w:rsid w:val="00C70955"/>
    <w:rsid w:val="00C70B27"/>
    <w:rsid w:val="00C70C28"/>
    <w:rsid w:val="00C70C7C"/>
    <w:rsid w:val="00C70C7D"/>
    <w:rsid w:val="00C718ED"/>
    <w:rsid w:val="00C71B39"/>
    <w:rsid w:val="00C71C0C"/>
    <w:rsid w:val="00C71DC3"/>
    <w:rsid w:val="00C71E18"/>
    <w:rsid w:val="00C71E53"/>
    <w:rsid w:val="00C71F56"/>
    <w:rsid w:val="00C720F1"/>
    <w:rsid w:val="00C727B1"/>
    <w:rsid w:val="00C72FF3"/>
    <w:rsid w:val="00C73089"/>
    <w:rsid w:val="00C73184"/>
    <w:rsid w:val="00C7399A"/>
    <w:rsid w:val="00C73CB5"/>
    <w:rsid w:val="00C73DA4"/>
    <w:rsid w:val="00C73E4E"/>
    <w:rsid w:val="00C73EB9"/>
    <w:rsid w:val="00C73EE3"/>
    <w:rsid w:val="00C73FEE"/>
    <w:rsid w:val="00C742B6"/>
    <w:rsid w:val="00C7437B"/>
    <w:rsid w:val="00C7455B"/>
    <w:rsid w:val="00C74891"/>
    <w:rsid w:val="00C74C06"/>
    <w:rsid w:val="00C74E74"/>
    <w:rsid w:val="00C752B2"/>
    <w:rsid w:val="00C7537A"/>
    <w:rsid w:val="00C7549F"/>
    <w:rsid w:val="00C75651"/>
    <w:rsid w:val="00C75817"/>
    <w:rsid w:val="00C75F5C"/>
    <w:rsid w:val="00C760EB"/>
    <w:rsid w:val="00C763EE"/>
    <w:rsid w:val="00C76663"/>
    <w:rsid w:val="00C76847"/>
    <w:rsid w:val="00C76FFC"/>
    <w:rsid w:val="00C77764"/>
    <w:rsid w:val="00C77AAB"/>
    <w:rsid w:val="00C77BA5"/>
    <w:rsid w:val="00C80370"/>
    <w:rsid w:val="00C809C1"/>
    <w:rsid w:val="00C80A5F"/>
    <w:rsid w:val="00C80AA0"/>
    <w:rsid w:val="00C81480"/>
    <w:rsid w:val="00C81574"/>
    <w:rsid w:val="00C81778"/>
    <w:rsid w:val="00C81C04"/>
    <w:rsid w:val="00C8249B"/>
    <w:rsid w:val="00C824A2"/>
    <w:rsid w:val="00C825CD"/>
    <w:rsid w:val="00C8261C"/>
    <w:rsid w:val="00C8277C"/>
    <w:rsid w:val="00C83348"/>
    <w:rsid w:val="00C837BC"/>
    <w:rsid w:val="00C8382B"/>
    <w:rsid w:val="00C838DC"/>
    <w:rsid w:val="00C83BDA"/>
    <w:rsid w:val="00C83D06"/>
    <w:rsid w:val="00C83E69"/>
    <w:rsid w:val="00C83F35"/>
    <w:rsid w:val="00C840A3"/>
    <w:rsid w:val="00C84220"/>
    <w:rsid w:val="00C8434D"/>
    <w:rsid w:val="00C851CC"/>
    <w:rsid w:val="00C85206"/>
    <w:rsid w:val="00C8594B"/>
    <w:rsid w:val="00C85AEB"/>
    <w:rsid w:val="00C85C10"/>
    <w:rsid w:val="00C86171"/>
    <w:rsid w:val="00C86249"/>
    <w:rsid w:val="00C867F4"/>
    <w:rsid w:val="00C86D43"/>
    <w:rsid w:val="00C86E47"/>
    <w:rsid w:val="00C86FC3"/>
    <w:rsid w:val="00C874D1"/>
    <w:rsid w:val="00C87F88"/>
    <w:rsid w:val="00C9006A"/>
    <w:rsid w:val="00C901D2"/>
    <w:rsid w:val="00C904F8"/>
    <w:rsid w:val="00C90513"/>
    <w:rsid w:val="00C908C8"/>
    <w:rsid w:val="00C90B43"/>
    <w:rsid w:val="00C90D81"/>
    <w:rsid w:val="00C910FD"/>
    <w:rsid w:val="00C9169F"/>
    <w:rsid w:val="00C91841"/>
    <w:rsid w:val="00C91CCA"/>
    <w:rsid w:val="00C91DA4"/>
    <w:rsid w:val="00C91E1C"/>
    <w:rsid w:val="00C91EAD"/>
    <w:rsid w:val="00C91F45"/>
    <w:rsid w:val="00C9248C"/>
    <w:rsid w:val="00C926CE"/>
    <w:rsid w:val="00C92B73"/>
    <w:rsid w:val="00C92D1C"/>
    <w:rsid w:val="00C92DE9"/>
    <w:rsid w:val="00C92E31"/>
    <w:rsid w:val="00C92F05"/>
    <w:rsid w:val="00C936A8"/>
    <w:rsid w:val="00C93AB5"/>
    <w:rsid w:val="00C9410D"/>
    <w:rsid w:val="00C94276"/>
    <w:rsid w:val="00C945DF"/>
    <w:rsid w:val="00C9461A"/>
    <w:rsid w:val="00C948F4"/>
    <w:rsid w:val="00C94A41"/>
    <w:rsid w:val="00C94F2D"/>
    <w:rsid w:val="00C953CA"/>
    <w:rsid w:val="00C957ED"/>
    <w:rsid w:val="00C958D3"/>
    <w:rsid w:val="00C95D26"/>
    <w:rsid w:val="00C95E73"/>
    <w:rsid w:val="00C95F28"/>
    <w:rsid w:val="00C962B6"/>
    <w:rsid w:val="00C96A25"/>
    <w:rsid w:val="00C96A7A"/>
    <w:rsid w:val="00C96B8B"/>
    <w:rsid w:val="00C96BA3"/>
    <w:rsid w:val="00C96D61"/>
    <w:rsid w:val="00C97077"/>
    <w:rsid w:val="00C97258"/>
    <w:rsid w:val="00C9747C"/>
    <w:rsid w:val="00C97603"/>
    <w:rsid w:val="00C9791D"/>
    <w:rsid w:val="00C979AC"/>
    <w:rsid w:val="00C97D45"/>
    <w:rsid w:val="00C97F7A"/>
    <w:rsid w:val="00C97F8F"/>
    <w:rsid w:val="00CA037D"/>
    <w:rsid w:val="00CA03A5"/>
    <w:rsid w:val="00CA04BD"/>
    <w:rsid w:val="00CA06EE"/>
    <w:rsid w:val="00CA08BF"/>
    <w:rsid w:val="00CA09E2"/>
    <w:rsid w:val="00CA0B3B"/>
    <w:rsid w:val="00CA0D38"/>
    <w:rsid w:val="00CA0D5F"/>
    <w:rsid w:val="00CA105E"/>
    <w:rsid w:val="00CA1156"/>
    <w:rsid w:val="00CA15AC"/>
    <w:rsid w:val="00CA18D7"/>
    <w:rsid w:val="00CA1F7E"/>
    <w:rsid w:val="00CA204D"/>
    <w:rsid w:val="00CA2192"/>
    <w:rsid w:val="00CA2579"/>
    <w:rsid w:val="00CA275B"/>
    <w:rsid w:val="00CA29EB"/>
    <w:rsid w:val="00CA31CC"/>
    <w:rsid w:val="00CA32D3"/>
    <w:rsid w:val="00CA34F1"/>
    <w:rsid w:val="00CA3546"/>
    <w:rsid w:val="00CA3A71"/>
    <w:rsid w:val="00CA3C36"/>
    <w:rsid w:val="00CA3CB1"/>
    <w:rsid w:val="00CA3CDF"/>
    <w:rsid w:val="00CA3EEE"/>
    <w:rsid w:val="00CA3F19"/>
    <w:rsid w:val="00CA4042"/>
    <w:rsid w:val="00CA41BD"/>
    <w:rsid w:val="00CA432D"/>
    <w:rsid w:val="00CA4363"/>
    <w:rsid w:val="00CA48A6"/>
    <w:rsid w:val="00CA4C0C"/>
    <w:rsid w:val="00CA4F21"/>
    <w:rsid w:val="00CA4FC5"/>
    <w:rsid w:val="00CA506F"/>
    <w:rsid w:val="00CA523B"/>
    <w:rsid w:val="00CA594B"/>
    <w:rsid w:val="00CA5AA9"/>
    <w:rsid w:val="00CA5AAE"/>
    <w:rsid w:val="00CA6053"/>
    <w:rsid w:val="00CA6A79"/>
    <w:rsid w:val="00CA6B33"/>
    <w:rsid w:val="00CA6CF3"/>
    <w:rsid w:val="00CA6D17"/>
    <w:rsid w:val="00CA6EBC"/>
    <w:rsid w:val="00CA7074"/>
    <w:rsid w:val="00CA72E2"/>
    <w:rsid w:val="00CA745A"/>
    <w:rsid w:val="00CA7487"/>
    <w:rsid w:val="00CA749D"/>
    <w:rsid w:val="00CA75E1"/>
    <w:rsid w:val="00CA770B"/>
    <w:rsid w:val="00CA799C"/>
    <w:rsid w:val="00CA7DCA"/>
    <w:rsid w:val="00CA7EB0"/>
    <w:rsid w:val="00CB02ED"/>
    <w:rsid w:val="00CB06A1"/>
    <w:rsid w:val="00CB07F2"/>
    <w:rsid w:val="00CB1135"/>
    <w:rsid w:val="00CB125D"/>
    <w:rsid w:val="00CB1541"/>
    <w:rsid w:val="00CB1B90"/>
    <w:rsid w:val="00CB1E39"/>
    <w:rsid w:val="00CB2A30"/>
    <w:rsid w:val="00CB2F19"/>
    <w:rsid w:val="00CB3150"/>
    <w:rsid w:val="00CB3483"/>
    <w:rsid w:val="00CB348E"/>
    <w:rsid w:val="00CB364F"/>
    <w:rsid w:val="00CB377B"/>
    <w:rsid w:val="00CB3CA2"/>
    <w:rsid w:val="00CB3CEC"/>
    <w:rsid w:val="00CB41B6"/>
    <w:rsid w:val="00CB448F"/>
    <w:rsid w:val="00CB44C5"/>
    <w:rsid w:val="00CB4611"/>
    <w:rsid w:val="00CB48E5"/>
    <w:rsid w:val="00CB49A4"/>
    <w:rsid w:val="00CB4A6D"/>
    <w:rsid w:val="00CB5116"/>
    <w:rsid w:val="00CB5292"/>
    <w:rsid w:val="00CB52DF"/>
    <w:rsid w:val="00CB5897"/>
    <w:rsid w:val="00CB5C94"/>
    <w:rsid w:val="00CB5EA0"/>
    <w:rsid w:val="00CB5EDF"/>
    <w:rsid w:val="00CB6503"/>
    <w:rsid w:val="00CB6703"/>
    <w:rsid w:val="00CB6AC6"/>
    <w:rsid w:val="00CB6DD0"/>
    <w:rsid w:val="00CB6E2E"/>
    <w:rsid w:val="00CB706C"/>
    <w:rsid w:val="00CB7084"/>
    <w:rsid w:val="00CB711C"/>
    <w:rsid w:val="00CB7461"/>
    <w:rsid w:val="00CB7A9F"/>
    <w:rsid w:val="00CB7CB9"/>
    <w:rsid w:val="00CB7EC4"/>
    <w:rsid w:val="00CC005D"/>
    <w:rsid w:val="00CC0091"/>
    <w:rsid w:val="00CC00B0"/>
    <w:rsid w:val="00CC037E"/>
    <w:rsid w:val="00CC0533"/>
    <w:rsid w:val="00CC06E0"/>
    <w:rsid w:val="00CC0A61"/>
    <w:rsid w:val="00CC0EF8"/>
    <w:rsid w:val="00CC0F7F"/>
    <w:rsid w:val="00CC137C"/>
    <w:rsid w:val="00CC1525"/>
    <w:rsid w:val="00CC1CE6"/>
    <w:rsid w:val="00CC2426"/>
    <w:rsid w:val="00CC2459"/>
    <w:rsid w:val="00CC2531"/>
    <w:rsid w:val="00CC2B8D"/>
    <w:rsid w:val="00CC2E80"/>
    <w:rsid w:val="00CC3267"/>
    <w:rsid w:val="00CC36B2"/>
    <w:rsid w:val="00CC3C76"/>
    <w:rsid w:val="00CC3CA1"/>
    <w:rsid w:val="00CC3DC4"/>
    <w:rsid w:val="00CC3F8D"/>
    <w:rsid w:val="00CC4008"/>
    <w:rsid w:val="00CC4443"/>
    <w:rsid w:val="00CC4500"/>
    <w:rsid w:val="00CC45BE"/>
    <w:rsid w:val="00CC475E"/>
    <w:rsid w:val="00CC47C0"/>
    <w:rsid w:val="00CC4800"/>
    <w:rsid w:val="00CC4933"/>
    <w:rsid w:val="00CC4A93"/>
    <w:rsid w:val="00CC4E2C"/>
    <w:rsid w:val="00CC4E61"/>
    <w:rsid w:val="00CC51C1"/>
    <w:rsid w:val="00CC5272"/>
    <w:rsid w:val="00CC52B5"/>
    <w:rsid w:val="00CC5466"/>
    <w:rsid w:val="00CC55E9"/>
    <w:rsid w:val="00CC56CD"/>
    <w:rsid w:val="00CC5727"/>
    <w:rsid w:val="00CC5A87"/>
    <w:rsid w:val="00CC5BEA"/>
    <w:rsid w:val="00CC5E17"/>
    <w:rsid w:val="00CC602C"/>
    <w:rsid w:val="00CC6189"/>
    <w:rsid w:val="00CC62BB"/>
    <w:rsid w:val="00CC62F7"/>
    <w:rsid w:val="00CC650D"/>
    <w:rsid w:val="00CC67A7"/>
    <w:rsid w:val="00CC68BC"/>
    <w:rsid w:val="00CC6E5E"/>
    <w:rsid w:val="00CC6E72"/>
    <w:rsid w:val="00CC70FC"/>
    <w:rsid w:val="00CC72BC"/>
    <w:rsid w:val="00CC741D"/>
    <w:rsid w:val="00CC7A2A"/>
    <w:rsid w:val="00CC7A40"/>
    <w:rsid w:val="00CC7B0A"/>
    <w:rsid w:val="00CC7B2F"/>
    <w:rsid w:val="00CD0097"/>
    <w:rsid w:val="00CD0389"/>
    <w:rsid w:val="00CD061E"/>
    <w:rsid w:val="00CD0851"/>
    <w:rsid w:val="00CD09A1"/>
    <w:rsid w:val="00CD0AC1"/>
    <w:rsid w:val="00CD0AF3"/>
    <w:rsid w:val="00CD0B9A"/>
    <w:rsid w:val="00CD0D14"/>
    <w:rsid w:val="00CD103A"/>
    <w:rsid w:val="00CD114E"/>
    <w:rsid w:val="00CD1311"/>
    <w:rsid w:val="00CD15FE"/>
    <w:rsid w:val="00CD1884"/>
    <w:rsid w:val="00CD1F84"/>
    <w:rsid w:val="00CD2127"/>
    <w:rsid w:val="00CD26DA"/>
    <w:rsid w:val="00CD2756"/>
    <w:rsid w:val="00CD297B"/>
    <w:rsid w:val="00CD2AF8"/>
    <w:rsid w:val="00CD2B74"/>
    <w:rsid w:val="00CD2C06"/>
    <w:rsid w:val="00CD2E62"/>
    <w:rsid w:val="00CD302F"/>
    <w:rsid w:val="00CD3795"/>
    <w:rsid w:val="00CD3810"/>
    <w:rsid w:val="00CD39A4"/>
    <w:rsid w:val="00CD3A9E"/>
    <w:rsid w:val="00CD3B5E"/>
    <w:rsid w:val="00CD4059"/>
    <w:rsid w:val="00CD460E"/>
    <w:rsid w:val="00CD49D7"/>
    <w:rsid w:val="00CD4AA2"/>
    <w:rsid w:val="00CD4C71"/>
    <w:rsid w:val="00CD4EEE"/>
    <w:rsid w:val="00CD5049"/>
    <w:rsid w:val="00CD515F"/>
    <w:rsid w:val="00CD52AF"/>
    <w:rsid w:val="00CD5499"/>
    <w:rsid w:val="00CD5558"/>
    <w:rsid w:val="00CD565D"/>
    <w:rsid w:val="00CD5746"/>
    <w:rsid w:val="00CD583C"/>
    <w:rsid w:val="00CD58AB"/>
    <w:rsid w:val="00CD59DF"/>
    <w:rsid w:val="00CD6007"/>
    <w:rsid w:val="00CD6192"/>
    <w:rsid w:val="00CD61FC"/>
    <w:rsid w:val="00CD67AA"/>
    <w:rsid w:val="00CD6B50"/>
    <w:rsid w:val="00CD6BA6"/>
    <w:rsid w:val="00CD70A3"/>
    <w:rsid w:val="00CD7189"/>
    <w:rsid w:val="00CD7A86"/>
    <w:rsid w:val="00CD7B21"/>
    <w:rsid w:val="00CE000A"/>
    <w:rsid w:val="00CE07FC"/>
    <w:rsid w:val="00CE0A00"/>
    <w:rsid w:val="00CE0CBE"/>
    <w:rsid w:val="00CE0E57"/>
    <w:rsid w:val="00CE1318"/>
    <w:rsid w:val="00CE15FF"/>
    <w:rsid w:val="00CE1885"/>
    <w:rsid w:val="00CE18A3"/>
    <w:rsid w:val="00CE19EC"/>
    <w:rsid w:val="00CE1D35"/>
    <w:rsid w:val="00CE202A"/>
    <w:rsid w:val="00CE21DB"/>
    <w:rsid w:val="00CE23C4"/>
    <w:rsid w:val="00CE24F6"/>
    <w:rsid w:val="00CE26A9"/>
    <w:rsid w:val="00CE2704"/>
    <w:rsid w:val="00CE2DA0"/>
    <w:rsid w:val="00CE350C"/>
    <w:rsid w:val="00CE371A"/>
    <w:rsid w:val="00CE38D0"/>
    <w:rsid w:val="00CE39AA"/>
    <w:rsid w:val="00CE3D50"/>
    <w:rsid w:val="00CE3DA4"/>
    <w:rsid w:val="00CE3E6D"/>
    <w:rsid w:val="00CE3F29"/>
    <w:rsid w:val="00CE4104"/>
    <w:rsid w:val="00CE4258"/>
    <w:rsid w:val="00CE4512"/>
    <w:rsid w:val="00CE47CE"/>
    <w:rsid w:val="00CE47FF"/>
    <w:rsid w:val="00CE4968"/>
    <w:rsid w:val="00CE49E9"/>
    <w:rsid w:val="00CE4B10"/>
    <w:rsid w:val="00CE4CC4"/>
    <w:rsid w:val="00CE5A82"/>
    <w:rsid w:val="00CE5E86"/>
    <w:rsid w:val="00CE64CB"/>
    <w:rsid w:val="00CE65F0"/>
    <w:rsid w:val="00CE6AD6"/>
    <w:rsid w:val="00CE6BFC"/>
    <w:rsid w:val="00CE7183"/>
    <w:rsid w:val="00CE7334"/>
    <w:rsid w:val="00CE733B"/>
    <w:rsid w:val="00CE74FA"/>
    <w:rsid w:val="00CE770E"/>
    <w:rsid w:val="00CE7808"/>
    <w:rsid w:val="00CE7B9C"/>
    <w:rsid w:val="00CE7F04"/>
    <w:rsid w:val="00CF004B"/>
    <w:rsid w:val="00CF0312"/>
    <w:rsid w:val="00CF0380"/>
    <w:rsid w:val="00CF03CF"/>
    <w:rsid w:val="00CF04EA"/>
    <w:rsid w:val="00CF0601"/>
    <w:rsid w:val="00CF0612"/>
    <w:rsid w:val="00CF0929"/>
    <w:rsid w:val="00CF0BA2"/>
    <w:rsid w:val="00CF0F82"/>
    <w:rsid w:val="00CF110D"/>
    <w:rsid w:val="00CF1714"/>
    <w:rsid w:val="00CF1D70"/>
    <w:rsid w:val="00CF234E"/>
    <w:rsid w:val="00CF23DF"/>
    <w:rsid w:val="00CF252F"/>
    <w:rsid w:val="00CF287F"/>
    <w:rsid w:val="00CF330D"/>
    <w:rsid w:val="00CF3322"/>
    <w:rsid w:val="00CF37DC"/>
    <w:rsid w:val="00CF395A"/>
    <w:rsid w:val="00CF3AB7"/>
    <w:rsid w:val="00CF3AB8"/>
    <w:rsid w:val="00CF3FED"/>
    <w:rsid w:val="00CF402F"/>
    <w:rsid w:val="00CF40A3"/>
    <w:rsid w:val="00CF40B5"/>
    <w:rsid w:val="00CF4184"/>
    <w:rsid w:val="00CF4541"/>
    <w:rsid w:val="00CF4A07"/>
    <w:rsid w:val="00CF4B73"/>
    <w:rsid w:val="00CF4CA5"/>
    <w:rsid w:val="00CF4E45"/>
    <w:rsid w:val="00CF4E52"/>
    <w:rsid w:val="00CF5147"/>
    <w:rsid w:val="00CF5149"/>
    <w:rsid w:val="00CF52E2"/>
    <w:rsid w:val="00CF5AE9"/>
    <w:rsid w:val="00CF5BEA"/>
    <w:rsid w:val="00CF6125"/>
    <w:rsid w:val="00CF6207"/>
    <w:rsid w:val="00CF65F8"/>
    <w:rsid w:val="00CF6B4F"/>
    <w:rsid w:val="00CF6C51"/>
    <w:rsid w:val="00CF7215"/>
    <w:rsid w:val="00CF7246"/>
    <w:rsid w:val="00CF7412"/>
    <w:rsid w:val="00CF74B1"/>
    <w:rsid w:val="00CF78D4"/>
    <w:rsid w:val="00D00363"/>
    <w:rsid w:val="00D0119A"/>
    <w:rsid w:val="00D012D3"/>
    <w:rsid w:val="00D016A0"/>
    <w:rsid w:val="00D016F3"/>
    <w:rsid w:val="00D017C7"/>
    <w:rsid w:val="00D0190A"/>
    <w:rsid w:val="00D0197E"/>
    <w:rsid w:val="00D01EBE"/>
    <w:rsid w:val="00D02028"/>
    <w:rsid w:val="00D020D9"/>
    <w:rsid w:val="00D024DE"/>
    <w:rsid w:val="00D02C08"/>
    <w:rsid w:val="00D030C9"/>
    <w:rsid w:val="00D031DF"/>
    <w:rsid w:val="00D03668"/>
    <w:rsid w:val="00D03794"/>
    <w:rsid w:val="00D03867"/>
    <w:rsid w:val="00D03B2C"/>
    <w:rsid w:val="00D03E22"/>
    <w:rsid w:val="00D04159"/>
    <w:rsid w:val="00D042C0"/>
    <w:rsid w:val="00D047F9"/>
    <w:rsid w:val="00D05156"/>
    <w:rsid w:val="00D05384"/>
    <w:rsid w:val="00D054FD"/>
    <w:rsid w:val="00D0562D"/>
    <w:rsid w:val="00D05945"/>
    <w:rsid w:val="00D05C04"/>
    <w:rsid w:val="00D05D08"/>
    <w:rsid w:val="00D05D88"/>
    <w:rsid w:val="00D05F70"/>
    <w:rsid w:val="00D05F86"/>
    <w:rsid w:val="00D065CC"/>
    <w:rsid w:val="00D06AF3"/>
    <w:rsid w:val="00D06E50"/>
    <w:rsid w:val="00D070D4"/>
    <w:rsid w:val="00D075FD"/>
    <w:rsid w:val="00D07AC5"/>
    <w:rsid w:val="00D07B5C"/>
    <w:rsid w:val="00D07DE7"/>
    <w:rsid w:val="00D104BE"/>
    <w:rsid w:val="00D10DCF"/>
    <w:rsid w:val="00D10F19"/>
    <w:rsid w:val="00D11576"/>
    <w:rsid w:val="00D11824"/>
    <w:rsid w:val="00D1185F"/>
    <w:rsid w:val="00D11DD0"/>
    <w:rsid w:val="00D11E2C"/>
    <w:rsid w:val="00D11FA8"/>
    <w:rsid w:val="00D12215"/>
    <w:rsid w:val="00D12697"/>
    <w:rsid w:val="00D12C17"/>
    <w:rsid w:val="00D1320B"/>
    <w:rsid w:val="00D1328D"/>
    <w:rsid w:val="00D132D7"/>
    <w:rsid w:val="00D1375B"/>
    <w:rsid w:val="00D137CF"/>
    <w:rsid w:val="00D13890"/>
    <w:rsid w:val="00D1398C"/>
    <w:rsid w:val="00D13B75"/>
    <w:rsid w:val="00D13C49"/>
    <w:rsid w:val="00D13E4D"/>
    <w:rsid w:val="00D13E8D"/>
    <w:rsid w:val="00D13FEB"/>
    <w:rsid w:val="00D13FF0"/>
    <w:rsid w:val="00D1436F"/>
    <w:rsid w:val="00D14601"/>
    <w:rsid w:val="00D146A4"/>
    <w:rsid w:val="00D147CE"/>
    <w:rsid w:val="00D14825"/>
    <w:rsid w:val="00D14A28"/>
    <w:rsid w:val="00D14C1D"/>
    <w:rsid w:val="00D14DF2"/>
    <w:rsid w:val="00D15081"/>
    <w:rsid w:val="00D15086"/>
    <w:rsid w:val="00D15131"/>
    <w:rsid w:val="00D155CE"/>
    <w:rsid w:val="00D15879"/>
    <w:rsid w:val="00D158E1"/>
    <w:rsid w:val="00D15A03"/>
    <w:rsid w:val="00D15BFA"/>
    <w:rsid w:val="00D15C30"/>
    <w:rsid w:val="00D169D5"/>
    <w:rsid w:val="00D16C20"/>
    <w:rsid w:val="00D1700C"/>
    <w:rsid w:val="00D17233"/>
    <w:rsid w:val="00D17255"/>
    <w:rsid w:val="00D17372"/>
    <w:rsid w:val="00D17398"/>
    <w:rsid w:val="00D17E6B"/>
    <w:rsid w:val="00D20156"/>
    <w:rsid w:val="00D20A3B"/>
    <w:rsid w:val="00D210F0"/>
    <w:rsid w:val="00D2137B"/>
    <w:rsid w:val="00D21703"/>
    <w:rsid w:val="00D21AC1"/>
    <w:rsid w:val="00D21AC6"/>
    <w:rsid w:val="00D21B68"/>
    <w:rsid w:val="00D21D44"/>
    <w:rsid w:val="00D21E8A"/>
    <w:rsid w:val="00D21FDC"/>
    <w:rsid w:val="00D222D2"/>
    <w:rsid w:val="00D2281F"/>
    <w:rsid w:val="00D2287B"/>
    <w:rsid w:val="00D228B3"/>
    <w:rsid w:val="00D22B5F"/>
    <w:rsid w:val="00D22BD0"/>
    <w:rsid w:val="00D22CF0"/>
    <w:rsid w:val="00D22D2E"/>
    <w:rsid w:val="00D232AF"/>
    <w:rsid w:val="00D2356E"/>
    <w:rsid w:val="00D236A4"/>
    <w:rsid w:val="00D237F1"/>
    <w:rsid w:val="00D2394D"/>
    <w:rsid w:val="00D23C9B"/>
    <w:rsid w:val="00D23D51"/>
    <w:rsid w:val="00D2447C"/>
    <w:rsid w:val="00D2465A"/>
    <w:rsid w:val="00D24705"/>
    <w:rsid w:val="00D247EC"/>
    <w:rsid w:val="00D24A5E"/>
    <w:rsid w:val="00D252D4"/>
    <w:rsid w:val="00D256E9"/>
    <w:rsid w:val="00D2583A"/>
    <w:rsid w:val="00D25F44"/>
    <w:rsid w:val="00D2612A"/>
    <w:rsid w:val="00D26351"/>
    <w:rsid w:val="00D26374"/>
    <w:rsid w:val="00D26481"/>
    <w:rsid w:val="00D2667E"/>
    <w:rsid w:val="00D2673B"/>
    <w:rsid w:val="00D26773"/>
    <w:rsid w:val="00D267DB"/>
    <w:rsid w:val="00D26EA6"/>
    <w:rsid w:val="00D270C3"/>
    <w:rsid w:val="00D27325"/>
    <w:rsid w:val="00D274F1"/>
    <w:rsid w:val="00D30161"/>
    <w:rsid w:val="00D30206"/>
    <w:rsid w:val="00D3047B"/>
    <w:rsid w:val="00D30664"/>
    <w:rsid w:val="00D30966"/>
    <w:rsid w:val="00D30A88"/>
    <w:rsid w:val="00D30AAF"/>
    <w:rsid w:val="00D310BF"/>
    <w:rsid w:val="00D312A8"/>
    <w:rsid w:val="00D3134A"/>
    <w:rsid w:val="00D31399"/>
    <w:rsid w:val="00D315E2"/>
    <w:rsid w:val="00D31E3A"/>
    <w:rsid w:val="00D32252"/>
    <w:rsid w:val="00D322E7"/>
    <w:rsid w:val="00D323D4"/>
    <w:rsid w:val="00D325CE"/>
    <w:rsid w:val="00D328E2"/>
    <w:rsid w:val="00D329E2"/>
    <w:rsid w:val="00D32C62"/>
    <w:rsid w:val="00D32C95"/>
    <w:rsid w:val="00D32CC0"/>
    <w:rsid w:val="00D33027"/>
    <w:rsid w:val="00D3318A"/>
    <w:rsid w:val="00D331E2"/>
    <w:rsid w:val="00D33209"/>
    <w:rsid w:val="00D33F49"/>
    <w:rsid w:val="00D342B7"/>
    <w:rsid w:val="00D34AEB"/>
    <w:rsid w:val="00D34AFF"/>
    <w:rsid w:val="00D34D9C"/>
    <w:rsid w:val="00D34F7A"/>
    <w:rsid w:val="00D3522C"/>
    <w:rsid w:val="00D352BD"/>
    <w:rsid w:val="00D35552"/>
    <w:rsid w:val="00D35608"/>
    <w:rsid w:val="00D35A58"/>
    <w:rsid w:val="00D35B40"/>
    <w:rsid w:val="00D3652E"/>
    <w:rsid w:val="00D36642"/>
    <w:rsid w:val="00D36697"/>
    <w:rsid w:val="00D3676A"/>
    <w:rsid w:val="00D36857"/>
    <w:rsid w:val="00D36996"/>
    <w:rsid w:val="00D369DE"/>
    <w:rsid w:val="00D369F6"/>
    <w:rsid w:val="00D36A2D"/>
    <w:rsid w:val="00D36ECC"/>
    <w:rsid w:val="00D37388"/>
    <w:rsid w:val="00D37D54"/>
    <w:rsid w:val="00D37DA5"/>
    <w:rsid w:val="00D37DF7"/>
    <w:rsid w:val="00D37EBC"/>
    <w:rsid w:val="00D37FB3"/>
    <w:rsid w:val="00D40106"/>
    <w:rsid w:val="00D408EC"/>
    <w:rsid w:val="00D408F0"/>
    <w:rsid w:val="00D40ABF"/>
    <w:rsid w:val="00D40E9F"/>
    <w:rsid w:val="00D410A7"/>
    <w:rsid w:val="00D410A8"/>
    <w:rsid w:val="00D4120C"/>
    <w:rsid w:val="00D417DA"/>
    <w:rsid w:val="00D41A13"/>
    <w:rsid w:val="00D41DC1"/>
    <w:rsid w:val="00D41FE7"/>
    <w:rsid w:val="00D422C5"/>
    <w:rsid w:val="00D4252A"/>
    <w:rsid w:val="00D42631"/>
    <w:rsid w:val="00D427D5"/>
    <w:rsid w:val="00D429A4"/>
    <w:rsid w:val="00D42A23"/>
    <w:rsid w:val="00D42EBF"/>
    <w:rsid w:val="00D42F36"/>
    <w:rsid w:val="00D431CF"/>
    <w:rsid w:val="00D43224"/>
    <w:rsid w:val="00D43284"/>
    <w:rsid w:val="00D43299"/>
    <w:rsid w:val="00D4358C"/>
    <w:rsid w:val="00D4373A"/>
    <w:rsid w:val="00D43A1E"/>
    <w:rsid w:val="00D43D47"/>
    <w:rsid w:val="00D44231"/>
    <w:rsid w:val="00D44459"/>
    <w:rsid w:val="00D449F6"/>
    <w:rsid w:val="00D44B08"/>
    <w:rsid w:val="00D44BBD"/>
    <w:rsid w:val="00D45704"/>
    <w:rsid w:val="00D4586A"/>
    <w:rsid w:val="00D458AF"/>
    <w:rsid w:val="00D4591F"/>
    <w:rsid w:val="00D45F54"/>
    <w:rsid w:val="00D45F92"/>
    <w:rsid w:val="00D46055"/>
    <w:rsid w:val="00D460C8"/>
    <w:rsid w:val="00D4615B"/>
    <w:rsid w:val="00D46359"/>
    <w:rsid w:val="00D46488"/>
    <w:rsid w:val="00D46D72"/>
    <w:rsid w:val="00D47274"/>
    <w:rsid w:val="00D47404"/>
    <w:rsid w:val="00D4766A"/>
    <w:rsid w:val="00D476F6"/>
    <w:rsid w:val="00D4772C"/>
    <w:rsid w:val="00D47771"/>
    <w:rsid w:val="00D47873"/>
    <w:rsid w:val="00D47B57"/>
    <w:rsid w:val="00D47C67"/>
    <w:rsid w:val="00D47CC2"/>
    <w:rsid w:val="00D47F80"/>
    <w:rsid w:val="00D5062D"/>
    <w:rsid w:val="00D506B5"/>
    <w:rsid w:val="00D509A5"/>
    <w:rsid w:val="00D50C3F"/>
    <w:rsid w:val="00D50C81"/>
    <w:rsid w:val="00D50EFA"/>
    <w:rsid w:val="00D5123C"/>
    <w:rsid w:val="00D51562"/>
    <w:rsid w:val="00D515C3"/>
    <w:rsid w:val="00D515D5"/>
    <w:rsid w:val="00D51A69"/>
    <w:rsid w:val="00D51DC3"/>
    <w:rsid w:val="00D51E00"/>
    <w:rsid w:val="00D52538"/>
    <w:rsid w:val="00D52B17"/>
    <w:rsid w:val="00D53951"/>
    <w:rsid w:val="00D53BFF"/>
    <w:rsid w:val="00D53C11"/>
    <w:rsid w:val="00D53E83"/>
    <w:rsid w:val="00D53F57"/>
    <w:rsid w:val="00D55101"/>
    <w:rsid w:val="00D555AC"/>
    <w:rsid w:val="00D557EC"/>
    <w:rsid w:val="00D55981"/>
    <w:rsid w:val="00D55B7A"/>
    <w:rsid w:val="00D55D50"/>
    <w:rsid w:val="00D55D81"/>
    <w:rsid w:val="00D55F58"/>
    <w:rsid w:val="00D56BF5"/>
    <w:rsid w:val="00D56C5C"/>
    <w:rsid w:val="00D5709B"/>
    <w:rsid w:val="00D57204"/>
    <w:rsid w:val="00D57C05"/>
    <w:rsid w:val="00D57F1C"/>
    <w:rsid w:val="00D57F28"/>
    <w:rsid w:val="00D57FC8"/>
    <w:rsid w:val="00D60282"/>
    <w:rsid w:val="00D604B6"/>
    <w:rsid w:val="00D604CD"/>
    <w:rsid w:val="00D605C3"/>
    <w:rsid w:val="00D605F1"/>
    <w:rsid w:val="00D60688"/>
    <w:rsid w:val="00D60AAD"/>
    <w:rsid w:val="00D60EA0"/>
    <w:rsid w:val="00D60EE7"/>
    <w:rsid w:val="00D60F5D"/>
    <w:rsid w:val="00D6111C"/>
    <w:rsid w:val="00D61447"/>
    <w:rsid w:val="00D61AA4"/>
    <w:rsid w:val="00D62100"/>
    <w:rsid w:val="00D621A1"/>
    <w:rsid w:val="00D621BE"/>
    <w:rsid w:val="00D625CE"/>
    <w:rsid w:val="00D629A8"/>
    <w:rsid w:val="00D62BEE"/>
    <w:rsid w:val="00D62D98"/>
    <w:rsid w:val="00D631A9"/>
    <w:rsid w:val="00D634C7"/>
    <w:rsid w:val="00D63720"/>
    <w:rsid w:val="00D63BE1"/>
    <w:rsid w:val="00D63CE8"/>
    <w:rsid w:val="00D63DF3"/>
    <w:rsid w:val="00D64325"/>
    <w:rsid w:val="00D64378"/>
    <w:rsid w:val="00D648F6"/>
    <w:rsid w:val="00D64A7E"/>
    <w:rsid w:val="00D64A92"/>
    <w:rsid w:val="00D64AB4"/>
    <w:rsid w:val="00D64B07"/>
    <w:rsid w:val="00D64EE1"/>
    <w:rsid w:val="00D64FC9"/>
    <w:rsid w:val="00D65281"/>
    <w:rsid w:val="00D65317"/>
    <w:rsid w:val="00D65476"/>
    <w:rsid w:val="00D6599D"/>
    <w:rsid w:val="00D65B47"/>
    <w:rsid w:val="00D65CDD"/>
    <w:rsid w:val="00D65F57"/>
    <w:rsid w:val="00D6602E"/>
    <w:rsid w:val="00D662E0"/>
    <w:rsid w:val="00D6674D"/>
    <w:rsid w:val="00D66915"/>
    <w:rsid w:val="00D66D35"/>
    <w:rsid w:val="00D66D82"/>
    <w:rsid w:val="00D671C4"/>
    <w:rsid w:val="00D67371"/>
    <w:rsid w:val="00D67D4F"/>
    <w:rsid w:val="00D70126"/>
    <w:rsid w:val="00D70148"/>
    <w:rsid w:val="00D70252"/>
    <w:rsid w:val="00D70554"/>
    <w:rsid w:val="00D710C6"/>
    <w:rsid w:val="00D710FB"/>
    <w:rsid w:val="00D718DC"/>
    <w:rsid w:val="00D71936"/>
    <w:rsid w:val="00D71AEC"/>
    <w:rsid w:val="00D71C44"/>
    <w:rsid w:val="00D71D37"/>
    <w:rsid w:val="00D71DD8"/>
    <w:rsid w:val="00D72097"/>
    <w:rsid w:val="00D723DF"/>
    <w:rsid w:val="00D726D4"/>
    <w:rsid w:val="00D72772"/>
    <w:rsid w:val="00D72E5C"/>
    <w:rsid w:val="00D7312C"/>
    <w:rsid w:val="00D731A9"/>
    <w:rsid w:val="00D73364"/>
    <w:rsid w:val="00D733BB"/>
    <w:rsid w:val="00D736BC"/>
    <w:rsid w:val="00D7399A"/>
    <w:rsid w:val="00D73A4F"/>
    <w:rsid w:val="00D73EC9"/>
    <w:rsid w:val="00D743D9"/>
    <w:rsid w:val="00D744F7"/>
    <w:rsid w:val="00D7493A"/>
    <w:rsid w:val="00D74B3C"/>
    <w:rsid w:val="00D74C1A"/>
    <w:rsid w:val="00D74DFB"/>
    <w:rsid w:val="00D752A6"/>
    <w:rsid w:val="00D7536A"/>
    <w:rsid w:val="00D7557A"/>
    <w:rsid w:val="00D7573A"/>
    <w:rsid w:val="00D75A16"/>
    <w:rsid w:val="00D75AB8"/>
    <w:rsid w:val="00D75BA3"/>
    <w:rsid w:val="00D75C5F"/>
    <w:rsid w:val="00D76202"/>
    <w:rsid w:val="00D76512"/>
    <w:rsid w:val="00D76952"/>
    <w:rsid w:val="00D769FC"/>
    <w:rsid w:val="00D76C51"/>
    <w:rsid w:val="00D77009"/>
    <w:rsid w:val="00D77318"/>
    <w:rsid w:val="00D77393"/>
    <w:rsid w:val="00D77AA3"/>
    <w:rsid w:val="00D77C0B"/>
    <w:rsid w:val="00D80013"/>
    <w:rsid w:val="00D80191"/>
    <w:rsid w:val="00D801BB"/>
    <w:rsid w:val="00D802DE"/>
    <w:rsid w:val="00D803E7"/>
    <w:rsid w:val="00D8081E"/>
    <w:rsid w:val="00D80D56"/>
    <w:rsid w:val="00D811DB"/>
    <w:rsid w:val="00D813E2"/>
    <w:rsid w:val="00D8179A"/>
    <w:rsid w:val="00D81E2C"/>
    <w:rsid w:val="00D81F34"/>
    <w:rsid w:val="00D8285E"/>
    <w:rsid w:val="00D82942"/>
    <w:rsid w:val="00D82B59"/>
    <w:rsid w:val="00D82C18"/>
    <w:rsid w:val="00D83103"/>
    <w:rsid w:val="00D83164"/>
    <w:rsid w:val="00D83171"/>
    <w:rsid w:val="00D8321E"/>
    <w:rsid w:val="00D835BC"/>
    <w:rsid w:val="00D835F0"/>
    <w:rsid w:val="00D83668"/>
    <w:rsid w:val="00D838BF"/>
    <w:rsid w:val="00D83B33"/>
    <w:rsid w:val="00D83D6E"/>
    <w:rsid w:val="00D83E52"/>
    <w:rsid w:val="00D84476"/>
    <w:rsid w:val="00D844B1"/>
    <w:rsid w:val="00D84504"/>
    <w:rsid w:val="00D8457A"/>
    <w:rsid w:val="00D848A4"/>
    <w:rsid w:val="00D84CAD"/>
    <w:rsid w:val="00D84E4F"/>
    <w:rsid w:val="00D84F35"/>
    <w:rsid w:val="00D84F56"/>
    <w:rsid w:val="00D8551A"/>
    <w:rsid w:val="00D85533"/>
    <w:rsid w:val="00D8554F"/>
    <w:rsid w:val="00D855F2"/>
    <w:rsid w:val="00D85C96"/>
    <w:rsid w:val="00D85E09"/>
    <w:rsid w:val="00D863DE"/>
    <w:rsid w:val="00D86802"/>
    <w:rsid w:val="00D86AC4"/>
    <w:rsid w:val="00D877B1"/>
    <w:rsid w:val="00D90155"/>
    <w:rsid w:val="00D90393"/>
    <w:rsid w:val="00D9048B"/>
    <w:rsid w:val="00D904F5"/>
    <w:rsid w:val="00D90597"/>
    <w:rsid w:val="00D90DD5"/>
    <w:rsid w:val="00D90E4D"/>
    <w:rsid w:val="00D91048"/>
    <w:rsid w:val="00D910D8"/>
    <w:rsid w:val="00D91293"/>
    <w:rsid w:val="00D912B8"/>
    <w:rsid w:val="00D915DB"/>
    <w:rsid w:val="00D9180D"/>
    <w:rsid w:val="00D91E71"/>
    <w:rsid w:val="00D92259"/>
    <w:rsid w:val="00D92392"/>
    <w:rsid w:val="00D92468"/>
    <w:rsid w:val="00D925A5"/>
    <w:rsid w:val="00D9279C"/>
    <w:rsid w:val="00D92DF2"/>
    <w:rsid w:val="00D9316F"/>
    <w:rsid w:val="00D93209"/>
    <w:rsid w:val="00D932A4"/>
    <w:rsid w:val="00D93B5B"/>
    <w:rsid w:val="00D93D3B"/>
    <w:rsid w:val="00D93EA7"/>
    <w:rsid w:val="00D942A6"/>
    <w:rsid w:val="00D94684"/>
    <w:rsid w:val="00D94BAC"/>
    <w:rsid w:val="00D94BB9"/>
    <w:rsid w:val="00D953F8"/>
    <w:rsid w:val="00D95751"/>
    <w:rsid w:val="00D95A49"/>
    <w:rsid w:val="00D95CB3"/>
    <w:rsid w:val="00D95D9A"/>
    <w:rsid w:val="00D95DA3"/>
    <w:rsid w:val="00D961CD"/>
    <w:rsid w:val="00D9652F"/>
    <w:rsid w:val="00D96620"/>
    <w:rsid w:val="00D9672A"/>
    <w:rsid w:val="00D967D3"/>
    <w:rsid w:val="00D96EB0"/>
    <w:rsid w:val="00D96FD7"/>
    <w:rsid w:val="00D97060"/>
    <w:rsid w:val="00D972FC"/>
    <w:rsid w:val="00D974D9"/>
    <w:rsid w:val="00D9793C"/>
    <w:rsid w:val="00D97A7A"/>
    <w:rsid w:val="00D97C1C"/>
    <w:rsid w:val="00D97F1A"/>
    <w:rsid w:val="00DA0293"/>
    <w:rsid w:val="00DA054B"/>
    <w:rsid w:val="00DA08A7"/>
    <w:rsid w:val="00DA0BD0"/>
    <w:rsid w:val="00DA0D4F"/>
    <w:rsid w:val="00DA1001"/>
    <w:rsid w:val="00DA1625"/>
    <w:rsid w:val="00DA166D"/>
    <w:rsid w:val="00DA221E"/>
    <w:rsid w:val="00DA22A7"/>
    <w:rsid w:val="00DA23C6"/>
    <w:rsid w:val="00DA24B3"/>
    <w:rsid w:val="00DA2547"/>
    <w:rsid w:val="00DA2548"/>
    <w:rsid w:val="00DA259D"/>
    <w:rsid w:val="00DA2A32"/>
    <w:rsid w:val="00DA2ABA"/>
    <w:rsid w:val="00DA2DC8"/>
    <w:rsid w:val="00DA339A"/>
    <w:rsid w:val="00DA3512"/>
    <w:rsid w:val="00DA37A0"/>
    <w:rsid w:val="00DA380C"/>
    <w:rsid w:val="00DA38C8"/>
    <w:rsid w:val="00DA42C7"/>
    <w:rsid w:val="00DA436E"/>
    <w:rsid w:val="00DA4541"/>
    <w:rsid w:val="00DA48F6"/>
    <w:rsid w:val="00DA4DE9"/>
    <w:rsid w:val="00DA581F"/>
    <w:rsid w:val="00DA5C0F"/>
    <w:rsid w:val="00DA5FC1"/>
    <w:rsid w:val="00DA5FE8"/>
    <w:rsid w:val="00DA6414"/>
    <w:rsid w:val="00DA65EE"/>
    <w:rsid w:val="00DA6A49"/>
    <w:rsid w:val="00DA7006"/>
    <w:rsid w:val="00DA7044"/>
    <w:rsid w:val="00DA7534"/>
    <w:rsid w:val="00DA7E41"/>
    <w:rsid w:val="00DA7EFC"/>
    <w:rsid w:val="00DA7F4D"/>
    <w:rsid w:val="00DB00EA"/>
    <w:rsid w:val="00DB0333"/>
    <w:rsid w:val="00DB0518"/>
    <w:rsid w:val="00DB091C"/>
    <w:rsid w:val="00DB0AAA"/>
    <w:rsid w:val="00DB0C81"/>
    <w:rsid w:val="00DB0D84"/>
    <w:rsid w:val="00DB0E31"/>
    <w:rsid w:val="00DB10D2"/>
    <w:rsid w:val="00DB11C0"/>
    <w:rsid w:val="00DB12B4"/>
    <w:rsid w:val="00DB18ED"/>
    <w:rsid w:val="00DB1C2E"/>
    <w:rsid w:val="00DB2773"/>
    <w:rsid w:val="00DB2981"/>
    <w:rsid w:val="00DB2A82"/>
    <w:rsid w:val="00DB3298"/>
    <w:rsid w:val="00DB361F"/>
    <w:rsid w:val="00DB41CA"/>
    <w:rsid w:val="00DB41FA"/>
    <w:rsid w:val="00DB479E"/>
    <w:rsid w:val="00DB47BC"/>
    <w:rsid w:val="00DB485D"/>
    <w:rsid w:val="00DB4C13"/>
    <w:rsid w:val="00DB4C77"/>
    <w:rsid w:val="00DB4F4B"/>
    <w:rsid w:val="00DB519D"/>
    <w:rsid w:val="00DB5445"/>
    <w:rsid w:val="00DB5778"/>
    <w:rsid w:val="00DB5848"/>
    <w:rsid w:val="00DB59D6"/>
    <w:rsid w:val="00DB5C9C"/>
    <w:rsid w:val="00DB5F1D"/>
    <w:rsid w:val="00DB5FC9"/>
    <w:rsid w:val="00DB6130"/>
    <w:rsid w:val="00DB64E9"/>
    <w:rsid w:val="00DB651D"/>
    <w:rsid w:val="00DB662E"/>
    <w:rsid w:val="00DB6CAB"/>
    <w:rsid w:val="00DB6E06"/>
    <w:rsid w:val="00DB6F9C"/>
    <w:rsid w:val="00DB706A"/>
    <w:rsid w:val="00DB723A"/>
    <w:rsid w:val="00DB735C"/>
    <w:rsid w:val="00DB742E"/>
    <w:rsid w:val="00DB74B8"/>
    <w:rsid w:val="00DB7543"/>
    <w:rsid w:val="00DB7970"/>
    <w:rsid w:val="00DB7D19"/>
    <w:rsid w:val="00DC0080"/>
    <w:rsid w:val="00DC011B"/>
    <w:rsid w:val="00DC01B3"/>
    <w:rsid w:val="00DC02A4"/>
    <w:rsid w:val="00DC02D4"/>
    <w:rsid w:val="00DC05D0"/>
    <w:rsid w:val="00DC0833"/>
    <w:rsid w:val="00DC0840"/>
    <w:rsid w:val="00DC08BC"/>
    <w:rsid w:val="00DC08D9"/>
    <w:rsid w:val="00DC0A1E"/>
    <w:rsid w:val="00DC0BF7"/>
    <w:rsid w:val="00DC0C41"/>
    <w:rsid w:val="00DC1064"/>
    <w:rsid w:val="00DC10AE"/>
    <w:rsid w:val="00DC11AB"/>
    <w:rsid w:val="00DC1567"/>
    <w:rsid w:val="00DC15F9"/>
    <w:rsid w:val="00DC1E9B"/>
    <w:rsid w:val="00DC21A0"/>
    <w:rsid w:val="00DC2638"/>
    <w:rsid w:val="00DC280A"/>
    <w:rsid w:val="00DC2916"/>
    <w:rsid w:val="00DC2F12"/>
    <w:rsid w:val="00DC35AA"/>
    <w:rsid w:val="00DC3886"/>
    <w:rsid w:val="00DC4310"/>
    <w:rsid w:val="00DC4405"/>
    <w:rsid w:val="00DC47D9"/>
    <w:rsid w:val="00DC47DC"/>
    <w:rsid w:val="00DC4808"/>
    <w:rsid w:val="00DC4845"/>
    <w:rsid w:val="00DC4B82"/>
    <w:rsid w:val="00DC4CE8"/>
    <w:rsid w:val="00DC4D0D"/>
    <w:rsid w:val="00DC5326"/>
    <w:rsid w:val="00DC582C"/>
    <w:rsid w:val="00DC59FA"/>
    <w:rsid w:val="00DC6118"/>
    <w:rsid w:val="00DC6128"/>
    <w:rsid w:val="00DC638E"/>
    <w:rsid w:val="00DC666D"/>
    <w:rsid w:val="00DC68F1"/>
    <w:rsid w:val="00DC69C0"/>
    <w:rsid w:val="00DC6D00"/>
    <w:rsid w:val="00DC6F9A"/>
    <w:rsid w:val="00DC766F"/>
    <w:rsid w:val="00DC781E"/>
    <w:rsid w:val="00DC78F8"/>
    <w:rsid w:val="00DC7C96"/>
    <w:rsid w:val="00DC7C98"/>
    <w:rsid w:val="00DC7DEF"/>
    <w:rsid w:val="00DD0049"/>
    <w:rsid w:val="00DD01A2"/>
    <w:rsid w:val="00DD0424"/>
    <w:rsid w:val="00DD049D"/>
    <w:rsid w:val="00DD057F"/>
    <w:rsid w:val="00DD0A56"/>
    <w:rsid w:val="00DD0F7A"/>
    <w:rsid w:val="00DD0FA3"/>
    <w:rsid w:val="00DD1035"/>
    <w:rsid w:val="00DD1130"/>
    <w:rsid w:val="00DD11AE"/>
    <w:rsid w:val="00DD11DC"/>
    <w:rsid w:val="00DD1515"/>
    <w:rsid w:val="00DD1616"/>
    <w:rsid w:val="00DD1848"/>
    <w:rsid w:val="00DD1F23"/>
    <w:rsid w:val="00DD2455"/>
    <w:rsid w:val="00DD2803"/>
    <w:rsid w:val="00DD28F1"/>
    <w:rsid w:val="00DD2966"/>
    <w:rsid w:val="00DD3129"/>
    <w:rsid w:val="00DD3264"/>
    <w:rsid w:val="00DD3432"/>
    <w:rsid w:val="00DD352B"/>
    <w:rsid w:val="00DD3613"/>
    <w:rsid w:val="00DD362D"/>
    <w:rsid w:val="00DD36AF"/>
    <w:rsid w:val="00DD395E"/>
    <w:rsid w:val="00DD3A51"/>
    <w:rsid w:val="00DD3A70"/>
    <w:rsid w:val="00DD3BE9"/>
    <w:rsid w:val="00DD3BEC"/>
    <w:rsid w:val="00DD3E31"/>
    <w:rsid w:val="00DD404A"/>
    <w:rsid w:val="00DD458B"/>
    <w:rsid w:val="00DD4809"/>
    <w:rsid w:val="00DD4AD8"/>
    <w:rsid w:val="00DD4B4F"/>
    <w:rsid w:val="00DD4BDD"/>
    <w:rsid w:val="00DD4CEF"/>
    <w:rsid w:val="00DD4EDD"/>
    <w:rsid w:val="00DD550F"/>
    <w:rsid w:val="00DD55CD"/>
    <w:rsid w:val="00DD5622"/>
    <w:rsid w:val="00DD588F"/>
    <w:rsid w:val="00DD58A4"/>
    <w:rsid w:val="00DD5950"/>
    <w:rsid w:val="00DD5A78"/>
    <w:rsid w:val="00DD5B09"/>
    <w:rsid w:val="00DD5BB9"/>
    <w:rsid w:val="00DD5E78"/>
    <w:rsid w:val="00DD5FE5"/>
    <w:rsid w:val="00DD6750"/>
    <w:rsid w:val="00DD67CB"/>
    <w:rsid w:val="00DD6874"/>
    <w:rsid w:val="00DD68F5"/>
    <w:rsid w:val="00DD6BED"/>
    <w:rsid w:val="00DD6E3A"/>
    <w:rsid w:val="00DD73A6"/>
    <w:rsid w:val="00DD7422"/>
    <w:rsid w:val="00DD795E"/>
    <w:rsid w:val="00DD7D08"/>
    <w:rsid w:val="00DE0489"/>
    <w:rsid w:val="00DE0A31"/>
    <w:rsid w:val="00DE0BC7"/>
    <w:rsid w:val="00DE0D5E"/>
    <w:rsid w:val="00DE0EB9"/>
    <w:rsid w:val="00DE0F22"/>
    <w:rsid w:val="00DE12DC"/>
    <w:rsid w:val="00DE1A2F"/>
    <w:rsid w:val="00DE1A6C"/>
    <w:rsid w:val="00DE215B"/>
    <w:rsid w:val="00DE2188"/>
    <w:rsid w:val="00DE2434"/>
    <w:rsid w:val="00DE24F2"/>
    <w:rsid w:val="00DE2675"/>
    <w:rsid w:val="00DE269B"/>
    <w:rsid w:val="00DE26AE"/>
    <w:rsid w:val="00DE28C3"/>
    <w:rsid w:val="00DE29AA"/>
    <w:rsid w:val="00DE2ABA"/>
    <w:rsid w:val="00DE2C98"/>
    <w:rsid w:val="00DE2EA5"/>
    <w:rsid w:val="00DE367B"/>
    <w:rsid w:val="00DE3704"/>
    <w:rsid w:val="00DE3AF7"/>
    <w:rsid w:val="00DE3B6B"/>
    <w:rsid w:val="00DE3C79"/>
    <w:rsid w:val="00DE40E5"/>
    <w:rsid w:val="00DE41C7"/>
    <w:rsid w:val="00DE42D2"/>
    <w:rsid w:val="00DE44D3"/>
    <w:rsid w:val="00DE4794"/>
    <w:rsid w:val="00DE4A53"/>
    <w:rsid w:val="00DE4C26"/>
    <w:rsid w:val="00DE4DC2"/>
    <w:rsid w:val="00DE4EAE"/>
    <w:rsid w:val="00DE4F17"/>
    <w:rsid w:val="00DE5290"/>
    <w:rsid w:val="00DE5455"/>
    <w:rsid w:val="00DE5892"/>
    <w:rsid w:val="00DE597E"/>
    <w:rsid w:val="00DE5FA6"/>
    <w:rsid w:val="00DE6291"/>
    <w:rsid w:val="00DE6374"/>
    <w:rsid w:val="00DE6424"/>
    <w:rsid w:val="00DE64B7"/>
    <w:rsid w:val="00DE6551"/>
    <w:rsid w:val="00DE6850"/>
    <w:rsid w:val="00DE68B6"/>
    <w:rsid w:val="00DE6985"/>
    <w:rsid w:val="00DE69D2"/>
    <w:rsid w:val="00DE6FAC"/>
    <w:rsid w:val="00DE7434"/>
    <w:rsid w:val="00DE756F"/>
    <w:rsid w:val="00DE75AE"/>
    <w:rsid w:val="00DE7667"/>
    <w:rsid w:val="00DE7F3B"/>
    <w:rsid w:val="00DF01FB"/>
    <w:rsid w:val="00DF0231"/>
    <w:rsid w:val="00DF05D7"/>
    <w:rsid w:val="00DF0A60"/>
    <w:rsid w:val="00DF0CEA"/>
    <w:rsid w:val="00DF0FC9"/>
    <w:rsid w:val="00DF1006"/>
    <w:rsid w:val="00DF1019"/>
    <w:rsid w:val="00DF12F9"/>
    <w:rsid w:val="00DF14D3"/>
    <w:rsid w:val="00DF14EB"/>
    <w:rsid w:val="00DF1661"/>
    <w:rsid w:val="00DF1A49"/>
    <w:rsid w:val="00DF1EB0"/>
    <w:rsid w:val="00DF20BD"/>
    <w:rsid w:val="00DF25DB"/>
    <w:rsid w:val="00DF2A31"/>
    <w:rsid w:val="00DF2E99"/>
    <w:rsid w:val="00DF3465"/>
    <w:rsid w:val="00DF3D1E"/>
    <w:rsid w:val="00DF3E06"/>
    <w:rsid w:val="00DF428E"/>
    <w:rsid w:val="00DF434C"/>
    <w:rsid w:val="00DF4612"/>
    <w:rsid w:val="00DF4B37"/>
    <w:rsid w:val="00DF4BD6"/>
    <w:rsid w:val="00DF4F43"/>
    <w:rsid w:val="00DF5258"/>
    <w:rsid w:val="00DF5411"/>
    <w:rsid w:val="00DF54EC"/>
    <w:rsid w:val="00DF5719"/>
    <w:rsid w:val="00DF58E4"/>
    <w:rsid w:val="00DF594D"/>
    <w:rsid w:val="00DF5F68"/>
    <w:rsid w:val="00DF6332"/>
    <w:rsid w:val="00DF63DD"/>
    <w:rsid w:val="00DF6991"/>
    <w:rsid w:val="00DF6BA5"/>
    <w:rsid w:val="00DF6CC7"/>
    <w:rsid w:val="00DF6D81"/>
    <w:rsid w:val="00DF6F6B"/>
    <w:rsid w:val="00DF6FC9"/>
    <w:rsid w:val="00DF7159"/>
    <w:rsid w:val="00DF7169"/>
    <w:rsid w:val="00DF7375"/>
    <w:rsid w:val="00DF744C"/>
    <w:rsid w:val="00DF75BA"/>
    <w:rsid w:val="00DF7C6E"/>
    <w:rsid w:val="00DF7F30"/>
    <w:rsid w:val="00E005C1"/>
    <w:rsid w:val="00E00677"/>
    <w:rsid w:val="00E008F1"/>
    <w:rsid w:val="00E009C6"/>
    <w:rsid w:val="00E009CD"/>
    <w:rsid w:val="00E00F91"/>
    <w:rsid w:val="00E01031"/>
    <w:rsid w:val="00E01058"/>
    <w:rsid w:val="00E0116B"/>
    <w:rsid w:val="00E01222"/>
    <w:rsid w:val="00E01339"/>
    <w:rsid w:val="00E01481"/>
    <w:rsid w:val="00E01764"/>
    <w:rsid w:val="00E01987"/>
    <w:rsid w:val="00E019BA"/>
    <w:rsid w:val="00E01C5D"/>
    <w:rsid w:val="00E01CF2"/>
    <w:rsid w:val="00E01EAA"/>
    <w:rsid w:val="00E026E3"/>
    <w:rsid w:val="00E028FC"/>
    <w:rsid w:val="00E0297D"/>
    <w:rsid w:val="00E02A18"/>
    <w:rsid w:val="00E02AFD"/>
    <w:rsid w:val="00E02B46"/>
    <w:rsid w:val="00E02B89"/>
    <w:rsid w:val="00E02CA5"/>
    <w:rsid w:val="00E0302E"/>
    <w:rsid w:val="00E03067"/>
    <w:rsid w:val="00E03070"/>
    <w:rsid w:val="00E030B1"/>
    <w:rsid w:val="00E0317C"/>
    <w:rsid w:val="00E032CA"/>
    <w:rsid w:val="00E03321"/>
    <w:rsid w:val="00E035A4"/>
    <w:rsid w:val="00E03835"/>
    <w:rsid w:val="00E03930"/>
    <w:rsid w:val="00E03AA4"/>
    <w:rsid w:val="00E03C41"/>
    <w:rsid w:val="00E042CA"/>
    <w:rsid w:val="00E0436F"/>
    <w:rsid w:val="00E044A2"/>
    <w:rsid w:val="00E046D7"/>
    <w:rsid w:val="00E04A5E"/>
    <w:rsid w:val="00E04BC7"/>
    <w:rsid w:val="00E05147"/>
    <w:rsid w:val="00E05563"/>
    <w:rsid w:val="00E05903"/>
    <w:rsid w:val="00E05A20"/>
    <w:rsid w:val="00E0604B"/>
    <w:rsid w:val="00E060D8"/>
    <w:rsid w:val="00E06176"/>
    <w:rsid w:val="00E061E5"/>
    <w:rsid w:val="00E06595"/>
    <w:rsid w:val="00E06A1F"/>
    <w:rsid w:val="00E06AEC"/>
    <w:rsid w:val="00E06BB5"/>
    <w:rsid w:val="00E06BF3"/>
    <w:rsid w:val="00E06C90"/>
    <w:rsid w:val="00E06D6A"/>
    <w:rsid w:val="00E07047"/>
    <w:rsid w:val="00E070A4"/>
    <w:rsid w:val="00E07229"/>
    <w:rsid w:val="00E07529"/>
    <w:rsid w:val="00E0757B"/>
    <w:rsid w:val="00E077BA"/>
    <w:rsid w:val="00E07827"/>
    <w:rsid w:val="00E10168"/>
    <w:rsid w:val="00E1037F"/>
    <w:rsid w:val="00E10396"/>
    <w:rsid w:val="00E10538"/>
    <w:rsid w:val="00E1074A"/>
    <w:rsid w:val="00E10A5A"/>
    <w:rsid w:val="00E10A7A"/>
    <w:rsid w:val="00E10BB5"/>
    <w:rsid w:val="00E10C58"/>
    <w:rsid w:val="00E10DE9"/>
    <w:rsid w:val="00E10EB4"/>
    <w:rsid w:val="00E11340"/>
    <w:rsid w:val="00E1142C"/>
    <w:rsid w:val="00E1175E"/>
    <w:rsid w:val="00E11882"/>
    <w:rsid w:val="00E1192F"/>
    <w:rsid w:val="00E1201B"/>
    <w:rsid w:val="00E1228A"/>
    <w:rsid w:val="00E1253C"/>
    <w:rsid w:val="00E126CB"/>
    <w:rsid w:val="00E12971"/>
    <w:rsid w:val="00E12D1D"/>
    <w:rsid w:val="00E1325E"/>
    <w:rsid w:val="00E13309"/>
    <w:rsid w:val="00E133B6"/>
    <w:rsid w:val="00E133C5"/>
    <w:rsid w:val="00E13423"/>
    <w:rsid w:val="00E1350E"/>
    <w:rsid w:val="00E13766"/>
    <w:rsid w:val="00E1388D"/>
    <w:rsid w:val="00E13D3C"/>
    <w:rsid w:val="00E13E20"/>
    <w:rsid w:val="00E1431A"/>
    <w:rsid w:val="00E14371"/>
    <w:rsid w:val="00E146A0"/>
    <w:rsid w:val="00E14740"/>
    <w:rsid w:val="00E14A26"/>
    <w:rsid w:val="00E14A4E"/>
    <w:rsid w:val="00E1506A"/>
    <w:rsid w:val="00E1542B"/>
    <w:rsid w:val="00E154F7"/>
    <w:rsid w:val="00E155B8"/>
    <w:rsid w:val="00E15623"/>
    <w:rsid w:val="00E156E6"/>
    <w:rsid w:val="00E15737"/>
    <w:rsid w:val="00E157F0"/>
    <w:rsid w:val="00E15B7A"/>
    <w:rsid w:val="00E15C63"/>
    <w:rsid w:val="00E15C6F"/>
    <w:rsid w:val="00E15D50"/>
    <w:rsid w:val="00E15DDC"/>
    <w:rsid w:val="00E15F33"/>
    <w:rsid w:val="00E161EF"/>
    <w:rsid w:val="00E1639F"/>
    <w:rsid w:val="00E16653"/>
    <w:rsid w:val="00E16E9F"/>
    <w:rsid w:val="00E16FC2"/>
    <w:rsid w:val="00E1718A"/>
    <w:rsid w:val="00E173B7"/>
    <w:rsid w:val="00E1768D"/>
    <w:rsid w:val="00E1769A"/>
    <w:rsid w:val="00E17A57"/>
    <w:rsid w:val="00E17BD1"/>
    <w:rsid w:val="00E17C4F"/>
    <w:rsid w:val="00E17DA6"/>
    <w:rsid w:val="00E17DD6"/>
    <w:rsid w:val="00E20A1C"/>
    <w:rsid w:val="00E20D10"/>
    <w:rsid w:val="00E20DA2"/>
    <w:rsid w:val="00E217FA"/>
    <w:rsid w:val="00E21918"/>
    <w:rsid w:val="00E21B22"/>
    <w:rsid w:val="00E21E4E"/>
    <w:rsid w:val="00E21F4A"/>
    <w:rsid w:val="00E221AD"/>
    <w:rsid w:val="00E22EE8"/>
    <w:rsid w:val="00E23E53"/>
    <w:rsid w:val="00E24B25"/>
    <w:rsid w:val="00E24DAD"/>
    <w:rsid w:val="00E24E33"/>
    <w:rsid w:val="00E24E48"/>
    <w:rsid w:val="00E24ED3"/>
    <w:rsid w:val="00E250B0"/>
    <w:rsid w:val="00E25224"/>
    <w:rsid w:val="00E25AB0"/>
    <w:rsid w:val="00E25DC4"/>
    <w:rsid w:val="00E261B4"/>
    <w:rsid w:val="00E26208"/>
    <w:rsid w:val="00E26891"/>
    <w:rsid w:val="00E26AFB"/>
    <w:rsid w:val="00E26C98"/>
    <w:rsid w:val="00E27133"/>
    <w:rsid w:val="00E271EB"/>
    <w:rsid w:val="00E275F7"/>
    <w:rsid w:val="00E2784F"/>
    <w:rsid w:val="00E27B21"/>
    <w:rsid w:val="00E301AC"/>
    <w:rsid w:val="00E303C0"/>
    <w:rsid w:val="00E30737"/>
    <w:rsid w:val="00E30991"/>
    <w:rsid w:val="00E309F4"/>
    <w:rsid w:val="00E30A25"/>
    <w:rsid w:val="00E30EE8"/>
    <w:rsid w:val="00E31823"/>
    <w:rsid w:val="00E31827"/>
    <w:rsid w:val="00E31899"/>
    <w:rsid w:val="00E32423"/>
    <w:rsid w:val="00E32465"/>
    <w:rsid w:val="00E324BB"/>
    <w:rsid w:val="00E3256A"/>
    <w:rsid w:val="00E3272A"/>
    <w:rsid w:val="00E32952"/>
    <w:rsid w:val="00E32B89"/>
    <w:rsid w:val="00E32C64"/>
    <w:rsid w:val="00E32D21"/>
    <w:rsid w:val="00E32EE4"/>
    <w:rsid w:val="00E3303E"/>
    <w:rsid w:val="00E331FF"/>
    <w:rsid w:val="00E33697"/>
    <w:rsid w:val="00E3385B"/>
    <w:rsid w:val="00E3404A"/>
    <w:rsid w:val="00E340BE"/>
    <w:rsid w:val="00E3430A"/>
    <w:rsid w:val="00E34400"/>
    <w:rsid w:val="00E34B0A"/>
    <w:rsid w:val="00E34DE7"/>
    <w:rsid w:val="00E34FE0"/>
    <w:rsid w:val="00E3545A"/>
    <w:rsid w:val="00E35502"/>
    <w:rsid w:val="00E3585D"/>
    <w:rsid w:val="00E359EF"/>
    <w:rsid w:val="00E35A69"/>
    <w:rsid w:val="00E35CA9"/>
    <w:rsid w:val="00E36049"/>
    <w:rsid w:val="00E3624D"/>
    <w:rsid w:val="00E3625D"/>
    <w:rsid w:val="00E3632D"/>
    <w:rsid w:val="00E3688E"/>
    <w:rsid w:val="00E3699C"/>
    <w:rsid w:val="00E36B2B"/>
    <w:rsid w:val="00E372C7"/>
    <w:rsid w:val="00E3745A"/>
    <w:rsid w:val="00E377CD"/>
    <w:rsid w:val="00E37FB6"/>
    <w:rsid w:val="00E4003D"/>
    <w:rsid w:val="00E402B3"/>
    <w:rsid w:val="00E403D2"/>
    <w:rsid w:val="00E405A6"/>
    <w:rsid w:val="00E407E9"/>
    <w:rsid w:val="00E40974"/>
    <w:rsid w:val="00E40F81"/>
    <w:rsid w:val="00E4101E"/>
    <w:rsid w:val="00E413B3"/>
    <w:rsid w:val="00E4144F"/>
    <w:rsid w:val="00E41798"/>
    <w:rsid w:val="00E41AE4"/>
    <w:rsid w:val="00E41BCF"/>
    <w:rsid w:val="00E41D0C"/>
    <w:rsid w:val="00E4247C"/>
    <w:rsid w:val="00E4266E"/>
    <w:rsid w:val="00E426EC"/>
    <w:rsid w:val="00E42A72"/>
    <w:rsid w:val="00E42BA7"/>
    <w:rsid w:val="00E43635"/>
    <w:rsid w:val="00E43809"/>
    <w:rsid w:val="00E43E4F"/>
    <w:rsid w:val="00E44073"/>
    <w:rsid w:val="00E4408B"/>
    <w:rsid w:val="00E441B9"/>
    <w:rsid w:val="00E44586"/>
    <w:rsid w:val="00E446FB"/>
    <w:rsid w:val="00E44948"/>
    <w:rsid w:val="00E44B59"/>
    <w:rsid w:val="00E4575C"/>
    <w:rsid w:val="00E457C1"/>
    <w:rsid w:val="00E45A71"/>
    <w:rsid w:val="00E46061"/>
    <w:rsid w:val="00E460BF"/>
    <w:rsid w:val="00E4617E"/>
    <w:rsid w:val="00E4670B"/>
    <w:rsid w:val="00E46875"/>
    <w:rsid w:val="00E46AF2"/>
    <w:rsid w:val="00E46B7F"/>
    <w:rsid w:val="00E46D90"/>
    <w:rsid w:val="00E4732F"/>
    <w:rsid w:val="00E47451"/>
    <w:rsid w:val="00E47BAA"/>
    <w:rsid w:val="00E47BB5"/>
    <w:rsid w:val="00E47BFF"/>
    <w:rsid w:val="00E5091D"/>
    <w:rsid w:val="00E50AB4"/>
    <w:rsid w:val="00E50C25"/>
    <w:rsid w:val="00E50CBC"/>
    <w:rsid w:val="00E50FE7"/>
    <w:rsid w:val="00E5109C"/>
    <w:rsid w:val="00E5121F"/>
    <w:rsid w:val="00E5128B"/>
    <w:rsid w:val="00E515DF"/>
    <w:rsid w:val="00E51602"/>
    <w:rsid w:val="00E518EC"/>
    <w:rsid w:val="00E519A7"/>
    <w:rsid w:val="00E51ADA"/>
    <w:rsid w:val="00E51B7D"/>
    <w:rsid w:val="00E51C3E"/>
    <w:rsid w:val="00E51DAC"/>
    <w:rsid w:val="00E52102"/>
    <w:rsid w:val="00E52B22"/>
    <w:rsid w:val="00E52B92"/>
    <w:rsid w:val="00E52C8C"/>
    <w:rsid w:val="00E52DC4"/>
    <w:rsid w:val="00E52E75"/>
    <w:rsid w:val="00E52F11"/>
    <w:rsid w:val="00E531CF"/>
    <w:rsid w:val="00E533A5"/>
    <w:rsid w:val="00E5340B"/>
    <w:rsid w:val="00E53449"/>
    <w:rsid w:val="00E538EA"/>
    <w:rsid w:val="00E53AC3"/>
    <w:rsid w:val="00E53B79"/>
    <w:rsid w:val="00E53E02"/>
    <w:rsid w:val="00E53E28"/>
    <w:rsid w:val="00E53F65"/>
    <w:rsid w:val="00E54222"/>
    <w:rsid w:val="00E5478D"/>
    <w:rsid w:val="00E54966"/>
    <w:rsid w:val="00E54A33"/>
    <w:rsid w:val="00E551DF"/>
    <w:rsid w:val="00E5564F"/>
    <w:rsid w:val="00E5576A"/>
    <w:rsid w:val="00E55AE8"/>
    <w:rsid w:val="00E55B00"/>
    <w:rsid w:val="00E55C47"/>
    <w:rsid w:val="00E55D62"/>
    <w:rsid w:val="00E562C1"/>
    <w:rsid w:val="00E5645A"/>
    <w:rsid w:val="00E564FA"/>
    <w:rsid w:val="00E565B1"/>
    <w:rsid w:val="00E56856"/>
    <w:rsid w:val="00E568C5"/>
    <w:rsid w:val="00E56925"/>
    <w:rsid w:val="00E56B63"/>
    <w:rsid w:val="00E56C72"/>
    <w:rsid w:val="00E57765"/>
    <w:rsid w:val="00E57906"/>
    <w:rsid w:val="00E57E0A"/>
    <w:rsid w:val="00E57E7C"/>
    <w:rsid w:val="00E60256"/>
    <w:rsid w:val="00E60416"/>
    <w:rsid w:val="00E60537"/>
    <w:rsid w:val="00E60747"/>
    <w:rsid w:val="00E60910"/>
    <w:rsid w:val="00E60A2C"/>
    <w:rsid w:val="00E60ABD"/>
    <w:rsid w:val="00E61177"/>
    <w:rsid w:val="00E6139B"/>
    <w:rsid w:val="00E61941"/>
    <w:rsid w:val="00E61E73"/>
    <w:rsid w:val="00E621A1"/>
    <w:rsid w:val="00E62323"/>
    <w:rsid w:val="00E625E9"/>
    <w:rsid w:val="00E628BD"/>
    <w:rsid w:val="00E62C3A"/>
    <w:rsid w:val="00E63057"/>
    <w:rsid w:val="00E6348D"/>
    <w:rsid w:val="00E63516"/>
    <w:rsid w:val="00E63564"/>
    <w:rsid w:val="00E63589"/>
    <w:rsid w:val="00E635B0"/>
    <w:rsid w:val="00E63627"/>
    <w:rsid w:val="00E638B2"/>
    <w:rsid w:val="00E638B5"/>
    <w:rsid w:val="00E63AF4"/>
    <w:rsid w:val="00E63D9F"/>
    <w:rsid w:val="00E63DF8"/>
    <w:rsid w:val="00E64056"/>
    <w:rsid w:val="00E6413E"/>
    <w:rsid w:val="00E6436C"/>
    <w:rsid w:val="00E64AE9"/>
    <w:rsid w:val="00E64AEF"/>
    <w:rsid w:val="00E64B60"/>
    <w:rsid w:val="00E64CD8"/>
    <w:rsid w:val="00E64D06"/>
    <w:rsid w:val="00E64D5E"/>
    <w:rsid w:val="00E64E77"/>
    <w:rsid w:val="00E64FC7"/>
    <w:rsid w:val="00E659E3"/>
    <w:rsid w:val="00E66593"/>
    <w:rsid w:val="00E668A8"/>
    <w:rsid w:val="00E66A31"/>
    <w:rsid w:val="00E66DAF"/>
    <w:rsid w:val="00E66E01"/>
    <w:rsid w:val="00E6711B"/>
    <w:rsid w:val="00E671FE"/>
    <w:rsid w:val="00E67230"/>
    <w:rsid w:val="00E67766"/>
    <w:rsid w:val="00E67B62"/>
    <w:rsid w:val="00E67E84"/>
    <w:rsid w:val="00E67F82"/>
    <w:rsid w:val="00E701CD"/>
    <w:rsid w:val="00E7080B"/>
    <w:rsid w:val="00E70857"/>
    <w:rsid w:val="00E70C3B"/>
    <w:rsid w:val="00E70D30"/>
    <w:rsid w:val="00E70D74"/>
    <w:rsid w:val="00E711EB"/>
    <w:rsid w:val="00E714EE"/>
    <w:rsid w:val="00E71B78"/>
    <w:rsid w:val="00E71C50"/>
    <w:rsid w:val="00E7211F"/>
    <w:rsid w:val="00E72264"/>
    <w:rsid w:val="00E72632"/>
    <w:rsid w:val="00E72644"/>
    <w:rsid w:val="00E7273A"/>
    <w:rsid w:val="00E727EF"/>
    <w:rsid w:val="00E72855"/>
    <w:rsid w:val="00E733AA"/>
    <w:rsid w:val="00E734FF"/>
    <w:rsid w:val="00E736EF"/>
    <w:rsid w:val="00E738FF"/>
    <w:rsid w:val="00E73B77"/>
    <w:rsid w:val="00E73C00"/>
    <w:rsid w:val="00E74402"/>
    <w:rsid w:val="00E7450A"/>
    <w:rsid w:val="00E75612"/>
    <w:rsid w:val="00E75B60"/>
    <w:rsid w:val="00E75BD3"/>
    <w:rsid w:val="00E75C07"/>
    <w:rsid w:val="00E75EC7"/>
    <w:rsid w:val="00E75FA8"/>
    <w:rsid w:val="00E76652"/>
    <w:rsid w:val="00E76EEE"/>
    <w:rsid w:val="00E76F35"/>
    <w:rsid w:val="00E77562"/>
    <w:rsid w:val="00E77682"/>
    <w:rsid w:val="00E776CB"/>
    <w:rsid w:val="00E77A6D"/>
    <w:rsid w:val="00E80204"/>
    <w:rsid w:val="00E80341"/>
    <w:rsid w:val="00E8051B"/>
    <w:rsid w:val="00E80623"/>
    <w:rsid w:val="00E8074C"/>
    <w:rsid w:val="00E808DA"/>
    <w:rsid w:val="00E80DB9"/>
    <w:rsid w:val="00E80EBE"/>
    <w:rsid w:val="00E80F96"/>
    <w:rsid w:val="00E816E3"/>
    <w:rsid w:val="00E81B0E"/>
    <w:rsid w:val="00E82022"/>
    <w:rsid w:val="00E8231A"/>
    <w:rsid w:val="00E826E0"/>
    <w:rsid w:val="00E82848"/>
    <w:rsid w:val="00E82957"/>
    <w:rsid w:val="00E8297A"/>
    <w:rsid w:val="00E82DED"/>
    <w:rsid w:val="00E830AC"/>
    <w:rsid w:val="00E8312B"/>
    <w:rsid w:val="00E8315D"/>
    <w:rsid w:val="00E83204"/>
    <w:rsid w:val="00E83334"/>
    <w:rsid w:val="00E8339E"/>
    <w:rsid w:val="00E833E3"/>
    <w:rsid w:val="00E837CD"/>
    <w:rsid w:val="00E83B60"/>
    <w:rsid w:val="00E83CF6"/>
    <w:rsid w:val="00E840A9"/>
    <w:rsid w:val="00E84202"/>
    <w:rsid w:val="00E8431D"/>
    <w:rsid w:val="00E84799"/>
    <w:rsid w:val="00E849B2"/>
    <w:rsid w:val="00E84A56"/>
    <w:rsid w:val="00E84BD6"/>
    <w:rsid w:val="00E84BE8"/>
    <w:rsid w:val="00E84C41"/>
    <w:rsid w:val="00E84DD2"/>
    <w:rsid w:val="00E85022"/>
    <w:rsid w:val="00E85187"/>
    <w:rsid w:val="00E8525B"/>
    <w:rsid w:val="00E85570"/>
    <w:rsid w:val="00E86063"/>
    <w:rsid w:val="00E86594"/>
    <w:rsid w:val="00E86AB6"/>
    <w:rsid w:val="00E86AE6"/>
    <w:rsid w:val="00E86AF5"/>
    <w:rsid w:val="00E86D04"/>
    <w:rsid w:val="00E86E23"/>
    <w:rsid w:val="00E86F41"/>
    <w:rsid w:val="00E87449"/>
    <w:rsid w:val="00E8749B"/>
    <w:rsid w:val="00E87B6A"/>
    <w:rsid w:val="00E87CCA"/>
    <w:rsid w:val="00E901F8"/>
    <w:rsid w:val="00E9086A"/>
    <w:rsid w:val="00E909BB"/>
    <w:rsid w:val="00E90C9E"/>
    <w:rsid w:val="00E90D81"/>
    <w:rsid w:val="00E91184"/>
    <w:rsid w:val="00E91311"/>
    <w:rsid w:val="00E91475"/>
    <w:rsid w:val="00E91959"/>
    <w:rsid w:val="00E91B2B"/>
    <w:rsid w:val="00E91C24"/>
    <w:rsid w:val="00E91EB2"/>
    <w:rsid w:val="00E9222E"/>
    <w:rsid w:val="00E9241F"/>
    <w:rsid w:val="00E9276D"/>
    <w:rsid w:val="00E927BA"/>
    <w:rsid w:val="00E93343"/>
    <w:rsid w:val="00E93869"/>
    <w:rsid w:val="00E9443B"/>
    <w:rsid w:val="00E94553"/>
    <w:rsid w:val="00E94BAE"/>
    <w:rsid w:val="00E94E3A"/>
    <w:rsid w:val="00E955F0"/>
    <w:rsid w:val="00E9588D"/>
    <w:rsid w:val="00E96164"/>
    <w:rsid w:val="00E962B7"/>
    <w:rsid w:val="00E96355"/>
    <w:rsid w:val="00E96667"/>
    <w:rsid w:val="00E96B68"/>
    <w:rsid w:val="00E97014"/>
    <w:rsid w:val="00E9703D"/>
    <w:rsid w:val="00E9712F"/>
    <w:rsid w:val="00E973F6"/>
    <w:rsid w:val="00E9768E"/>
    <w:rsid w:val="00E9795B"/>
    <w:rsid w:val="00E97A92"/>
    <w:rsid w:val="00E97BFA"/>
    <w:rsid w:val="00E97DCC"/>
    <w:rsid w:val="00E97DE5"/>
    <w:rsid w:val="00E97FBA"/>
    <w:rsid w:val="00EA0711"/>
    <w:rsid w:val="00EA07AC"/>
    <w:rsid w:val="00EA085F"/>
    <w:rsid w:val="00EA09C5"/>
    <w:rsid w:val="00EA0AAF"/>
    <w:rsid w:val="00EA0F0C"/>
    <w:rsid w:val="00EA11FB"/>
    <w:rsid w:val="00EA126C"/>
    <w:rsid w:val="00EA1396"/>
    <w:rsid w:val="00EA1435"/>
    <w:rsid w:val="00EA1574"/>
    <w:rsid w:val="00EA15BF"/>
    <w:rsid w:val="00EA161F"/>
    <w:rsid w:val="00EA1850"/>
    <w:rsid w:val="00EA19FE"/>
    <w:rsid w:val="00EA1CA2"/>
    <w:rsid w:val="00EA1D7B"/>
    <w:rsid w:val="00EA2439"/>
    <w:rsid w:val="00EA264D"/>
    <w:rsid w:val="00EA2686"/>
    <w:rsid w:val="00EA2C36"/>
    <w:rsid w:val="00EA2CF6"/>
    <w:rsid w:val="00EA303D"/>
    <w:rsid w:val="00EA31FC"/>
    <w:rsid w:val="00EA3231"/>
    <w:rsid w:val="00EA32AC"/>
    <w:rsid w:val="00EA3368"/>
    <w:rsid w:val="00EA3861"/>
    <w:rsid w:val="00EA39D3"/>
    <w:rsid w:val="00EA3BB3"/>
    <w:rsid w:val="00EA3C05"/>
    <w:rsid w:val="00EA40DD"/>
    <w:rsid w:val="00EA4175"/>
    <w:rsid w:val="00EA46F0"/>
    <w:rsid w:val="00EA4934"/>
    <w:rsid w:val="00EA4A73"/>
    <w:rsid w:val="00EA539B"/>
    <w:rsid w:val="00EA551D"/>
    <w:rsid w:val="00EA58FD"/>
    <w:rsid w:val="00EA599C"/>
    <w:rsid w:val="00EA59EE"/>
    <w:rsid w:val="00EA5A7D"/>
    <w:rsid w:val="00EA614F"/>
    <w:rsid w:val="00EA62C1"/>
    <w:rsid w:val="00EA6450"/>
    <w:rsid w:val="00EA666C"/>
    <w:rsid w:val="00EA66BE"/>
    <w:rsid w:val="00EA680D"/>
    <w:rsid w:val="00EA696A"/>
    <w:rsid w:val="00EA6A6A"/>
    <w:rsid w:val="00EA6CA7"/>
    <w:rsid w:val="00EA6CDE"/>
    <w:rsid w:val="00EA6CE1"/>
    <w:rsid w:val="00EA6D2B"/>
    <w:rsid w:val="00EA70F0"/>
    <w:rsid w:val="00EA71DB"/>
    <w:rsid w:val="00EA7852"/>
    <w:rsid w:val="00EA7CC7"/>
    <w:rsid w:val="00EA7E1F"/>
    <w:rsid w:val="00EA7F10"/>
    <w:rsid w:val="00EB035A"/>
    <w:rsid w:val="00EB03FF"/>
    <w:rsid w:val="00EB05C9"/>
    <w:rsid w:val="00EB066B"/>
    <w:rsid w:val="00EB12DB"/>
    <w:rsid w:val="00EB146F"/>
    <w:rsid w:val="00EB153A"/>
    <w:rsid w:val="00EB1552"/>
    <w:rsid w:val="00EB16DC"/>
    <w:rsid w:val="00EB1919"/>
    <w:rsid w:val="00EB191D"/>
    <w:rsid w:val="00EB1974"/>
    <w:rsid w:val="00EB19D4"/>
    <w:rsid w:val="00EB1DB6"/>
    <w:rsid w:val="00EB1F98"/>
    <w:rsid w:val="00EB2350"/>
    <w:rsid w:val="00EB242F"/>
    <w:rsid w:val="00EB267F"/>
    <w:rsid w:val="00EB2841"/>
    <w:rsid w:val="00EB2C87"/>
    <w:rsid w:val="00EB3B26"/>
    <w:rsid w:val="00EB3B8B"/>
    <w:rsid w:val="00EB3EE2"/>
    <w:rsid w:val="00EB4041"/>
    <w:rsid w:val="00EB4648"/>
    <w:rsid w:val="00EB471A"/>
    <w:rsid w:val="00EB4884"/>
    <w:rsid w:val="00EB4A59"/>
    <w:rsid w:val="00EB4B5B"/>
    <w:rsid w:val="00EB4DDB"/>
    <w:rsid w:val="00EB4E9D"/>
    <w:rsid w:val="00EB501D"/>
    <w:rsid w:val="00EB502C"/>
    <w:rsid w:val="00EB5174"/>
    <w:rsid w:val="00EB5192"/>
    <w:rsid w:val="00EB52C8"/>
    <w:rsid w:val="00EB5403"/>
    <w:rsid w:val="00EB550C"/>
    <w:rsid w:val="00EB5522"/>
    <w:rsid w:val="00EB57D2"/>
    <w:rsid w:val="00EB59B2"/>
    <w:rsid w:val="00EB69C9"/>
    <w:rsid w:val="00EB6ABB"/>
    <w:rsid w:val="00EB73B2"/>
    <w:rsid w:val="00EB73B4"/>
    <w:rsid w:val="00EB76F6"/>
    <w:rsid w:val="00EB77C9"/>
    <w:rsid w:val="00EB7B07"/>
    <w:rsid w:val="00EB7D57"/>
    <w:rsid w:val="00EB7EBD"/>
    <w:rsid w:val="00EB7EF4"/>
    <w:rsid w:val="00EB7F44"/>
    <w:rsid w:val="00EC023A"/>
    <w:rsid w:val="00EC0493"/>
    <w:rsid w:val="00EC053C"/>
    <w:rsid w:val="00EC05A2"/>
    <w:rsid w:val="00EC065A"/>
    <w:rsid w:val="00EC08E5"/>
    <w:rsid w:val="00EC0924"/>
    <w:rsid w:val="00EC0969"/>
    <w:rsid w:val="00EC0F24"/>
    <w:rsid w:val="00EC127E"/>
    <w:rsid w:val="00EC13EC"/>
    <w:rsid w:val="00EC15AB"/>
    <w:rsid w:val="00EC1952"/>
    <w:rsid w:val="00EC19D8"/>
    <w:rsid w:val="00EC1DCA"/>
    <w:rsid w:val="00EC1F93"/>
    <w:rsid w:val="00EC2176"/>
    <w:rsid w:val="00EC25E8"/>
    <w:rsid w:val="00EC28D1"/>
    <w:rsid w:val="00EC28DB"/>
    <w:rsid w:val="00EC2B53"/>
    <w:rsid w:val="00EC2CF5"/>
    <w:rsid w:val="00EC2E50"/>
    <w:rsid w:val="00EC3D61"/>
    <w:rsid w:val="00EC3F52"/>
    <w:rsid w:val="00EC3FA7"/>
    <w:rsid w:val="00EC4009"/>
    <w:rsid w:val="00EC464E"/>
    <w:rsid w:val="00EC4971"/>
    <w:rsid w:val="00EC4AA9"/>
    <w:rsid w:val="00EC4B6C"/>
    <w:rsid w:val="00EC52D3"/>
    <w:rsid w:val="00EC52D9"/>
    <w:rsid w:val="00EC5348"/>
    <w:rsid w:val="00EC58E3"/>
    <w:rsid w:val="00EC5E26"/>
    <w:rsid w:val="00EC5E66"/>
    <w:rsid w:val="00EC61BF"/>
    <w:rsid w:val="00EC6800"/>
    <w:rsid w:val="00EC68AA"/>
    <w:rsid w:val="00EC6ACA"/>
    <w:rsid w:val="00EC6B10"/>
    <w:rsid w:val="00EC735D"/>
    <w:rsid w:val="00EC7478"/>
    <w:rsid w:val="00EC760F"/>
    <w:rsid w:val="00EC7CC3"/>
    <w:rsid w:val="00EC7D95"/>
    <w:rsid w:val="00EC7DB7"/>
    <w:rsid w:val="00EC7DFA"/>
    <w:rsid w:val="00EC7EDE"/>
    <w:rsid w:val="00EC7F46"/>
    <w:rsid w:val="00EC7F6B"/>
    <w:rsid w:val="00ED01C2"/>
    <w:rsid w:val="00ED01F9"/>
    <w:rsid w:val="00ED0219"/>
    <w:rsid w:val="00ED076F"/>
    <w:rsid w:val="00ED07B9"/>
    <w:rsid w:val="00ED0917"/>
    <w:rsid w:val="00ED0946"/>
    <w:rsid w:val="00ED09CE"/>
    <w:rsid w:val="00ED136A"/>
    <w:rsid w:val="00ED152F"/>
    <w:rsid w:val="00ED163E"/>
    <w:rsid w:val="00ED16B5"/>
    <w:rsid w:val="00ED1A91"/>
    <w:rsid w:val="00ED2224"/>
    <w:rsid w:val="00ED2382"/>
    <w:rsid w:val="00ED2CE9"/>
    <w:rsid w:val="00ED30D1"/>
    <w:rsid w:val="00ED30D4"/>
    <w:rsid w:val="00ED3184"/>
    <w:rsid w:val="00ED339E"/>
    <w:rsid w:val="00ED3664"/>
    <w:rsid w:val="00ED36B2"/>
    <w:rsid w:val="00ED3760"/>
    <w:rsid w:val="00ED3864"/>
    <w:rsid w:val="00ED395B"/>
    <w:rsid w:val="00ED39C8"/>
    <w:rsid w:val="00ED3E6B"/>
    <w:rsid w:val="00ED3F1D"/>
    <w:rsid w:val="00ED3FE9"/>
    <w:rsid w:val="00ED412D"/>
    <w:rsid w:val="00ED43EE"/>
    <w:rsid w:val="00ED44A0"/>
    <w:rsid w:val="00ED4820"/>
    <w:rsid w:val="00ED484B"/>
    <w:rsid w:val="00ED48A8"/>
    <w:rsid w:val="00ED4E17"/>
    <w:rsid w:val="00ED4F3C"/>
    <w:rsid w:val="00ED4F57"/>
    <w:rsid w:val="00ED546B"/>
    <w:rsid w:val="00ED5EDD"/>
    <w:rsid w:val="00ED617B"/>
    <w:rsid w:val="00ED6327"/>
    <w:rsid w:val="00ED63F1"/>
    <w:rsid w:val="00ED6406"/>
    <w:rsid w:val="00ED6453"/>
    <w:rsid w:val="00ED65A4"/>
    <w:rsid w:val="00ED65B3"/>
    <w:rsid w:val="00ED66F2"/>
    <w:rsid w:val="00ED67AC"/>
    <w:rsid w:val="00ED697A"/>
    <w:rsid w:val="00ED7223"/>
    <w:rsid w:val="00ED73B3"/>
    <w:rsid w:val="00ED7616"/>
    <w:rsid w:val="00ED78C4"/>
    <w:rsid w:val="00EE02E9"/>
    <w:rsid w:val="00EE0860"/>
    <w:rsid w:val="00EE0C22"/>
    <w:rsid w:val="00EE135C"/>
    <w:rsid w:val="00EE16E0"/>
    <w:rsid w:val="00EE18EB"/>
    <w:rsid w:val="00EE1B47"/>
    <w:rsid w:val="00EE1B8B"/>
    <w:rsid w:val="00EE1BB0"/>
    <w:rsid w:val="00EE1F5B"/>
    <w:rsid w:val="00EE251C"/>
    <w:rsid w:val="00EE2802"/>
    <w:rsid w:val="00EE28CB"/>
    <w:rsid w:val="00EE2BE0"/>
    <w:rsid w:val="00EE2E0F"/>
    <w:rsid w:val="00EE33A0"/>
    <w:rsid w:val="00EE34DF"/>
    <w:rsid w:val="00EE37AF"/>
    <w:rsid w:val="00EE3C06"/>
    <w:rsid w:val="00EE3C50"/>
    <w:rsid w:val="00EE3CA1"/>
    <w:rsid w:val="00EE424B"/>
    <w:rsid w:val="00EE42F0"/>
    <w:rsid w:val="00EE4327"/>
    <w:rsid w:val="00EE453F"/>
    <w:rsid w:val="00EE47B8"/>
    <w:rsid w:val="00EE4924"/>
    <w:rsid w:val="00EE495A"/>
    <w:rsid w:val="00EE4C29"/>
    <w:rsid w:val="00EE4C83"/>
    <w:rsid w:val="00EE4F2C"/>
    <w:rsid w:val="00EE530D"/>
    <w:rsid w:val="00EE569D"/>
    <w:rsid w:val="00EE57FC"/>
    <w:rsid w:val="00EE5A87"/>
    <w:rsid w:val="00EE5EA8"/>
    <w:rsid w:val="00EE60CE"/>
    <w:rsid w:val="00EE612E"/>
    <w:rsid w:val="00EE6650"/>
    <w:rsid w:val="00EE6884"/>
    <w:rsid w:val="00EE6DD7"/>
    <w:rsid w:val="00EE7437"/>
    <w:rsid w:val="00EE75C2"/>
    <w:rsid w:val="00EE77BC"/>
    <w:rsid w:val="00EE7BBD"/>
    <w:rsid w:val="00EE7C43"/>
    <w:rsid w:val="00EE7E8A"/>
    <w:rsid w:val="00EF02F8"/>
    <w:rsid w:val="00EF03F3"/>
    <w:rsid w:val="00EF0434"/>
    <w:rsid w:val="00EF075B"/>
    <w:rsid w:val="00EF07B9"/>
    <w:rsid w:val="00EF0853"/>
    <w:rsid w:val="00EF09BC"/>
    <w:rsid w:val="00EF0A2F"/>
    <w:rsid w:val="00EF0A87"/>
    <w:rsid w:val="00EF0BF1"/>
    <w:rsid w:val="00EF0C5E"/>
    <w:rsid w:val="00EF0D31"/>
    <w:rsid w:val="00EF0E5C"/>
    <w:rsid w:val="00EF0F42"/>
    <w:rsid w:val="00EF104E"/>
    <w:rsid w:val="00EF10FF"/>
    <w:rsid w:val="00EF160F"/>
    <w:rsid w:val="00EF1760"/>
    <w:rsid w:val="00EF182D"/>
    <w:rsid w:val="00EF2369"/>
    <w:rsid w:val="00EF29F8"/>
    <w:rsid w:val="00EF2B96"/>
    <w:rsid w:val="00EF2D09"/>
    <w:rsid w:val="00EF2D94"/>
    <w:rsid w:val="00EF2EF1"/>
    <w:rsid w:val="00EF2F4B"/>
    <w:rsid w:val="00EF2F97"/>
    <w:rsid w:val="00EF30BE"/>
    <w:rsid w:val="00EF330D"/>
    <w:rsid w:val="00EF33EB"/>
    <w:rsid w:val="00EF35DA"/>
    <w:rsid w:val="00EF38DC"/>
    <w:rsid w:val="00EF3B84"/>
    <w:rsid w:val="00EF3C8F"/>
    <w:rsid w:val="00EF40E4"/>
    <w:rsid w:val="00EF41F9"/>
    <w:rsid w:val="00EF480A"/>
    <w:rsid w:val="00EF4EC7"/>
    <w:rsid w:val="00EF5298"/>
    <w:rsid w:val="00EF5411"/>
    <w:rsid w:val="00EF5661"/>
    <w:rsid w:val="00EF5718"/>
    <w:rsid w:val="00EF59D3"/>
    <w:rsid w:val="00EF5A8D"/>
    <w:rsid w:val="00EF5E09"/>
    <w:rsid w:val="00EF6295"/>
    <w:rsid w:val="00EF63F7"/>
    <w:rsid w:val="00EF6559"/>
    <w:rsid w:val="00EF680C"/>
    <w:rsid w:val="00EF68DE"/>
    <w:rsid w:val="00EF69D1"/>
    <w:rsid w:val="00EF6A90"/>
    <w:rsid w:val="00EF6CAF"/>
    <w:rsid w:val="00EF6D8A"/>
    <w:rsid w:val="00EF6D95"/>
    <w:rsid w:val="00EF70C7"/>
    <w:rsid w:val="00EF71B1"/>
    <w:rsid w:val="00EF71ED"/>
    <w:rsid w:val="00EF7257"/>
    <w:rsid w:val="00EF7761"/>
    <w:rsid w:val="00EF7F3E"/>
    <w:rsid w:val="00EF7FED"/>
    <w:rsid w:val="00F000AE"/>
    <w:rsid w:val="00F007DB"/>
    <w:rsid w:val="00F00930"/>
    <w:rsid w:val="00F009C7"/>
    <w:rsid w:val="00F00E7C"/>
    <w:rsid w:val="00F00FA6"/>
    <w:rsid w:val="00F01258"/>
    <w:rsid w:val="00F01751"/>
    <w:rsid w:val="00F017E1"/>
    <w:rsid w:val="00F018E6"/>
    <w:rsid w:val="00F01D28"/>
    <w:rsid w:val="00F02121"/>
    <w:rsid w:val="00F0226B"/>
    <w:rsid w:val="00F02405"/>
    <w:rsid w:val="00F024E9"/>
    <w:rsid w:val="00F0295C"/>
    <w:rsid w:val="00F02DF3"/>
    <w:rsid w:val="00F02EAA"/>
    <w:rsid w:val="00F02F2F"/>
    <w:rsid w:val="00F034A5"/>
    <w:rsid w:val="00F0374A"/>
    <w:rsid w:val="00F03867"/>
    <w:rsid w:val="00F039D1"/>
    <w:rsid w:val="00F03D5F"/>
    <w:rsid w:val="00F04364"/>
    <w:rsid w:val="00F04D89"/>
    <w:rsid w:val="00F05546"/>
    <w:rsid w:val="00F05748"/>
    <w:rsid w:val="00F057B2"/>
    <w:rsid w:val="00F05D05"/>
    <w:rsid w:val="00F065CB"/>
    <w:rsid w:val="00F0666F"/>
    <w:rsid w:val="00F067E9"/>
    <w:rsid w:val="00F06945"/>
    <w:rsid w:val="00F069D7"/>
    <w:rsid w:val="00F06EF1"/>
    <w:rsid w:val="00F07004"/>
    <w:rsid w:val="00F0703D"/>
    <w:rsid w:val="00F0797E"/>
    <w:rsid w:val="00F07B80"/>
    <w:rsid w:val="00F10100"/>
    <w:rsid w:val="00F1015C"/>
    <w:rsid w:val="00F10879"/>
    <w:rsid w:val="00F10B5E"/>
    <w:rsid w:val="00F10E20"/>
    <w:rsid w:val="00F10E7D"/>
    <w:rsid w:val="00F1122C"/>
    <w:rsid w:val="00F11629"/>
    <w:rsid w:val="00F11827"/>
    <w:rsid w:val="00F11C08"/>
    <w:rsid w:val="00F11D29"/>
    <w:rsid w:val="00F11DAD"/>
    <w:rsid w:val="00F11E9B"/>
    <w:rsid w:val="00F11F5E"/>
    <w:rsid w:val="00F1202B"/>
    <w:rsid w:val="00F12285"/>
    <w:rsid w:val="00F124DC"/>
    <w:rsid w:val="00F1271F"/>
    <w:rsid w:val="00F12830"/>
    <w:rsid w:val="00F12BB1"/>
    <w:rsid w:val="00F12F06"/>
    <w:rsid w:val="00F12F26"/>
    <w:rsid w:val="00F1328F"/>
    <w:rsid w:val="00F1358D"/>
    <w:rsid w:val="00F136B5"/>
    <w:rsid w:val="00F13B97"/>
    <w:rsid w:val="00F13BBB"/>
    <w:rsid w:val="00F13D21"/>
    <w:rsid w:val="00F13EDD"/>
    <w:rsid w:val="00F1469D"/>
    <w:rsid w:val="00F14B53"/>
    <w:rsid w:val="00F14E04"/>
    <w:rsid w:val="00F14F59"/>
    <w:rsid w:val="00F152EE"/>
    <w:rsid w:val="00F157F4"/>
    <w:rsid w:val="00F1584D"/>
    <w:rsid w:val="00F15AF6"/>
    <w:rsid w:val="00F15C59"/>
    <w:rsid w:val="00F1620D"/>
    <w:rsid w:val="00F166D1"/>
    <w:rsid w:val="00F166D7"/>
    <w:rsid w:val="00F168B0"/>
    <w:rsid w:val="00F168E7"/>
    <w:rsid w:val="00F16A91"/>
    <w:rsid w:val="00F16F72"/>
    <w:rsid w:val="00F16FD4"/>
    <w:rsid w:val="00F170D4"/>
    <w:rsid w:val="00F174E8"/>
    <w:rsid w:val="00F175DC"/>
    <w:rsid w:val="00F178DD"/>
    <w:rsid w:val="00F179B6"/>
    <w:rsid w:val="00F179F0"/>
    <w:rsid w:val="00F17FFD"/>
    <w:rsid w:val="00F20125"/>
    <w:rsid w:val="00F207C1"/>
    <w:rsid w:val="00F20874"/>
    <w:rsid w:val="00F20D53"/>
    <w:rsid w:val="00F20E9F"/>
    <w:rsid w:val="00F213DA"/>
    <w:rsid w:val="00F21AE4"/>
    <w:rsid w:val="00F2251D"/>
    <w:rsid w:val="00F2252F"/>
    <w:rsid w:val="00F22628"/>
    <w:rsid w:val="00F22937"/>
    <w:rsid w:val="00F2297F"/>
    <w:rsid w:val="00F229A3"/>
    <w:rsid w:val="00F22A97"/>
    <w:rsid w:val="00F22BFC"/>
    <w:rsid w:val="00F2342D"/>
    <w:rsid w:val="00F2361B"/>
    <w:rsid w:val="00F23675"/>
    <w:rsid w:val="00F23709"/>
    <w:rsid w:val="00F237DD"/>
    <w:rsid w:val="00F23A09"/>
    <w:rsid w:val="00F23CC0"/>
    <w:rsid w:val="00F23E72"/>
    <w:rsid w:val="00F24A7E"/>
    <w:rsid w:val="00F24F6F"/>
    <w:rsid w:val="00F25040"/>
    <w:rsid w:val="00F251C3"/>
    <w:rsid w:val="00F2543B"/>
    <w:rsid w:val="00F2572A"/>
    <w:rsid w:val="00F25933"/>
    <w:rsid w:val="00F25E18"/>
    <w:rsid w:val="00F26134"/>
    <w:rsid w:val="00F26325"/>
    <w:rsid w:val="00F265A9"/>
    <w:rsid w:val="00F26986"/>
    <w:rsid w:val="00F26AC0"/>
    <w:rsid w:val="00F26C3F"/>
    <w:rsid w:val="00F26EF2"/>
    <w:rsid w:val="00F26F8D"/>
    <w:rsid w:val="00F27008"/>
    <w:rsid w:val="00F271E6"/>
    <w:rsid w:val="00F27859"/>
    <w:rsid w:val="00F278FE"/>
    <w:rsid w:val="00F27BBF"/>
    <w:rsid w:val="00F27BEC"/>
    <w:rsid w:val="00F27C1B"/>
    <w:rsid w:val="00F27D15"/>
    <w:rsid w:val="00F300AB"/>
    <w:rsid w:val="00F30158"/>
    <w:rsid w:val="00F30285"/>
    <w:rsid w:val="00F3029D"/>
    <w:rsid w:val="00F305A1"/>
    <w:rsid w:val="00F306E8"/>
    <w:rsid w:val="00F30791"/>
    <w:rsid w:val="00F30931"/>
    <w:rsid w:val="00F309F7"/>
    <w:rsid w:val="00F30DB0"/>
    <w:rsid w:val="00F30F26"/>
    <w:rsid w:val="00F310FE"/>
    <w:rsid w:val="00F3114C"/>
    <w:rsid w:val="00F311A8"/>
    <w:rsid w:val="00F31519"/>
    <w:rsid w:val="00F31DF3"/>
    <w:rsid w:val="00F323E0"/>
    <w:rsid w:val="00F324C9"/>
    <w:rsid w:val="00F324F5"/>
    <w:rsid w:val="00F32624"/>
    <w:rsid w:val="00F32B02"/>
    <w:rsid w:val="00F32E9E"/>
    <w:rsid w:val="00F33136"/>
    <w:rsid w:val="00F33186"/>
    <w:rsid w:val="00F33763"/>
    <w:rsid w:val="00F3377C"/>
    <w:rsid w:val="00F33B92"/>
    <w:rsid w:val="00F3402D"/>
    <w:rsid w:val="00F340E4"/>
    <w:rsid w:val="00F34302"/>
    <w:rsid w:val="00F344E2"/>
    <w:rsid w:val="00F34628"/>
    <w:rsid w:val="00F34CA1"/>
    <w:rsid w:val="00F34E3D"/>
    <w:rsid w:val="00F35090"/>
    <w:rsid w:val="00F35195"/>
    <w:rsid w:val="00F3519A"/>
    <w:rsid w:val="00F3552A"/>
    <w:rsid w:val="00F35BDB"/>
    <w:rsid w:val="00F35C2C"/>
    <w:rsid w:val="00F35CB0"/>
    <w:rsid w:val="00F35CFD"/>
    <w:rsid w:val="00F362C6"/>
    <w:rsid w:val="00F3640C"/>
    <w:rsid w:val="00F36417"/>
    <w:rsid w:val="00F364E8"/>
    <w:rsid w:val="00F36528"/>
    <w:rsid w:val="00F36795"/>
    <w:rsid w:val="00F36C0D"/>
    <w:rsid w:val="00F36F51"/>
    <w:rsid w:val="00F371F0"/>
    <w:rsid w:val="00F376C5"/>
    <w:rsid w:val="00F37C39"/>
    <w:rsid w:val="00F37C9D"/>
    <w:rsid w:val="00F37CEB"/>
    <w:rsid w:val="00F40388"/>
    <w:rsid w:val="00F406CE"/>
    <w:rsid w:val="00F40B9E"/>
    <w:rsid w:val="00F40C58"/>
    <w:rsid w:val="00F40CD9"/>
    <w:rsid w:val="00F40DEA"/>
    <w:rsid w:val="00F40F52"/>
    <w:rsid w:val="00F411E3"/>
    <w:rsid w:val="00F4144B"/>
    <w:rsid w:val="00F41573"/>
    <w:rsid w:val="00F417D9"/>
    <w:rsid w:val="00F418A4"/>
    <w:rsid w:val="00F41CB4"/>
    <w:rsid w:val="00F41E3C"/>
    <w:rsid w:val="00F41F0C"/>
    <w:rsid w:val="00F41FE7"/>
    <w:rsid w:val="00F42073"/>
    <w:rsid w:val="00F421FD"/>
    <w:rsid w:val="00F4267E"/>
    <w:rsid w:val="00F4275A"/>
    <w:rsid w:val="00F42C80"/>
    <w:rsid w:val="00F42C9F"/>
    <w:rsid w:val="00F42FE2"/>
    <w:rsid w:val="00F43044"/>
    <w:rsid w:val="00F43143"/>
    <w:rsid w:val="00F43214"/>
    <w:rsid w:val="00F433DC"/>
    <w:rsid w:val="00F43464"/>
    <w:rsid w:val="00F43B2C"/>
    <w:rsid w:val="00F43E4A"/>
    <w:rsid w:val="00F4460A"/>
    <w:rsid w:val="00F446E0"/>
    <w:rsid w:val="00F44B4A"/>
    <w:rsid w:val="00F44C44"/>
    <w:rsid w:val="00F454C1"/>
    <w:rsid w:val="00F454F0"/>
    <w:rsid w:val="00F4567F"/>
    <w:rsid w:val="00F45765"/>
    <w:rsid w:val="00F45944"/>
    <w:rsid w:val="00F45960"/>
    <w:rsid w:val="00F4651C"/>
    <w:rsid w:val="00F46658"/>
    <w:rsid w:val="00F4677D"/>
    <w:rsid w:val="00F467DE"/>
    <w:rsid w:val="00F46962"/>
    <w:rsid w:val="00F46CA5"/>
    <w:rsid w:val="00F46D0F"/>
    <w:rsid w:val="00F47104"/>
    <w:rsid w:val="00F47209"/>
    <w:rsid w:val="00F47237"/>
    <w:rsid w:val="00F47313"/>
    <w:rsid w:val="00F47317"/>
    <w:rsid w:val="00F473DB"/>
    <w:rsid w:val="00F4771E"/>
    <w:rsid w:val="00F47966"/>
    <w:rsid w:val="00F47C4A"/>
    <w:rsid w:val="00F47E54"/>
    <w:rsid w:val="00F47EA7"/>
    <w:rsid w:val="00F500BC"/>
    <w:rsid w:val="00F50131"/>
    <w:rsid w:val="00F50C23"/>
    <w:rsid w:val="00F50EED"/>
    <w:rsid w:val="00F50F86"/>
    <w:rsid w:val="00F51221"/>
    <w:rsid w:val="00F51587"/>
    <w:rsid w:val="00F518B9"/>
    <w:rsid w:val="00F519BF"/>
    <w:rsid w:val="00F51B5C"/>
    <w:rsid w:val="00F51DC4"/>
    <w:rsid w:val="00F52128"/>
    <w:rsid w:val="00F52DD5"/>
    <w:rsid w:val="00F52F67"/>
    <w:rsid w:val="00F53412"/>
    <w:rsid w:val="00F534B8"/>
    <w:rsid w:val="00F53625"/>
    <w:rsid w:val="00F53829"/>
    <w:rsid w:val="00F53941"/>
    <w:rsid w:val="00F53C2B"/>
    <w:rsid w:val="00F53CD2"/>
    <w:rsid w:val="00F53F62"/>
    <w:rsid w:val="00F54996"/>
    <w:rsid w:val="00F54DA7"/>
    <w:rsid w:val="00F54E89"/>
    <w:rsid w:val="00F54FBC"/>
    <w:rsid w:val="00F550AA"/>
    <w:rsid w:val="00F5537C"/>
    <w:rsid w:val="00F55406"/>
    <w:rsid w:val="00F5544C"/>
    <w:rsid w:val="00F55BAE"/>
    <w:rsid w:val="00F55DA1"/>
    <w:rsid w:val="00F55F32"/>
    <w:rsid w:val="00F56613"/>
    <w:rsid w:val="00F5665B"/>
    <w:rsid w:val="00F567D7"/>
    <w:rsid w:val="00F56CAB"/>
    <w:rsid w:val="00F56F15"/>
    <w:rsid w:val="00F57006"/>
    <w:rsid w:val="00F570A0"/>
    <w:rsid w:val="00F576A0"/>
    <w:rsid w:val="00F578A5"/>
    <w:rsid w:val="00F57D5A"/>
    <w:rsid w:val="00F57ED2"/>
    <w:rsid w:val="00F57EDB"/>
    <w:rsid w:val="00F57FF1"/>
    <w:rsid w:val="00F6025C"/>
    <w:rsid w:val="00F6027E"/>
    <w:rsid w:val="00F6060D"/>
    <w:rsid w:val="00F606A5"/>
    <w:rsid w:val="00F609BA"/>
    <w:rsid w:val="00F60F1C"/>
    <w:rsid w:val="00F614E5"/>
    <w:rsid w:val="00F6173E"/>
    <w:rsid w:val="00F61B6E"/>
    <w:rsid w:val="00F61CF3"/>
    <w:rsid w:val="00F61DBF"/>
    <w:rsid w:val="00F61EEC"/>
    <w:rsid w:val="00F61F93"/>
    <w:rsid w:val="00F62363"/>
    <w:rsid w:val="00F6258F"/>
    <w:rsid w:val="00F62666"/>
    <w:rsid w:val="00F626F8"/>
    <w:rsid w:val="00F62770"/>
    <w:rsid w:val="00F62906"/>
    <w:rsid w:val="00F629EB"/>
    <w:rsid w:val="00F62E64"/>
    <w:rsid w:val="00F63492"/>
    <w:rsid w:val="00F63629"/>
    <w:rsid w:val="00F637BC"/>
    <w:rsid w:val="00F63CE5"/>
    <w:rsid w:val="00F63D16"/>
    <w:rsid w:val="00F640FF"/>
    <w:rsid w:val="00F64793"/>
    <w:rsid w:val="00F649FD"/>
    <w:rsid w:val="00F64B65"/>
    <w:rsid w:val="00F64C70"/>
    <w:rsid w:val="00F64CCB"/>
    <w:rsid w:val="00F64DB9"/>
    <w:rsid w:val="00F64E42"/>
    <w:rsid w:val="00F65200"/>
    <w:rsid w:val="00F6583C"/>
    <w:rsid w:val="00F6586A"/>
    <w:rsid w:val="00F65BC9"/>
    <w:rsid w:val="00F65C3C"/>
    <w:rsid w:val="00F65D81"/>
    <w:rsid w:val="00F65E0C"/>
    <w:rsid w:val="00F65E3C"/>
    <w:rsid w:val="00F660BB"/>
    <w:rsid w:val="00F664E9"/>
    <w:rsid w:val="00F66526"/>
    <w:rsid w:val="00F66552"/>
    <w:rsid w:val="00F668B8"/>
    <w:rsid w:val="00F66965"/>
    <w:rsid w:val="00F66B5D"/>
    <w:rsid w:val="00F66BC3"/>
    <w:rsid w:val="00F66D93"/>
    <w:rsid w:val="00F66FBA"/>
    <w:rsid w:val="00F67238"/>
    <w:rsid w:val="00F677CE"/>
    <w:rsid w:val="00F67A7B"/>
    <w:rsid w:val="00F67DE4"/>
    <w:rsid w:val="00F67F06"/>
    <w:rsid w:val="00F70038"/>
    <w:rsid w:val="00F70283"/>
    <w:rsid w:val="00F703FE"/>
    <w:rsid w:val="00F704EE"/>
    <w:rsid w:val="00F7086D"/>
    <w:rsid w:val="00F70D4D"/>
    <w:rsid w:val="00F7103E"/>
    <w:rsid w:val="00F7108D"/>
    <w:rsid w:val="00F71530"/>
    <w:rsid w:val="00F715C5"/>
    <w:rsid w:val="00F71628"/>
    <w:rsid w:val="00F7185A"/>
    <w:rsid w:val="00F71E17"/>
    <w:rsid w:val="00F71F51"/>
    <w:rsid w:val="00F725EA"/>
    <w:rsid w:val="00F72896"/>
    <w:rsid w:val="00F72C84"/>
    <w:rsid w:val="00F72D34"/>
    <w:rsid w:val="00F72E86"/>
    <w:rsid w:val="00F72F65"/>
    <w:rsid w:val="00F73157"/>
    <w:rsid w:val="00F73734"/>
    <w:rsid w:val="00F737AC"/>
    <w:rsid w:val="00F73894"/>
    <w:rsid w:val="00F73B3C"/>
    <w:rsid w:val="00F73C19"/>
    <w:rsid w:val="00F740BC"/>
    <w:rsid w:val="00F7433A"/>
    <w:rsid w:val="00F7485B"/>
    <w:rsid w:val="00F74C25"/>
    <w:rsid w:val="00F755A7"/>
    <w:rsid w:val="00F75605"/>
    <w:rsid w:val="00F75ACE"/>
    <w:rsid w:val="00F75BA0"/>
    <w:rsid w:val="00F75BE6"/>
    <w:rsid w:val="00F75C0A"/>
    <w:rsid w:val="00F76213"/>
    <w:rsid w:val="00F7678B"/>
    <w:rsid w:val="00F767CE"/>
    <w:rsid w:val="00F76916"/>
    <w:rsid w:val="00F76995"/>
    <w:rsid w:val="00F76AE4"/>
    <w:rsid w:val="00F76B3F"/>
    <w:rsid w:val="00F76C6F"/>
    <w:rsid w:val="00F76D8F"/>
    <w:rsid w:val="00F76DBF"/>
    <w:rsid w:val="00F773EF"/>
    <w:rsid w:val="00F775F6"/>
    <w:rsid w:val="00F77EA6"/>
    <w:rsid w:val="00F80408"/>
    <w:rsid w:val="00F80466"/>
    <w:rsid w:val="00F806B0"/>
    <w:rsid w:val="00F80FF8"/>
    <w:rsid w:val="00F8153D"/>
    <w:rsid w:val="00F81602"/>
    <w:rsid w:val="00F817CA"/>
    <w:rsid w:val="00F8188A"/>
    <w:rsid w:val="00F81B5B"/>
    <w:rsid w:val="00F81B74"/>
    <w:rsid w:val="00F81F7E"/>
    <w:rsid w:val="00F8213B"/>
    <w:rsid w:val="00F826D5"/>
    <w:rsid w:val="00F827C5"/>
    <w:rsid w:val="00F82841"/>
    <w:rsid w:val="00F828BD"/>
    <w:rsid w:val="00F82A09"/>
    <w:rsid w:val="00F82B88"/>
    <w:rsid w:val="00F82F1A"/>
    <w:rsid w:val="00F832FF"/>
    <w:rsid w:val="00F8334C"/>
    <w:rsid w:val="00F83420"/>
    <w:rsid w:val="00F83479"/>
    <w:rsid w:val="00F83546"/>
    <w:rsid w:val="00F838AF"/>
    <w:rsid w:val="00F83F9F"/>
    <w:rsid w:val="00F83FC6"/>
    <w:rsid w:val="00F84138"/>
    <w:rsid w:val="00F846FA"/>
    <w:rsid w:val="00F848C5"/>
    <w:rsid w:val="00F84922"/>
    <w:rsid w:val="00F84E30"/>
    <w:rsid w:val="00F84F3B"/>
    <w:rsid w:val="00F850E2"/>
    <w:rsid w:val="00F8567E"/>
    <w:rsid w:val="00F858B6"/>
    <w:rsid w:val="00F85EB6"/>
    <w:rsid w:val="00F85EBF"/>
    <w:rsid w:val="00F8656F"/>
    <w:rsid w:val="00F866CF"/>
    <w:rsid w:val="00F86955"/>
    <w:rsid w:val="00F87C87"/>
    <w:rsid w:val="00F87E1F"/>
    <w:rsid w:val="00F902AA"/>
    <w:rsid w:val="00F903A4"/>
    <w:rsid w:val="00F90457"/>
    <w:rsid w:val="00F90617"/>
    <w:rsid w:val="00F90654"/>
    <w:rsid w:val="00F906E8"/>
    <w:rsid w:val="00F90749"/>
    <w:rsid w:val="00F907DD"/>
    <w:rsid w:val="00F90844"/>
    <w:rsid w:val="00F90858"/>
    <w:rsid w:val="00F909EC"/>
    <w:rsid w:val="00F90F00"/>
    <w:rsid w:val="00F91A82"/>
    <w:rsid w:val="00F91A87"/>
    <w:rsid w:val="00F91AE1"/>
    <w:rsid w:val="00F91F2B"/>
    <w:rsid w:val="00F921F7"/>
    <w:rsid w:val="00F923FD"/>
    <w:rsid w:val="00F931CC"/>
    <w:rsid w:val="00F935FB"/>
    <w:rsid w:val="00F93666"/>
    <w:rsid w:val="00F93AD0"/>
    <w:rsid w:val="00F93BBF"/>
    <w:rsid w:val="00F93D5B"/>
    <w:rsid w:val="00F94030"/>
    <w:rsid w:val="00F94221"/>
    <w:rsid w:val="00F94623"/>
    <w:rsid w:val="00F94648"/>
    <w:rsid w:val="00F94670"/>
    <w:rsid w:val="00F948A7"/>
    <w:rsid w:val="00F94F64"/>
    <w:rsid w:val="00F952B0"/>
    <w:rsid w:val="00F956D5"/>
    <w:rsid w:val="00F95A6D"/>
    <w:rsid w:val="00F95B40"/>
    <w:rsid w:val="00F95C48"/>
    <w:rsid w:val="00F95F66"/>
    <w:rsid w:val="00F961B8"/>
    <w:rsid w:val="00F96561"/>
    <w:rsid w:val="00F96570"/>
    <w:rsid w:val="00F96661"/>
    <w:rsid w:val="00F96754"/>
    <w:rsid w:val="00F96840"/>
    <w:rsid w:val="00F96871"/>
    <w:rsid w:val="00F96CED"/>
    <w:rsid w:val="00F96D6E"/>
    <w:rsid w:val="00F9706F"/>
    <w:rsid w:val="00F9763C"/>
    <w:rsid w:val="00F97AC5"/>
    <w:rsid w:val="00F97B35"/>
    <w:rsid w:val="00FA023C"/>
    <w:rsid w:val="00FA02D3"/>
    <w:rsid w:val="00FA03A5"/>
    <w:rsid w:val="00FA0CCC"/>
    <w:rsid w:val="00FA1001"/>
    <w:rsid w:val="00FA10CC"/>
    <w:rsid w:val="00FA1542"/>
    <w:rsid w:val="00FA1789"/>
    <w:rsid w:val="00FA1C97"/>
    <w:rsid w:val="00FA2030"/>
    <w:rsid w:val="00FA2211"/>
    <w:rsid w:val="00FA237D"/>
    <w:rsid w:val="00FA2436"/>
    <w:rsid w:val="00FA248A"/>
    <w:rsid w:val="00FA269A"/>
    <w:rsid w:val="00FA2900"/>
    <w:rsid w:val="00FA2A87"/>
    <w:rsid w:val="00FA3514"/>
    <w:rsid w:val="00FA3CD8"/>
    <w:rsid w:val="00FA3DFC"/>
    <w:rsid w:val="00FA3F0E"/>
    <w:rsid w:val="00FA3F89"/>
    <w:rsid w:val="00FA407F"/>
    <w:rsid w:val="00FA40D2"/>
    <w:rsid w:val="00FA49E4"/>
    <w:rsid w:val="00FA4A6F"/>
    <w:rsid w:val="00FA4C51"/>
    <w:rsid w:val="00FA4DDE"/>
    <w:rsid w:val="00FA5166"/>
    <w:rsid w:val="00FA554C"/>
    <w:rsid w:val="00FA55E0"/>
    <w:rsid w:val="00FA57BA"/>
    <w:rsid w:val="00FA5A89"/>
    <w:rsid w:val="00FA5DAA"/>
    <w:rsid w:val="00FA62DF"/>
    <w:rsid w:val="00FA6982"/>
    <w:rsid w:val="00FA69B6"/>
    <w:rsid w:val="00FA6D8D"/>
    <w:rsid w:val="00FA70D8"/>
    <w:rsid w:val="00FA7841"/>
    <w:rsid w:val="00FA7B7B"/>
    <w:rsid w:val="00FA7D2D"/>
    <w:rsid w:val="00FB01B0"/>
    <w:rsid w:val="00FB022E"/>
    <w:rsid w:val="00FB0366"/>
    <w:rsid w:val="00FB0419"/>
    <w:rsid w:val="00FB062A"/>
    <w:rsid w:val="00FB06A5"/>
    <w:rsid w:val="00FB0884"/>
    <w:rsid w:val="00FB0985"/>
    <w:rsid w:val="00FB0A52"/>
    <w:rsid w:val="00FB0EB8"/>
    <w:rsid w:val="00FB0ED1"/>
    <w:rsid w:val="00FB1101"/>
    <w:rsid w:val="00FB1260"/>
    <w:rsid w:val="00FB15A4"/>
    <w:rsid w:val="00FB17E4"/>
    <w:rsid w:val="00FB187A"/>
    <w:rsid w:val="00FB18DC"/>
    <w:rsid w:val="00FB19B4"/>
    <w:rsid w:val="00FB1D6A"/>
    <w:rsid w:val="00FB1E41"/>
    <w:rsid w:val="00FB1E5D"/>
    <w:rsid w:val="00FB2545"/>
    <w:rsid w:val="00FB2570"/>
    <w:rsid w:val="00FB272D"/>
    <w:rsid w:val="00FB29E5"/>
    <w:rsid w:val="00FB2AD4"/>
    <w:rsid w:val="00FB2AE8"/>
    <w:rsid w:val="00FB30BC"/>
    <w:rsid w:val="00FB3969"/>
    <w:rsid w:val="00FB3A4F"/>
    <w:rsid w:val="00FB3BD0"/>
    <w:rsid w:val="00FB3DA6"/>
    <w:rsid w:val="00FB430E"/>
    <w:rsid w:val="00FB44A8"/>
    <w:rsid w:val="00FB47FB"/>
    <w:rsid w:val="00FB4A9C"/>
    <w:rsid w:val="00FB4C48"/>
    <w:rsid w:val="00FB4C54"/>
    <w:rsid w:val="00FB4C94"/>
    <w:rsid w:val="00FB4D0A"/>
    <w:rsid w:val="00FB4D18"/>
    <w:rsid w:val="00FB4FF8"/>
    <w:rsid w:val="00FB5107"/>
    <w:rsid w:val="00FB5204"/>
    <w:rsid w:val="00FB5307"/>
    <w:rsid w:val="00FB5659"/>
    <w:rsid w:val="00FB5785"/>
    <w:rsid w:val="00FB59B9"/>
    <w:rsid w:val="00FB5B08"/>
    <w:rsid w:val="00FB5D56"/>
    <w:rsid w:val="00FB5F18"/>
    <w:rsid w:val="00FB6199"/>
    <w:rsid w:val="00FB61F6"/>
    <w:rsid w:val="00FB63F4"/>
    <w:rsid w:val="00FB641A"/>
    <w:rsid w:val="00FB64A4"/>
    <w:rsid w:val="00FB6561"/>
    <w:rsid w:val="00FB6624"/>
    <w:rsid w:val="00FB6AB1"/>
    <w:rsid w:val="00FB6C40"/>
    <w:rsid w:val="00FB6CC3"/>
    <w:rsid w:val="00FB74A0"/>
    <w:rsid w:val="00FB75B1"/>
    <w:rsid w:val="00FB7725"/>
    <w:rsid w:val="00FB77AC"/>
    <w:rsid w:val="00FB7ABA"/>
    <w:rsid w:val="00FB7CB4"/>
    <w:rsid w:val="00FC008A"/>
    <w:rsid w:val="00FC0576"/>
    <w:rsid w:val="00FC063B"/>
    <w:rsid w:val="00FC07A6"/>
    <w:rsid w:val="00FC0CF0"/>
    <w:rsid w:val="00FC0D9B"/>
    <w:rsid w:val="00FC1264"/>
    <w:rsid w:val="00FC1354"/>
    <w:rsid w:val="00FC1576"/>
    <w:rsid w:val="00FC1974"/>
    <w:rsid w:val="00FC1A2A"/>
    <w:rsid w:val="00FC1D41"/>
    <w:rsid w:val="00FC23E0"/>
    <w:rsid w:val="00FC24C0"/>
    <w:rsid w:val="00FC2785"/>
    <w:rsid w:val="00FC27A3"/>
    <w:rsid w:val="00FC28D7"/>
    <w:rsid w:val="00FC3BB0"/>
    <w:rsid w:val="00FC3E9A"/>
    <w:rsid w:val="00FC4193"/>
    <w:rsid w:val="00FC420A"/>
    <w:rsid w:val="00FC4236"/>
    <w:rsid w:val="00FC4295"/>
    <w:rsid w:val="00FC4385"/>
    <w:rsid w:val="00FC4447"/>
    <w:rsid w:val="00FC4732"/>
    <w:rsid w:val="00FC4B49"/>
    <w:rsid w:val="00FC4BAB"/>
    <w:rsid w:val="00FC506E"/>
    <w:rsid w:val="00FC5070"/>
    <w:rsid w:val="00FC553E"/>
    <w:rsid w:val="00FC5581"/>
    <w:rsid w:val="00FC5865"/>
    <w:rsid w:val="00FC5F51"/>
    <w:rsid w:val="00FC6FCC"/>
    <w:rsid w:val="00FC70DD"/>
    <w:rsid w:val="00FC71AF"/>
    <w:rsid w:val="00FC7642"/>
    <w:rsid w:val="00FC774E"/>
    <w:rsid w:val="00FC7F08"/>
    <w:rsid w:val="00FD0221"/>
    <w:rsid w:val="00FD023D"/>
    <w:rsid w:val="00FD0282"/>
    <w:rsid w:val="00FD09F7"/>
    <w:rsid w:val="00FD0B1A"/>
    <w:rsid w:val="00FD130E"/>
    <w:rsid w:val="00FD1376"/>
    <w:rsid w:val="00FD1454"/>
    <w:rsid w:val="00FD15E4"/>
    <w:rsid w:val="00FD17C5"/>
    <w:rsid w:val="00FD19C4"/>
    <w:rsid w:val="00FD1A2C"/>
    <w:rsid w:val="00FD1E00"/>
    <w:rsid w:val="00FD1E90"/>
    <w:rsid w:val="00FD1ED6"/>
    <w:rsid w:val="00FD1F77"/>
    <w:rsid w:val="00FD23D4"/>
    <w:rsid w:val="00FD2903"/>
    <w:rsid w:val="00FD29E7"/>
    <w:rsid w:val="00FD2A7D"/>
    <w:rsid w:val="00FD308E"/>
    <w:rsid w:val="00FD38EA"/>
    <w:rsid w:val="00FD3B3F"/>
    <w:rsid w:val="00FD413A"/>
    <w:rsid w:val="00FD4207"/>
    <w:rsid w:val="00FD42FC"/>
    <w:rsid w:val="00FD480B"/>
    <w:rsid w:val="00FD4B0D"/>
    <w:rsid w:val="00FD4BF3"/>
    <w:rsid w:val="00FD4EAB"/>
    <w:rsid w:val="00FD4EAD"/>
    <w:rsid w:val="00FD5167"/>
    <w:rsid w:val="00FD5684"/>
    <w:rsid w:val="00FD57DD"/>
    <w:rsid w:val="00FD5801"/>
    <w:rsid w:val="00FD59DA"/>
    <w:rsid w:val="00FD5A44"/>
    <w:rsid w:val="00FD5ED0"/>
    <w:rsid w:val="00FD5F4E"/>
    <w:rsid w:val="00FD5F6A"/>
    <w:rsid w:val="00FD654F"/>
    <w:rsid w:val="00FD6A57"/>
    <w:rsid w:val="00FD6C8D"/>
    <w:rsid w:val="00FD6E62"/>
    <w:rsid w:val="00FD6E8E"/>
    <w:rsid w:val="00FD6FD7"/>
    <w:rsid w:val="00FD7176"/>
    <w:rsid w:val="00FD7531"/>
    <w:rsid w:val="00FD7565"/>
    <w:rsid w:val="00FD7652"/>
    <w:rsid w:val="00FD778D"/>
    <w:rsid w:val="00FD7BE7"/>
    <w:rsid w:val="00FE0696"/>
    <w:rsid w:val="00FE0C5D"/>
    <w:rsid w:val="00FE0DD1"/>
    <w:rsid w:val="00FE18D7"/>
    <w:rsid w:val="00FE18DD"/>
    <w:rsid w:val="00FE19A6"/>
    <w:rsid w:val="00FE1AAC"/>
    <w:rsid w:val="00FE1E55"/>
    <w:rsid w:val="00FE1E6A"/>
    <w:rsid w:val="00FE208F"/>
    <w:rsid w:val="00FE24E6"/>
    <w:rsid w:val="00FE258C"/>
    <w:rsid w:val="00FE259B"/>
    <w:rsid w:val="00FE26F6"/>
    <w:rsid w:val="00FE2991"/>
    <w:rsid w:val="00FE34E6"/>
    <w:rsid w:val="00FE352D"/>
    <w:rsid w:val="00FE36C7"/>
    <w:rsid w:val="00FE3A83"/>
    <w:rsid w:val="00FE3B11"/>
    <w:rsid w:val="00FE3DC7"/>
    <w:rsid w:val="00FE3F72"/>
    <w:rsid w:val="00FE4687"/>
    <w:rsid w:val="00FE4759"/>
    <w:rsid w:val="00FE4D88"/>
    <w:rsid w:val="00FE4DE3"/>
    <w:rsid w:val="00FE5245"/>
    <w:rsid w:val="00FE53B6"/>
    <w:rsid w:val="00FE5404"/>
    <w:rsid w:val="00FE541D"/>
    <w:rsid w:val="00FE5C46"/>
    <w:rsid w:val="00FE60F4"/>
    <w:rsid w:val="00FE6106"/>
    <w:rsid w:val="00FE628B"/>
    <w:rsid w:val="00FE62B2"/>
    <w:rsid w:val="00FE660C"/>
    <w:rsid w:val="00FE660D"/>
    <w:rsid w:val="00FE671D"/>
    <w:rsid w:val="00FE6984"/>
    <w:rsid w:val="00FE759F"/>
    <w:rsid w:val="00FE76CA"/>
    <w:rsid w:val="00FE785C"/>
    <w:rsid w:val="00FF042E"/>
    <w:rsid w:val="00FF05A8"/>
    <w:rsid w:val="00FF05F9"/>
    <w:rsid w:val="00FF06CA"/>
    <w:rsid w:val="00FF0884"/>
    <w:rsid w:val="00FF08BA"/>
    <w:rsid w:val="00FF0A7C"/>
    <w:rsid w:val="00FF0EB7"/>
    <w:rsid w:val="00FF1631"/>
    <w:rsid w:val="00FF1763"/>
    <w:rsid w:val="00FF197E"/>
    <w:rsid w:val="00FF1B85"/>
    <w:rsid w:val="00FF2082"/>
    <w:rsid w:val="00FF21BD"/>
    <w:rsid w:val="00FF22EE"/>
    <w:rsid w:val="00FF3175"/>
    <w:rsid w:val="00FF324B"/>
    <w:rsid w:val="00FF3C06"/>
    <w:rsid w:val="00FF3CEB"/>
    <w:rsid w:val="00FF3EFC"/>
    <w:rsid w:val="00FF3F36"/>
    <w:rsid w:val="00FF41B6"/>
    <w:rsid w:val="00FF447D"/>
    <w:rsid w:val="00FF44FD"/>
    <w:rsid w:val="00FF4CDC"/>
    <w:rsid w:val="00FF4EAE"/>
    <w:rsid w:val="00FF5052"/>
    <w:rsid w:val="00FF5195"/>
    <w:rsid w:val="00FF5250"/>
    <w:rsid w:val="00FF54B7"/>
    <w:rsid w:val="00FF58FD"/>
    <w:rsid w:val="00FF59B0"/>
    <w:rsid w:val="00FF5A41"/>
    <w:rsid w:val="00FF5A8E"/>
    <w:rsid w:val="00FF5AB1"/>
    <w:rsid w:val="00FF5B21"/>
    <w:rsid w:val="00FF5CA5"/>
    <w:rsid w:val="00FF5D0E"/>
    <w:rsid w:val="00FF624F"/>
    <w:rsid w:val="00FF62EE"/>
    <w:rsid w:val="00FF68A9"/>
    <w:rsid w:val="00FF6B48"/>
    <w:rsid w:val="00FF6B76"/>
    <w:rsid w:val="00FF6B7D"/>
    <w:rsid w:val="00FF6CE6"/>
    <w:rsid w:val="00FF7061"/>
    <w:rsid w:val="00FF712B"/>
    <w:rsid w:val="00FF72C2"/>
    <w:rsid w:val="00FF74EF"/>
    <w:rsid w:val="00FF7871"/>
    <w:rsid w:val="00FF78F0"/>
    <w:rsid w:val="00FF7E90"/>
    <w:rsid w:val="0117A718"/>
    <w:rsid w:val="0162B998"/>
    <w:rsid w:val="025D7443"/>
    <w:rsid w:val="0489BE56"/>
    <w:rsid w:val="04D3E278"/>
    <w:rsid w:val="05D93143"/>
    <w:rsid w:val="05F48FC4"/>
    <w:rsid w:val="062E9C25"/>
    <w:rsid w:val="06DD7D15"/>
    <w:rsid w:val="0759FBF8"/>
    <w:rsid w:val="0A9CFD21"/>
    <w:rsid w:val="0AB91474"/>
    <w:rsid w:val="0AD2A727"/>
    <w:rsid w:val="0AF92D95"/>
    <w:rsid w:val="0CD1070C"/>
    <w:rsid w:val="0DC0B122"/>
    <w:rsid w:val="0E2C394C"/>
    <w:rsid w:val="111EEE21"/>
    <w:rsid w:val="12FEEADD"/>
    <w:rsid w:val="1394F72E"/>
    <w:rsid w:val="13F30187"/>
    <w:rsid w:val="14A6A3EE"/>
    <w:rsid w:val="1650B1A6"/>
    <w:rsid w:val="185382C7"/>
    <w:rsid w:val="19776FCB"/>
    <w:rsid w:val="1984555C"/>
    <w:rsid w:val="1B8498C7"/>
    <w:rsid w:val="1D0C8607"/>
    <w:rsid w:val="1D47410E"/>
    <w:rsid w:val="1D721FCE"/>
    <w:rsid w:val="1EB45C88"/>
    <w:rsid w:val="1F0E38D6"/>
    <w:rsid w:val="1F744493"/>
    <w:rsid w:val="1FF690A0"/>
    <w:rsid w:val="20C9E2FD"/>
    <w:rsid w:val="20D88404"/>
    <w:rsid w:val="2115752B"/>
    <w:rsid w:val="2129D496"/>
    <w:rsid w:val="2145F541"/>
    <w:rsid w:val="2270FB3A"/>
    <w:rsid w:val="2353B797"/>
    <w:rsid w:val="244243A4"/>
    <w:rsid w:val="24AC252F"/>
    <w:rsid w:val="24EBF3E7"/>
    <w:rsid w:val="25CCF6F3"/>
    <w:rsid w:val="282905B2"/>
    <w:rsid w:val="28FCF349"/>
    <w:rsid w:val="2991E767"/>
    <w:rsid w:val="29BD989A"/>
    <w:rsid w:val="2C20CDF5"/>
    <w:rsid w:val="2D8D2A36"/>
    <w:rsid w:val="2E07A4B2"/>
    <w:rsid w:val="2E3F3976"/>
    <w:rsid w:val="2E4E1494"/>
    <w:rsid w:val="2E5F6DDC"/>
    <w:rsid w:val="2EF333E7"/>
    <w:rsid w:val="2F6AC387"/>
    <w:rsid w:val="30B27A65"/>
    <w:rsid w:val="30E4E515"/>
    <w:rsid w:val="32F81F35"/>
    <w:rsid w:val="335DE9FD"/>
    <w:rsid w:val="347D9589"/>
    <w:rsid w:val="34949818"/>
    <w:rsid w:val="35673543"/>
    <w:rsid w:val="366AA2BB"/>
    <w:rsid w:val="36AA681E"/>
    <w:rsid w:val="39AEF402"/>
    <w:rsid w:val="3AC70DEC"/>
    <w:rsid w:val="3B2D4CCF"/>
    <w:rsid w:val="3BBC5D52"/>
    <w:rsid w:val="3BFAD60E"/>
    <w:rsid w:val="3C5F5E48"/>
    <w:rsid w:val="3E0BB7F3"/>
    <w:rsid w:val="3F37A86E"/>
    <w:rsid w:val="3FC5B8C1"/>
    <w:rsid w:val="40315022"/>
    <w:rsid w:val="41046128"/>
    <w:rsid w:val="4122B54D"/>
    <w:rsid w:val="412994AD"/>
    <w:rsid w:val="43785EFF"/>
    <w:rsid w:val="43950616"/>
    <w:rsid w:val="44771BC9"/>
    <w:rsid w:val="45832E75"/>
    <w:rsid w:val="47463917"/>
    <w:rsid w:val="47EB9295"/>
    <w:rsid w:val="486F4D5D"/>
    <w:rsid w:val="496DEC3C"/>
    <w:rsid w:val="4AFDEFB1"/>
    <w:rsid w:val="4B0BF422"/>
    <w:rsid w:val="4DAAAF67"/>
    <w:rsid w:val="4ED67BF8"/>
    <w:rsid w:val="4F0F0020"/>
    <w:rsid w:val="4FF011AF"/>
    <w:rsid w:val="50FC4873"/>
    <w:rsid w:val="51609D7F"/>
    <w:rsid w:val="51803ADC"/>
    <w:rsid w:val="5276036D"/>
    <w:rsid w:val="52AFB574"/>
    <w:rsid w:val="5300249E"/>
    <w:rsid w:val="5662AE6E"/>
    <w:rsid w:val="56EF1829"/>
    <w:rsid w:val="5738902B"/>
    <w:rsid w:val="5743DE44"/>
    <w:rsid w:val="587FF310"/>
    <w:rsid w:val="593C85DA"/>
    <w:rsid w:val="59615F56"/>
    <w:rsid w:val="5A84B633"/>
    <w:rsid w:val="5CA86389"/>
    <w:rsid w:val="5CDA9D2D"/>
    <w:rsid w:val="5E0B2010"/>
    <w:rsid w:val="5E1C1B5D"/>
    <w:rsid w:val="5E246C39"/>
    <w:rsid w:val="5E3652FE"/>
    <w:rsid w:val="5E5FE062"/>
    <w:rsid w:val="5E9DAA6A"/>
    <w:rsid w:val="5FF15C4F"/>
    <w:rsid w:val="60287A83"/>
    <w:rsid w:val="60A58AD1"/>
    <w:rsid w:val="61BFCFA1"/>
    <w:rsid w:val="62A29ACF"/>
    <w:rsid w:val="6302C5FE"/>
    <w:rsid w:val="63D6C1F2"/>
    <w:rsid w:val="63ECD6DA"/>
    <w:rsid w:val="65D514D3"/>
    <w:rsid w:val="665617B5"/>
    <w:rsid w:val="669F05F0"/>
    <w:rsid w:val="66A9D00D"/>
    <w:rsid w:val="678194DC"/>
    <w:rsid w:val="68A6EDA5"/>
    <w:rsid w:val="68FA7948"/>
    <w:rsid w:val="6A49B6E7"/>
    <w:rsid w:val="6A871535"/>
    <w:rsid w:val="6B0C07DA"/>
    <w:rsid w:val="6BAB3763"/>
    <w:rsid w:val="6CC2CD32"/>
    <w:rsid w:val="6D2AC547"/>
    <w:rsid w:val="6DB7A35E"/>
    <w:rsid w:val="6F5907BA"/>
    <w:rsid w:val="6F97B505"/>
    <w:rsid w:val="70CC5DD9"/>
    <w:rsid w:val="70DB7A4E"/>
    <w:rsid w:val="71281024"/>
    <w:rsid w:val="71377842"/>
    <w:rsid w:val="7259D3C9"/>
    <w:rsid w:val="726A045C"/>
    <w:rsid w:val="7291EB0F"/>
    <w:rsid w:val="73FD0D0D"/>
    <w:rsid w:val="7502994B"/>
    <w:rsid w:val="75C8CABB"/>
    <w:rsid w:val="792FEE41"/>
    <w:rsid w:val="7B9D8103"/>
    <w:rsid w:val="7CDDEA1B"/>
    <w:rsid w:val="7DF364D0"/>
    <w:rsid w:val="7E2323F8"/>
    <w:rsid w:val="7EFED0C0"/>
    <w:rsid w:val="7FB84E8C"/>
    <w:rsid w:val="7FC1D5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34840"/>
  <w15:chartTrackingRefBased/>
  <w15:docId w15:val="{976FE1A6-3689-48DD-BE7D-88CAD8E01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iPriority="0"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qFormat="1"/>
    <w:lsdException w:name="table of figures" w:locked="0"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0" w:uiPriority="21" w:qFormat="1"/>
    <w:lsdException w:name="Subtle Reference" w:uiPriority="31" w:qFormat="1"/>
    <w:lsdException w:name="Intense Reference" w:locked="0"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B63C4A"/>
    <w:pPr>
      <w:spacing w:before="240" w:after="0" w:line="240" w:lineRule="auto"/>
    </w:pPr>
    <w:rPr>
      <w:rFonts w:ascii="Segoe Sans Text" w:hAnsi="Segoe Sans Text"/>
    </w:rPr>
  </w:style>
  <w:style w:type="paragraph" w:styleId="Heading1">
    <w:name w:val="heading 1"/>
    <w:basedOn w:val="Normal"/>
    <w:next w:val="Normal"/>
    <w:link w:val="Heading1Char"/>
    <w:uiPriority w:val="9"/>
    <w:qFormat/>
    <w:rsid w:val="009C42E0"/>
    <w:pPr>
      <w:keepNext/>
      <w:keepLines/>
      <w:spacing w:before="360" w:after="80"/>
      <w:outlineLvl w:val="0"/>
    </w:pPr>
    <w:rPr>
      <w:rFonts w:ascii="Segoe Sans Text Semibold" w:eastAsiaTheme="majorEastAsia" w:hAnsi="Segoe Sans Text Semibold" w:cstheme="majorBidi"/>
      <w:color w:val="0070C0"/>
      <w:sz w:val="44"/>
      <w:szCs w:val="32"/>
    </w:rPr>
  </w:style>
  <w:style w:type="paragraph" w:styleId="Heading2">
    <w:name w:val="heading 2"/>
    <w:basedOn w:val="Normal"/>
    <w:next w:val="Normal"/>
    <w:link w:val="Heading2Char"/>
    <w:uiPriority w:val="9"/>
    <w:unhideWhenUsed/>
    <w:qFormat/>
    <w:rsid w:val="009C42E0"/>
    <w:pPr>
      <w:keepNext/>
      <w:keepLines/>
      <w:spacing w:before="360" w:after="80"/>
      <w:outlineLvl w:val="1"/>
    </w:pPr>
    <w:rPr>
      <w:rFonts w:ascii="Segoe UI Semibold" w:eastAsiaTheme="majorEastAsia" w:hAnsi="Segoe UI Semibold" w:cstheme="majorBidi"/>
      <w:color w:val="0070C0"/>
      <w:sz w:val="36"/>
      <w:szCs w:val="28"/>
    </w:rPr>
  </w:style>
  <w:style w:type="paragraph" w:styleId="Heading3">
    <w:name w:val="heading 3"/>
    <w:basedOn w:val="Normal"/>
    <w:next w:val="Normal"/>
    <w:link w:val="Heading3Char"/>
    <w:uiPriority w:val="9"/>
    <w:unhideWhenUsed/>
    <w:qFormat/>
    <w:rsid w:val="009C42E0"/>
    <w:pPr>
      <w:keepNext/>
      <w:keepLines/>
      <w:spacing w:before="360" w:after="80"/>
      <w:outlineLvl w:val="2"/>
    </w:pPr>
    <w:rPr>
      <w:rFonts w:ascii="Segoe Sans Text Semibold" w:eastAsiaTheme="majorEastAsia" w:hAnsi="Segoe Sans Text Semibold" w:cstheme="majorBidi"/>
      <w:color w:val="0070C0"/>
      <w:sz w:val="28"/>
      <w:szCs w:val="24"/>
    </w:rPr>
  </w:style>
  <w:style w:type="paragraph" w:styleId="Heading4">
    <w:name w:val="heading 4"/>
    <w:basedOn w:val="Normal"/>
    <w:next w:val="Normal"/>
    <w:link w:val="Heading4Char"/>
    <w:uiPriority w:val="9"/>
    <w:unhideWhenUsed/>
    <w:qFormat/>
    <w:rsid w:val="009C42E0"/>
    <w:pPr>
      <w:keepNext/>
      <w:keepLines/>
      <w:spacing w:before="360" w:after="80"/>
      <w:outlineLvl w:val="3"/>
    </w:pPr>
    <w:rPr>
      <w:rFonts w:ascii="Segoe Sans Text Semibold" w:eastAsiaTheme="majorEastAsia" w:hAnsi="Segoe Sans Text Semibold" w:cstheme="majorBidi"/>
      <w:color w:val="0070C0"/>
      <w:sz w:val="24"/>
      <w:szCs w:val="22"/>
    </w:rPr>
  </w:style>
  <w:style w:type="paragraph" w:styleId="Heading5">
    <w:name w:val="heading 5"/>
    <w:basedOn w:val="Normal"/>
    <w:next w:val="Normal"/>
    <w:link w:val="Heading5Char"/>
    <w:uiPriority w:val="9"/>
    <w:semiHidden/>
    <w:unhideWhenUsed/>
    <w:qFormat/>
    <w:rsid w:val="00502BF8"/>
    <w:pPr>
      <w:keepNext/>
      <w:keepLines/>
      <w:spacing w:before="4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502BF8"/>
    <w:pPr>
      <w:keepNext/>
      <w:keepLines/>
      <w:spacing w:before="4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502BF8"/>
    <w:pPr>
      <w:keepNext/>
      <w:keepLines/>
      <w:spacing w:before="4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502BF8"/>
    <w:pPr>
      <w:keepNext/>
      <w:keepLines/>
      <w:spacing w:before="4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502BF8"/>
    <w:pPr>
      <w:keepNext/>
      <w:keepLines/>
      <w:spacing w:before="4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BF8"/>
    <w:rPr>
      <w:rFonts w:ascii="Segoe Sans Text Semibold" w:eastAsiaTheme="majorEastAsia" w:hAnsi="Segoe Sans Text Semibold" w:cstheme="majorBidi"/>
      <w:color w:val="0070C0"/>
      <w:sz w:val="44"/>
      <w:szCs w:val="32"/>
    </w:rPr>
  </w:style>
  <w:style w:type="character" w:customStyle="1" w:styleId="Heading2Char">
    <w:name w:val="Heading 2 Char"/>
    <w:basedOn w:val="DefaultParagraphFont"/>
    <w:link w:val="Heading2"/>
    <w:uiPriority w:val="9"/>
    <w:rsid w:val="00502BF8"/>
    <w:rPr>
      <w:rFonts w:ascii="Segoe UI Semibold" w:eastAsiaTheme="majorEastAsia" w:hAnsi="Segoe UI Semibold" w:cstheme="majorBidi"/>
      <w:color w:val="0070C0"/>
      <w:sz w:val="36"/>
      <w:szCs w:val="28"/>
    </w:rPr>
  </w:style>
  <w:style w:type="character" w:customStyle="1" w:styleId="Heading3Char">
    <w:name w:val="Heading 3 Char"/>
    <w:basedOn w:val="DefaultParagraphFont"/>
    <w:link w:val="Heading3"/>
    <w:uiPriority w:val="9"/>
    <w:rsid w:val="00502BF8"/>
    <w:rPr>
      <w:rFonts w:ascii="Segoe Sans Text Semibold" w:eastAsiaTheme="majorEastAsia" w:hAnsi="Segoe Sans Text Semibold" w:cstheme="majorBidi"/>
      <w:color w:val="0070C0"/>
      <w:sz w:val="28"/>
      <w:szCs w:val="24"/>
    </w:rPr>
  </w:style>
  <w:style w:type="character" w:customStyle="1" w:styleId="Heading4Char">
    <w:name w:val="Heading 4 Char"/>
    <w:basedOn w:val="DefaultParagraphFont"/>
    <w:link w:val="Heading4"/>
    <w:uiPriority w:val="9"/>
    <w:rsid w:val="00502BF8"/>
    <w:rPr>
      <w:rFonts w:ascii="Segoe Sans Text Semibold" w:eastAsiaTheme="majorEastAsia" w:hAnsi="Segoe Sans Text Semibold" w:cstheme="majorBidi"/>
      <w:color w:val="0070C0"/>
      <w:sz w:val="24"/>
      <w:szCs w:val="22"/>
    </w:rPr>
  </w:style>
  <w:style w:type="character" w:customStyle="1" w:styleId="Heading5Char">
    <w:name w:val="Heading 5 Char"/>
    <w:basedOn w:val="DefaultParagraphFont"/>
    <w:link w:val="Heading5"/>
    <w:uiPriority w:val="9"/>
    <w:semiHidden/>
    <w:rsid w:val="00502BF8"/>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502BF8"/>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502BF8"/>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502BF8"/>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502BF8"/>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locked/>
    <w:rsid w:val="00502BF8"/>
    <w:pPr>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502BF8"/>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locked/>
    <w:rsid w:val="00502BF8"/>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02BF8"/>
    <w:rPr>
      <w:rFonts w:asciiTheme="majorHAnsi" w:eastAsiaTheme="majorEastAsia" w:hAnsiTheme="majorHAnsi" w:cstheme="majorBidi"/>
      <w:sz w:val="24"/>
      <w:szCs w:val="24"/>
    </w:rPr>
  </w:style>
  <w:style w:type="paragraph" w:styleId="Quote">
    <w:name w:val="Quote"/>
    <w:basedOn w:val="Normal"/>
    <w:next w:val="Normal"/>
    <w:link w:val="QuoteChar"/>
    <w:uiPriority w:val="29"/>
    <w:qFormat/>
    <w:locked/>
    <w:rsid w:val="00502BF8"/>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02BF8"/>
    <w:rPr>
      <w:i/>
      <w:iCs/>
      <w:color w:val="404040" w:themeColor="text1" w:themeTint="BF"/>
    </w:rPr>
  </w:style>
  <w:style w:type="paragraph" w:styleId="ListParagraph">
    <w:name w:val="List Paragraph"/>
    <w:aliases w:val="Num Bullet 1,lp1,Bullet Number,List Paragraph1,lp11,List Paragraph11,Use Case List Paragraph,Bullet List,FooterText,numbered,Paragraphe de liste1,Bulletr List Paragraph,列出段落,列出段落1,List Paragraph2,List Paragraph21,Listeafsnit1,リスト段落1,Steps"/>
    <w:basedOn w:val="Normal"/>
    <w:link w:val="ListParagraphChar"/>
    <w:uiPriority w:val="34"/>
    <w:qFormat/>
    <w:rsid w:val="00AA7AA4"/>
    <w:pPr>
      <w:ind w:left="720"/>
      <w:contextualSpacing/>
    </w:pPr>
  </w:style>
  <w:style w:type="character" w:styleId="IntenseEmphasis">
    <w:name w:val="Intense Emphasis"/>
    <w:basedOn w:val="DefaultParagraphFont"/>
    <w:uiPriority w:val="21"/>
    <w:qFormat/>
    <w:locked/>
    <w:rsid w:val="00502BF8"/>
    <w:rPr>
      <w:b/>
      <w:bCs/>
      <w:i/>
      <w:iCs/>
    </w:rPr>
  </w:style>
  <w:style w:type="paragraph" w:styleId="IntenseQuote">
    <w:name w:val="Intense Quote"/>
    <w:basedOn w:val="Normal"/>
    <w:next w:val="Normal"/>
    <w:link w:val="IntenseQuoteChar"/>
    <w:uiPriority w:val="30"/>
    <w:qFormat/>
    <w:locked/>
    <w:rsid w:val="00502BF8"/>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502BF8"/>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locked/>
    <w:rsid w:val="00502BF8"/>
    <w:rPr>
      <w:b/>
      <w:bCs/>
      <w:smallCaps/>
      <w:spacing w:val="5"/>
      <w:u w:val="single"/>
    </w:rPr>
  </w:style>
  <w:style w:type="table" w:styleId="TableGrid">
    <w:name w:val="Table Grid"/>
    <w:basedOn w:val="TableNormal"/>
    <w:uiPriority w:val="39"/>
    <w:rsid w:val="003C0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aliases w:val="PMO Hyperlink"/>
    <w:basedOn w:val="DefaultParagraphFont"/>
    <w:uiPriority w:val="99"/>
    <w:unhideWhenUsed/>
    <w:rsid w:val="00F03867"/>
    <w:rPr>
      <w:color w:val="467886" w:themeColor="hyperlink"/>
      <w:u w:val="single"/>
    </w:rPr>
  </w:style>
  <w:style w:type="character" w:styleId="UnresolvedMention">
    <w:name w:val="Unresolved Mention"/>
    <w:basedOn w:val="DefaultParagraphFont"/>
    <w:uiPriority w:val="99"/>
    <w:semiHidden/>
    <w:unhideWhenUsed/>
    <w:locked/>
    <w:rsid w:val="00F03867"/>
    <w:rPr>
      <w:color w:val="605E5C"/>
      <w:shd w:val="clear" w:color="auto" w:fill="E1DFDD"/>
    </w:rPr>
  </w:style>
  <w:style w:type="paragraph" w:customStyle="1" w:styleId="Tablebullet1">
    <w:name w:val="Table bullet 1"/>
    <w:basedOn w:val="ListParagraph"/>
    <w:qFormat/>
    <w:rsid w:val="00D77009"/>
    <w:pPr>
      <w:numPr>
        <w:numId w:val="1"/>
      </w:numPr>
      <w:spacing w:before="0"/>
    </w:pPr>
  </w:style>
  <w:style w:type="character" w:customStyle="1" w:styleId="Instructional">
    <w:name w:val="Instructional"/>
    <w:basedOn w:val="DefaultParagraphFont"/>
    <w:uiPriority w:val="1"/>
    <w:rsid w:val="00ED3E6B"/>
    <w:rPr>
      <w:i/>
      <w:iCs/>
      <w:color w:val="950095"/>
    </w:rPr>
  </w:style>
  <w:style w:type="character" w:customStyle="1" w:styleId="Optional">
    <w:name w:val="Optional"/>
    <w:basedOn w:val="DefaultParagraphFont"/>
    <w:uiPriority w:val="1"/>
    <w:rsid w:val="00137D5E"/>
    <w:rPr>
      <w:b/>
      <w:bCs/>
      <w:color w:val="004E9A"/>
    </w:rPr>
  </w:style>
  <w:style w:type="paragraph" w:customStyle="1" w:styleId="Heading1NUM">
    <w:name w:val="Heading 1 NUM"/>
    <w:basedOn w:val="Heading1"/>
    <w:next w:val="Normal"/>
    <w:rsid w:val="001D40AA"/>
    <w:pPr>
      <w:numPr>
        <w:numId w:val="5"/>
      </w:numPr>
      <w:ind w:left="720" w:hanging="720"/>
    </w:pPr>
  </w:style>
  <w:style w:type="paragraph" w:customStyle="1" w:styleId="Heading2NUM">
    <w:name w:val="Heading 2 NUM"/>
    <w:basedOn w:val="Heading2"/>
    <w:next w:val="Normal"/>
    <w:rsid w:val="001D40AA"/>
    <w:pPr>
      <w:numPr>
        <w:ilvl w:val="1"/>
        <w:numId w:val="5"/>
      </w:numPr>
    </w:pPr>
  </w:style>
  <w:style w:type="character" w:styleId="CommentReference">
    <w:name w:val="annotation reference"/>
    <w:basedOn w:val="DefaultParagraphFont"/>
    <w:uiPriority w:val="99"/>
    <w:unhideWhenUsed/>
    <w:rsid w:val="00367815"/>
    <w:rPr>
      <w:sz w:val="16"/>
      <w:szCs w:val="16"/>
    </w:rPr>
  </w:style>
  <w:style w:type="paragraph" w:styleId="CommentText">
    <w:name w:val="annotation text"/>
    <w:basedOn w:val="Normal"/>
    <w:link w:val="CommentTextChar"/>
    <w:unhideWhenUsed/>
    <w:locked/>
    <w:rsid w:val="00367815"/>
    <w:pPr>
      <w:spacing w:before="120"/>
    </w:pPr>
    <w:rPr>
      <w:rFonts w:ascii="Segoe UI" w:hAnsi="Segoe UI"/>
    </w:rPr>
  </w:style>
  <w:style w:type="character" w:customStyle="1" w:styleId="CommentTextChar">
    <w:name w:val="Comment Text Char"/>
    <w:basedOn w:val="DefaultParagraphFont"/>
    <w:link w:val="CommentText"/>
    <w:rsid w:val="00367815"/>
    <w:rPr>
      <w:rFonts w:ascii="Segoe UI" w:hAnsi="Segoe UI"/>
    </w:rPr>
  </w:style>
  <w:style w:type="paragraph" w:customStyle="1" w:styleId="TableText">
    <w:name w:val="Table Text"/>
    <w:aliases w:val="tt"/>
    <w:basedOn w:val="Normal"/>
    <w:link w:val="TableTextChar"/>
    <w:qFormat/>
    <w:rsid w:val="00C64A90"/>
    <w:pPr>
      <w:spacing w:before="0" w:after="120"/>
    </w:pPr>
    <w:rPr>
      <w:szCs w:val="24"/>
    </w:rPr>
  </w:style>
  <w:style w:type="character" w:customStyle="1" w:styleId="TableTextChar">
    <w:name w:val="Table Text Char"/>
    <w:basedOn w:val="DefaultParagraphFont"/>
    <w:link w:val="TableText"/>
    <w:rsid w:val="00E10168"/>
    <w:rPr>
      <w:rFonts w:ascii="Segoe Sans Text" w:hAnsi="Segoe Sans Text" w:cs="Segoe Sans Text"/>
      <w:szCs w:val="24"/>
    </w:rPr>
  </w:style>
  <w:style w:type="table" w:customStyle="1" w:styleId="RFX-SOWTable">
    <w:name w:val="RFX-SOW Table"/>
    <w:basedOn w:val="TableNormal"/>
    <w:uiPriority w:val="99"/>
    <w:rsid w:val="00BD5329"/>
    <w:pPr>
      <w:spacing w:after="0" w:line="240" w:lineRule="auto"/>
    </w:pPr>
    <w:rPr>
      <w:rFonts w:ascii="Segoe Sans Text" w:hAnsi="Segoe Sans Text"/>
    </w:rPr>
    <w:tblPr>
      <w:tblStyleRowBandSize w:val="1"/>
      <w:tblStyleColBandSize w:val="1"/>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D9D9D9" w:themeColor="background1" w:themeShade="D9"/>
      </w:tblBorders>
      <w:tblCellMar>
        <w:top w:w="58" w:type="dxa"/>
        <w:left w:w="86" w:type="dxa"/>
        <w:bottom w:w="58" w:type="dxa"/>
        <w:right w:w="86" w:type="dxa"/>
      </w:tblCellMar>
    </w:tblPr>
    <w:tblStylePr w:type="firstRow">
      <w:pPr>
        <w:jc w:val="left"/>
      </w:pPr>
      <w:rPr>
        <w:b/>
        <w:color w:val="FFFFFF" w:themeColor="background1"/>
      </w:rPr>
      <w:tblPr/>
      <w:trPr>
        <w:cantSplit/>
        <w:tblHeader/>
      </w:trPr>
      <w:tcPr>
        <w:shd w:val="clear" w:color="auto" w:fill="0070C0"/>
        <w:vAlign w:val="center"/>
      </w:tcPr>
    </w:tblStylePr>
    <w:tblStylePr w:type="band1Horz">
      <w:rPr>
        <w:color w:val="auto"/>
      </w:rPr>
    </w:tblStylePr>
    <w:tblStylePr w:type="band2Horz">
      <w:tblPr/>
      <w:tcPr>
        <w:shd w:val="clear" w:color="auto" w:fill="F2F2F2" w:themeFill="background1" w:themeFillShade="F2"/>
      </w:tcPr>
    </w:tblStylePr>
  </w:style>
  <w:style w:type="paragraph" w:styleId="Header">
    <w:name w:val="header"/>
    <w:basedOn w:val="Normal"/>
    <w:link w:val="HeaderChar"/>
    <w:uiPriority w:val="99"/>
    <w:unhideWhenUsed/>
    <w:locked/>
    <w:rsid w:val="005B28D0"/>
    <w:pPr>
      <w:tabs>
        <w:tab w:val="center" w:pos="4680"/>
        <w:tab w:val="right" w:pos="9360"/>
      </w:tabs>
    </w:pPr>
  </w:style>
  <w:style w:type="paragraph" w:styleId="CommentSubject">
    <w:name w:val="annotation subject"/>
    <w:basedOn w:val="CommentText"/>
    <w:next w:val="CommentText"/>
    <w:link w:val="CommentSubjectChar"/>
    <w:uiPriority w:val="99"/>
    <w:semiHidden/>
    <w:unhideWhenUsed/>
    <w:locked/>
    <w:rsid w:val="005608E4"/>
    <w:pPr>
      <w:spacing w:before="240" w:after="160"/>
    </w:pPr>
    <w:rPr>
      <w:rFonts w:asciiTheme="minorHAnsi" w:hAnsiTheme="minorHAnsi"/>
      <w:b/>
      <w:bCs/>
    </w:rPr>
  </w:style>
  <w:style w:type="character" w:customStyle="1" w:styleId="CommentSubjectChar">
    <w:name w:val="Comment Subject Char"/>
    <w:basedOn w:val="CommentTextChar"/>
    <w:link w:val="CommentSubject"/>
    <w:uiPriority w:val="99"/>
    <w:semiHidden/>
    <w:rsid w:val="005608E4"/>
    <w:rPr>
      <w:rFonts w:ascii="Segoe UI" w:hAnsi="Segoe UI"/>
      <w:b/>
      <w:bCs/>
      <w:sz w:val="20"/>
      <w:szCs w:val="20"/>
    </w:rPr>
  </w:style>
  <w:style w:type="paragraph" w:customStyle="1" w:styleId="Bullet1">
    <w:name w:val="Bullet 1"/>
    <w:basedOn w:val="ListParagraph"/>
    <w:next w:val="Normal"/>
    <w:rsid w:val="00CB5EA0"/>
    <w:pPr>
      <w:numPr>
        <w:numId w:val="3"/>
      </w:numPr>
      <w:ind w:left="360"/>
    </w:pPr>
  </w:style>
  <w:style w:type="paragraph" w:customStyle="1" w:styleId="Bullet2">
    <w:name w:val="Bullet 2"/>
    <w:basedOn w:val="Bullet1"/>
    <w:rsid w:val="00D90E4D"/>
    <w:pPr>
      <w:numPr>
        <w:ilvl w:val="1"/>
      </w:numPr>
      <w:spacing w:before="120"/>
      <w:ind w:left="720"/>
    </w:pPr>
  </w:style>
  <w:style w:type="paragraph" w:customStyle="1" w:styleId="Bullet3">
    <w:name w:val="Bullet 3"/>
    <w:basedOn w:val="Bullet2"/>
    <w:rsid w:val="00EF38DC"/>
    <w:pPr>
      <w:numPr>
        <w:ilvl w:val="2"/>
      </w:numPr>
      <w:ind w:left="1080"/>
    </w:pPr>
  </w:style>
  <w:style w:type="paragraph" w:customStyle="1" w:styleId="Heading3NUM">
    <w:name w:val="Heading 3 NUM"/>
    <w:basedOn w:val="Heading3"/>
    <w:next w:val="Normal"/>
    <w:rsid w:val="00251309"/>
    <w:pPr>
      <w:numPr>
        <w:ilvl w:val="2"/>
        <w:numId w:val="5"/>
      </w:numPr>
    </w:pPr>
  </w:style>
  <w:style w:type="paragraph" w:customStyle="1" w:styleId="Heading4NUM">
    <w:name w:val="Heading 4 NUM"/>
    <w:basedOn w:val="Heading4"/>
    <w:next w:val="Normal"/>
    <w:rsid w:val="001D40AA"/>
    <w:pPr>
      <w:numPr>
        <w:ilvl w:val="3"/>
        <w:numId w:val="5"/>
      </w:numPr>
      <w:ind w:left="720" w:hanging="720"/>
    </w:pPr>
  </w:style>
  <w:style w:type="paragraph" w:styleId="Caption">
    <w:name w:val="caption"/>
    <w:basedOn w:val="Normal"/>
    <w:next w:val="Normal"/>
    <w:uiPriority w:val="35"/>
    <w:unhideWhenUsed/>
    <w:qFormat/>
    <w:rsid w:val="009C42E0"/>
    <w:pPr>
      <w:spacing w:before="200" w:after="200"/>
    </w:pPr>
    <w:rPr>
      <w:b/>
      <w:bCs/>
      <w:smallCaps/>
      <w:color w:val="595959" w:themeColor="text1" w:themeTint="A6"/>
      <w:spacing w:val="6"/>
    </w:rPr>
  </w:style>
  <w:style w:type="paragraph" w:customStyle="1" w:styleId="Caption-Table-Above">
    <w:name w:val="Caption - Table - Above"/>
    <w:basedOn w:val="Caption"/>
    <w:rsid w:val="0004373C"/>
    <w:pPr>
      <w:keepNext/>
    </w:pPr>
    <w:rPr>
      <w:b w:val="0"/>
      <w:i/>
      <w:smallCaps w:val="0"/>
      <w:color w:val="0070C0"/>
      <w:sz w:val="18"/>
    </w:rPr>
  </w:style>
  <w:style w:type="paragraph" w:customStyle="1" w:styleId="Caption-Figure-Below">
    <w:name w:val="Caption - Figure - Below"/>
    <w:basedOn w:val="Caption-Table-Above"/>
    <w:rsid w:val="009D39A1"/>
    <w:pPr>
      <w:jc w:val="center"/>
    </w:pPr>
  </w:style>
  <w:style w:type="character" w:customStyle="1" w:styleId="HeaderChar">
    <w:name w:val="Header Char"/>
    <w:basedOn w:val="DefaultParagraphFont"/>
    <w:link w:val="Header"/>
    <w:uiPriority w:val="99"/>
    <w:rsid w:val="005B28D0"/>
    <w:rPr>
      <w:rFonts w:ascii="Segoe Sans Text" w:hAnsi="Segoe Sans Text"/>
    </w:rPr>
  </w:style>
  <w:style w:type="paragraph" w:styleId="Footer">
    <w:name w:val="footer"/>
    <w:basedOn w:val="Normal"/>
    <w:link w:val="FooterChar"/>
    <w:uiPriority w:val="99"/>
    <w:unhideWhenUsed/>
    <w:locked/>
    <w:rsid w:val="005B28D0"/>
    <w:pPr>
      <w:tabs>
        <w:tab w:val="center" w:pos="4680"/>
        <w:tab w:val="right" w:pos="9360"/>
      </w:tabs>
    </w:pPr>
  </w:style>
  <w:style w:type="character" w:customStyle="1" w:styleId="FooterChar">
    <w:name w:val="Footer Char"/>
    <w:basedOn w:val="DefaultParagraphFont"/>
    <w:link w:val="Footer"/>
    <w:uiPriority w:val="99"/>
    <w:rsid w:val="005B28D0"/>
    <w:rPr>
      <w:rFonts w:ascii="Segoe Sans Text" w:hAnsi="Segoe Sans Text"/>
    </w:rPr>
  </w:style>
  <w:style w:type="character" w:styleId="PlaceholderText">
    <w:name w:val="Placeholder Text"/>
    <w:basedOn w:val="DefaultParagraphFont"/>
    <w:uiPriority w:val="99"/>
    <w:semiHidden/>
    <w:locked/>
    <w:rsid w:val="0027317A"/>
  </w:style>
  <w:style w:type="paragraph" w:customStyle="1" w:styleId="03-TOCFigListTableListHeadingMS">
    <w:name w:val="03 - TOC_Fig List_Table List Heading MS"/>
    <w:basedOn w:val="Normal"/>
    <w:locked/>
    <w:rsid w:val="00616461"/>
    <w:pPr>
      <w:keepNext/>
      <w:keepLines/>
      <w:spacing w:before="120"/>
      <w:outlineLvl w:val="0"/>
    </w:pPr>
    <w:rPr>
      <w:rFonts w:ascii="Segoe UI Semibold" w:hAnsi="Segoe UI Semibold"/>
      <w:color w:val="000000" w:themeColor="text1"/>
      <w:sz w:val="44"/>
      <w:szCs w:val="44"/>
    </w:rPr>
  </w:style>
  <w:style w:type="paragraph" w:styleId="TOCHeading">
    <w:name w:val="TOC Heading"/>
    <w:basedOn w:val="Heading1"/>
    <w:next w:val="Normal"/>
    <w:uiPriority w:val="39"/>
    <w:unhideWhenUsed/>
    <w:qFormat/>
    <w:rsid w:val="00502BF8"/>
    <w:pPr>
      <w:outlineLvl w:val="9"/>
    </w:pPr>
  </w:style>
  <w:style w:type="paragraph" w:styleId="TableofFigures">
    <w:name w:val="table of figures"/>
    <w:basedOn w:val="Normal"/>
    <w:next w:val="Normal"/>
    <w:uiPriority w:val="99"/>
    <w:unhideWhenUsed/>
    <w:rsid w:val="00AB5CF9"/>
  </w:style>
  <w:style w:type="paragraph" w:styleId="TOC2">
    <w:name w:val="toc 2"/>
    <w:basedOn w:val="Normal"/>
    <w:next w:val="Normal"/>
    <w:autoRedefine/>
    <w:uiPriority w:val="39"/>
    <w:unhideWhenUsed/>
    <w:rsid w:val="000A2283"/>
    <w:pPr>
      <w:tabs>
        <w:tab w:val="left" w:pos="720"/>
        <w:tab w:val="right" w:leader="dot" w:pos="9350"/>
      </w:tabs>
      <w:spacing w:before="120" w:after="60"/>
      <w:ind w:left="216"/>
    </w:pPr>
    <w:rPr>
      <w:noProof/>
    </w:rPr>
  </w:style>
  <w:style w:type="paragraph" w:styleId="TOC1">
    <w:name w:val="toc 1"/>
    <w:basedOn w:val="Normal"/>
    <w:next w:val="Normal"/>
    <w:autoRedefine/>
    <w:uiPriority w:val="39"/>
    <w:unhideWhenUsed/>
    <w:rsid w:val="00195083"/>
    <w:pPr>
      <w:spacing w:before="120" w:after="60"/>
    </w:pPr>
    <w:rPr>
      <w:b/>
    </w:rPr>
  </w:style>
  <w:style w:type="paragraph" w:styleId="TOC3">
    <w:name w:val="toc 3"/>
    <w:basedOn w:val="Normal"/>
    <w:next w:val="Normal"/>
    <w:autoRedefine/>
    <w:uiPriority w:val="39"/>
    <w:unhideWhenUsed/>
    <w:locked/>
    <w:rsid w:val="00AB5CF9"/>
    <w:pPr>
      <w:spacing w:after="100" w:line="259" w:lineRule="auto"/>
      <w:ind w:left="440"/>
    </w:pPr>
    <w:rPr>
      <w:rFonts w:cs="Times New Roman"/>
    </w:rPr>
  </w:style>
  <w:style w:type="paragraph" w:customStyle="1" w:styleId="03-DisclaimerMS">
    <w:name w:val="03 - Disclaimer MS"/>
    <w:basedOn w:val="Normal"/>
    <w:locked/>
    <w:rsid w:val="00414B1D"/>
    <w:pPr>
      <w:spacing w:after="240"/>
    </w:pPr>
    <w:rPr>
      <w:rFonts w:ascii="Segoe UI" w:hAnsi="Segoe UI"/>
      <w:color w:val="75757A"/>
      <w:sz w:val="18"/>
    </w:rPr>
  </w:style>
  <w:style w:type="character" w:styleId="Mention">
    <w:name w:val="Mention"/>
    <w:basedOn w:val="DefaultParagraphFont"/>
    <w:uiPriority w:val="99"/>
    <w:unhideWhenUsed/>
    <w:locked/>
    <w:rsid w:val="00E55C47"/>
    <w:rPr>
      <w:color w:val="2B579A"/>
      <w:shd w:val="clear" w:color="auto" w:fill="E1DFDD"/>
    </w:rPr>
  </w:style>
  <w:style w:type="paragraph" w:styleId="Revision">
    <w:name w:val="Revision"/>
    <w:hidden/>
    <w:uiPriority w:val="99"/>
    <w:semiHidden/>
    <w:rsid w:val="00DE69D2"/>
    <w:pPr>
      <w:spacing w:after="0" w:line="240" w:lineRule="auto"/>
    </w:pPr>
    <w:rPr>
      <w:rFonts w:ascii="Segoe Sans Text" w:hAnsi="Segoe Sans Text" w:cs="Segoe Sans Text"/>
    </w:rPr>
  </w:style>
  <w:style w:type="character" w:styleId="FollowedHyperlink">
    <w:name w:val="FollowedHyperlink"/>
    <w:basedOn w:val="DefaultParagraphFont"/>
    <w:uiPriority w:val="99"/>
    <w:semiHidden/>
    <w:unhideWhenUsed/>
    <w:locked/>
    <w:rsid w:val="00E1350E"/>
    <w:rPr>
      <w:color w:val="96607D" w:themeColor="followedHyperlink"/>
      <w:u w:val="single"/>
    </w:rPr>
  </w:style>
  <w:style w:type="paragraph" w:customStyle="1" w:styleId="Bulletlist">
    <w:name w:val="Bullet list"/>
    <w:basedOn w:val="ListParagraph"/>
    <w:link w:val="BulletlistChar"/>
    <w:qFormat/>
    <w:locked/>
    <w:rsid w:val="00250F41"/>
    <w:pPr>
      <w:spacing w:before="120" w:line="256" w:lineRule="auto"/>
      <w:ind w:left="360" w:hanging="360"/>
    </w:pPr>
    <w:rPr>
      <w:rFonts w:ascii="Segoe UI" w:eastAsia="SimSun" w:hAnsi="Segoe UI" w:cs="Segoe UI"/>
      <w:lang w:val="en-AU"/>
    </w:rPr>
  </w:style>
  <w:style w:type="paragraph" w:customStyle="1" w:styleId="IPDevelopmentGuidance">
    <w:name w:val="IP Development Guidance"/>
    <w:basedOn w:val="Normal"/>
    <w:link w:val="IPDevelopmentGuidanceChar"/>
    <w:locked/>
    <w:rsid w:val="0068272C"/>
    <w:pPr>
      <w:shd w:val="clear" w:color="auto" w:fill="F2F2F2"/>
      <w:spacing w:before="120" w:line="276" w:lineRule="auto"/>
    </w:pPr>
    <w:rPr>
      <w:rFonts w:ascii="Segoe UI" w:hAnsi="Segoe UI"/>
      <w:color w:val="00B050"/>
    </w:rPr>
  </w:style>
  <w:style w:type="character" w:customStyle="1" w:styleId="IPDevelopmentGuidanceChar">
    <w:name w:val="IP Development Guidance Char"/>
    <w:basedOn w:val="DefaultParagraphFont"/>
    <w:link w:val="IPDevelopmentGuidance"/>
    <w:rsid w:val="0068272C"/>
    <w:rPr>
      <w:rFonts w:ascii="Segoe UI" w:hAnsi="Segoe UI"/>
      <w:color w:val="00B050"/>
      <w:shd w:val="clear" w:color="auto" w:fill="F2F2F2"/>
    </w:rPr>
  </w:style>
  <w:style w:type="paragraph" w:styleId="NormalWeb">
    <w:name w:val="Normal (Web)"/>
    <w:basedOn w:val="Normal"/>
    <w:link w:val="NormalWebChar"/>
    <w:uiPriority w:val="99"/>
    <w:unhideWhenUsed/>
    <w:locked/>
    <w:rsid w:val="0068272C"/>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68272C"/>
    <w:rPr>
      <w:rFonts w:ascii="Times New Roman" w:eastAsia="Times New Roman" w:hAnsi="Times New Roman" w:cs="Times New Roman"/>
      <w:sz w:val="24"/>
      <w:szCs w:val="24"/>
    </w:rPr>
  </w:style>
  <w:style w:type="character" w:customStyle="1" w:styleId="InstructionalChar">
    <w:name w:val="Instructional Char"/>
    <w:basedOn w:val="DefaultParagraphFont"/>
    <w:locked/>
    <w:rsid w:val="00E32952"/>
    <w:rPr>
      <w:rFonts w:ascii="Segoe UI" w:hAnsi="Segoe UI"/>
      <w:i/>
      <w:color w:val="FF00FF"/>
      <w:sz w:val="20"/>
    </w:rPr>
  </w:style>
  <w:style w:type="character" w:customStyle="1" w:styleId="ListParagraphChar">
    <w:name w:val="List Paragraph Char"/>
    <w:aliases w:val="Num Bullet 1 Char,lp1 Char,Bullet Number Char,List Paragraph1 Char,lp11 Char,List Paragraph11 Char,Use Case List Paragraph Char,Bullet List Char,FooterText Char,numbered Char,Paragraphe de liste1 Char,Bulletr List Paragraph Char"/>
    <w:basedOn w:val="DefaultParagraphFont"/>
    <w:link w:val="ListParagraph"/>
    <w:uiPriority w:val="34"/>
    <w:qFormat/>
    <w:rsid w:val="0081643B"/>
  </w:style>
  <w:style w:type="paragraph" w:customStyle="1" w:styleId="paragraph">
    <w:name w:val="paragraph"/>
    <w:basedOn w:val="Normal"/>
    <w:locked/>
    <w:rsid w:val="007741FC"/>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locked/>
    <w:rsid w:val="007741FC"/>
  </w:style>
  <w:style w:type="character" w:customStyle="1" w:styleId="eop">
    <w:name w:val="eop"/>
    <w:basedOn w:val="DefaultParagraphFont"/>
    <w:locked/>
    <w:rsid w:val="007741FC"/>
  </w:style>
  <w:style w:type="numbering" w:customStyle="1" w:styleId="NumberBulletStylesMS">
    <w:name w:val="Number Bullet Styles MS"/>
    <w:uiPriority w:val="99"/>
    <w:locked/>
    <w:rsid w:val="007741FC"/>
    <w:pPr>
      <w:numPr>
        <w:numId w:val="6"/>
      </w:numPr>
    </w:pPr>
  </w:style>
  <w:style w:type="character" w:customStyle="1" w:styleId="BulletlistChar">
    <w:name w:val="Bullet list Char"/>
    <w:basedOn w:val="ListParagraphChar"/>
    <w:link w:val="Bulletlist"/>
    <w:rsid w:val="007741FC"/>
    <w:rPr>
      <w:rFonts w:ascii="Segoe UI" w:eastAsia="SimSun" w:hAnsi="Segoe UI" w:cs="Segoe UI"/>
      <w:lang w:val="en-AU"/>
    </w:rPr>
  </w:style>
  <w:style w:type="paragraph" w:customStyle="1" w:styleId="xxbulletlist">
    <w:name w:val="x_xbulletlist"/>
    <w:basedOn w:val="Normal"/>
    <w:locked/>
    <w:rsid w:val="007741F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locked/>
    <w:rsid w:val="00502BF8"/>
    <w:rPr>
      <w:b/>
      <w:bCs/>
    </w:rPr>
  </w:style>
  <w:style w:type="paragraph" w:customStyle="1" w:styleId="Tablebullet2">
    <w:name w:val="Table bullet 2"/>
    <w:basedOn w:val="Tablebullet1"/>
    <w:qFormat/>
    <w:rsid w:val="00EF71ED"/>
    <w:pPr>
      <w:numPr>
        <w:numId w:val="8"/>
      </w:numPr>
      <w:ind w:left="720"/>
    </w:pPr>
  </w:style>
  <w:style w:type="character" w:styleId="Emphasis">
    <w:name w:val="Emphasis"/>
    <w:basedOn w:val="DefaultParagraphFont"/>
    <w:uiPriority w:val="20"/>
    <w:qFormat/>
    <w:locked/>
    <w:rsid w:val="00502BF8"/>
    <w:rPr>
      <w:i/>
      <w:iCs/>
    </w:rPr>
  </w:style>
  <w:style w:type="paragraph" w:styleId="NoSpacing">
    <w:name w:val="No Spacing"/>
    <w:uiPriority w:val="1"/>
    <w:qFormat/>
    <w:locked/>
    <w:rsid w:val="00502BF8"/>
    <w:pPr>
      <w:spacing w:after="0" w:line="240" w:lineRule="auto"/>
    </w:pPr>
  </w:style>
  <w:style w:type="character" w:styleId="SubtleEmphasis">
    <w:name w:val="Subtle Emphasis"/>
    <w:basedOn w:val="DefaultParagraphFont"/>
    <w:uiPriority w:val="19"/>
    <w:qFormat/>
    <w:locked/>
    <w:rsid w:val="00502BF8"/>
    <w:rPr>
      <w:i/>
      <w:iCs/>
      <w:color w:val="404040" w:themeColor="text1" w:themeTint="BF"/>
    </w:rPr>
  </w:style>
  <w:style w:type="character" w:styleId="SubtleReference">
    <w:name w:val="Subtle Reference"/>
    <w:basedOn w:val="DefaultParagraphFont"/>
    <w:uiPriority w:val="31"/>
    <w:qFormat/>
    <w:locked/>
    <w:rsid w:val="00502BF8"/>
    <w:rPr>
      <w:smallCaps/>
      <w:color w:val="404040" w:themeColor="text1" w:themeTint="BF"/>
      <w:u w:val="single" w:color="7F7F7F" w:themeColor="text1" w:themeTint="80"/>
    </w:rPr>
  </w:style>
  <w:style w:type="character" w:styleId="BookTitle">
    <w:name w:val="Book Title"/>
    <w:basedOn w:val="DefaultParagraphFont"/>
    <w:uiPriority w:val="33"/>
    <w:qFormat/>
    <w:locked/>
    <w:rsid w:val="00502BF8"/>
    <w:rPr>
      <w:b/>
      <w:bCs/>
      <w:smallCaps/>
    </w:rPr>
  </w:style>
  <w:style w:type="paragraph" w:styleId="ListNumber">
    <w:name w:val="List Number"/>
    <w:basedOn w:val="Normal"/>
    <w:uiPriority w:val="99"/>
    <w:unhideWhenUsed/>
    <w:locked/>
    <w:rsid w:val="00AD1E21"/>
    <w:pPr>
      <w:numPr>
        <w:numId w:val="7"/>
      </w:numPr>
      <w:contextualSpacing/>
    </w:pPr>
  </w:style>
  <w:style w:type="character" w:customStyle="1" w:styleId="OptionalChar">
    <w:name w:val="Optional Char"/>
    <w:basedOn w:val="DefaultParagraphFont"/>
    <w:rsid w:val="00760DD4"/>
    <w:rPr>
      <w:rFonts w:ascii="Segoe UI" w:hAnsi="Segoe UI"/>
      <w:b/>
      <w:bCs/>
      <w:color w:val="007BB8"/>
      <w:sz w:val="20"/>
    </w:rPr>
  </w:style>
  <w:style w:type="paragraph" w:customStyle="1" w:styleId="Optional-BulletList">
    <w:name w:val="Optional - Bullet List"/>
    <w:basedOn w:val="Normal"/>
    <w:link w:val="Optional-BulletListChar"/>
    <w:autoRedefine/>
    <w:qFormat/>
    <w:rsid w:val="00760DD4"/>
    <w:pPr>
      <w:spacing w:before="0"/>
      <w:ind w:left="360"/>
    </w:pPr>
    <w:rPr>
      <w:rFonts w:ascii="Segoe UI" w:eastAsiaTheme="minorHAnsi" w:hAnsi="Segoe UI"/>
      <w:szCs w:val="22"/>
    </w:rPr>
  </w:style>
  <w:style w:type="character" w:customStyle="1" w:styleId="Optional-BulletListChar">
    <w:name w:val="Optional - Bullet List Char"/>
    <w:basedOn w:val="DefaultParagraphFont"/>
    <w:link w:val="Optional-BulletList"/>
    <w:rsid w:val="00760DD4"/>
    <w:rPr>
      <w:rFonts w:ascii="Segoe UI" w:eastAsiaTheme="minorHAnsi" w:hAnsi="Segoe UI"/>
      <w:szCs w:val="22"/>
    </w:rPr>
  </w:style>
  <w:style w:type="paragraph" w:styleId="ListBullet">
    <w:name w:val="List Bullet"/>
    <w:basedOn w:val="Normal"/>
    <w:uiPriority w:val="4"/>
    <w:unhideWhenUsed/>
    <w:locked/>
    <w:rsid w:val="00497F9F"/>
    <w:pPr>
      <w:numPr>
        <w:numId w:val="9"/>
      </w:numPr>
      <w:contextualSpacing/>
    </w:pPr>
  </w:style>
  <w:style w:type="paragraph" w:styleId="ListBullet2">
    <w:name w:val="List Bullet 2"/>
    <w:basedOn w:val="Normal"/>
    <w:uiPriority w:val="99"/>
    <w:unhideWhenUsed/>
    <w:locked/>
    <w:rsid w:val="00722164"/>
    <w:pPr>
      <w:numPr>
        <w:numId w:val="10"/>
      </w:numPr>
      <w:contextualSpacing/>
    </w:pPr>
  </w:style>
  <w:style w:type="paragraph" w:styleId="ListBullet3">
    <w:name w:val="List Bullet 3"/>
    <w:basedOn w:val="Normal"/>
    <w:uiPriority w:val="99"/>
    <w:unhideWhenUsed/>
    <w:locked/>
    <w:rsid w:val="00C5656B"/>
    <w:pPr>
      <w:numPr>
        <w:numId w:val="11"/>
      </w:numPr>
      <w:contextualSpacing/>
    </w:pPr>
  </w:style>
  <w:style w:type="table" w:customStyle="1" w:styleId="TableGrid1">
    <w:name w:val="Table Grid1"/>
    <w:basedOn w:val="TableNormal"/>
    <w:next w:val="TableGrid"/>
    <w:uiPriority w:val="39"/>
    <w:rsid w:val="00AE3D8D"/>
    <w:pPr>
      <w:spacing w:after="0" w:line="240" w:lineRule="auto"/>
    </w:pPr>
    <w:rPr>
      <w:rFonts w:eastAsiaTheme="minorHAnsi"/>
      <w:sz w:val="22"/>
      <w:szCs w:val="22"/>
    </w:rPr>
    <w:tblPr/>
  </w:style>
  <w:style w:type="paragraph" w:customStyle="1" w:styleId="TableBullet10">
    <w:name w:val="Table Bullet 1"/>
    <w:basedOn w:val="Bulletlist"/>
    <w:link w:val="TableBullet1Char"/>
    <w:qFormat/>
    <w:rsid w:val="00AE3D8D"/>
    <w:pPr>
      <w:numPr>
        <w:numId w:val="4"/>
      </w:numPr>
      <w:spacing w:after="120" w:line="240" w:lineRule="auto"/>
    </w:pPr>
    <w:rPr>
      <w:rFonts w:eastAsiaTheme="minorHAnsi" w:cstheme="minorBidi"/>
      <w:szCs w:val="22"/>
      <w:lang w:val="en-US"/>
    </w:rPr>
  </w:style>
  <w:style w:type="paragraph" w:customStyle="1" w:styleId="Table-Header">
    <w:name w:val="Table - Header"/>
    <w:basedOn w:val="Normal"/>
    <w:link w:val="Table-HeaderChar"/>
    <w:qFormat/>
    <w:rsid w:val="00AE3D8D"/>
    <w:pPr>
      <w:spacing w:before="120" w:after="120"/>
    </w:pPr>
    <w:rPr>
      <w:rFonts w:ascii="Segoe UI" w:eastAsiaTheme="minorHAnsi" w:hAnsi="Segoe UI"/>
      <w:b/>
      <w:color w:val="FFFFFF" w:themeColor="background1"/>
      <w:szCs w:val="22"/>
    </w:rPr>
  </w:style>
  <w:style w:type="character" w:customStyle="1" w:styleId="Table-HeaderChar">
    <w:name w:val="Table - Header Char"/>
    <w:basedOn w:val="DefaultParagraphFont"/>
    <w:link w:val="Table-Header"/>
    <w:rsid w:val="00AE3D8D"/>
    <w:rPr>
      <w:rFonts w:ascii="Segoe UI" w:eastAsiaTheme="minorHAnsi" w:hAnsi="Segoe UI"/>
      <w:b/>
      <w:color w:val="FFFFFF" w:themeColor="background1"/>
      <w:szCs w:val="22"/>
    </w:rPr>
  </w:style>
  <w:style w:type="character" w:customStyle="1" w:styleId="TableBullet1Char">
    <w:name w:val="Table Bullet 1 Char"/>
    <w:basedOn w:val="DefaultParagraphFont"/>
    <w:link w:val="TableBullet10"/>
    <w:locked/>
    <w:rsid w:val="00AE3D8D"/>
    <w:rPr>
      <w:rFonts w:ascii="Segoe UI" w:eastAsiaTheme="minorHAnsi" w:hAnsi="Segoe UI"/>
      <w:szCs w:val="22"/>
    </w:rPr>
  </w:style>
  <w:style w:type="numbering" w:customStyle="1" w:styleId="Style1">
    <w:name w:val="Style1"/>
    <w:uiPriority w:val="99"/>
    <w:rsid w:val="00AF52A7"/>
    <w:pPr>
      <w:numPr>
        <w:numId w:val="13"/>
      </w:numPr>
    </w:pPr>
  </w:style>
  <w:style w:type="table" w:styleId="GridTable1Light-Accent3">
    <w:name w:val="Grid Table 1 Light Accent 3"/>
    <w:basedOn w:val="TableNormal"/>
    <w:uiPriority w:val="46"/>
    <w:locked/>
    <w:rsid w:val="00AF52A7"/>
    <w:pPr>
      <w:spacing w:after="0" w:line="240" w:lineRule="auto"/>
    </w:pPr>
    <w:rPr>
      <w:rFonts w:eastAsiaTheme="minorHAnsi"/>
      <w:sz w:val="22"/>
      <w:szCs w:val="22"/>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character" w:customStyle="1" w:styleId="NormalboldChar">
    <w:name w:val="Normal bold Char"/>
    <w:basedOn w:val="DefaultParagraphFont"/>
    <w:link w:val="Normalbold"/>
    <w:locked/>
    <w:rsid w:val="00B10920"/>
    <w:rPr>
      <w:rFonts w:ascii="Segoe UI" w:hAnsi="Segoe UI" w:cs="Segoe UI"/>
      <w:b/>
      <w:bCs/>
    </w:rPr>
  </w:style>
  <w:style w:type="paragraph" w:customStyle="1" w:styleId="Normalbold">
    <w:name w:val="Normal bold"/>
    <w:basedOn w:val="Normal"/>
    <w:link w:val="NormalboldChar"/>
    <w:qFormat/>
    <w:rsid w:val="00B10920"/>
    <w:pPr>
      <w:spacing w:before="120" w:after="120"/>
    </w:pPr>
    <w:rPr>
      <w:rFonts w:ascii="Segoe UI" w:hAnsi="Segoe UI" w:cs="Segoe UI"/>
      <w:b/>
      <w:bCs/>
    </w:rPr>
  </w:style>
  <w:style w:type="paragraph" w:customStyle="1" w:styleId="TableHeading-10pt">
    <w:name w:val="Table Heading - 10 pt"/>
    <w:basedOn w:val="Table-Header"/>
    <w:uiPriority w:val="4"/>
    <w:qFormat/>
    <w:rsid w:val="00B10920"/>
    <w:rPr>
      <w:rFonts w:cs="Segoe UI"/>
      <w:sz w:val="22"/>
      <w:lang w:val="en-CA"/>
    </w:rPr>
  </w:style>
  <w:style w:type="paragraph" w:styleId="FootnoteText">
    <w:name w:val="footnote text"/>
    <w:basedOn w:val="Normal"/>
    <w:link w:val="FootnoteTextChar"/>
    <w:uiPriority w:val="99"/>
    <w:unhideWhenUsed/>
    <w:locked/>
    <w:rsid w:val="00835C5F"/>
    <w:pPr>
      <w:spacing w:before="120"/>
    </w:pPr>
    <w:rPr>
      <w:rFonts w:ascii="Segoe UI" w:eastAsiaTheme="minorHAnsi" w:hAnsi="Segoe UI"/>
    </w:rPr>
  </w:style>
  <w:style w:type="character" w:customStyle="1" w:styleId="FootnoteTextChar">
    <w:name w:val="Footnote Text Char"/>
    <w:basedOn w:val="DefaultParagraphFont"/>
    <w:link w:val="FootnoteText"/>
    <w:uiPriority w:val="99"/>
    <w:rsid w:val="00835C5F"/>
    <w:rPr>
      <w:rFonts w:ascii="Segoe UI" w:eastAsiaTheme="minorHAnsi" w:hAnsi="Segoe UI"/>
    </w:rPr>
  </w:style>
  <w:style w:type="character" w:styleId="FootnoteReference">
    <w:name w:val="footnote reference"/>
    <w:basedOn w:val="DefaultParagraphFont"/>
    <w:uiPriority w:val="99"/>
    <w:semiHidden/>
    <w:unhideWhenUsed/>
    <w:locked/>
    <w:rsid w:val="00835C5F"/>
    <w:rPr>
      <w:vertAlign w:val="superscript"/>
    </w:rPr>
  </w:style>
  <w:style w:type="paragraph" w:customStyle="1" w:styleId="References">
    <w:name w:val="References"/>
    <w:basedOn w:val="Normal"/>
    <w:link w:val="ReferencesChar"/>
    <w:qFormat/>
    <w:rsid w:val="00576189"/>
    <w:pPr>
      <w:widowControl w:val="0"/>
      <w:spacing w:before="120" w:after="120" w:line="259" w:lineRule="auto"/>
    </w:pPr>
    <w:rPr>
      <w:rFonts w:ascii="Segoe UI" w:eastAsiaTheme="minorHAnsi" w:hAnsi="Segoe UI"/>
      <w:i/>
      <w:szCs w:val="22"/>
      <w:u w:val="single"/>
      <w:lang w:eastAsia="en-AU"/>
    </w:rPr>
  </w:style>
  <w:style w:type="character" w:customStyle="1" w:styleId="ReferencesChar">
    <w:name w:val="References Char"/>
    <w:basedOn w:val="DefaultParagraphFont"/>
    <w:link w:val="References"/>
    <w:rsid w:val="00576189"/>
    <w:rPr>
      <w:rFonts w:ascii="Segoe UI" w:eastAsiaTheme="minorHAnsi" w:hAnsi="Segoe UI"/>
      <w:i/>
      <w:szCs w:val="22"/>
      <w:u w:val="single"/>
      <w:lang w:eastAsia="en-AU"/>
    </w:rPr>
  </w:style>
  <w:style w:type="character" w:customStyle="1" w:styleId="highlightwordmagenta">
    <w:name w:val="highlightword_magenta"/>
    <w:basedOn w:val="DefaultParagraphFont"/>
    <w:rsid w:val="00AA0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38147">
      <w:bodyDiv w:val="1"/>
      <w:marLeft w:val="0"/>
      <w:marRight w:val="0"/>
      <w:marTop w:val="0"/>
      <w:marBottom w:val="0"/>
      <w:divBdr>
        <w:top w:val="none" w:sz="0" w:space="0" w:color="auto"/>
        <w:left w:val="none" w:sz="0" w:space="0" w:color="auto"/>
        <w:bottom w:val="none" w:sz="0" w:space="0" w:color="auto"/>
        <w:right w:val="none" w:sz="0" w:space="0" w:color="auto"/>
      </w:divBdr>
      <w:divsChild>
        <w:div w:id="179395671">
          <w:marLeft w:val="0"/>
          <w:marRight w:val="0"/>
          <w:marTop w:val="0"/>
          <w:marBottom w:val="0"/>
          <w:divBdr>
            <w:top w:val="none" w:sz="0" w:space="0" w:color="auto"/>
            <w:left w:val="none" w:sz="0" w:space="0" w:color="auto"/>
            <w:bottom w:val="none" w:sz="0" w:space="0" w:color="auto"/>
            <w:right w:val="none" w:sz="0" w:space="0" w:color="auto"/>
          </w:divBdr>
          <w:divsChild>
            <w:div w:id="1073545990">
              <w:marLeft w:val="0"/>
              <w:marRight w:val="0"/>
              <w:marTop w:val="0"/>
              <w:marBottom w:val="0"/>
              <w:divBdr>
                <w:top w:val="none" w:sz="0" w:space="0" w:color="auto"/>
                <w:left w:val="none" w:sz="0" w:space="0" w:color="auto"/>
                <w:bottom w:val="none" w:sz="0" w:space="0" w:color="auto"/>
                <w:right w:val="none" w:sz="0" w:space="0" w:color="auto"/>
              </w:divBdr>
              <w:divsChild>
                <w:div w:id="489758416">
                  <w:marLeft w:val="0"/>
                  <w:marRight w:val="0"/>
                  <w:marTop w:val="0"/>
                  <w:marBottom w:val="0"/>
                  <w:divBdr>
                    <w:top w:val="none" w:sz="0" w:space="0" w:color="auto"/>
                    <w:left w:val="none" w:sz="0" w:space="0" w:color="auto"/>
                    <w:bottom w:val="none" w:sz="0" w:space="0" w:color="auto"/>
                    <w:right w:val="none" w:sz="0" w:space="0" w:color="auto"/>
                  </w:divBdr>
                </w:div>
                <w:div w:id="7380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241">
          <w:marLeft w:val="0"/>
          <w:marRight w:val="0"/>
          <w:marTop w:val="0"/>
          <w:marBottom w:val="0"/>
          <w:divBdr>
            <w:top w:val="none" w:sz="0" w:space="0" w:color="auto"/>
            <w:left w:val="none" w:sz="0" w:space="0" w:color="auto"/>
            <w:bottom w:val="none" w:sz="0" w:space="0" w:color="auto"/>
            <w:right w:val="none" w:sz="0" w:space="0" w:color="auto"/>
          </w:divBdr>
          <w:divsChild>
            <w:div w:id="151912645">
              <w:marLeft w:val="0"/>
              <w:marRight w:val="0"/>
              <w:marTop w:val="0"/>
              <w:marBottom w:val="0"/>
              <w:divBdr>
                <w:top w:val="none" w:sz="0" w:space="0" w:color="auto"/>
                <w:left w:val="none" w:sz="0" w:space="0" w:color="auto"/>
                <w:bottom w:val="none" w:sz="0" w:space="0" w:color="auto"/>
                <w:right w:val="none" w:sz="0" w:space="0" w:color="auto"/>
              </w:divBdr>
              <w:divsChild>
                <w:div w:id="139554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6752">
          <w:marLeft w:val="0"/>
          <w:marRight w:val="0"/>
          <w:marTop w:val="0"/>
          <w:marBottom w:val="0"/>
          <w:divBdr>
            <w:top w:val="none" w:sz="0" w:space="0" w:color="auto"/>
            <w:left w:val="none" w:sz="0" w:space="0" w:color="auto"/>
            <w:bottom w:val="none" w:sz="0" w:space="0" w:color="auto"/>
            <w:right w:val="none" w:sz="0" w:space="0" w:color="auto"/>
          </w:divBdr>
          <w:divsChild>
            <w:div w:id="418257336">
              <w:marLeft w:val="0"/>
              <w:marRight w:val="0"/>
              <w:marTop w:val="0"/>
              <w:marBottom w:val="0"/>
              <w:divBdr>
                <w:top w:val="none" w:sz="0" w:space="0" w:color="auto"/>
                <w:left w:val="none" w:sz="0" w:space="0" w:color="auto"/>
                <w:bottom w:val="none" w:sz="0" w:space="0" w:color="auto"/>
                <w:right w:val="none" w:sz="0" w:space="0" w:color="auto"/>
              </w:divBdr>
              <w:divsChild>
                <w:div w:id="200508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9818">
          <w:marLeft w:val="0"/>
          <w:marRight w:val="0"/>
          <w:marTop w:val="0"/>
          <w:marBottom w:val="0"/>
          <w:divBdr>
            <w:top w:val="none" w:sz="0" w:space="0" w:color="auto"/>
            <w:left w:val="none" w:sz="0" w:space="0" w:color="auto"/>
            <w:bottom w:val="none" w:sz="0" w:space="0" w:color="auto"/>
            <w:right w:val="none" w:sz="0" w:space="0" w:color="auto"/>
          </w:divBdr>
          <w:divsChild>
            <w:div w:id="348408051">
              <w:marLeft w:val="0"/>
              <w:marRight w:val="0"/>
              <w:marTop w:val="0"/>
              <w:marBottom w:val="0"/>
              <w:divBdr>
                <w:top w:val="none" w:sz="0" w:space="0" w:color="auto"/>
                <w:left w:val="none" w:sz="0" w:space="0" w:color="auto"/>
                <w:bottom w:val="none" w:sz="0" w:space="0" w:color="auto"/>
                <w:right w:val="none" w:sz="0" w:space="0" w:color="auto"/>
              </w:divBdr>
              <w:divsChild>
                <w:div w:id="109065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1317">
          <w:marLeft w:val="0"/>
          <w:marRight w:val="0"/>
          <w:marTop w:val="0"/>
          <w:marBottom w:val="0"/>
          <w:divBdr>
            <w:top w:val="none" w:sz="0" w:space="0" w:color="auto"/>
            <w:left w:val="none" w:sz="0" w:space="0" w:color="auto"/>
            <w:bottom w:val="none" w:sz="0" w:space="0" w:color="auto"/>
            <w:right w:val="none" w:sz="0" w:space="0" w:color="auto"/>
          </w:divBdr>
          <w:divsChild>
            <w:div w:id="1457526320">
              <w:marLeft w:val="0"/>
              <w:marRight w:val="0"/>
              <w:marTop w:val="0"/>
              <w:marBottom w:val="0"/>
              <w:divBdr>
                <w:top w:val="none" w:sz="0" w:space="0" w:color="auto"/>
                <w:left w:val="none" w:sz="0" w:space="0" w:color="auto"/>
                <w:bottom w:val="none" w:sz="0" w:space="0" w:color="auto"/>
                <w:right w:val="none" w:sz="0" w:space="0" w:color="auto"/>
              </w:divBdr>
              <w:divsChild>
                <w:div w:id="3697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6710">
          <w:marLeft w:val="0"/>
          <w:marRight w:val="0"/>
          <w:marTop w:val="0"/>
          <w:marBottom w:val="0"/>
          <w:divBdr>
            <w:top w:val="none" w:sz="0" w:space="0" w:color="auto"/>
            <w:left w:val="none" w:sz="0" w:space="0" w:color="auto"/>
            <w:bottom w:val="none" w:sz="0" w:space="0" w:color="auto"/>
            <w:right w:val="none" w:sz="0" w:space="0" w:color="auto"/>
          </w:divBdr>
          <w:divsChild>
            <w:div w:id="16539873">
              <w:marLeft w:val="0"/>
              <w:marRight w:val="0"/>
              <w:marTop w:val="0"/>
              <w:marBottom w:val="0"/>
              <w:divBdr>
                <w:top w:val="none" w:sz="0" w:space="0" w:color="auto"/>
                <w:left w:val="none" w:sz="0" w:space="0" w:color="auto"/>
                <w:bottom w:val="none" w:sz="0" w:space="0" w:color="auto"/>
                <w:right w:val="none" w:sz="0" w:space="0" w:color="auto"/>
              </w:divBdr>
              <w:divsChild>
                <w:div w:id="3041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02859">
          <w:marLeft w:val="0"/>
          <w:marRight w:val="0"/>
          <w:marTop w:val="0"/>
          <w:marBottom w:val="0"/>
          <w:divBdr>
            <w:top w:val="none" w:sz="0" w:space="0" w:color="auto"/>
            <w:left w:val="none" w:sz="0" w:space="0" w:color="auto"/>
            <w:bottom w:val="none" w:sz="0" w:space="0" w:color="auto"/>
            <w:right w:val="none" w:sz="0" w:space="0" w:color="auto"/>
          </w:divBdr>
          <w:divsChild>
            <w:div w:id="139268700">
              <w:marLeft w:val="0"/>
              <w:marRight w:val="0"/>
              <w:marTop w:val="0"/>
              <w:marBottom w:val="0"/>
              <w:divBdr>
                <w:top w:val="none" w:sz="0" w:space="0" w:color="auto"/>
                <w:left w:val="none" w:sz="0" w:space="0" w:color="auto"/>
                <w:bottom w:val="none" w:sz="0" w:space="0" w:color="auto"/>
                <w:right w:val="none" w:sz="0" w:space="0" w:color="auto"/>
              </w:divBdr>
              <w:divsChild>
                <w:div w:id="13447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59766">
          <w:marLeft w:val="0"/>
          <w:marRight w:val="0"/>
          <w:marTop w:val="0"/>
          <w:marBottom w:val="0"/>
          <w:divBdr>
            <w:top w:val="none" w:sz="0" w:space="0" w:color="auto"/>
            <w:left w:val="none" w:sz="0" w:space="0" w:color="auto"/>
            <w:bottom w:val="none" w:sz="0" w:space="0" w:color="auto"/>
            <w:right w:val="none" w:sz="0" w:space="0" w:color="auto"/>
          </w:divBdr>
          <w:divsChild>
            <w:div w:id="1804539522">
              <w:marLeft w:val="0"/>
              <w:marRight w:val="0"/>
              <w:marTop w:val="0"/>
              <w:marBottom w:val="0"/>
              <w:divBdr>
                <w:top w:val="none" w:sz="0" w:space="0" w:color="auto"/>
                <w:left w:val="none" w:sz="0" w:space="0" w:color="auto"/>
                <w:bottom w:val="none" w:sz="0" w:space="0" w:color="auto"/>
                <w:right w:val="none" w:sz="0" w:space="0" w:color="auto"/>
              </w:divBdr>
              <w:divsChild>
                <w:div w:id="11103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350">
      <w:bodyDiv w:val="1"/>
      <w:marLeft w:val="0"/>
      <w:marRight w:val="0"/>
      <w:marTop w:val="0"/>
      <w:marBottom w:val="0"/>
      <w:divBdr>
        <w:top w:val="none" w:sz="0" w:space="0" w:color="auto"/>
        <w:left w:val="none" w:sz="0" w:space="0" w:color="auto"/>
        <w:bottom w:val="none" w:sz="0" w:space="0" w:color="auto"/>
        <w:right w:val="none" w:sz="0" w:space="0" w:color="auto"/>
      </w:divBdr>
    </w:div>
    <w:div w:id="558975297">
      <w:bodyDiv w:val="1"/>
      <w:marLeft w:val="0"/>
      <w:marRight w:val="0"/>
      <w:marTop w:val="0"/>
      <w:marBottom w:val="0"/>
      <w:divBdr>
        <w:top w:val="none" w:sz="0" w:space="0" w:color="auto"/>
        <w:left w:val="none" w:sz="0" w:space="0" w:color="auto"/>
        <w:bottom w:val="none" w:sz="0" w:space="0" w:color="auto"/>
        <w:right w:val="none" w:sz="0" w:space="0" w:color="auto"/>
      </w:divBdr>
    </w:div>
    <w:div w:id="562527885">
      <w:bodyDiv w:val="1"/>
      <w:marLeft w:val="0"/>
      <w:marRight w:val="0"/>
      <w:marTop w:val="0"/>
      <w:marBottom w:val="0"/>
      <w:divBdr>
        <w:top w:val="none" w:sz="0" w:space="0" w:color="auto"/>
        <w:left w:val="none" w:sz="0" w:space="0" w:color="auto"/>
        <w:bottom w:val="none" w:sz="0" w:space="0" w:color="auto"/>
        <w:right w:val="none" w:sz="0" w:space="0" w:color="auto"/>
      </w:divBdr>
    </w:div>
    <w:div w:id="731319858">
      <w:bodyDiv w:val="1"/>
      <w:marLeft w:val="0"/>
      <w:marRight w:val="0"/>
      <w:marTop w:val="0"/>
      <w:marBottom w:val="0"/>
      <w:divBdr>
        <w:top w:val="none" w:sz="0" w:space="0" w:color="auto"/>
        <w:left w:val="none" w:sz="0" w:space="0" w:color="auto"/>
        <w:bottom w:val="none" w:sz="0" w:space="0" w:color="auto"/>
        <w:right w:val="none" w:sz="0" w:space="0" w:color="auto"/>
      </w:divBdr>
    </w:div>
    <w:div w:id="796877697">
      <w:bodyDiv w:val="1"/>
      <w:marLeft w:val="0"/>
      <w:marRight w:val="0"/>
      <w:marTop w:val="0"/>
      <w:marBottom w:val="0"/>
      <w:divBdr>
        <w:top w:val="none" w:sz="0" w:space="0" w:color="auto"/>
        <w:left w:val="none" w:sz="0" w:space="0" w:color="auto"/>
        <w:bottom w:val="none" w:sz="0" w:space="0" w:color="auto"/>
        <w:right w:val="none" w:sz="0" w:space="0" w:color="auto"/>
      </w:divBdr>
    </w:div>
    <w:div w:id="808327476">
      <w:bodyDiv w:val="1"/>
      <w:marLeft w:val="0"/>
      <w:marRight w:val="0"/>
      <w:marTop w:val="0"/>
      <w:marBottom w:val="0"/>
      <w:divBdr>
        <w:top w:val="none" w:sz="0" w:space="0" w:color="auto"/>
        <w:left w:val="none" w:sz="0" w:space="0" w:color="auto"/>
        <w:bottom w:val="none" w:sz="0" w:space="0" w:color="auto"/>
        <w:right w:val="none" w:sz="0" w:space="0" w:color="auto"/>
      </w:divBdr>
    </w:div>
    <w:div w:id="910232770">
      <w:bodyDiv w:val="1"/>
      <w:marLeft w:val="0"/>
      <w:marRight w:val="0"/>
      <w:marTop w:val="0"/>
      <w:marBottom w:val="0"/>
      <w:divBdr>
        <w:top w:val="none" w:sz="0" w:space="0" w:color="auto"/>
        <w:left w:val="none" w:sz="0" w:space="0" w:color="auto"/>
        <w:bottom w:val="none" w:sz="0" w:space="0" w:color="auto"/>
        <w:right w:val="none" w:sz="0" w:space="0" w:color="auto"/>
      </w:divBdr>
      <w:divsChild>
        <w:div w:id="245968187">
          <w:marLeft w:val="0"/>
          <w:marRight w:val="0"/>
          <w:marTop w:val="0"/>
          <w:marBottom w:val="240"/>
          <w:divBdr>
            <w:top w:val="none" w:sz="0" w:space="0" w:color="auto"/>
            <w:left w:val="none" w:sz="0" w:space="0" w:color="auto"/>
            <w:bottom w:val="none" w:sz="0" w:space="0" w:color="auto"/>
            <w:right w:val="none" w:sz="0" w:space="0" w:color="auto"/>
          </w:divBdr>
        </w:div>
        <w:div w:id="1061059401">
          <w:marLeft w:val="0"/>
          <w:marRight w:val="0"/>
          <w:marTop w:val="0"/>
          <w:marBottom w:val="240"/>
          <w:divBdr>
            <w:top w:val="none" w:sz="0" w:space="0" w:color="auto"/>
            <w:left w:val="none" w:sz="0" w:space="0" w:color="auto"/>
            <w:bottom w:val="none" w:sz="0" w:space="0" w:color="auto"/>
            <w:right w:val="none" w:sz="0" w:space="0" w:color="auto"/>
          </w:divBdr>
        </w:div>
        <w:div w:id="1325401491">
          <w:marLeft w:val="0"/>
          <w:marRight w:val="0"/>
          <w:marTop w:val="0"/>
          <w:marBottom w:val="240"/>
          <w:divBdr>
            <w:top w:val="none" w:sz="0" w:space="0" w:color="auto"/>
            <w:left w:val="none" w:sz="0" w:space="0" w:color="auto"/>
            <w:bottom w:val="none" w:sz="0" w:space="0" w:color="auto"/>
            <w:right w:val="none" w:sz="0" w:space="0" w:color="auto"/>
          </w:divBdr>
        </w:div>
        <w:div w:id="1878740294">
          <w:marLeft w:val="0"/>
          <w:marRight w:val="0"/>
          <w:marTop w:val="0"/>
          <w:marBottom w:val="240"/>
          <w:divBdr>
            <w:top w:val="none" w:sz="0" w:space="0" w:color="auto"/>
            <w:left w:val="none" w:sz="0" w:space="0" w:color="auto"/>
            <w:bottom w:val="none" w:sz="0" w:space="0" w:color="auto"/>
            <w:right w:val="none" w:sz="0" w:space="0" w:color="auto"/>
          </w:divBdr>
        </w:div>
      </w:divsChild>
    </w:div>
    <w:div w:id="1016082250">
      <w:bodyDiv w:val="1"/>
      <w:marLeft w:val="0"/>
      <w:marRight w:val="0"/>
      <w:marTop w:val="0"/>
      <w:marBottom w:val="0"/>
      <w:divBdr>
        <w:top w:val="none" w:sz="0" w:space="0" w:color="auto"/>
        <w:left w:val="none" w:sz="0" w:space="0" w:color="auto"/>
        <w:bottom w:val="none" w:sz="0" w:space="0" w:color="auto"/>
        <w:right w:val="none" w:sz="0" w:space="0" w:color="auto"/>
      </w:divBdr>
    </w:div>
    <w:div w:id="1150244701">
      <w:bodyDiv w:val="1"/>
      <w:marLeft w:val="0"/>
      <w:marRight w:val="0"/>
      <w:marTop w:val="0"/>
      <w:marBottom w:val="0"/>
      <w:divBdr>
        <w:top w:val="none" w:sz="0" w:space="0" w:color="auto"/>
        <w:left w:val="none" w:sz="0" w:space="0" w:color="auto"/>
        <w:bottom w:val="none" w:sz="0" w:space="0" w:color="auto"/>
        <w:right w:val="none" w:sz="0" w:space="0" w:color="auto"/>
      </w:divBdr>
    </w:div>
    <w:div w:id="1390610086">
      <w:bodyDiv w:val="1"/>
      <w:marLeft w:val="0"/>
      <w:marRight w:val="0"/>
      <w:marTop w:val="0"/>
      <w:marBottom w:val="0"/>
      <w:divBdr>
        <w:top w:val="none" w:sz="0" w:space="0" w:color="auto"/>
        <w:left w:val="none" w:sz="0" w:space="0" w:color="auto"/>
        <w:bottom w:val="none" w:sz="0" w:space="0" w:color="auto"/>
        <w:right w:val="none" w:sz="0" w:space="0" w:color="auto"/>
      </w:divBdr>
    </w:div>
    <w:div w:id="1493137925">
      <w:bodyDiv w:val="1"/>
      <w:marLeft w:val="0"/>
      <w:marRight w:val="0"/>
      <w:marTop w:val="0"/>
      <w:marBottom w:val="0"/>
      <w:divBdr>
        <w:top w:val="none" w:sz="0" w:space="0" w:color="auto"/>
        <w:left w:val="none" w:sz="0" w:space="0" w:color="auto"/>
        <w:bottom w:val="none" w:sz="0" w:space="0" w:color="auto"/>
        <w:right w:val="none" w:sz="0" w:space="0" w:color="auto"/>
      </w:divBdr>
    </w:div>
    <w:div w:id="1799641295">
      <w:bodyDiv w:val="1"/>
      <w:marLeft w:val="0"/>
      <w:marRight w:val="0"/>
      <w:marTop w:val="0"/>
      <w:marBottom w:val="0"/>
      <w:divBdr>
        <w:top w:val="none" w:sz="0" w:space="0" w:color="auto"/>
        <w:left w:val="none" w:sz="0" w:space="0" w:color="auto"/>
        <w:bottom w:val="none" w:sz="0" w:space="0" w:color="auto"/>
        <w:right w:val="none" w:sz="0" w:space="0" w:color="auto"/>
      </w:divBdr>
      <w:divsChild>
        <w:div w:id="232400796">
          <w:marLeft w:val="0"/>
          <w:marRight w:val="0"/>
          <w:marTop w:val="0"/>
          <w:marBottom w:val="0"/>
          <w:divBdr>
            <w:top w:val="none" w:sz="0" w:space="0" w:color="auto"/>
            <w:left w:val="none" w:sz="0" w:space="0" w:color="auto"/>
            <w:bottom w:val="none" w:sz="0" w:space="0" w:color="auto"/>
            <w:right w:val="none" w:sz="0" w:space="0" w:color="auto"/>
          </w:divBdr>
          <w:divsChild>
            <w:div w:id="1378242159">
              <w:marLeft w:val="0"/>
              <w:marRight w:val="0"/>
              <w:marTop w:val="0"/>
              <w:marBottom w:val="0"/>
              <w:divBdr>
                <w:top w:val="none" w:sz="0" w:space="0" w:color="auto"/>
                <w:left w:val="none" w:sz="0" w:space="0" w:color="auto"/>
                <w:bottom w:val="none" w:sz="0" w:space="0" w:color="auto"/>
                <w:right w:val="none" w:sz="0" w:space="0" w:color="auto"/>
              </w:divBdr>
              <w:divsChild>
                <w:div w:id="165675288">
                  <w:marLeft w:val="0"/>
                  <w:marRight w:val="0"/>
                  <w:marTop w:val="0"/>
                  <w:marBottom w:val="0"/>
                  <w:divBdr>
                    <w:top w:val="none" w:sz="0" w:space="0" w:color="auto"/>
                    <w:left w:val="none" w:sz="0" w:space="0" w:color="auto"/>
                    <w:bottom w:val="none" w:sz="0" w:space="0" w:color="auto"/>
                    <w:right w:val="none" w:sz="0" w:space="0" w:color="auto"/>
                  </w:divBdr>
                </w:div>
                <w:div w:id="21397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00989">
          <w:marLeft w:val="0"/>
          <w:marRight w:val="0"/>
          <w:marTop w:val="0"/>
          <w:marBottom w:val="0"/>
          <w:divBdr>
            <w:top w:val="none" w:sz="0" w:space="0" w:color="auto"/>
            <w:left w:val="none" w:sz="0" w:space="0" w:color="auto"/>
            <w:bottom w:val="none" w:sz="0" w:space="0" w:color="auto"/>
            <w:right w:val="none" w:sz="0" w:space="0" w:color="auto"/>
          </w:divBdr>
          <w:divsChild>
            <w:div w:id="1657880718">
              <w:marLeft w:val="0"/>
              <w:marRight w:val="0"/>
              <w:marTop w:val="0"/>
              <w:marBottom w:val="0"/>
              <w:divBdr>
                <w:top w:val="none" w:sz="0" w:space="0" w:color="auto"/>
                <w:left w:val="none" w:sz="0" w:space="0" w:color="auto"/>
                <w:bottom w:val="none" w:sz="0" w:space="0" w:color="auto"/>
                <w:right w:val="none" w:sz="0" w:space="0" w:color="auto"/>
              </w:divBdr>
              <w:divsChild>
                <w:div w:id="78886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4422">
          <w:marLeft w:val="0"/>
          <w:marRight w:val="0"/>
          <w:marTop w:val="0"/>
          <w:marBottom w:val="0"/>
          <w:divBdr>
            <w:top w:val="none" w:sz="0" w:space="0" w:color="auto"/>
            <w:left w:val="none" w:sz="0" w:space="0" w:color="auto"/>
            <w:bottom w:val="none" w:sz="0" w:space="0" w:color="auto"/>
            <w:right w:val="none" w:sz="0" w:space="0" w:color="auto"/>
          </w:divBdr>
          <w:divsChild>
            <w:div w:id="157694677">
              <w:marLeft w:val="0"/>
              <w:marRight w:val="0"/>
              <w:marTop w:val="0"/>
              <w:marBottom w:val="0"/>
              <w:divBdr>
                <w:top w:val="none" w:sz="0" w:space="0" w:color="auto"/>
                <w:left w:val="none" w:sz="0" w:space="0" w:color="auto"/>
                <w:bottom w:val="none" w:sz="0" w:space="0" w:color="auto"/>
                <w:right w:val="none" w:sz="0" w:space="0" w:color="auto"/>
              </w:divBdr>
              <w:divsChild>
                <w:div w:id="17411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7418">
          <w:marLeft w:val="0"/>
          <w:marRight w:val="0"/>
          <w:marTop w:val="0"/>
          <w:marBottom w:val="0"/>
          <w:divBdr>
            <w:top w:val="none" w:sz="0" w:space="0" w:color="auto"/>
            <w:left w:val="none" w:sz="0" w:space="0" w:color="auto"/>
            <w:bottom w:val="none" w:sz="0" w:space="0" w:color="auto"/>
            <w:right w:val="none" w:sz="0" w:space="0" w:color="auto"/>
          </w:divBdr>
          <w:divsChild>
            <w:div w:id="1592351848">
              <w:marLeft w:val="0"/>
              <w:marRight w:val="0"/>
              <w:marTop w:val="0"/>
              <w:marBottom w:val="0"/>
              <w:divBdr>
                <w:top w:val="none" w:sz="0" w:space="0" w:color="auto"/>
                <w:left w:val="none" w:sz="0" w:space="0" w:color="auto"/>
                <w:bottom w:val="none" w:sz="0" w:space="0" w:color="auto"/>
                <w:right w:val="none" w:sz="0" w:space="0" w:color="auto"/>
              </w:divBdr>
              <w:divsChild>
                <w:div w:id="1444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98735">
          <w:marLeft w:val="0"/>
          <w:marRight w:val="0"/>
          <w:marTop w:val="0"/>
          <w:marBottom w:val="0"/>
          <w:divBdr>
            <w:top w:val="none" w:sz="0" w:space="0" w:color="auto"/>
            <w:left w:val="none" w:sz="0" w:space="0" w:color="auto"/>
            <w:bottom w:val="none" w:sz="0" w:space="0" w:color="auto"/>
            <w:right w:val="none" w:sz="0" w:space="0" w:color="auto"/>
          </w:divBdr>
          <w:divsChild>
            <w:div w:id="742482646">
              <w:marLeft w:val="0"/>
              <w:marRight w:val="0"/>
              <w:marTop w:val="0"/>
              <w:marBottom w:val="0"/>
              <w:divBdr>
                <w:top w:val="none" w:sz="0" w:space="0" w:color="auto"/>
                <w:left w:val="none" w:sz="0" w:space="0" w:color="auto"/>
                <w:bottom w:val="none" w:sz="0" w:space="0" w:color="auto"/>
                <w:right w:val="none" w:sz="0" w:space="0" w:color="auto"/>
              </w:divBdr>
              <w:divsChild>
                <w:div w:id="3145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33693">
          <w:marLeft w:val="0"/>
          <w:marRight w:val="0"/>
          <w:marTop w:val="0"/>
          <w:marBottom w:val="0"/>
          <w:divBdr>
            <w:top w:val="none" w:sz="0" w:space="0" w:color="auto"/>
            <w:left w:val="none" w:sz="0" w:space="0" w:color="auto"/>
            <w:bottom w:val="none" w:sz="0" w:space="0" w:color="auto"/>
            <w:right w:val="none" w:sz="0" w:space="0" w:color="auto"/>
          </w:divBdr>
          <w:divsChild>
            <w:div w:id="1810661020">
              <w:marLeft w:val="0"/>
              <w:marRight w:val="0"/>
              <w:marTop w:val="0"/>
              <w:marBottom w:val="0"/>
              <w:divBdr>
                <w:top w:val="none" w:sz="0" w:space="0" w:color="auto"/>
                <w:left w:val="none" w:sz="0" w:space="0" w:color="auto"/>
                <w:bottom w:val="none" w:sz="0" w:space="0" w:color="auto"/>
                <w:right w:val="none" w:sz="0" w:space="0" w:color="auto"/>
              </w:divBdr>
              <w:divsChild>
                <w:div w:id="12974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9433">
          <w:marLeft w:val="0"/>
          <w:marRight w:val="0"/>
          <w:marTop w:val="0"/>
          <w:marBottom w:val="0"/>
          <w:divBdr>
            <w:top w:val="none" w:sz="0" w:space="0" w:color="auto"/>
            <w:left w:val="none" w:sz="0" w:space="0" w:color="auto"/>
            <w:bottom w:val="none" w:sz="0" w:space="0" w:color="auto"/>
            <w:right w:val="none" w:sz="0" w:space="0" w:color="auto"/>
          </w:divBdr>
          <w:divsChild>
            <w:div w:id="1443454605">
              <w:marLeft w:val="0"/>
              <w:marRight w:val="0"/>
              <w:marTop w:val="0"/>
              <w:marBottom w:val="0"/>
              <w:divBdr>
                <w:top w:val="none" w:sz="0" w:space="0" w:color="auto"/>
                <w:left w:val="none" w:sz="0" w:space="0" w:color="auto"/>
                <w:bottom w:val="none" w:sz="0" w:space="0" w:color="auto"/>
                <w:right w:val="none" w:sz="0" w:space="0" w:color="auto"/>
              </w:divBdr>
              <w:divsChild>
                <w:div w:id="16324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4452">
          <w:marLeft w:val="0"/>
          <w:marRight w:val="0"/>
          <w:marTop w:val="0"/>
          <w:marBottom w:val="0"/>
          <w:divBdr>
            <w:top w:val="none" w:sz="0" w:space="0" w:color="auto"/>
            <w:left w:val="none" w:sz="0" w:space="0" w:color="auto"/>
            <w:bottom w:val="none" w:sz="0" w:space="0" w:color="auto"/>
            <w:right w:val="none" w:sz="0" w:space="0" w:color="auto"/>
          </w:divBdr>
          <w:divsChild>
            <w:div w:id="1437208970">
              <w:marLeft w:val="0"/>
              <w:marRight w:val="0"/>
              <w:marTop w:val="0"/>
              <w:marBottom w:val="0"/>
              <w:divBdr>
                <w:top w:val="none" w:sz="0" w:space="0" w:color="auto"/>
                <w:left w:val="none" w:sz="0" w:space="0" w:color="auto"/>
                <w:bottom w:val="none" w:sz="0" w:space="0" w:color="auto"/>
                <w:right w:val="none" w:sz="0" w:space="0" w:color="auto"/>
              </w:divBdr>
              <w:divsChild>
                <w:div w:id="3396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33180">
      <w:bodyDiv w:val="1"/>
      <w:marLeft w:val="0"/>
      <w:marRight w:val="0"/>
      <w:marTop w:val="0"/>
      <w:marBottom w:val="0"/>
      <w:divBdr>
        <w:top w:val="none" w:sz="0" w:space="0" w:color="auto"/>
        <w:left w:val="none" w:sz="0" w:space="0" w:color="auto"/>
        <w:bottom w:val="none" w:sz="0" w:space="0" w:color="auto"/>
        <w:right w:val="none" w:sz="0" w:space="0" w:color="auto"/>
      </w:divBdr>
    </w:div>
    <w:div w:id="1985234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mailto:frmoigul@microsoft.com" TargetMode="External"/><Relationship Id="rId1" Type="http://schemas.openxmlformats.org/officeDocument/2006/relationships/hyperlink" Target="mailto:frmoigul@microsoft.com" TargetMode="External"/></Relationship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eader" Target="header2.xml"/><Relationship Id="rId26" Type="http://schemas.microsoft.com/office/2018/08/relationships/commentsExtensible" Target="commentsExtensible.xml"/><Relationship Id="rId39" Type="http://schemas.openxmlformats.org/officeDocument/2006/relationships/image" Target="media/image13.png"/><Relationship Id="rId21" Type="http://schemas.openxmlformats.org/officeDocument/2006/relationships/header" Target="header3.xml"/><Relationship Id="rId34" Type="http://schemas.openxmlformats.org/officeDocument/2006/relationships/image" Target="media/image9.png"/><Relationship Id="rId42" Type="http://schemas.openxmlformats.org/officeDocument/2006/relationships/hyperlink" Target="https://aka.ms/github_dpa" TargetMode="External"/><Relationship Id="rId47" Type="http://schemas.openxmlformats.org/officeDocument/2006/relationships/footer" Target="footer5.xml"/><Relationship Id="rId50" Type="http://schemas.openxmlformats.org/officeDocument/2006/relationships/glossaryDocument" Target="glossary/document.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20.png"/><Relationship Id="rId29" Type="http://schemas.openxmlformats.org/officeDocument/2006/relationships/image" Target="media/image4.png"/><Relationship Id="rId11" Type="http://schemas.openxmlformats.org/officeDocument/2006/relationships/webSettings" Target="webSettings.xml"/><Relationship Id="rId24" Type="http://schemas.microsoft.com/office/2011/relationships/commentsExtended" Target="commentsExtended.xml"/><Relationship Id="rId32" Type="http://schemas.openxmlformats.org/officeDocument/2006/relationships/image" Target="media/image7.png"/><Relationship Id="rId37" Type="http://schemas.openxmlformats.org/officeDocument/2006/relationships/image" Target="media/image11.png"/><Relationship Id="rId40" Type="http://schemas.openxmlformats.org/officeDocument/2006/relationships/hyperlink" Target="https://aka.ms/RAI" TargetMode="External"/><Relationship Id="rId45" Type="http://schemas.openxmlformats.org/officeDocument/2006/relationships/image" Target="media/image16.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comments" Target="comments.xml"/><Relationship Id="rId28" Type="http://schemas.openxmlformats.org/officeDocument/2006/relationships/footer" Target="footer4.xml"/><Relationship Id="rId36" Type="http://schemas.openxmlformats.org/officeDocument/2006/relationships/image" Target="media/image10.png"/><Relationship Id="rId49" Type="http://schemas.microsoft.com/office/2011/relationships/people" Target="people.xml"/><Relationship Id="rId10" Type="http://schemas.openxmlformats.org/officeDocument/2006/relationships/settings" Target="settings.xml"/><Relationship Id="rId19"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5.png"/><Relationship Id="rId52"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g"/><Relationship Id="rId22" Type="http://schemas.openxmlformats.org/officeDocument/2006/relationships/footer" Target="footer3.xml"/><Relationship Id="rId27" Type="http://schemas.openxmlformats.org/officeDocument/2006/relationships/header" Target="header4.xml"/><Relationship Id="rId30" Type="http://schemas.openxmlformats.org/officeDocument/2006/relationships/image" Target="media/image5.png"/><Relationship Id="rId35" Type="http://schemas.openxmlformats.org/officeDocument/2006/relationships/hyperlink" Target="http://scrumguides.org/" TargetMode="External"/><Relationship Id="rId43" Type="http://schemas.openxmlformats.org/officeDocument/2006/relationships/image" Target="media/image14.png"/><Relationship Id="rId48" Type="http://schemas.openxmlformats.org/officeDocument/2006/relationships/fontTable" Target="fontTable.xml"/><Relationship Id="rId8" Type="http://schemas.openxmlformats.org/officeDocument/2006/relationships/numbering" Target="numbering.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eader" Target="header1.xml"/><Relationship Id="rId25" Type="http://schemas.microsoft.com/office/2016/09/relationships/commentsIds" Target="commentsIds.xml"/><Relationship Id="rId33" Type="http://schemas.openxmlformats.org/officeDocument/2006/relationships/image" Target="media/image8.png"/><Relationship Id="rId38" Type="http://schemas.openxmlformats.org/officeDocument/2006/relationships/image" Target="media/image12.png"/><Relationship Id="rId46" Type="http://schemas.openxmlformats.org/officeDocument/2006/relationships/image" Target="media/image17.png"/><Relationship Id="rId20" Type="http://schemas.openxmlformats.org/officeDocument/2006/relationships/footer" Target="footer2.xml"/><Relationship Id="rId41" Type="http://schemas.openxmlformats.org/officeDocument/2006/relationships/hyperlink" Target="https://aka.ms/github_privacy" TargetMode="External"/><Relationship Id="rId1" Type="http://schemas.openxmlformats.org/officeDocument/2006/relationships/customXml" Target="../customXml/item1.xml"/><Relationship Id="rId6" Type="http://schemas.openxmlformats.org/officeDocument/2006/relationships/customXml" Target="../customXml/item6.xml"/></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EE985AF7-97DF-4CFA-BC98-713646FC30DF}">
    <t:Anchor>
      <t:Comment id="1339761049"/>
    </t:Anchor>
    <t:History>
      <t:Event id="{BEA78425-D017-4E30-9D52-8F1D16931CB2}" time="2026-06-03T23:16:13.061Z">
        <t:Attribution userId="S::makravit@microsoft.com::c38b3b03-cf3e-4dbe-bc6c-e74df653d3c6" userProvider="AD" userName="Marc Kravitz"/>
        <t:Anchor>
          <t:Comment id="1339761049"/>
        </t:Anchor>
        <t:Create/>
      </t:Event>
      <t:Event id="{CA9B12B1-7D18-4E1A-9A7A-27C01A482CFA}" time="2026-06-03T23:16:13.061Z">
        <t:Attribution userId="S::makravit@microsoft.com::c38b3b03-cf3e-4dbe-bc6c-e74df653d3c6" userProvider="AD" userName="Marc Kravitz"/>
        <t:Anchor>
          <t:Comment id="1339761049"/>
        </t:Anchor>
        <t:Assign userId="S::frmoigul@microsoft.com::8d46121a-1043-46fe-9702-56f765c58385" userProvider="AD" userName="Francis Moigula"/>
      </t:Event>
      <t:Event id="{8D1977DE-7A79-48E5-9C7F-AF3B6201F738}" time="2026-06-03T23:16:13.061Z">
        <t:Attribution userId="S::makravit@microsoft.com::c38b3b03-cf3e-4dbe-bc6c-e74df653d3c6" userProvider="AD" userName="Marc Kravitz"/>
        <t:Anchor>
          <t:Comment id="1339761049"/>
        </t:Anchor>
        <t:SetTitle title="TQA recommendation: Since the Master environment is listed as MSFT responsibility in environment list above, recommend adding that as an exception to this out of scope item (@Francis Moigula )"/>
      </t:Event>
      <t:Event id="{0EF5A9E3-E0ED-431C-9158-96AB871E4585}" time="2026-06-05T22:32:07.057Z">
        <t:Attribution userId="S::makravit@microsoft.com::c38b3b03-cf3e-4dbe-bc6c-e74df653d3c6" userProvider="AD" userName="Marc Kravitz"/>
        <t:Progress percentComplete="100"/>
      </t:Event>
    </t:History>
  </t:Task>
  <t:Task id="{728CC692-DEC9-4085-A3C9-0CBB4BED76B5}">
    <t:Anchor>
      <t:Comment id="1298630560"/>
    </t:Anchor>
    <t:History>
      <t:Event id="{FB944BBA-6D7E-448B-BAFE-6E65BC0E73E4}" time="2026-06-03T23:32:25.266Z">
        <t:Attribution userId="S::makravit@microsoft.com::c38b3b03-cf3e-4dbe-bc6c-e74df653d3c6" userProvider="AD" userName="Marc Kravitz"/>
        <t:Anchor>
          <t:Comment id="1298630560"/>
        </t:Anchor>
        <t:Create/>
      </t:Event>
      <t:Event id="{B210106D-4A57-4B48-9E94-1696E18139D2}" time="2026-06-03T23:32:25.266Z">
        <t:Attribution userId="S::makravit@microsoft.com::c38b3b03-cf3e-4dbe-bc6c-e74df653d3c6" userProvider="AD" userName="Marc Kravitz"/>
        <t:Anchor>
          <t:Comment id="1298630560"/>
        </t:Anchor>
        <t:Assign userId="S::frmoigul@microsoft.com::8d46121a-1043-46fe-9702-56f765c58385" userProvider="AD" userName="Francis Moigula"/>
      </t:Event>
      <t:Event id="{257FE88B-F62C-4B50-A0C4-15295552A191}" time="2026-06-03T23:32:25.266Z">
        <t:Attribution userId="S::makravit@microsoft.com::c38b3b03-cf3e-4dbe-bc6c-e74df653d3c6" userProvider="AD" userName="Marc Kravitz"/>
        <t:Anchor>
          <t:Comment id="1298630560"/>
        </t:Anchor>
        <t:SetTitle title="TQA recommendation: Add Agent 365 to either an existing line item in this table, or as a new row. Confirm with STU/ATU that customer has the proper standalone or M365 licensing that enables the use of this. @Francis Moigula "/>
      </t:Event>
      <t:Event id="{9E693995-21BA-460F-BC5A-902EFDB8CB30}" time="2026-06-05T22:29:55.835Z">
        <t:Attribution userId="S::makravit@microsoft.com::c38b3b03-cf3e-4dbe-bc6c-e74df653d3c6" userProvider="AD" userName="Marc Kravitz"/>
        <t:Progress percentComplete="100"/>
      </t:Event>
    </t:History>
  </t:Task>
  <t:Task id="{2E99504B-1D72-4BE8-84B3-9EC8F88763D9}">
    <t:Anchor>
      <t:Comment id="24547297"/>
    </t:Anchor>
    <t:History>
      <t:Event id="{CD4DB00B-89C2-47DE-A5D6-DF97C0BA6FA1}" time="2026-06-04T01:31:47.488Z">
        <t:Attribution userId="S::makravit@microsoft.com::c38b3b03-cf3e-4dbe-bc6c-e74df653d3c6" userProvider="AD" userName="Marc Kravitz"/>
        <t:Anchor>
          <t:Comment id="24547297"/>
        </t:Anchor>
        <t:Create/>
      </t:Event>
      <t:Event id="{842AE0C1-0707-4F23-9FCA-D7CCEEB93900}" time="2026-06-04T01:31:47.488Z">
        <t:Attribution userId="S::makravit@microsoft.com::c38b3b03-cf3e-4dbe-bc6c-e74df653d3c6" userProvider="AD" userName="Marc Kravitz"/>
        <t:Anchor>
          <t:Comment id="24547297"/>
        </t:Anchor>
        <t:Assign userId="S::frmoigul@microsoft.com::8d46121a-1043-46fe-9702-56f765c58385" userProvider="AD" userName="Francis Moigula"/>
      </t:Event>
      <t:Event id="{1CCE88CE-1DF2-4FA7-8B22-02DED65627D3}" time="2026-06-04T01:31:47.488Z">
        <t:Attribution userId="S::makravit@microsoft.com::c38b3b03-cf3e-4dbe-bc6c-e74df653d3c6" userProvider="AD" userName="Marc Kravitz"/>
        <t:Anchor>
          <t:Comment id="24547297"/>
        </t:Anchor>
        <t:SetTitle title="TQA observation: what, if any, of these are required for the customer to take? Should this be struck (@Francis Moigula )"/>
      </t:Event>
    </t:History>
  </t:Task>
  <t:Task id="{89413A09-C4DD-4F03-9AC0-763C90271C49}">
    <t:Anchor>
      <t:Comment id="965131698"/>
    </t:Anchor>
    <t:History>
      <t:Event id="{4E250822-A7B0-45C0-9699-54E2AE8AFA41}" time="2026-06-03T23:24:41.405Z">
        <t:Attribution userId="S::makravit@microsoft.com::c38b3b03-cf3e-4dbe-bc6c-e74df653d3c6" userProvider="AD" userName="Marc Kravitz"/>
        <t:Anchor>
          <t:Comment id="965131698"/>
        </t:Anchor>
        <t:Create/>
      </t:Event>
      <t:Event id="{742826ED-F9A6-4F39-9F26-F92321E8E08B}" time="2026-06-03T23:24:41.405Z">
        <t:Attribution userId="S::makravit@microsoft.com::c38b3b03-cf3e-4dbe-bc6c-e74df653d3c6" userProvider="AD" userName="Marc Kravitz"/>
        <t:Anchor>
          <t:Comment id="965131698"/>
        </t:Anchor>
        <t:Assign userId="S::frmoigul@microsoft.com::8d46121a-1043-46fe-9702-56f765c58385" userProvider="AD" userName="Francis Moigula"/>
      </t:Event>
      <t:Event id="{B07F53E9-BC2E-4018-BB1A-770F7EA630F4}" time="2026-06-03T23:24:41.405Z">
        <t:Attribution userId="S::makravit@microsoft.com::c38b3b03-cf3e-4dbe-bc6c-e74df653d3c6" userProvider="AD" userName="Marc Kravitz"/>
        <t:Anchor>
          <t:Comment id="965131698"/>
        </t:Anchor>
        <t:SetTitle title="TQA Recommendation: Based on scope statements that reference a React UI, this out of scope item may need to be removed or updated. @Francis Moigula "/>
      </t:Event>
      <t:Event id="{1C84C7E9-0216-4B14-B3A0-2556F113CB06}" time="2026-06-05T22:48:54.967Z">
        <t:Attribution userId="S::makravit@microsoft.com::c38b3b03-cf3e-4dbe-bc6c-e74df653d3c6" userProvider="AD" userName="Marc Kravitz"/>
        <t:Progress percentComplete="100"/>
      </t:Event>
    </t:History>
  </t:Task>
  <t:Task id="{46850E42-B70C-4C25-B7C7-9BEF023AF4EA}">
    <t:Anchor>
      <t:Comment id="2083779114"/>
    </t:Anchor>
    <t:History>
      <t:Event id="{B0208E9C-59BB-426D-A614-DCE352009BD9}" time="2026-06-03T23:55:15.067Z">
        <t:Attribution userId="S::makravit@microsoft.com::c38b3b03-cf3e-4dbe-bc6c-e74df653d3c6" userProvider="AD" userName="Marc Kravitz"/>
        <t:Anchor>
          <t:Comment id="2083779114"/>
        </t:Anchor>
        <t:Create/>
      </t:Event>
      <t:Event id="{E747D94E-FF52-40C6-8EBB-3BD6076704D5}" time="2026-06-03T23:55:15.067Z">
        <t:Attribution userId="S::makravit@microsoft.com::c38b3b03-cf3e-4dbe-bc6c-e74df653d3c6" userProvider="AD" userName="Marc Kravitz"/>
        <t:Anchor>
          <t:Comment id="2083779114"/>
        </t:Anchor>
        <t:Assign userId="S::frmoigul@microsoft.com::8d46121a-1043-46fe-9702-56f765c58385" userProvider="AD" userName="Francis Moigula"/>
      </t:Event>
      <t:Event id="{4EBF39E7-D4E1-4DB4-865E-5C5F7A2354FA}" time="2026-06-03T23:55:15.067Z">
        <t:Attribution userId="S::makravit@microsoft.com::c38b3b03-cf3e-4dbe-bc6c-e74df653d3c6" userProvider="AD" userName="Marc Kravitz"/>
        <t:Anchor>
          <t:Comment id="2083779114"/>
        </t:Anchor>
        <t:SetTitle title="TQA observation: Will RAI be involved to review any AI use cases at any point @Francis Moigula "/>
      </t:Event>
      <t:Event id="{CF6B7649-74B5-469B-94F9-D344C12D6B2E}" time="2026-06-05T23:29:16.668Z">
        <t:Attribution userId="S::makravit@microsoft.com::c38b3b03-cf3e-4dbe-bc6c-e74df653d3c6" userProvider="AD" userName="Marc Kravitz"/>
        <t:Progress percentComplete="100"/>
      </t:Event>
    </t:History>
  </t:Task>
  <t:Task id="{94A764C4-6F41-4E78-A1EE-DD9C6AB536A4}">
    <t:Anchor>
      <t:Comment id="1996318247"/>
    </t:Anchor>
    <t:History>
      <t:Event id="{37F0BD70-421D-4E35-AB01-F39CE15D0D7A}" time="2026-06-04T01:34:01.361Z">
        <t:Attribution userId="S::makravit@microsoft.com::c38b3b03-cf3e-4dbe-bc6c-e74df653d3c6" userProvider="AD" userName="Marc Kravitz"/>
        <t:Anchor>
          <t:Comment id="929884877"/>
        </t:Anchor>
        <t:Create/>
      </t:Event>
      <t:Event id="{47B54F4D-006D-407A-A3B2-BD058394172C}" time="2026-06-04T01:34:01.361Z">
        <t:Attribution userId="S::makravit@microsoft.com::c38b3b03-cf3e-4dbe-bc6c-e74df653d3c6" userProvider="AD" userName="Marc Kravitz"/>
        <t:Anchor>
          <t:Comment id="929884877"/>
        </t:Anchor>
        <t:Assign userId="S::waschmoy@microsoft.com::b84f0ffc-7d1b-4c0a-97c2-a0d5a0d5b27c" userProvider="AD" userName="Wayne Schmoyer"/>
      </t:Event>
      <t:Event id="{44878A82-45B1-415E-892C-0FF4C087F3EA}" time="2026-06-04T01:34:01.361Z">
        <t:Attribution userId="S::makravit@microsoft.com::c38b3b03-cf3e-4dbe-bc6c-e74df653d3c6" userProvider="AD" userName="Marc Kravitz"/>
        <t:Anchor>
          <t:Comment id="929884877"/>
        </t:Anchor>
        <t:SetTitle title="@Wayne Schmoyer - from a TQA perspective I do like this assumption. I’d be supportive if wording was updated to something like “while no designs are planned using non-GA features….” "/>
      </t:Event>
    </t:History>
  </t:Task>
  <t:Task id="{C71EFB64-D42A-42C9-9BAA-773D1687435D}">
    <t:Anchor>
      <t:Comment id="1307463049"/>
    </t:Anchor>
    <t:History>
      <t:Event id="{2AD02C11-0876-4BD8-AB3C-998894CA29DE}" time="2026-06-04T01:29:37.851Z">
        <t:Attribution userId="S::makravit@microsoft.com::c38b3b03-cf3e-4dbe-bc6c-e74df653d3c6" userProvider="AD" userName="Marc Kravitz"/>
        <t:Anchor>
          <t:Comment id="1307463049"/>
        </t:Anchor>
        <t:Create/>
      </t:Event>
      <t:Event id="{322D960C-1736-481C-BC84-B9C2E6321715}" time="2026-06-04T01:29:37.851Z">
        <t:Attribution userId="S::makravit@microsoft.com::c38b3b03-cf3e-4dbe-bc6c-e74df653d3c6" userProvider="AD" userName="Marc Kravitz"/>
        <t:Anchor>
          <t:Comment id="1307463049"/>
        </t:Anchor>
        <t:Assign userId="S::frmoigul@microsoft.com::8d46121a-1043-46fe-9702-56f765c58385" userProvider="AD" userName="Francis Moigula"/>
      </t:Event>
      <t:Event id="{CD71F8AB-5B83-4F43-A602-7021E05FB297}" time="2026-06-04T01:29:37.851Z">
        <t:Attribution userId="S::makravit@microsoft.com::c38b3b03-cf3e-4dbe-bc6c-e74df653d3c6" userProvider="AD" userName="Marc Kravitz"/>
        <t:Anchor>
          <t:Comment id="1307463049"/>
        </t:Anchor>
        <t:SetTitle title="TQA recommendation: Align to role(s) name(s) in staffing plan (@Francis Moigula "/>
      </t:Event>
      <t:Event id="{40408458-2063-48E5-AA75-CFCF32F7C1B8}" time="2026-06-05T23:59:04.513Z">
        <t:Attribution userId="S::makravit@microsoft.com::c38b3b03-cf3e-4dbe-bc6c-e74df653d3c6" userProvider="AD" userName="Marc Kravitz"/>
        <t:Progress percentComplete="100"/>
      </t:Event>
    </t:History>
  </t:Task>
  <t:Task id="{50B3F4FB-7D4F-4AFC-947F-E3B04937F2D3}">
    <t:Anchor>
      <t:Comment id="602106065"/>
    </t:Anchor>
    <t:History>
      <t:Event id="{AC0447B0-F858-4FFF-A479-60BF9FABAF9C}" time="2026-06-04T01:36:04.486Z">
        <t:Attribution userId="S::makravit@microsoft.com::c38b3b03-cf3e-4dbe-bc6c-e74df653d3c6" userProvider="AD" userName="Marc Kravitz"/>
        <t:Anchor>
          <t:Comment id="602106065"/>
        </t:Anchor>
        <t:Create/>
      </t:Event>
      <t:Event id="{FB0A20C6-0A57-43ED-B70E-F8AB90428947}" time="2026-06-04T01:36:04.486Z">
        <t:Attribution userId="S::makravit@microsoft.com::c38b3b03-cf3e-4dbe-bc6c-e74df653d3c6" userProvider="AD" userName="Marc Kravitz"/>
        <t:Anchor>
          <t:Comment id="602106065"/>
        </t:Anchor>
        <t:Assign userId="S::frmoigul@microsoft.com::8d46121a-1043-46fe-9702-56f765c58385" userProvider="AD" userName="Francis Moigula"/>
      </t:Event>
      <t:Event id="{40C09EFC-DD95-4262-9D1A-E4B8BECCF57B}" time="2026-06-04T01:36:04.486Z">
        <t:Attribution userId="S::makravit@microsoft.com::c38b3b03-cf3e-4dbe-bc6c-e74df653d3c6" userProvider="AD" userName="Marc Kravitz"/>
        <t:Anchor>
          <t:Comment id="602106065"/>
        </t:Anchor>
        <t:SetTitle title="TQA observation: Are we saying we’ll do design work and submit for approval before the project begins? Perhaps could be updated to architectural approval via ARB during sprint planning or similar? (@Francis Moigula)"/>
      </t:Event>
      <t:Event id="{371FF84D-2ED8-4168-9B0E-0FAC1B130FDA}" time="2026-06-06T00:23:30.101Z">
        <t:Attribution userId="S::makravit@microsoft.com::c38b3b03-cf3e-4dbe-bc6c-e74df653d3c6" userProvider="AD" userName="Marc Kravitz"/>
        <t:Progress percentComplete="100"/>
      </t:Event>
    </t:History>
  </t:Task>
  <t:Task id="{D7A8EA4F-6A22-4306-9739-1BE160F11E72}">
    <t:Anchor>
      <t:Comment id="1171419491"/>
    </t:Anchor>
    <t:History>
      <t:Event id="{B169DF11-80B1-44BA-A5F1-D98A62102D13}" time="2026-06-04T00:04:52.223Z">
        <t:Attribution userId="S::makravit@microsoft.com::c38b3b03-cf3e-4dbe-bc6c-e74df653d3c6" userProvider="AD" userName="Marc Kravitz"/>
        <t:Anchor>
          <t:Comment id="1171419491"/>
        </t:Anchor>
        <t:Create/>
      </t:Event>
      <t:Event id="{7F274A3E-5CAF-40D4-831D-A53C9E88FFDD}" time="2026-06-04T00:04:52.223Z">
        <t:Attribution userId="S::makravit@microsoft.com::c38b3b03-cf3e-4dbe-bc6c-e74df653d3c6" userProvider="AD" userName="Marc Kravitz"/>
        <t:Anchor>
          <t:Comment id="1171419491"/>
        </t:Anchor>
        <t:Assign userId="S::frmoigul@microsoft.com::8d46121a-1043-46fe-9702-56f765c58385" userProvider="AD" userName="Francis Moigula"/>
      </t:Event>
      <t:Event id="{2A25B549-4053-404B-B38A-8289475C5632}" time="2026-06-04T00:04:52.223Z">
        <t:Attribution userId="S::makravit@microsoft.com::c38b3b03-cf3e-4dbe-bc6c-e74df653d3c6" userProvider="AD" userName="Marc Kravitz"/>
        <t:Anchor>
          <t:Comment id="1171419491"/>
        </t:Anchor>
        <t:SetTitle title="TQA recommendation: Change title to Delivery Architect to align with AIBS role name @Francis Moigula "/>
      </t:Event>
      <t:Event id="{954F3A0C-2B00-4B3C-8E1F-993DD1B31FCA}" time="2026-06-05T23:57:47.066Z">
        <t:Attribution userId="S::makravit@microsoft.com::c38b3b03-cf3e-4dbe-bc6c-e74df653d3c6" userProvider="AD" userName="Marc Kravitz"/>
        <t:Progress percentComplete="100"/>
      </t:Event>
    </t:History>
  </t:Task>
  <t:Task id="{E48896AA-00B7-4DF2-AADB-D2DC45EAF68D}">
    <t:Anchor>
      <t:Comment id="1708064699"/>
    </t:Anchor>
    <t:History>
      <t:Event id="{0508116E-A469-439E-A022-E09923211330}" time="2026-06-04T00:01:23.858Z">
        <t:Attribution userId="S::makravit@microsoft.com::c38b3b03-cf3e-4dbe-bc6c-e74df653d3c6" userProvider="AD" userName="Marc Kravitz"/>
        <t:Anchor>
          <t:Comment id="1708064699"/>
        </t:Anchor>
        <t:Create/>
      </t:Event>
      <t:Event id="{A20B04EF-1B3C-43CF-BDB1-898759988073}" time="2026-06-04T00:01:23.858Z">
        <t:Attribution userId="S::makravit@microsoft.com::c38b3b03-cf3e-4dbe-bc6c-e74df653d3c6" userProvider="AD" userName="Marc Kravitz"/>
        <t:Anchor>
          <t:Comment id="1708064699"/>
        </t:Anchor>
        <t:Assign userId="S::frmoigul@microsoft.com::8d46121a-1043-46fe-9702-56f765c58385" userProvider="AD" userName="Francis Moigula"/>
      </t:Event>
      <t:Event id="{0D24FDEE-80A3-4DA9-9864-488DD5625875}" time="2026-06-04T00:01:23.858Z">
        <t:Attribution userId="S::makravit@microsoft.com::c38b3b03-cf3e-4dbe-bc6c-e74df653d3c6" userProvider="AD" userName="Marc Kravitz"/>
        <t:Anchor>
          <t:Comment id="1708064699"/>
        </t:Anchor>
        <t:SetTitle title="TQA observation: should the Convert MVP box (out of scope) be removed from the timeline? @Francis Moigula "/>
      </t:Event>
      <t:Event id="{10630526-3E04-4D1C-902B-59539ADF4095}" time="2026-06-05T23:34:49.593Z">
        <t:Attribution userId="S::makravit@microsoft.com::c38b3b03-cf3e-4dbe-bc6c-e74df653d3c6" userProvider="AD" userName="Marc Kravitz"/>
        <t:Progress percentComplete="100"/>
      </t:Event>
    </t:History>
  </t:Task>
  <t:Task id="{F0407E88-FB02-485F-8685-4A2CEF43B08A}">
    <t:Anchor>
      <t:Comment id="971999883"/>
    </t:Anchor>
    <t:History>
      <t:Event id="{AC0447B0-F858-4FFF-A479-60BF9FABAF9C}" time="2026-06-04T01:36:04.486Z">
        <t:Attribution userId="S::makravit@microsoft.com::c38b3b03-cf3e-4dbe-bc6c-e74df653d3c6" userProvider="AD" userName="Marc Kravitz"/>
        <t:Anchor>
          <t:Comment id="971999883"/>
        </t:Anchor>
        <t:Create/>
      </t:Event>
      <t:Event id="{FB0A20C6-0A57-43ED-B70E-F8AB90428947}" time="2026-06-04T01:36:04.486Z">
        <t:Attribution userId="S::makravit@microsoft.com::c38b3b03-cf3e-4dbe-bc6c-e74df653d3c6" userProvider="AD" userName="Marc Kravitz"/>
        <t:Anchor>
          <t:Comment id="971999883"/>
        </t:Anchor>
        <t:Assign userId="S::frmoigul@microsoft.com::8d46121a-1043-46fe-9702-56f765c58385" userProvider="AD" userName="Francis Moigula"/>
      </t:Event>
      <t:Event id="{40C09EFC-DD95-4262-9D1A-E4B8BECCF57B}" time="2026-06-04T01:36:04.486Z">
        <t:Attribution userId="S::makravit@microsoft.com::c38b3b03-cf3e-4dbe-bc6c-e74df653d3c6" userProvider="AD" userName="Marc Kravitz"/>
        <t:Anchor>
          <t:Comment id="971999883"/>
        </t:Anchor>
        <t:SetTitle title="TQA observation: Are we saying we’ll do design work and submit for approval before the project begins? Perhaps could be updated to architectural approval via ARB during sprint planning or similar? (@Francis Moigula)"/>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79476610F54E568EA565E92086FE6E"/>
        <w:category>
          <w:name w:val="General"/>
          <w:gallery w:val="placeholder"/>
        </w:category>
        <w:types>
          <w:type w:val="bbPlcHdr"/>
        </w:types>
        <w:behaviors>
          <w:behavior w:val="content"/>
        </w:behaviors>
        <w:guid w:val="{DEA468FA-1F10-4C8B-A401-6E6210CF2B81}"/>
      </w:docPartPr>
      <w:docPartBody>
        <w:p w:rsidR="0042250C" w:rsidRDefault="00535ED6" w:rsidP="00535ED6">
          <w:pPr>
            <w:pStyle w:val="5D79476610F54E568EA565E92086FE6E"/>
          </w:pPr>
          <w:r w:rsidRPr="00B23CB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Segoe Light">
    <w:altName w:val="Arial"/>
    <w:charset w:val="00"/>
    <w:family w:val="swiss"/>
    <w:pitch w:val="variable"/>
    <w:sig w:usb0="A00002AF" w:usb1="4000205B" w:usb2="00000000" w:usb3="00000000" w:csb0="0000009F" w:csb1="00000000"/>
  </w:font>
  <w:font w:name="Segoe Sans Text">
    <w:altName w:val="Sylfaen"/>
    <w:charset w:val="00"/>
    <w:family w:val="auto"/>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Sans Text Semibold">
    <w:charset w:val="00"/>
    <w:family w:val="auto"/>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Aptos Display">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ani">
    <w:charset w:val="00"/>
    <w:family w:val="roman"/>
    <w:pitch w:val="variable"/>
    <w:sig w:usb0="00200003" w:usb1="00000000" w:usb2="00000000" w:usb3="00000000" w:csb0="00000001"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D6"/>
    <w:rsid w:val="000471A8"/>
    <w:rsid w:val="00055847"/>
    <w:rsid w:val="000632B3"/>
    <w:rsid w:val="000A5858"/>
    <w:rsid w:val="00113CC5"/>
    <w:rsid w:val="00115961"/>
    <w:rsid w:val="0013050C"/>
    <w:rsid w:val="00144514"/>
    <w:rsid w:val="00165361"/>
    <w:rsid w:val="00202F05"/>
    <w:rsid w:val="00217D3B"/>
    <w:rsid w:val="00226871"/>
    <w:rsid w:val="00250AC0"/>
    <w:rsid w:val="002B197F"/>
    <w:rsid w:val="002E146A"/>
    <w:rsid w:val="002F45E5"/>
    <w:rsid w:val="00302EC2"/>
    <w:rsid w:val="00312D07"/>
    <w:rsid w:val="003C4F49"/>
    <w:rsid w:val="0042250C"/>
    <w:rsid w:val="004304B8"/>
    <w:rsid w:val="0043246C"/>
    <w:rsid w:val="004D011E"/>
    <w:rsid w:val="00523D1E"/>
    <w:rsid w:val="00535ED6"/>
    <w:rsid w:val="00555CA0"/>
    <w:rsid w:val="00560C2D"/>
    <w:rsid w:val="005656C6"/>
    <w:rsid w:val="005A4B96"/>
    <w:rsid w:val="005C7DB8"/>
    <w:rsid w:val="0061051A"/>
    <w:rsid w:val="0067100E"/>
    <w:rsid w:val="006A2D52"/>
    <w:rsid w:val="006A36CB"/>
    <w:rsid w:val="006F4113"/>
    <w:rsid w:val="00755A16"/>
    <w:rsid w:val="00844C83"/>
    <w:rsid w:val="008A485A"/>
    <w:rsid w:val="008E5D6D"/>
    <w:rsid w:val="0095417C"/>
    <w:rsid w:val="0096347A"/>
    <w:rsid w:val="009677D7"/>
    <w:rsid w:val="00A01052"/>
    <w:rsid w:val="00A71263"/>
    <w:rsid w:val="00A978EF"/>
    <w:rsid w:val="00AB7747"/>
    <w:rsid w:val="00B73AFD"/>
    <w:rsid w:val="00C203D7"/>
    <w:rsid w:val="00C83C6A"/>
    <w:rsid w:val="00CB0CF1"/>
    <w:rsid w:val="00CE62DF"/>
    <w:rsid w:val="00D23D4D"/>
    <w:rsid w:val="00D604D3"/>
    <w:rsid w:val="00D83741"/>
    <w:rsid w:val="00D90804"/>
    <w:rsid w:val="00E30991"/>
    <w:rsid w:val="00E340FA"/>
    <w:rsid w:val="00E50FE7"/>
    <w:rsid w:val="00E63E28"/>
    <w:rsid w:val="00E85164"/>
    <w:rsid w:val="00E90CEF"/>
    <w:rsid w:val="00EC6EB1"/>
    <w:rsid w:val="00ED0B1D"/>
    <w:rsid w:val="00ED7317"/>
    <w:rsid w:val="00EE7CB2"/>
    <w:rsid w:val="00F00695"/>
    <w:rsid w:val="00F63B75"/>
    <w:rsid w:val="00F668E2"/>
    <w:rsid w:val="00F7544B"/>
    <w:rsid w:val="00FC52A7"/>
    <w:rsid w:val="00FE24E6"/>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4B96"/>
  </w:style>
  <w:style w:type="paragraph" w:customStyle="1" w:styleId="5D79476610F54E568EA565E92086FE6E">
    <w:name w:val="5D79476610F54E568EA565E92086FE6E"/>
    <w:rsid w:val="00535E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
  <Abstract>Ford Motor Company</Abstract>
  <CompanyAddress/>
  <CompanyPhone/>
  <CompanyFax/>
  <CompanyEmail/>
</CoverPage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SharedContentType xmlns="Microsoft.SharePoint.Taxonomy.ContentTypeSync" SourceId="e385fb40-52d4-4fae-9c5b-3e8ff8a5878e" ContentTypeId="0x01010079CA57CA2DAD654DAB031774EE67465801" PreviousValue="false" LastSyncTimeStamp="2020-09-14T14:54:21.55Z"/>
</file>

<file path=customXml/item4.xml><?xml version="1.0" encoding="utf-8"?>
<ct:contentTypeSchema xmlns:ct="http://schemas.microsoft.com/office/2006/metadata/contentType" xmlns:ma="http://schemas.microsoft.com/office/2006/metadata/properties/metaAttributes" ct:_="" ma:_="" ma:contentTypeName="Campus – Individual IP" ma:contentTypeID="0x01010079CA57CA2DAD654DAB031774EE67465801002EBFECBC91786B4185D40BC54E856245" ma:contentTypeVersion="6" ma:contentTypeDescription="This content type is produced by an individual or team as part of a team collaboration effort, such as customer engagement. Reuse this type of content at your own risk." ma:contentTypeScope="" ma:versionID="ccf6bbb6c0a4d7c7c4ec87c814efa7b5">
  <xsd:schema xmlns:xsd="http://www.w3.org/2001/XMLSchema" xmlns:xs="http://www.w3.org/2001/XMLSchema" xmlns:p="http://schemas.microsoft.com/office/2006/metadata/properties" xmlns:ns2="230e9df3-be65-4c73-a93b-d1236ebd677e" targetNamespace="http://schemas.microsoft.com/office/2006/metadata/properties" ma:root="true" ma:fieldsID="9242fcaa2331ec625238267e59903d8b" ns2:_="">
    <xsd:import namespace="230e9df3-be65-4c73-a93b-d1236ebd677e"/>
    <xsd:element name="properties">
      <xsd:complexType>
        <xsd:sequence>
          <xsd:element name="documentManagement">
            <xsd:complexType>
              <xsd:all>
                <xsd:element ref="ns2:DerivedFromID" minOccurs="0"/>
                <xsd:element ref="ns2:DocumentDescription" minOccurs="0"/>
                <xsd:element ref="ns2:Authors" minOccurs="0"/>
                <xsd:element ref="ns2:_dlc_DocIdUrl" minOccurs="0"/>
                <xsd:element ref="ns2:_dlc_DocIdPersistId" minOccurs="0"/>
                <xsd:element ref="ns2:MSProductsTaxHTField0" minOccurs="0"/>
                <xsd:element ref="ns2:TaxCatchAll" minOccurs="0"/>
                <xsd:element ref="ns2:TaxCatchAllLabel" minOccurs="0"/>
                <xsd:element ref="ns2:m74a2925250f485f9486ed3f97e2a6b3" minOccurs="0"/>
                <xsd:element ref="ns2:oad7af80ad0f4ba99bb03b3894ab533c" minOccurs="0"/>
                <xsd:element ref="ns2:bc28b5f076654a3b96073bbbebfeb8c9" minOccurs="0"/>
                <xsd:element ref="ns2:_dlc_Doc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DerivedFromID" ma:index="2" nillable="true" ma:displayName="Derived from ID" ma:default="Original" ma:description="Holds the Document Id if the document is derived from an existing document in Campus." ma:internalName="DerivedFromID" ma:readOnly="false">
      <xsd:simpleType>
        <xsd:restriction base="dms:Text">
          <xsd:maxLength value="255"/>
        </xsd:restriction>
      </xsd:simpleType>
    </xsd:element>
    <xsd:element name="DocumentDescription" ma:index="3" nillable="true" ma:displayName="Document Description" ma:description="Alternate description for documents that can be used for display." ma:internalName="DocumentDescription" ma:readOnly="false">
      <xsd:simpleType>
        <xsd:restriction base="dms:Note">
          <xsd:maxLength value="255"/>
        </xsd:restriction>
      </xsd:simpleType>
    </xsd:element>
    <xsd:element name="Authors" ma:index="4" nillable="true" ma:displayName="Authors" ma:description="The individuals who contributed to the creation of this content. Includes both primary and secondary authors." ma:list="UserInfo" ma:SharePointGroup="0" ma:internalName="Author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SProductsTaxHTField0" ma:index="13" nillable="true" ma:taxonomy="true" ma:internalName="MSProductsTaxHTField0" ma:taxonomyFieldName="MSProducts" ma:displayName="MS Products" ma:default="" ma:fieldId="{ee77c2ea-e1b9-4a90-85df-76a95e6ae936}" ma:taxonomyMulti="true" ma:sspId="e385fb40-52d4-4fae-9c5b-3e8ff8a5878e" ma:termSetId="e8298524-23d5-441d-8e61-21bed1c2c47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80baefad-0a83-4959-9bf6-6f8f85c62e54}" ma:internalName="TaxCatchAll" ma:showField="CatchAllData" ma:web="5baebe18-e988-4d12-916d-6417f3bc2a7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80baefad-0a83-4959-9bf6-6f8f85c62e54}" ma:internalName="TaxCatchAllLabel" ma:readOnly="true" ma:showField="CatchAllDataLabel" ma:web="5baebe18-e988-4d12-916d-6417f3bc2a72">
      <xsd:complexType>
        <xsd:complexContent>
          <xsd:extension base="dms:MultiChoiceLookup">
            <xsd:sequence>
              <xsd:element name="Value" type="dms:Lookup" maxOccurs="unbounded" minOccurs="0" nillable="true"/>
            </xsd:sequence>
          </xsd:extension>
        </xsd:complexContent>
      </xsd:complexType>
    </xsd:element>
    <xsd:element name="m74a2925250f485f9486ed3f97e2a6b3" ma:index="17" nillable="true" ma:taxonomy="true" ma:internalName="m74a2925250f485f9486ed3f97e2a6b3" ma:taxonomyFieldName="VerticalIndustries" ma:displayName="Vertical Industries" ma:readOnly="false" ma:default="" ma:fieldId="{674a2925-250f-485f-9486-ed3f97e2a6b3}" ma:taxonomyMulti="true" ma:sspId="e385fb40-52d4-4fae-9c5b-3e8ff8a5878e" ma:termSetId="91b0d1e0-9f22-4aab-a1ef-fa1358a21588" ma:anchorId="00000000-0000-0000-0000-000000000000" ma:open="false" ma:isKeyword="false">
      <xsd:complexType>
        <xsd:sequence>
          <xsd:element ref="pc:Terms" minOccurs="0" maxOccurs="1"/>
        </xsd:sequence>
      </xsd:complexType>
    </xsd:element>
    <xsd:element name="oad7af80ad0f4ba99bb03b3894ab533c" ma:index="19" nillable="true" ma:taxonomy="true" ma:internalName="oad7af80ad0f4ba99bb03b3894ab533c" ma:taxonomyFieldName="ServicesIPTypes" ma:displayName="Services IP Type" ma:default="" ma:fieldId="{8ad7af80-ad0f-4ba9-9bb0-3b3894ab533c}" ma:taxonomyMulti="true" ma:sspId="e385fb40-52d4-4fae-9c5b-3e8ff8a5878e" ma:termSetId="030f38bb-a2c5-4da9-8933-47d85a151cf1" ma:anchorId="00000000-0000-0000-0000-000000000000" ma:open="false" ma:isKeyword="false">
      <xsd:complexType>
        <xsd:sequence>
          <xsd:element ref="pc:Terms" minOccurs="0" maxOccurs="1"/>
        </xsd:sequence>
      </xsd:complexType>
    </xsd:element>
    <xsd:element name="bc28b5f076654a3b96073bbbebfeb8c9" ma:index="21" nillable="true" ma:taxonomy="true" ma:internalName="bc28b5f076654a3b96073bbbebfeb8c9" ma:taxonomyFieldName="MSLanguage" ma:displayName="MS Language" ma:default="1;#English|cb91f272-ce4d-4a7e-9bbf-78b58e3d188d" ma:fieldId="{bc28b5f0-7665-4a3b-9607-3bbbebfeb8c9}" ma:taxonomyMulti="true" ma:sspId="e385fb40-52d4-4fae-9c5b-3e8ff8a5878e" ma:termSetId="2851bb56-f3b7-4d07-b1ba-07ede7d3b149" ma:anchorId="00000000-0000-0000-0000-000000000000" ma:open="false" ma:isKeyword="false">
      <xsd:complexType>
        <xsd:sequence>
          <xsd:element ref="pc:Terms" minOccurs="0" maxOccurs="1"/>
        </xsd:sequence>
      </xsd:complex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p:properties xmlns:p="http://schemas.microsoft.com/office/2006/metadata/properties" xmlns:xsi="http://www.w3.org/2001/XMLSchema-instance" xmlns:pc="http://schemas.microsoft.com/office/infopath/2007/PartnerControls">
  <documentManagement>
    <TaxCatchAll xmlns="230e9df3-be65-4c73-a93b-d1236ebd677e">
      <Value>1</Value>
    </TaxCatchAll>
    <DocumentDescription xmlns="230e9df3-be65-4c73-a93b-d1236ebd677e">Latest SOW for the offer</DocumentDescription>
    <Authors xmlns="230e9df3-be65-4c73-a93b-d1236ebd677e">
      <UserInfo>
        <DisplayName/>
        <AccountId xsi:nil="true"/>
        <AccountType/>
      </UserInfo>
    </Authors>
    <_dlc_DocId xmlns="230e9df3-be65-4c73-a93b-d1236ebd677e">E5A4VU2Q6KZT-532421191-31</_dlc_DocId>
    <_dlc_DocIdUrl xmlns="230e9df3-be65-4c73-a93b-d1236ebd677e">
      <Url>https://microsoft.sharepoint.com/teams/SEE-47530/_layouts/15/DocIdRedir.aspx?ID=E5A4VU2Q6KZT-532421191-31</Url>
      <Description>E5A4VU2Q6KZT-532421191-31</Description>
    </_dlc_DocIdUrl>
    <bc28b5f076654a3b96073bbbebfeb8c9 xmlns="230e9df3-be65-4c73-a93b-d1236ebd677e">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cb91f272-ce4d-4a7e-9bbf-78b58e3d188d</TermId>
        </TermInfo>
      </Terms>
    </bc28b5f076654a3b96073bbbebfeb8c9>
    <MSProductsTaxHTField0 xmlns="230e9df3-be65-4c73-a93b-d1236ebd677e">
      <Terms xmlns="http://schemas.microsoft.com/office/infopath/2007/PartnerControls"/>
    </MSProductsTaxHTField0>
    <m74a2925250f485f9486ed3f97e2a6b3 xmlns="230e9df3-be65-4c73-a93b-d1236ebd677e">
      <Terms xmlns="http://schemas.microsoft.com/office/infopath/2007/PartnerControls"/>
    </m74a2925250f485f9486ed3f97e2a6b3>
    <oad7af80ad0f4ba99bb03b3894ab533c xmlns="230e9df3-be65-4c73-a93b-d1236ebd677e">
      <Terms xmlns="http://schemas.microsoft.com/office/infopath/2007/PartnerControls"/>
    </oad7af80ad0f4ba99bb03b3894ab533c>
    <DerivedFromID xmlns="230e9df3-be65-4c73-a93b-d1236ebd677e">Original</DerivedFromID>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01BE72-34F2-4DF1-A10E-530850EB2743}">
  <ds:schemaRefs>
    <ds:schemaRef ds:uri="http://schemas.microsoft.com/sharepoint/events"/>
  </ds:schemaRefs>
</ds:datastoreItem>
</file>

<file path=customXml/itemProps3.xml><?xml version="1.0" encoding="utf-8"?>
<ds:datastoreItem xmlns:ds="http://schemas.openxmlformats.org/officeDocument/2006/customXml" ds:itemID="{AA9E8B79-58E1-4CA1-8088-64D55F25092D}">
  <ds:schemaRefs>
    <ds:schemaRef ds:uri="Microsoft.SharePoint.Taxonomy.ContentTypeSync"/>
  </ds:schemaRefs>
</ds:datastoreItem>
</file>

<file path=customXml/itemProps4.xml><?xml version="1.0" encoding="utf-8"?>
<ds:datastoreItem xmlns:ds="http://schemas.openxmlformats.org/officeDocument/2006/customXml" ds:itemID="{27558F7D-C233-49C8-9089-667998418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30B846-D453-4834-B70D-1917C86CE7E6}">
  <ds:schemaRefs>
    <ds:schemaRef ds:uri="http://schemas.microsoft.com/sharepoint/v3/contenttype/forms"/>
  </ds:schemaRefs>
</ds:datastoreItem>
</file>

<file path=customXml/itemProps6.xml><?xml version="1.0" encoding="utf-8"?>
<ds:datastoreItem xmlns:ds="http://schemas.openxmlformats.org/officeDocument/2006/customXml" ds:itemID="{B7EE1F49-B7D1-4FF5-91B1-9CB5E97B343F}">
  <ds:schemaRefs>
    <ds:schemaRef ds:uri="http://schemas.openxmlformats.org/officeDocument/2006/bibliography"/>
  </ds:schemaRefs>
</ds:datastoreItem>
</file>

<file path=customXml/itemProps7.xml><?xml version="1.0" encoding="utf-8"?>
<ds:datastoreItem xmlns:ds="http://schemas.openxmlformats.org/officeDocument/2006/customXml" ds:itemID="{CF575D94-C6EF-4572-9BFC-F4A35D8FDBF0}">
  <ds:schemaRefs>
    <ds:schemaRef ds:uri="http://schemas.microsoft.com/office/2006/metadata/properties"/>
    <ds:schemaRef ds:uri="http://schemas.microsoft.com/office/infopath/2007/PartnerControls"/>
    <ds:schemaRef ds:uri="230e9df3-be65-4c73-a93b-d1236ebd677e"/>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18438</Words>
  <Characters>105097</Characters>
  <Application>Microsoft Office Word</Application>
  <DocSecurity>4</DocSecurity>
  <Lines>875</Lines>
  <Paragraphs>246</Paragraphs>
  <Slides>0</Slides>
  <ScaleCrop>false</ScaleCrop>
  <Company/>
  <LinksUpToDate>false</LinksUpToDate>
  <CharactersWithSpaces>123289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 - Agentic AI Transformation</dc:title>
  <dc:subject/>
  <dc:creator>&lt;Microsoft OR Partner name&gt;</dc:creator>
  <cp:keywords/>
  <dc:description/>
  <cp:lastModifiedBy>Lorrin Ferdinand</cp:lastModifiedBy>
  <cp:revision>1496</cp:revision>
  <cp:lastPrinted>1900-01-02T15:00:00Z</cp:lastPrinted>
  <dcterms:created xsi:type="dcterms:W3CDTF">2026-05-22T07:40:00Z</dcterms:created>
  <dcterms:modified xsi:type="dcterms:W3CDTF">2026-06-06T12:24:00Z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24100</vt:r8>
  </property>
  <property fmtid="{D5CDD505-2E9C-101B-9397-08002B2CF9AE}" pid="3" name="xd_ProgID">
    <vt:lpwstr/>
  </property>
  <property fmtid="{D5CDD505-2E9C-101B-9397-08002B2CF9AE}" pid="4" name="ContentTypeId">
    <vt:lpwstr>0x01010079CA57CA2DAD654DAB031774EE67465801002EBFECBC91786B4185D40BC54E856245</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lpwstr/>
  </property>
  <property fmtid="{D5CDD505-2E9C-101B-9397-08002B2CF9AE}" pid="10" name="docLang">
    <vt:lpwstr>en</vt:lpwstr>
  </property>
  <property fmtid="{D5CDD505-2E9C-101B-9397-08002B2CF9AE}" pid="11" name="MediaServiceImageTags">
    <vt:lpwstr/>
  </property>
  <property fmtid="{D5CDD505-2E9C-101B-9397-08002B2CF9AE}" pid="12" name="_dlc_DocIdItemGuid">
    <vt:lpwstr>fc5bb736-d8d4-45dd-8f34-62cc4b16e30e</vt:lpwstr>
  </property>
  <property fmtid="{D5CDD505-2E9C-101B-9397-08002B2CF9AE}" pid="13" name="IsSubmittedByIPIntake">
    <vt:bool>true</vt:bool>
  </property>
  <property fmtid="{D5CDD505-2E9C-101B-9397-08002B2CF9AE}" pid="14" name="MSLanguage">
    <vt:lpwstr>1;#English|cb91f272-ce4d-4a7e-9bbf-78b58e3d188d</vt:lpwstr>
  </property>
  <property fmtid="{D5CDD505-2E9C-101B-9397-08002B2CF9AE}" pid="15" name="p7ae7c99891b404d9a873cd3c41a01e4">
    <vt:lpwstr/>
  </property>
  <property fmtid="{D5CDD505-2E9C-101B-9397-08002B2CF9AE}" pid="16" name="ServicesDomain">
    <vt:lpwstr/>
  </property>
  <property fmtid="{D5CDD505-2E9C-101B-9397-08002B2CF9AE}" pid="17" name="VerticalIndustries">
    <vt:lpwstr/>
  </property>
  <property fmtid="{D5CDD505-2E9C-101B-9397-08002B2CF9AE}" pid="18" name="ServicesBusinessScenario">
    <vt:lpwstr/>
  </property>
  <property fmtid="{D5CDD505-2E9C-101B-9397-08002B2CF9AE}" pid="19" name="CodeKeywords">
    <vt:lpwstr/>
  </property>
  <property fmtid="{D5CDD505-2E9C-101B-9397-08002B2CF9AE}" pid="20" name="p26d0941c95b4632829814c66f0e8c72">
    <vt:lpwstr/>
  </property>
  <property fmtid="{D5CDD505-2E9C-101B-9397-08002B2CF9AE}" pid="21" name="MSProducts">
    <vt:lpwstr/>
  </property>
  <property fmtid="{D5CDD505-2E9C-101B-9397-08002B2CF9AE}" pid="22" name="ServicesIPTypes">
    <vt:lpwstr/>
  </property>
  <property fmtid="{D5CDD505-2E9C-101B-9397-08002B2CF9AE}" pid="23" name="g6775e77a6d84637a29014d883a4378a">
    <vt:lpwstr/>
  </property>
  <property fmtid="{D5CDD505-2E9C-101B-9397-08002B2CF9AE}" pid="24" name="af1f5bfae61e4243aac9966cb19580e1">
    <vt:lpwstr/>
  </property>
  <property fmtid="{D5CDD505-2E9C-101B-9397-08002B2CF9AE}" pid="25" name="DevelopmentLanguages">
    <vt:lpwstr/>
  </property>
  <property fmtid="{D5CDD505-2E9C-101B-9397-08002B2CF9AE}" pid="26" name="ServicesCommunities">
    <vt:lpwstr/>
  </property>
  <property fmtid="{D5CDD505-2E9C-101B-9397-08002B2CF9AE}" pid="27" name="fbc3fc07245d4d4d97685e71074b9827">
    <vt:lpwstr/>
  </property>
</Properties>
</file>
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sldx" ContentType="application/vnd.openxmlformats-officedocument.presentationml.slide"/>
  <Default Extension="svg" ContentType="image/svg+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60C28" w14:textId="17E14565" w:rsidR="00335908" w:rsidRDefault="00335908">
      <w:pPr>
        <w:spacing w:before="0" w:after="160" w:line="259" w:lineRule="auto"/>
      </w:pPr>
    </w:p>
    <w:p w14:paraId="3FAD58CA" w14:textId="11ED76B8" w:rsidR="00376341" w:rsidRDefault="00C958D3" w:rsidP="0033492E">
      <w:r>
        <w:rPr>
          <w:noProof/>
        </w:rPr>
        <w:drawing>
          <wp:anchor distT="0" distB="0" distL="114300" distR="114300" simplePos="0" relativeHeight="251658241" behindDoc="1" locked="0" layoutInCell="1" allowOverlap="1" wp14:anchorId="1DDCFEF7" wp14:editId="0B0163E7">
            <wp:simplePos x="0" y="0"/>
            <wp:positionH relativeFrom="margin">
              <wp:posOffset>-457200</wp:posOffset>
            </wp:positionH>
            <wp:positionV relativeFrom="paragraph">
              <wp:posOffset>-446568</wp:posOffset>
            </wp:positionV>
            <wp:extent cx="7772400" cy="10058061"/>
            <wp:effectExtent l="0" t="0" r="0" b="635"/>
            <wp:wrapNone/>
            <wp:docPr id="803644265" name="Picture 16"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644265" name="Picture 16" descr="A close-up of a logo&#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7772400" cy="10058061"/>
                    </a:xfrm>
                    <a:prstGeom prst="rect">
                      <a:avLst/>
                    </a:prstGeom>
                  </pic:spPr>
                </pic:pic>
              </a:graphicData>
            </a:graphic>
          </wp:anchor>
        </w:drawing>
      </w:r>
      <w:r w:rsidR="0060148B">
        <w:rPr>
          <w:noProof/>
        </w:rPr>
        <mc:AlternateContent>
          <mc:Choice Requires="wps">
            <w:drawing>
              <wp:anchor distT="0" distB="0" distL="114300" distR="114300" simplePos="0" relativeHeight="251658240" behindDoc="0" locked="0" layoutInCell="1" allowOverlap="1" wp14:anchorId="102FA861" wp14:editId="02725ABB">
                <wp:simplePos x="0" y="0"/>
                <wp:positionH relativeFrom="column">
                  <wp:posOffset>4937235</wp:posOffset>
                </wp:positionH>
                <wp:positionV relativeFrom="paragraph">
                  <wp:posOffset>-149684</wp:posOffset>
                </wp:positionV>
                <wp:extent cx="1896745" cy="1186197"/>
                <wp:effectExtent l="0" t="0" r="0" b="0"/>
                <wp:wrapNone/>
                <wp:docPr id="1139161947" name="Customer logo"/>
                <wp:cNvGraphicFramePr/>
                <a:graphic xmlns:a="http://schemas.openxmlformats.org/drawingml/2006/main">
                  <a:graphicData uri="http://schemas.microsoft.com/office/word/2010/wordprocessingShape">
                    <wps:wsp>
                      <wps:cNvSpPr txBox="1"/>
                      <wps:spPr>
                        <a:xfrm>
                          <a:off x="0" y="0"/>
                          <a:ext cx="1896745" cy="1186197"/>
                        </a:xfrm>
                        <a:prstGeom prst="rect">
                          <a:avLst/>
                        </a:prstGeom>
                        <a:noFill/>
                      </wps:spPr>
                      <wps:txbx>
                        <w:txbxContent>
                          <w:p w14:paraId="21B5FA52" w14:textId="77777777" w:rsidR="00054227" w:rsidRDefault="00CA7A51" w:rsidP="00054227">
                            <w:pPr>
                              <w:jc w:val="right"/>
                            </w:pPr>
                            <w:sdt>
                              <w:sdtPr>
                                <w:id w:val="1013110747"/>
                                <w:showingPlcHdr/>
                                <w:picture/>
                              </w:sdtPr>
                              <w:sdtEndPr/>
                              <w:sdtContent>
                                <w:r w:rsidR="00054227" w:rsidRPr="00296512">
                                  <w:rPr>
                                    <w:noProof/>
                                  </w:rPr>
                                  <w:drawing>
                                    <wp:inline distT="0" distB="0" distL="0" distR="0" wp14:anchorId="11B0ABFD" wp14:editId="41C2C2FB">
                                      <wp:extent cx="1692234" cy="617846"/>
                                      <wp:effectExtent l="0" t="0" r="3810" b="0"/>
                                      <wp:docPr id="97157424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772081"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699557" cy="620520"/>
                                              </a:xfrm>
                                              <a:prstGeom prst="rect">
                                                <a:avLst/>
                                              </a:prstGeom>
                                              <a:noFill/>
                                              <a:ln>
                                                <a:noFill/>
                                              </a:ln>
                                            </pic:spPr>
                                          </pic:pic>
                                        </a:graphicData>
                                      </a:graphic>
                                    </wp:inline>
                                  </w:drawing>
                                </w:r>
                              </w:sdtContent>
                            </w:sdt>
                            <w:r w:rsidR="00054227" w:rsidRPr="00296512">
                              <w:t xml:space="preserve">  </w:t>
                            </w:r>
                          </w:p>
                          <w:p w14:paraId="5D50D0C3" w14:textId="77777777" w:rsidR="00054227" w:rsidRPr="00622967" w:rsidRDefault="00054227" w:rsidP="00054227">
                            <w:pPr>
                              <w:spacing w:before="60"/>
                              <w:jc w:val="right"/>
                              <w:rPr>
                                <w:sz w:val="18"/>
                                <w:szCs w:val="18"/>
                                <w:highlight w:val="yellow"/>
                              </w:rPr>
                            </w:pPr>
                            <w:r w:rsidRPr="00622967">
                              <w:rPr>
                                <w:sz w:val="18"/>
                                <w:szCs w:val="18"/>
                                <w:highlight w:val="yellow"/>
                              </w:rPr>
                              <w:t>Click icon to insert client logo,</w:t>
                            </w:r>
                          </w:p>
                          <w:p w14:paraId="0065B2CB" w14:textId="77777777" w:rsidR="00054227" w:rsidRPr="00622967" w:rsidRDefault="00054227" w:rsidP="00054227">
                            <w:pPr>
                              <w:spacing w:before="60"/>
                              <w:jc w:val="right"/>
                              <w:rPr>
                                <w:sz w:val="24"/>
                                <w:szCs w:val="24"/>
                              </w:rPr>
                            </w:pPr>
                            <w:r w:rsidRPr="00622967">
                              <w:rPr>
                                <w:sz w:val="18"/>
                                <w:szCs w:val="18"/>
                                <w:highlight w:val="yellow"/>
                              </w:rPr>
                              <w:t>then delete this text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shapetype w14:anchorId="102FA861" id="_x0000_t202" coordsize="21600,21600" o:spt="202" path="m,l,21600r21600,l21600,xe">
                <v:stroke joinstyle="miter"/>
                <v:path gradientshapeok="t" o:connecttype="rect"/>
              </v:shapetype>
              <v:shape id="Customer logo" o:spid="_x0000_s1026" type="#_x0000_t202" style="position:absolute;margin-left:388.75pt;margin-top:-11.8pt;width:149.35pt;height:93.4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" filled="f" stroked="f">
                <v:textbox inset="0,0,0,0">
                  <w:txbxContent>
                    <w:p w14:paraId="21B5FA52" w14:textId="77777777" w:rsidR="00054227" w:rsidRDefault="00CA7A51" w:rsidP="00054227">
                      <w:pPr>
                        <w:jc w:val="right"/>
                      </w:pPr>
                      <w:sdt>
                        <w:sdtPr>
                          <w:id w:val="1013110747"/>
                          <w:showingPlcHdr/>
                          <w:picture/>
                        </w:sdtPr>
                        <w:sdtEndPr/>
                        <w:sdtContent>
                          <w:r w:rsidR="00054227" w:rsidRPr="00296512">
                            <w:rPr>
                              <w:noProof/>
                            </w:rPr>
                            <w:drawing>
                              <wp:inline distT="0" distB="0" distL="0" distR="0" wp14:anchorId="11B0ABFD" wp14:editId="41C2C2FB">
                                <wp:extent cx="1692234" cy="617846"/>
                                <wp:effectExtent l="0" t="0" r="3810" b="0"/>
                                <wp:docPr id="97157424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772081"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699557" cy="620520"/>
                                        </a:xfrm>
                                        <a:prstGeom prst="rect">
                                          <a:avLst/>
                                        </a:prstGeom>
                                        <a:noFill/>
                                        <a:ln>
                                          <a:noFill/>
                                        </a:ln>
                                      </pic:spPr>
                                    </pic:pic>
                                  </a:graphicData>
                                </a:graphic>
                              </wp:inline>
                            </w:drawing>
                          </w:r>
                        </w:sdtContent>
                      </w:sdt>
                      <w:r w:rsidR="00054227" w:rsidRPr="00296512">
                        <w:t xml:space="preserve">  </w:t>
                      </w:r>
                    </w:p>
                    <w:p w14:paraId="5D50D0C3" w14:textId="77777777" w:rsidR="00054227" w:rsidRPr="00622967" w:rsidRDefault="00054227" w:rsidP="00054227">
                      <w:pPr>
                        <w:spacing w:before="60"/>
                        <w:jc w:val="right"/>
                        <w:rPr>
                          <w:sz w:val="18"/>
                          <w:szCs w:val="18"/>
                          <w:highlight w:val="yellow"/>
                        </w:rPr>
                      </w:pPr>
                      <w:r w:rsidRPr="00622967">
                        <w:rPr>
                          <w:sz w:val="18"/>
                          <w:szCs w:val="18"/>
                          <w:highlight w:val="yellow"/>
                        </w:rPr>
                        <w:t>Click icon to insert client logo,</w:t>
                      </w:r>
                    </w:p>
                    <w:p w14:paraId="0065B2CB" w14:textId="77777777" w:rsidR="00054227" w:rsidRPr="00622967" w:rsidRDefault="00054227" w:rsidP="00054227">
                      <w:pPr>
                        <w:spacing w:before="60"/>
                        <w:jc w:val="right"/>
                        <w:rPr>
                          <w:sz w:val="24"/>
                          <w:szCs w:val="24"/>
                        </w:rPr>
                      </w:pPr>
                      <w:r w:rsidRPr="00622967">
                        <w:rPr>
                          <w:sz w:val="18"/>
                          <w:szCs w:val="18"/>
                          <w:highlight w:val="yellow"/>
                        </w:rPr>
                        <w:t>then delete this text</w:t>
                      </w:r>
                    </w:p>
                  </w:txbxContent>
                </v:textbox>
              </v:shape>
            </w:pict>
          </mc:Fallback>
        </mc:AlternateContent>
      </w:r>
    </w:p>
    <w:p w14:paraId="63FBE329" w14:textId="60528003" w:rsidR="0027317A" w:rsidRDefault="0027317A" w:rsidP="0033492E"/>
    <w:p w14:paraId="1AB195D8" w14:textId="439CFE65" w:rsidR="0027317A" w:rsidRDefault="0027317A" w:rsidP="0033492E"/>
    <w:p w14:paraId="6B4808C0" w14:textId="77777777" w:rsidR="0027317A" w:rsidRDefault="0027317A" w:rsidP="0033492E"/>
    <w:p w14:paraId="067D73F8" w14:textId="18331E82" w:rsidR="0027317A" w:rsidRDefault="0060148B" w:rsidP="0033492E">
      <w:r>
        <w:rPr>
          <w:noProof/>
        </w:rPr>
        <mc:AlternateContent>
          <mc:Choice Requires="wpg">
            <w:drawing>
              <wp:anchor distT="0" distB="0" distL="114300" distR="114300" simplePos="0" relativeHeight="251658242" behindDoc="0" locked="0" layoutInCell="1" allowOverlap="1" wp14:anchorId="72CE9D47" wp14:editId="07D46424">
                <wp:simplePos x="0" y="0"/>
                <wp:positionH relativeFrom="column">
                  <wp:posOffset>2964419</wp:posOffset>
                </wp:positionH>
                <wp:positionV relativeFrom="paragraph">
                  <wp:posOffset>2529091</wp:posOffset>
                </wp:positionV>
                <wp:extent cx="3957955" cy="4542155"/>
                <wp:effectExtent l="0" t="0" r="4445" b="0"/>
                <wp:wrapNone/>
                <wp:docPr id="40402899" name="Group 12"/>
                <wp:cNvGraphicFramePr/>
                <a:graphic xmlns:a="http://schemas.openxmlformats.org/drawingml/2006/main">
                  <a:graphicData uri="http://schemas.microsoft.com/office/word/2010/wordprocessingGroup">
                    <wpg:wgp>
                      <wpg:cNvGrpSpPr/>
                      <wpg:grpSpPr>
                        <a:xfrm>
                          <a:off x="0" y="0"/>
                          <a:ext cx="3957955" cy="4542155"/>
                          <a:chOff x="1114768" y="-364"/>
                          <a:chExt cx="3957955" cy="4542155"/>
                        </a:xfrm>
                      </wpg:grpSpPr>
                      <wps:wsp>
                        <wps:cNvPr id="1241680811" name="Text Box 2">
                          <a:extLst>
                            <a:ext uri="{FF2B5EF4-FFF2-40B4-BE49-F238E27FC236}">
                              <a16:creationId xmlns:a16="http://schemas.microsoft.com/office/drawing/2014/main" id="{E5913A36-5F85-4AE4-284A-9CE0F0C81254}"/>
                            </a:ext>
                          </a:extLst>
                        </wps:cNvPr>
                        <wps:cNvSpPr txBox="1"/>
                        <wps:spPr>
                          <a:xfrm>
                            <a:off x="2837285" y="2279216"/>
                            <a:ext cx="2223770" cy="567055"/>
                          </a:xfrm>
                          <a:prstGeom prst="rect">
                            <a:avLst/>
                          </a:prstGeom>
                          <a:solidFill>
                            <a:schemeClr val="bg1"/>
                          </a:solidFill>
                          <a:ln w="6350">
                            <a:noFill/>
                          </a:ln>
                        </wps:spPr>
                        <wps:txbx>
                          <w:txbxContent>
                            <w:p w14:paraId="4DFCD360" w14:textId="77777777" w:rsidR="00054227" w:rsidRPr="00622967" w:rsidRDefault="00054227" w:rsidP="00054227">
                              <w:pPr>
                                <w:spacing w:before="0" w:after="60"/>
                                <w:jc w:val="right"/>
                                <w:rPr>
                                  <w:rFonts w:eastAsia="Segoe UI"/>
                                  <w:b/>
                                  <w:color w:val="262626" w:themeColor="text1" w:themeTint="D9"/>
                                  <w:kern w:val="24"/>
                                </w:rPr>
                              </w:pPr>
                              <w:r w:rsidRPr="00622967">
                                <w:rPr>
                                  <w:rFonts w:eastAsia="Segoe UI"/>
                                  <w:b/>
                                  <w:color w:val="262626" w:themeColor="text1" w:themeTint="D9"/>
                                  <w:kern w:val="24"/>
                                </w:rPr>
                                <w:t>Prepared for:</w:t>
                              </w:r>
                            </w:p>
                            <w:p w14:paraId="7745F8FE" w14:textId="4404EAD1" w:rsidR="00054227" w:rsidRPr="00622967" w:rsidRDefault="00CA7A51" w:rsidP="00054227">
                              <w:pPr>
                                <w:spacing w:before="0" w:after="120" w:line="264" w:lineRule="auto"/>
                                <w:jc w:val="right"/>
                                <w:rPr>
                                  <w:rFonts w:eastAsia="Segoe UI"/>
                                  <w:b/>
                                  <w:bCs/>
                                  <w:lang w:val="en-GB"/>
                                </w:rPr>
                              </w:pPr>
                              <w:sdt>
                                <w:sdtPr>
                                  <w:rPr>
                                    <w:rFonts w:eastAsia="Segoe UI"/>
                                    <w:lang w:val="en-GB"/>
                                  </w:rPr>
                                  <w:alias w:val="Client Name"/>
                                  <w:tag w:val="Client Name"/>
                                  <w:id w:val="-813874239"/>
                                  <w:dataBinding w:prefixMappings="xmlns:ns0='http://schemas.microsoft.com/office/2006/coverPageProps' " w:xpath="/ns0:CoverPageProperties[1]/ns0:Abstract[1]" w:storeItemID="{55AF091B-3C7A-41E3-B477-F2FDAA23CFDA}"/>
                                  <w:text/>
                                </w:sdtPr>
                                <w:sdtEndPr/>
                                <w:sdtContent>
                                  <w:r w:rsidR="00A371BD">
                                    <w:rPr>
                                      <w:rFonts w:eastAsia="Segoe UI"/>
                                      <w:lang w:val="en-GB"/>
                                    </w:rPr>
                                    <w:t>&lt;Bosch&gt;</w:t>
                                  </w:r>
                                </w:sdtContent>
                              </w:sdt>
                            </w:p>
                          </w:txbxContent>
                        </wps:txbx>
                        <wps:bodyPr rot="0" spcFirstLastPara="0" vert="horz" wrap="square" lIns="91440" tIns="45720" rIns="91440" bIns="45720" numCol="1" spcCol="0" rtlCol="0" fromWordArt="0" anchor="ctr" anchorCtr="0" forceAA="0" compatLnSpc="1">
                          <a:prstTxWarp prst="textNoShape">
                            <a:avLst/>
                          </a:prstTxWarp>
                          <a:spAutoFit/>
                        </wps:bodyPr>
                      </wps:wsp>
                      <wps:wsp>
                        <wps:cNvPr id="1444940248" name="Text Box 2">
                          <a:extLst>
                            <a:ext uri="{FF2B5EF4-FFF2-40B4-BE49-F238E27FC236}">
                              <a16:creationId xmlns:a16="http://schemas.microsoft.com/office/drawing/2014/main" id="{C6BA5850-2478-6502-1ADE-26389579BE65}"/>
                            </a:ext>
                          </a:extLst>
                        </wps:cNvPr>
                        <wps:cNvSpPr txBox="1"/>
                        <wps:spPr>
                          <a:xfrm>
                            <a:off x="2255448" y="3074758"/>
                            <a:ext cx="2809875" cy="756920"/>
                          </a:xfrm>
                          <a:prstGeom prst="rect">
                            <a:avLst/>
                          </a:prstGeom>
                          <a:solidFill>
                            <a:schemeClr val="bg1"/>
                          </a:solidFill>
                          <a:ln w="6350">
                            <a:noFill/>
                          </a:ln>
                        </wps:spPr>
                        <wps:txbx>
                          <w:txbxContent>
                            <w:p w14:paraId="6378EBA7" w14:textId="77777777" w:rsidR="00054227" w:rsidRPr="00622967" w:rsidRDefault="00054227" w:rsidP="00054227">
                              <w:pPr>
                                <w:spacing w:before="0" w:after="60"/>
                                <w:jc w:val="right"/>
                                <w:rPr>
                                  <w:ins w:id="0" w:author="Charlie Gu" w:date="2026-06-06T22:39:00Z" w16du:dateUtc="2026-06-06T14:39:00Z"/>
                                  <w:rFonts w:eastAsia="Segoe UI"/>
                                  <w:b/>
                                  <w:color w:val="262626" w:themeColor="text1" w:themeTint="D9"/>
                                  <w:kern w:val="24"/>
                                </w:rPr>
                              </w:pPr>
                              <w:r w:rsidRPr="00622967">
                                <w:rPr>
                                  <w:rFonts w:eastAsia="Segoe UI"/>
                                  <w:b/>
                                  <w:color w:val="262626" w:themeColor="text1" w:themeTint="D9"/>
                                  <w:kern w:val="24"/>
                                </w:rPr>
                                <w:t>Prepared by:</w:t>
                              </w:r>
                            </w:p>
                            <w:p w14:paraId="526961E0" w14:textId="6C005DD3" w:rsidR="00190A1A" w:rsidRPr="00190A1A" w:rsidRDefault="00190A1A" w:rsidP="00054227">
                              <w:pPr>
                                <w:spacing w:before="0" w:after="60"/>
                                <w:jc w:val="right"/>
                                <w:rPr>
                                  <w:rFonts w:eastAsia="等线" w:hint="eastAsia"/>
                                  <w:b/>
                                  <w:color w:val="262626" w:themeColor="text1" w:themeTint="D9"/>
                                  <w:kern w:val="24"/>
                                  <w:lang w:eastAsia="zh-CN"/>
                                  <w:rPrChange w:id="1" w:author="Charlie Gu" w:date="2026-06-06T22:39:00Z" w16du:dateUtc="2026-06-06T14:39:00Z">
                                    <w:rPr>
                                      <w:rFonts w:eastAsia="Segoe UI"/>
                                      <w:b/>
                                      <w:color w:val="262626" w:themeColor="text1" w:themeTint="D9"/>
                                      <w:kern w:val="24"/>
                                    </w:rPr>
                                  </w:rPrChange>
                                </w:rPr>
                              </w:pPr>
                              <w:ins w:id="2" w:author="Charlie Gu" w:date="2026-06-06T22:39:00Z" w16du:dateUtc="2026-06-06T14:39:00Z">
                                <w:r>
                                  <w:rPr>
                                    <w:rFonts w:eastAsia="等线" w:hint="eastAsia"/>
                                    <w:b/>
                                    <w:color w:val="262626" w:themeColor="text1" w:themeTint="D9"/>
                                    <w:kern w:val="24"/>
                                    <w:lang w:eastAsia="zh-CN"/>
                                  </w:rPr>
                                  <w:t>Charlie Gu</w:t>
                                </w:r>
                              </w:ins>
                            </w:p>
                            <w:p w14:paraId="30F55F81" w14:textId="77777777" w:rsidR="00054227" w:rsidRPr="00622967" w:rsidRDefault="00054227" w:rsidP="00054227">
                              <w:pPr>
                                <w:spacing w:before="0" w:after="120"/>
                                <w:jc w:val="right"/>
                                <w:rPr>
                                  <w:rFonts w:eastAsia="Segoe UI"/>
                                  <w:color w:val="404040"/>
                                  <w:kern w:val="24"/>
                                </w:rPr>
                              </w:pPr>
                              <w:r w:rsidRPr="00622967">
                                <w:rPr>
                                  <w:rFonts w:eastAsia="Segoe UI"/>
                                  <w:color w:val="404040"/>
                                  <w:kern w:val="24"/>
                                </w:rPr>
                                <w:t>Microsoft Industry Solutions Delivery</w:t>
                              </w:r>
                            </w:p>
                          </w:txbxContent>
                        </wps:txbx>
                        <wps:bodyPr rot="0" spcFirstLastPara="0" vert="horz" wrap="square" lIns="91440" tIns="45720" rIns="91440" bIns="45720" numCol="1" spcCol="0" rtlCol="0" fromWordArt="0" anchor="ctr" anchorCtr="0" forceAA="0" compatLnSpc="1">
                          <a:prstTxWarp prst="textNoShape">
                            <a:avLst/>
                          </a:prstTxWarp>
                          <a:spAutoFit/>
                        </wps:bodyPr>
                      </wps:wsp>
                      <wps:wsp>
                        <wps:cNvPr id="2075202419" name="Text Box 2">
                          <a:extLst>
                            <a:ext uri="{FF2B5EF4-FFF2-40B4-BE49-F238E27FC236}">
                              <a16:creationId xmlns:a16="http://schemas.microsoft.com/office/drawing/2014/main" id="{4F94323F-991A-6D71-346A-A36C81478F19}"/>
                            </a:ext>
                          </a:extLst>
                        </wps:cNvPr>
                        <wps:cNvSpPr txBox="1"/>
                        <wps:spPr>
                          <a:xfrm>
                            <a:off x="1114768" y="331333"/>
                            <a:ext cx="3957955" cy="1370330"/>
                          </a:xfrm>
                          <a:prstGeom prst="rect">
                            <a:avLst/>
                          </a:prstGeom>
                          <a:solidFill>
                            <a:schemeClr val="bg1"/>
                          </a:solidFill>
                          <a:ln w="6350">
                            <a:noFill/>
                          </a:ln>
                        </wps:spPr>
                        <wps:txbx>
                          <w:txbxContent>
                            <w:p w14:paraId="34A1B065" w14:textId="76F895A1" w:rsidR="00054227" w:rsidRPr="0027317A" w:rsidRDefault="00CA7A51" w:rsidP="00054227">
                              <w:pPr>
                                <w:spacing w:after="40" w:line="216" w:lineRule="auto"/>
                                <w:jc w:val="right"/>
                                <w:rPr>
                                  <w:rFonts w:eastAsia="Segoe UI" w:hAnsi="Segoe UI" w:cs="Vani"/>
                                  <w:b/>
                                  <w:bCs/>
                                  <w:color w:val="262626" w:themeColor="text1" w:themeTint="D9"/>
                                  <w:kern w:val="24"/>
                                  <w:sz w:val="72"/>
                                  <w:szCs w:val="72"/>
                                </w:rPr>
                              </w:pPr>
                              <w:sdt>
                                <w:sdtPr>
                                  <w:rPr>
                                    <w:b/>
                                    <w:bCs/>
                                    <w:color w:val="262626" w:themeColor="text1" w:themeTint="D9"/>
                                    <w:sz w:val="72"/>
                                    <w:szCs w:val="72"/>
                                    <w:lang w:val="en-GB"/>
                                  </w:rPr>
                                  <w:alias w:val="Project Name"/>
                                  <w:tag w:val="Project Name"/>
                                  <w:id w:val="1668131336"/>
                                  <w:dataBinding w:prefixMappings="xmlns:ns0='http://purl.org/dc/elements/1.1/' xmlns:ns1='http://schemas.openxmlformats.org/package/2006/metadata/core-properties' " w:xpath="/ns1:coreProperties[1]/ns0:title[1]" w:storeItemID="{6C3C8BC8-F283-45AE-878A-BAB7291924A1}"/>
                                  <w:text/>
                                </w:sdtPr>
                                <w:sdtEndPr/>
                                <w:sdtContent>
                                  <w:r w:rsidR="006F0D06">
                                    <w:rPr>
                                      <w:b/>
                                      <w:bCs/>
                                      <w:color w:val="262626" w:themeColor="text1" w:themeTint="D9"/>
                                      <w:sz w:val="72"/>
                                      <w:szCs w:val="72"/>
                                      <w:lang w:val="en-GB"/>
                                    </w:rPr>
                                    <w:t>&lt;In Car Voice Assistant&gt;</w:t>
                                  </w:r>
                                </w:sdtContent>
                              </w:sdt>
                            </w:p>
                          </w:txbxContent>
                        </wps:txbx>
                        <wps:bodyPr rot="0" spcFirstLastPara="0" vert="horz" wrap="square" lIns="91440" tIns="45720" rIns="91440" bIns="45720" numCol="1" spcCol="0" rtlCol="0" fromWordArt="0" anchor="t" anchorCtr="0" forceAA="0" compatLnSpc="1">
                          <a:prstTxWarp prst="textNoShape">
                            <a:avLst/>
                          </a:prstTxWarp>
                          <a:spAutoFit/>
                        </wps:bodyPr>
                      </wps:wsp>
                      <wps:wsp>
                        <wps:cNvPr id="1150963815" name="Text Box 2">
                          <a:extLst>
                            <a:ext uri="{FF2B5EF4-FFF2-40B4-BE49-F238E27FC236}">
                              <a16:creationId xmlns:a16="http://schemas.microsoft.com/office/drawing/2014/main" id="{3A927872-8091-8CC9-6563-9EE0FDA52F50}"/>
                            </a:ext>
                          </a:extLst>
                        </wps:cNvPr>
                        <wps:cNvSpPr txBox="1"/>
                        <wps:spPr>
                          <a:xfrm>
                            <a:off x="3086956" y="-364"/>
                            <a:ext cx="1978025" cy="596900"/>
                          </a:xfrm>
                          <a:prstGeom prst="rect">
                            <a:avLst/>
                          </a:prstGeom>
                          <a:solidFill>
                            <a:schemeClr val="bg1"/>
                          </a:solidFill>
                          <a:ln w="6350">
                            <a:noFill/>
                          </a:ln>
                        </wps:spPr>
                        <wps:txbx>
                          <w:txbxContent>
                            <w:p w14:paraId="19865DE6" w14:textId="77777777" w:rsidR="00054227" w:rsidRPr="00622967" w:rsidRDefault="00054227" w:rsidP="00054227">
                              <w:pPr>
                                <w:spacing w:after="120"/>
                                <w:jc w:val="right"/>
                                <w:rPr>
                                  <w:rFonts w:eastAsia="Segoe UI"/>
                                  <w:color w:val="0070C0"/>
                                  <w:kern w:val="24"/>
                                  <w:sz w:val="32"/>
                                  <w:szCs w:val="32"/>
                                </w:rPr>
                              </w:pPr>
                              <w:r w:rsidRPr="00622967">
                                <w:rPr>
                                  <w:rFonts w:eastAsia="Segoe UI"/>
                                  <w:color w:val="0070C0"/>
                                  <w:kern w:val="24"/>
                                  <w:sz w:val="32"/>
                                  <w:szCs w:val="32"/>
                                </w:rPr>
                                <w:t>Statement of Work</w:t>
                              </w:r>
                            </w:p>
                          </w:txbxContent>
                        </wps:txbx>
                        <wps:bodyPr rot="0" spcFirstLastPara="0" vert="horz" wrap="square" lIns="91440" tIns="45720" rIns="91440" bIns="45720" numCol="1" spcCol="0" rtlCol="0" fromWordArt="0" anchor="ctr" anchorCtr="0" forceAA="0" compatLnSpc="1">
                          <a:prstTxWarp prst="textNoShape">
                            <a:avLst/>
                          </a:prstTxWarp>
                          <a:spAutoFit/>
                        </wps:bodyPr>
                      </wps:wsp>
                      <wps:wsp>
                        <wps:cNvPr id="71749296" name="Text Box 2">
                          <a:extLst>
                            <a:ext uri="{FF2B5EF4-FFF2-40B4-BE49-F238E27FC236}">
                              <a16:creationId xmlns:a16="http://schemas.microsoft.com/office/drawing/2014/main" id="{92821668-D0E1-2F9C-7094-A0F4590F1806}"/>
                            </a:ext>
                          </a:extLst>
                        </wps:cNvPr>
                        <wps:cNvSpPr txBox="1"/>
                        <wps:spPr>
                          <a:xfrm>
                            <a:off x="2978824" y="4046491"/>
                            <a:ext cx="2089150" cy="495300"/>
                          </a:xfrm>
                          <a:prstGeom prst="rect">
                            <a:avLst/>
                          </a:prstGeom>
                          <a:solidFill>
                            <a:schemeClr val="bg1"/>
                          </a:solidFill>
                          <a:ln w="6350">
                            <a:noFill/>
                          </a:ln>
                        </wps:spPr>
                        <wps:txbx>
                          <w:txbxContent>
                            <w:p w14:paraId="1B02B0DC" w14:textId="4461462A" w:rsidR="00054227" w:rsidRPr="00622967" w:rsidRDefault="00054227" w:rsidP="00054227">
                              <w:pPr>
                                <w:spacing w:after="120"/>
                                <w:jc w:val="right"/>
                                <w:rPr>
                                  <w:rFonts w:eastAsia="Segoe UI"/>
                                  <w:color w:val="404040"/>
                                  <w:kern w:val="24"/>
                                </w:rPr>
                              </w:pPr>
                              <w:r w:rsidRPr="00622967">
                                <w:rPr>
                                  <w:rFonts w:eastAsia="Segoe UI"/>
                                  <w:color w:val="404040"/>
                                  <w:kern w:val="24"/>
                                </w:rPr>
                                <w:fldChar w:fldCharType="begin"/>
                              </w:r>
                              <w:r w:rsidRPr="00622967">
                                <w:rPr>
                                  <w:rFonts w:eastAsia="Segoe UI"/>
                                  <w:color w:val="404040"/>
                                  <w:kern w:val="24"/>
                                </w:rPr>
                                <w:instrText xml:space="preserve"> DATE \@ "MMMM d, yyyy" </w:instrText>
                              </w:r>
                              <w:r w:rsidRPr="00622967">
                                <w:rPr>
                                  <w:rFonts w:eastAsia="Segoe UI"/>
                                  <w:color w:val="404040"/>
                                  <w:kern w:val="24"/>
                                </w:rPr>
                                <w:fldChar w:fldCharType="separate"/>
                              </w:r>
                              <w:ins w:id="3" w:author="Charlie Gu" w:date="2026-06-07T21:16:00Z" w16du:dateUtc="2026-06-07T13:16:00Z">
                                <w:r w:rsidR="00244400">
                                  <w:rPr>
                                    <w:rFonts w:eastAsia="Segoe UI"/>
                                    <w:noProof/>
                                    <w:color w:val="404040"/>
                                    <w:kern w:val="24"/>
                                  </w:rPr>
                                  <w:t>June 7, 2026</w:t>
                                </w:r>
                              </w:ins>
                              <w:del w:id="4" w:author="Charlie Gu" w:date="2026-06-06T22:37:00Z" w16du:dateUtc="2026-06-06T14:37:00Z">
                                <w:r w:rsidR="00F06D86" w:rsidDel="00F1432B">
                                  <w:rPr>
                                    <w:rFonts w:eastAsia="Segoe UI"/>
                                    <w:noProof/>
                                    <w:color w:val="404040"/>
                                    <w:kern w:val="24"/>
                                  </w:rPr>
                                  <w:delText>June 5, 2026</w:delText>
                                </w:r>
                              </w:del>
                              <w:r w:rsidRPr="00622967">
                                <w:rPr>
                                  <w:rFonts w:eastAsia="Segoe UI"/>
                                  <w:color w:val="404040"/>
                                  <w:kern w:val="24"/>
                                </w:rPr>
                                <w:fldChar w:fldCharType="end"/>
                              </w:r>
                            </w:p>
                          </w:txbxContent>
                        </wps:txbx>
                        <wps:bodyPr rot="0" spcFirstLastPara="0" vert="horz" wrap="square" lIns="91440" tIns="45720" rIns="91440" bIns="45720" numCol="1" spcCol="0" rtlCol="0" fromWordArt="0" anchor="ctr" anchorCtr="0" forceAA="0" compatLnSpc="1">
                          <a:prstTxWarp prst="textNoShape">
                            <a:avLst/>
                          </a:prstTxWarp>
                          <a:spAutoFit/>
                        </wps:bodyPr>
                      </wps:wsp>
                      <wps:wsp>
                        <wps:cNvPr id="1739518484" name="Text Box 2">
                          <a:extLst>
                            <a:ext uri="{FF2B5EF4-FFF2-40B4-BE49-F238E27FC236}">
                              <a16:creationId xmlns:a16="http://schemas.microsoft.com/office/drawing/2014/main" id="{EF7DEA9D-DE31-48BE-8C2B-D6FC9318C0A9}"/>
                            </a:ext>
                          </a:extLst>
                        </wps:cNvPr>
                        <wps:cNvSpPr txBox="1"/>
                        <wps:spPr>
                          <a:xfrm>
                            <a:off x="3929278" y="3754095"/>
                            <a:ext cx="1142365" cy="495300"/>
                          </a:xfrm>
                          <a:prstGeom prst="rect">
                            <a:avLst/>
                          </a:prstGeom>
                          <a:solidFill>
                            <a:schemeClr val="bg1"/>
                          </a:solidFill>
                          <a:ln w="6350">
                            <a:noFill/>
                          </a:ln>
                        </wps:spPr>
                        <wps:txbx>
                          <w:txbxContent>
                            <w:p w14:paraId="425832C8" w14:textId="173335E1" w:rsidR="00054227" w:rsidRPr="00622967" w:rsidRDefault="00054227" w:rsidP="00054227">
                              <w:pPr>
                                <w:spacing w:after="120"/>
                                <w:jc w:val="right"/>
                                <w:rPr>
                                  <w:rFonts w:eastAsia="Segoe UI"/>
                                  <w:color w:val="404040"/>
                                  <w:kern w:val="24"/>
                                </w:rPr>
                              </w:pPr>
                              <w:r w:rsidRPr="00622967">
                                <w:rPr>
                                  <w:rFonts w:eastAsia="Segoe UI"/>
                                  <w:color w:val="404040"/>
                                  <w:kern w:val="24"/>
                                </w:rPr>
                                <w:t xml:space="preserve">Version </w:t>
                              </w:r>
                              <w:r w:rsidR="0096593A">
                                <w:rPr>
                                  <w:rFonts w:eastAsia="Segoe UI"/>
                                  <w:color w:val="404040"/>
                                  <w:kern w:val="24"/>
                                </w:rPr>
                                <w:t>1</w:t>
                              </w:r>
                            </w:p>
                          </w:txbxContent>
                        </wps:txbx>
                        <wps:bodyPr rot="0" spcFirstLastPara="0" vert="horz" wrap="square" lIns="91440" tIns="45720" rIns="91440" bIns="45720" numCol="1" spcCol="0" rtlCol="0" fromWordArt="0" anchor="ctr" anchorCtr="0" forceAA="0" compatLnSpc="1">
                          <a:prstTxWarp prst="textNoShape">
                            <a:avLst/>
                          </a:prstTxWarp>
                          <a:spAutoFit/>
                        </wps:bodyPr>
                      </wps:wsp>
                      <wps:wsp>
                        <wps:cNvPr id="1286313268" name="Straight Connector 27">
                          <a:extLst>
                            <a:ext uri="{FF2B5EF4-FFF2-40B4-BE49-F238E27FC236}">
                              <a16:creationId xmlns:a16="http://schemas.microsoft.com/office/drawing/2014/main" id="{DEE25845-EB2F-56BD-5D43-88352846081B}"/>
                            </a:ext>
                          </a:extLst>
                        </wps:cNvPr>
                        <wps:cNvCnPr>
                          <a:cxnSpLocks/>
                        </wps:cNvCnPr>
                        <wps:spPr>
                          <a:xfrm flipH="1">
                            <a:off x="3491345" y="2006930"/>
                            <a:ext cx="1471295" cy="0"/>
                          </a:xfrm>
                          <a:prstGeom prst="line">
                            <a:avLst/>
                          </a:prstGeom>
                          <a:ln w="25400" cap="rnd">
                            <a:solidFill>
                              <a:srgbClr val="0070C0"/>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72CE9D47" id="Group 12" o:spid="_x0000_s1027" style="position:absolute;margin-left:233.4pt;margin-top:199.15pt;width:311.65pt;height:357.65pt;z-index:251658242" coordorigin="11147,-3" coordsize="39579,454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">
                <v:shape id="Text Box 2" o:spid="_x0000_s1028" type="#_x0000_t202" style="position:absolute;left:28372;top:22792;width:22238;height:56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" fillcolor="white [3212]" stroked="f" strokeweight=".5pt">
                  <v:textbox style="mso-fit-shape-to-text:t">
                    <w:txbxContent>
                      <w:p w14:paraId="4DFCD360" w14:textId="77777777" w:rsidR="00054227" w:rsidRPr="00622967" w:rsidRDefault="00054227" w:rsidP="00054227">
                        <w:pPr>
                          <w:spacing w:before="0" w:after="60"/>
                          <w:jc w:val="right"/>
                          <w:rPr>
                            <w:rFonts w:eastAsia="Segoe UI"/>
                            <w:b/>
                            <w:color w:val="262626" w:themeColor="text1" w:themeTint="D9"/>
                            <w:kern w:val="24"/>
                          </w:rPr>
                        </w:pPr>
                        <w:r w:rsidRPr="00622967">
                          <w:rPr>
                            <w:rFonts w:eastAsia="Segoe UI"/>
                            <w:b/>
                            <w:color w:val="262626" w:themeColor="text1" w:themeTint="D9"/>
                            <w:kern w:val="24"/>
                          </w:rPr>
                          <w:t>Prepared for:</w:t>
                        </w:r>
                      </w:p>
                      <w:p w14:paraId="7745F8FE" w14:textId="4404EAD1" w:rsidR="00054227" w:rsidRPr="00622967" w:rsidRDefault="00CA7A51" w:rsidP="00054227">
                        <w:pPr>
                          <w:spacing w:before="0" w:after="120" w:line="264" w:lineRule="auto"/>
                          <w:jc w:val="right"/>
                          <w:rPr>
                            <w:rFonts w:eastAsia="Segoe UI"/>
                            <w:b/>
                            <w:bCs/>
                            <w:lang w:val="en-GB"/>
                          </w:rPr>
                        </w:pPr>
                        <w:sdt>
                          <w:sdtPr>
                            <w:rPr>
                              <w:rFonts w:eastAsia="Segoe UI"/>
                              <w:lang w:val="en-GB"/>
                            </w:rPr>
                            <w:alias w:val="Client Name"/>
                            <w:tag w:val="Client Name"/>
                            <w:id w:val="-813874239"/>
                            <w:dataBinding w:prefixMappings="xmlns:ns0='http://schemas.microsoft.com/office/2006/coverPageProps' " w:xpath="/ns0:CoverPageProperties[1]/ns0:Abstract[1]" w:storeItemID="{55AF091B-3C7A-41E3-B477-F2FDAA23CFDA}"/>
                            <w:text/>
                          </w:sdtPr>
                          <w:sdtEndPr/>
                          <w:sdtContent>
                            <w:r w:rsidR="00A371BD">
                              <w:rPr>
                                <w:rFonts w:eastAsia="Segoe UI"/>
                                <w:lang w:val="en-GB"/>
                              </w:rPr>
                              <w:t>&lt;Bosch&gt;</w:t>
                            </w:r>
                          </w:sdtContent>
                        </w:sdt>
                      </w:p>
                    </w:txbxContent>
                  </v:textbox>
                </v:shape>
                <v:shape id="Text Box 2" o:spid="_x0000_s1029" type="#_x0000_t202" style="position:absolute;left:22554;top:30747;width:28099;height:75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" fillcolor="white [3212]" stroked="f" strokeweight=".5pt">
                  <v:textbox style="mso-fit-shape-to-text:t">
                    <w:txbxContent>
                      <w:p w14:paraId="6378EBA7" w14:textId="77777777" w:rsidR="00054227" w:rsidRPr="00622967" w:rsidRDefault="00054227" w:rsidP="00054227">
                        <w:pPr>
                          <w:spacing w:before="0" w:after="60"/>
                          <w:jc w:val="right"/>
                          <w:rPr>
                            <w:ins w:id="5" w:author="Charlie Gu" w:date="2026-06-06T22:39:00Z" w16du:dateUtc="2026-06-06T14:39:00Z"/>
                            <w:rFonts w:eastAsia="Segoe UI"/>
                            <w:b/>
                            <w:color w:val="262626" w:themeColor="text1" w:themeTint="D9"/>
                            <w:kern w:val="24"/>
                          </w:rPr>
                        </w:pPr>
                        <w:r w:rsidRPr="00622967">
                          <w:rPr>
                            <w:rFonts w:eastAsia="Segoe UI"/>
                            <w:b/>
                            <w:color w:val="262626" w:themeColor="text1" w:themeTint="D9"/>
                            <w:kern w:val="24"/>
                          </w:rPr>
                          <w:t>Prepared by:</w:t>
                        </w:r>
                      </w:p>
                      <w:p w14:paraId="526961E0" w14:textId="6C005DD3" w:rsidR="00190A1A" w:rsidRPr="00190A1A" w:rsidRDefault="00190A1A" w:rsidP="00054227">
                        <w:pPr>
                          <w:spacing w:before="0" w:after="60"/>
                          <w:jc w:val="right"/>
                          <w:rPr>
                            <w:rFonts w:eastAsia="等线" w:hint="eastAsia"/>
                            <w:b/>
                            <w:color w:val="262626" w:themeColor="text1" w:themeTint="D9"/>
                            <w:kern w:val="24"/>
                            <w:lang w:eastAsia="zh-CN"/>
                            <w:rPrChange w:id="6" w:author="Charlie Gu" w:date="2026-06-06T22:39:00Z" w16du:dateUtc="2026-06-06T14:39:00Z">
                              <w:rPr>
                                <w:rFonts w:eastAsia="Segoe UI"/>
                                <w:b/>
                                <w:color w:val="262626" w:themeColor="text1" w:themeTint="D9"/>
                                <w:kern w:val="24"/>
                              </w:rPr>
                            </w:rPrChange>
                          </w:rPr>
                        </w:pPr>
                        <w:ins w:id="7" w:author="Charlie Gu" w:date="2026-06-06T22:39:00Z" w16du:dateUtc="2026-06-06T14:39:00Z">
                          <w:r>
                            <w:rPr>
                              <w:rFonts w:eastAsia="等线" w:hint="eastAsia"/>
                              <w:b/>
                              <w:color w:val="262626" w:themeColor="text1" w:themeTint="D9"/>
                              <w:kern w:val="24"/>
                              <w:lang w:eastAsia="zh-CN"/>
                            </w:rPr>
                            <w:t>Charlie Gu</w:t>
                          </w:r>
                        </w:ins>
                      </w:p>
                      <w:p w14:paraId="30F55F81" w14:textId="77777777" w:rsidR="00054227" w:rsidRPr="00622967" w:rsidRDefault="00054227" w:rsidP="00054227">
                        <w:pPr>
                          <w:spacing w:before="0" w:after="120"/>
                          <w:jc w:val="right"/>
                          <w:rPr>
                            <w:rFonts w:eastAsia="Segoe UI"/>
                            <w:color w:val="404040"/>
                            <w:kern w:val="24"/>
                          </w:rPr>
                        </w:pPr>
                        <w:r w:rsidRPr="00622967">
                          <w:rPr>
                            <w:rFonts w:eastAsia="Segoe UI"/>
                            <w:color w:val="404040"/>
                            <w:kern w:val="24"/>
                          </w:rPr>
                          <w:t>Microsoft Industry Solutions Delivery</w:t>
                        </w:r>
                      </w:p>
                    </w:txbxContent>
                  </v:textbox>
                </v:shape>
                <v:shape id="Text Box 2" o:spid="_x0000_s1030" type="#_x0000_t202" style="position:absolute;left:11147;top:3313;width:39580;height:13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" fillcolor="white [3212]" stroked="f" strokeweight=".5pt">
                  <v:textbox style="mso-fit-shape-to-text:t">
                    <w:txbxContent>
                      <w:p w14:paraId="34A1B065" w14:textId="76F895A1" w:rsidR="00054227" w:rsidRPr="0027317A" w:rsidRDefault="00CA7A51" w:rsidP="00054227">
                        <w:pPr>
                          <w:spacing w:after="40" w:line="216" w:lineRule="auto"/>
                          <w:jc w:val="right"/>
                          <w:rPr>
                            <w:rFonts w:eastAsia="Segoe UI" w:hAnsi="Segoe UI" w:cs="Vani"/>
                            <w:b/>
                            <w:bCs/>
                            <w:color w:val="262626" w:themeColor="text1" w:themeTint="D9"/>
                            <w:kern w:val="24"/>
                            <w:sz w:val="72"/>
                            <w:szCs w:val="72"/>
                          </w:rPr>
                        </w:pPr>
                        <w:sdt>
                          <w:sdtPr>
                            <w:rPr>
                              <w:b/>
                              <w:bCs/>
                              <w:color w:val="262626" w:themeColor="text1" w:themeTint="D9"/>
                              <w:sz w:val="72"/>
                              <w:szCs w:val="72"/>
                              <w:lang w:val="en-GB"/>
                            </w:rPr>
                            <w:alias w:val="Project Name"/>
                            <w:tag w:val="Project Name"/>
                            <w:id w:val="1668131336"/>
                            <w:dataBinding w:prefixMappings="xmlns:ns0='http://purl.org/dc/elements/1.1/' xmlns:ns1='http://schemas.openxmlformats.org/package/2006/metadata/core-properties' " w:xpath="/ns1:coreProperties[1]/ns0:title[1]" w:storeItemID="{6C3C8BC8-F283-45AE-878A-BAB7291924A1}"/>
                            <w:text/>
                          </w:sdtPr>
                          <w:sdtEndPr/>
                          <w:sdtContent>
                            <w:r w:rsidR="006F0D06">
                              <w:rPr>
                                <w:b/>
                                <w:bCs/>
                                <w:color w:val="262626" w:themeColor="text1" w:themeTint="D9"/>
                                <w:sz w:val="72"/>
                                <w:szCs w:val="72"/>
                                <w:lang w:val="en-GB"/>
                              </w:rPr>
                              <w:t>&lt;In Car Voice Assistant&gt;</w:t>
                            </w:r>
                          </w:sdtContent>
                        </w:sdt>
                      </w:p>
                    </w:txbxContent>
                  </v:textbox>
                </v:shape>
                <v:shape id="Text Box 2" o:spid="_x0000_s1031" type="#_x0000_t202" style="position:absolute;left:30869;top:-3;width:19780;height:59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" fillcolor="white [3212]" stroked="f" strokeweight=".5pt">
                  <v:textbox style="mso-fit-shape-to-text:t">
                    <w:txbxContent>
                      <w:p w14:paraId="19865DE6" w14:textId="77777777" w:rsidR="00054227" w:rsidRPr="00622967" w:rsidRDefault="00054227" w:rsidP="00054227">
                        <w:pPr>
                          <w:spacing w:after="120"/>
                          <w:jc w:val="right"/>
                          <w:rPr>
                            <w:rFonts w:eastAsia="Segoe UI"/>
                            <w:color w:val="0070C0"/>
                            <w:kern w:val="24"/>
                            <w:sz w:val="32"/>
                            <w:szCs w:val="32"/>
                          </w:rPr>
                        </w:pPr>
                        <w:r w:rsidRPr="00622967">
                          <w:rPr>
                            <w:rFonts w:eastAsia="Segoe UI"/>
                            <w:color w:val="0070C0"/>
                            <w:kern w:val="24"/>
                            <w:sz w:val="32"/>
                            <w:szCs w:val="32"/>
                          </w:rPr>
                          <w:t>Statement of Work</w:t>
                        </w:r>
                      </w:p>
                    </w:txbxContent>
                  </v:textbox>
                </v:shape>
                <v:shape id="Text Box 2" o:spid="_x0000_s1032" type="#_x0000_t202" style="position:absolute;left:29788;top:40464;width:20891;height:4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" fillcolor="white [3212]" stroked="f" strokeweight=".5pt">
                  <v:textbox style="mso-fit-shape-to-text:t">
                    <w:txbxContent>
                      <w:p w14:paraId="1B02B0DC" w14:textId="4461462A" w:rsidR="00054227" w:rsidRPr="00622967" w:rsidRDefault="00054227" w:rsidP="00054227">
                        <w:pPr>
                          <w:spacing w:after="120"/>
                          <w:jc w:val="right"/>
                          <w:rPr>
                            <w:rFonts w:eastAsia="Segoe UI"/>
                            <w:color w:val="404040"/>
                            <w:kern w:val="24"/>
                          </w:rPr>
                        </w:pPr>
                        <w:r w:rsidRPr="00622967">
                          <w:rPr>
                            <w:rFonts w:eastAsia="Segoe UI"/>
                            <w:color w:val="404040"/>
                            <w:kern w:val="24"/>
                          </w:rPr>
                          <w:fldChar w:fldCharType="begin"/>
                        </w:r>
                        <w:r w:rsidRPr="00622967">
                          <w:rPr>
                            <w:rFonts w:eastAsia="Segoe UI"/>
                            <w:color w:val="404040"/>
                            <w:kern w:val="24"/>
                          </w:rPr>
                          <w:instrText xml:space="preserve"> DATE \@ "MMMM d, yyyy" </w:instrText>
                        </w:r>
                        <w:r w:rsidRPr="00622967">
                          <w:rPr>
                            <w:rFonts w:eastAsia="Segoe UI"/>
                            <w:color w:val="404040"/>
                            <w:kern w:val="24"/>
                          </w:rPr>
                          <w:fldChar w:fldCharType="separate"/>
                        </w:r>
                        <w:ins w:id="8" w:author="Charlie Gu" w:date="2026-06-07T21:16:00Z" w16du:dateUtc="2026-06-07T13:16:00Z">
                          <w:r w:rsidR="00244400">
                            <w:rPr>
                              <w:rFonts w:eastAsia="Segoe UI"/>
                              <w:noProof/>
                              <w:color w:val="404040"/>
                              <w:kern w:val="24"/>
                            </w:rPr>
                            <w:t>June 7, 2026</w:t>
                          </w:r>
                        </w:ins>
                        <w:del w:id="9" w:author="Charlie Gu" w:date="2026-06-06T22:37:00Z" w16du:dateUtc="2026-06-06T14:37:00Z">
                          <w:r w:rsidR="00F06D86" w:rsidDel="00F1432B">
                            <w:rPr>
                              <w:rFonts w:eastAsia="Segoe UI"/>
                              <w:noProof/>
                              <w:color w:val="404040"/>
                              <w:kern w:val="24"/>
                            </w:rPr>
                            <w:delText>June 5, 2026</w:delText>
                          </w:r>
                        </w:del>
                        <w:r w:rsidRPr="00622967">
                          <w:rPr>
                            <w:rFonts w:eastAsia="Segoe UI"/>
                            <w:color w:val="404040"/>
                            <w:kern w:val="24"/>
                          </w:rPr>
                          <w:fldChar w:fldCharType="end"/>
                        </w:r>
                      </w:p>
                    </w:txbxContent>
                  </v:textbox>
                </v:shape>
                <v:shape id="Text Box 2" o:spid="_x0000_s1033" type="#_x0000_t202" style="position:absolute;left:39292;top:37540;width:11424;height:4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" fillcolor="white [3212]" stroked="f" strokeweight=".5pt">
                  <v:textbox style="mso-fit-shape-to-text:t">
                    <w:txbxContent>
                      <w:p w14:paraId="425832C8" w14:textId="173335E1" w:rsidR="00054227" w:rsidRPr="00622967" w:rsidRDefault="00054227" w:rsidP="00054227">
                        <w:pPr>
                          <w:spacing w:after="120"/>
                          <w:jc w:val="right"/>
                          <w:rPr>
                            <w:rFonts w:eastAsia="Segoe UI"/>
                            <w:color w:val="404040"/>
                            <w:kern w:val="24"/>
                          </w:rPr>
                        </w:pPr>
                        <w:r w:rsidRPr="00622967">
                          <w:rPr>
                            <w:rFonts w:eastAsia="Segoe UI"/>
                            <w:color w:val="404040"/>
                            <w:kern w:val="24"/>
                          </w:rPr>
                          <w:t xml:space="preserve">Version </w:t>
                        </w:r>
                        <w:r w:rsidR="0096593A">
                          <w:rPr>
                            <w:rFonts w:eastAsia="Segoe UI"/>
                            <w:color w:val="404040"/>
                            <w:kern w:val="24"/>
                          </w:rPr>
                          <w:t>1</w:t>
                        </w:r>
                      </w:p>
                    </w:txbxContent>
                  </v:textbox>
                </v:shape>
                <v:line id="Straight Connector 27" o:spid="_x0000_s1034" style="position:absolute;flip:x;visibility:visible;mso-wrap-style:square" from="34913,20069" to="49626,200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" strokecolor="#0070c0" strokeweight="2pt">
                  <v:stroke joinstyle="miter" endcap="round"/>
                  <o:lock v:ext="edit" shapetype="f"/>
                </v:line>
              </v:group>
            </w:pict>
          </mc:Fallback>
        </mc:AlternateContent>
      </w:r>
    </w:p>
    <w:p w14:paraId="3EC55917" w14:textId="44775C6D" w:rsidR="00376341" w:rsidRDefault="00376341" w:rsidP="0033492E">
      <w:pPr>
        <w:sectPr w:rsidR="00376341" w:rsidSect="00F323E0">
          <w:pgSz w:w="12240" w:h="15840"/>
          <w:pgMar w:top="720" w:right="720" w:bottom="720" w:left="720" w:header="432" w:footer="0" w:gutter="0"/>
          <w:cols w:space="720"/>
          <w:docGrid w:linePitch="360"/>
        </w:sectPr>
      </w:pPr>
    </w:p>
    <w:sdt>
      <w:sdtPr>
        <w:rPr>
          <w:rFonts w:ascii="Segoe UI" w:eastAsiaTheme="minorEastAsia" w:hAnsi="Segoe UI" w:cstheme="minorBidi"/>
          <w:noProof/>
          <w:color w:val="auto"/>
          <w:sz w:val="20"/>
          <w:szCs w:val="20"/>
        </w:rPr>
        <w:id w:val="1992295303"/>
        <w:docPartObj>
          <w:docPartGallery w:val="Table of Contents"/>
          <w:docPartUnique/>
        </w:docPartObj>
      </w:sdtPr>
      <w:sdtEndPr>
        <w:rPr>
          <w:rFonts w:ascii="Segoe Sans Text" w:hAnsi="Segoe Sans Text"/>
          <w:b/>
          <w:bCs/>
        </w:rPr>
      </w:sdtEndPr>
      <w:sdtContent>
        <w:p w14:paraId="73384300" w14:textId="5B38FA14" w:rsidR="002A5282" w:rsidRPr="002A5282" w:rsidRDefault="002A5282" w:rsidP="002A5282">
          <w:pPr>
            <w:pStyle w:val="TOCHeading"/>
          </w:pPr>
          <w:r w:rsidRPr="002A5282">
            <w:t xml:space="preserve">Table of </w:t>
          </w:r>
          <w:r w:rsidR="005B3079">
            <w:t>c</w:t>
          </w:r>
          <w:r w:rsidRPr="002A5282">
            <w:t>ontents</w:t>
          </w:r>
        </w:p>
        <w:commentRangeStart w:id="10"/>
        <w:commentRangeStart w:id="11"/>
        <w:p w14:paraId="3ACD5806" w14:textId="77D8DF78" w:rsidR="00274E58" w:rsidRDefault="002A5282">
          <w:pPr>
            <w:pStyle w:val="TOC1"/>
            <w:tabs>
              <w:tab w:val="left" w:pos="440"/>
              <w:tab w:val="right" w:leader="dot" w:pos="9350"/>
            </w:tabs>
            <w:rPr>
              <w:ins w:id="12" w:author="Charlie Gu" w:date="2026-06-07T21:34:00Z" w16du:dateUtc="2026-06-07T13:34:00Z"/>
              <w:rFonts w:asciiTheme="minorHAnsi" w:hAnsiTheme="minorHAnsi"/>
              <w:b w:val="0"/>
              <w:noProof/>
              <w:kern w:val="2"/>
              <w:sz w:val="24"/>
              <w:szCs w:val="24"/>
              <w:lang w:eastAsia="zh-CN"/>
              <w14:ligatures w14:val="standardContextual"/>
            </w:rPr>
          </w:pPr>
          <w:r w:rsidRPr="002A5282">
            <w:fldChar w:fldCharType="begin"/>
          </w:r>
          <w:r w:rsidRPr="002A5282">
            <w:instrText xml:space="preserve"> TOC \o "1-2" \h \z \u </w:instrText>
          </w:r>
          <w:r w:rsidRPr="002A5282">
            <w:fldChar w:fldCharType="separate"/>
          </w:r>
          <w:ins w:id="13" w:author="Charlie Gu" w:date="2026-06-07T21:34:00Z" w16du:dateUtc="2026-06-07T13:34:00Z">
            <w:r w:rsidR="00274E58" w:rsidRPr="00223092">
              <w:rPr>
                <w:rStyle w:val="Hyperlink"/>
                <w:noProof/>
              </w:rPr>
              <w:fldChar w:fldCharType="begin"/>
            </w:r>
            <w:r w:rsidR="00274E58" w:rsidRPr="00223092">
              <w:rPr>
                <w:rStyle w:val="Hyperlink"/>
                <w:noProof/>
              </w:rPr>
              <w:instrText xml:space="preserve"> </w:instrText>
            </w:r>
            <w:r w:rsidR="00274E58">
              <w:rPr>
                <w:noProof/>
              </w:rPr>
              <w:instrText>HYPERLINK \l "_Toc231760470"</w:instrText>
            </w:r>
            <w:r w:rsidR="00274E58" w:rsidRPr="00223092">
              <w:rPr>
                <w:rStyle w:val="Hyperlink"/>
                <w:noProof/>
              </w:rPr>
              <w:instrText xml:space="preserve"> </w:instrText>
            </w:r>
            <w:r w:rsidR="00274E58" w:rsidRPr="00223092">
              <w:rPr>
                <w:rStyle w:val="Hyperlink"/>
                <w:noProof/>
              </w:rPr>
            </w:r>
            <w:r w:rsidR="00274E58" w:rsidRPr="00223092">
              <w:rPr>
                <w:rStyle w:val="Hyperlink"/>
                <w:noProof/>
              </w:rPr>
              <w:fldChar w:fldCharType="separate"/>
            </w:r>
            <w:r w:rsidR="00274E58" w:rsidRPr="00223092">
              <w:rPr>
                <w:rStyle w:val="Hyperlink"/>
                <w:noProof/>
              </w:rPr>
              <w:t>1</w:t>
            </w:r>
            <w:r w:rsidR="00274E58">
              <w:rPr>
                <w:rFonts w:asciiTheme="minorHAnsi" w:hAnsiTheme="minorHAnsi"/>
                <w:b w:val="0"/>
                <w:noProof/>
                <w:kern w:val="2"/>
                <w:sz w:val="24"/>
                <w:szCs w:val="24"/>
                <w:lang w:eastAsia="zh-CN"/>
                <w14:ligatures w14:val="standardContextual"/>
              </w:rPr>
              <w:tab/>
            </w:r>
            <w:r w:rsidR="00274E58" w:rsidRPr="00223092">
              <w:rPr>
                <w:rStyle w:val="Hyperlink"/>
                <w:noProof/>
              </w:rPr>
              <w:t>Project objectives and scope</w:t>
            </w:r>
            <w:r w:rsidR="00274E58">
              <w:rPr>
                <w:noProof/>
                <w:webHidden/>
              </w:rPr>
              <w:tab/>
            </w:r>
            <w:r w:rsidR="00274E58">
              <w:rPr>
                <w:noProof/>
                <w:webHidden/>
              </w:rPr>
              <w:fldChar w:fldCharType="begin"/>
            </w:r>
            <w:r w:rsidR="00274E58">
              <w:rPr>
                <w:noProof/>
                <w:webHidden/>
              </w:rPr>
              <w:instrText xml:space="preserve"> PAGEREF _Toc231760470 \h </w:instrText>
            </w:r>
            <w:r w:rsidR="00274E58">
              <w:rPr>
                <w:noProof/>
                <w:webHidden/>
              </w:rPr>
            </w:r>
            <w:r w:rsidR="00274E58">
              <w:rPr>
                <w:noProof/>
                <w:webHidden/>
              </w:rPr>
              <w:fldChar w:fldCharType="separate"/>
            </w:r>
            <w:r w:rsidR="00274E58">
              <w:rPr>
                <w:noProof/>
                <w:webHidden/>
              </w:rPr>
              <w:t>1</w:t>
            </w:r>
            <w:r w:rsidR="00274E58">
              <w:rPr>
                <w:noProof/>
                <w:webHidden/>
              </w:rPr>
              <w:fldChar w:fldCharType="end"/>
            </w:r>
            <w:r w:rsidR="00274E58" w:rsidRPr="00223092">
              <w:rPr>
                <w:rStyle w:val="Hyperlink"/>
                <w:noProof/>
              </w:rPr>
              <w:fldChar w:fldCharType="end"/>
            </w:r>
          </w:ins>
        </w:p>
        <w:p w14:paraId="72B6BC23" w14:textId="25A70923" w:rsidR="00274E58" w:rsidRDefault="00274E58">
          <w:pPr>
            <w:pStyle w:val="TOC2"/>
            <w:rPr>
              <w:ins w:id="14" w:author="Charlie Gu" w:date="2026-06-07T21:34:00Z" w16du:dateUtc="2026-06-07T13:34:00Z"/>
              <w:rFonts w:asciiTheme="minorHAnsi" w:hAnsiTheme="minorHAnsi"/>
              <w:kern w:val="2"/>
              <w:sz w:val="24"/>
              <w:szCs w:val="24"/>
              <w:lang w:eastAsia="zh-CN"/>
              <w14:ligatures w14:val="standardContextual"/>
            </w:rPr>
          </w:pPr>
          <w:ins w:id="15" w:author="Charlie Gu" w:date="2026-06-07T21:34:00Z" w16du:dateUtc="2026-06-07T13:34:00Z">
            <w:r w:rsidRPr="00223092">
              <w:rPr>
                <w:rStyle w:val="Hyperlink"/>
              </w:rPr>
              <w:fldChar w:fldCharType="begin"/>
            </w:r>
            <w:r w:rsidRPr="00223092">
              <w:rPr>
                <w:rStyle w:val="Hyperlink"/>
              </w:rPr>
              <w:instrText xml:space="preserve"> </w:instrText>
            </w:r>
            <w:r>
              <w:instrText>HYPERLINK \l "_Toc231760471"</w:instrText>
            </w:r>
            <w:r w:rsidRPr="00223092">
              <w:rPr>
                <w:rStyle w:val="Hyperlink"/>
              </w:rPr>
              <w:instrText xml:space="preserve"> </w:instrText>
            </w:r>
            <w:r w:rsidRPr="00223092">
              <w:rPr>
                <w:rStyle w:val="Hyperlink"/>
              </w:rPr>
            </w:r>
            <w:r w:rsidRPr="00223092">
              <w:rPr>
                <w:rStyle w:val="Hyperlink"/>
              </w:rPr>
              <w:fldChar w:fldCharType="separate"/>
            </w:r>
            <w:r w:rsidRPr="00223092">
              <w:rPr>
                <w:rStyle w:val="Hyperlink"/>
                <w:rFonts w:eastAsia="等线"/>
                <w:lang w:eastAsia="zh-CN"/>
              </w:rPr>
              <w:t>1.1</w:t>
            </w:r>
            <w:r>
              <w:rPr>
                <w:rFonts w:asciiTheme="minorHAnsi" w:hAnsiTheme="minorHAnsi"/>
                <w:kern w:val="2"/>
                <w:sz w:val="24"/>
                <w:szCs w:val="24"/>
                <w:lang w:eastAsia="zh-CN"/>
                <w14:ligatures w14:val="standardContextual"/>
              </w:rPr>
              <w:tab/>
            </w:r>
            <w:r w:rsidRPr="00223092">
              <w:rPr>
                <w:rStyle w:val="Hyperlink"/>
              </w:rPr>
              <w:t>Introduction</w:t>
            </w:r>
            <w:r>
              <w:rPr>
                <w:webHidden/>
              </w:rPr>
              <w:tab/>
            </w:r>
            <w:r>
              <w:rPr>
                <w:webHidden/>
              </w:rPr>
              <w:fldChar w:fldCharType="begin"/>
            </w:r>
            <w:r>
              <w:rPr>
                <w:webHidden/>
              </w:rPr>
              <w:instrText xml:space="preserve"> PAGEREF _Toc231760471 \h </w:instrText>
            </w:r>
            <w:r>
              <w:rPr>
                <w:webHidden/>
              </w:rPr>
            </w:r>
            <w:r>
              <w:rPr>
                <w:webHidden/>
              </w:rPr>
              <w:fldChar w:fldCharType="separate"/>
            </w:r>
            <w:r>
              <w:rPr>
                <w:webHidden/>
              </w:rPr>
              <w:t>1</w:t>
            </w:r>
            <w:r>
              <w:rPr>
                <w:webHidden/>
              </w:rPr>
              <w:fldChar w:fldCharType="end"/>
            </w:r>
            <w:r w:rsidRPr="00223092">
              <w:rPr>
                <w:rStyle w:val="Hyperlink"/>
              </w:rPr>
              <w:fldChar w:fldCharType="end"/>
            </w:r>
          </w:ins>
        </w:p>
        <w:p w14:paraId="675C8260" w14:textId="35E82699" w:rsidR="00274E58" w:rsidRDefault="00274E58">
          <w:pPr>
            <w:pStyle w:val="TOC2"/>
            <w:rPr>
              <w:ins w:id="16" w:author="Charlie Gu" w:date="2026-06-07T21:34:00Z" w16du:dateUtc="2026-06-07T13:34:00Z"/>
              <w:rFonts w:asciiTheme="minorHAnsi" w:hAnsiTheme="minorHAnsi"/>
              <w:kern w:val="2"/>
              <w:sz w:val="24"/>
              <w:szCs w:val="24"/>
              <w:lang w:eastAsia="zh-CN"/>
              <w14:ligatures w14:val="standardContextual"/>
            </w:rPr>
          </w:pPr>
          <w:ins w:id="17" w:author="Charlie Gu" w:date="2026-06-07T21:34:00Z" w16du:dateUtc="2026-06-07T13:34:00Z">
            <w:r w:rsidRPr="00223092">
              <w:rPr>
                <w:rStyle w:val="Hyperlink"/>
              </w:rPr>
              <w:fldChar w:fldCharType="begin"/>
            </w:r>
            <w:r w:rsidRPr="00223092">
              <w:rPr>
                <w:rStyle w:val="Hyperlink"/>
              </w:rPr>
              <w:instrText xml:space="preserve"> </w:instrText>
            </w:r>
            <w:r>
              <w:instrText>HYPERLINK \l "_Toc231760472"</w:instrText>
            </w:r>
            <w:r w:rsidRPr="00223092">
              <w:rPr>
                <w:rStyle w:val="Hyperlink"/>
              </w:rPr>
              <w:instrText xml:space="preserve"> </w:instrText>
            </w:r>
            <w:r w:rsidRPr="00223092">
              <w:rPr>
                <w:rStyle w:val="Hyperlink"/>
              </w:rPr>
            </w:r>
            <w:r w:rsidRPr="00223092">
              <w:rPr>
                <w:rStyle w:val="Hyperlink"/>
              </w:rPr>
              <w:fldChar w:fldCharType="separate"/>
            </w:r>
            <w:r w:rsidRPr="00223092">
              <w:rPr>
                <w:rStyle w:val="Hyperlink"/>
              </w:rPr>
              <w:t>1.2</w:t>
            </w:r>
            <w:r>
              <w:rPr>
                <w:rFonts w:asciiTheme="minorHAnsi" w:hAnsiTheme="minorHAnsi"/>
                <w:kern w:val="2"/>
                <w:sz w:val="24"/>
                <w:szCs w:val="24"/>
                <w:lang w:eastAsia="zh-CN"/>
                <w14:ligatures w14:val="standardContextual"/>
              </w:rPr>
              <w:tab/>
            </w:r>
            <w:r w:rsidRPr="00223092">
              <w:rPr>
                <w:rStyle w:val="Hyperlink"/>
              </w:rPr>
              <w:t>Customer desired business objectives</w:t>
            </w:r>
            <w:r>
              <w:rPr>
                <w:webHidden/>
              </w:rPr>
              <w:tab/>
            </w:r>
            <w:r>
              <w:rPr>
                <w:webHidden/>
              </w:rPr>
              <w:fldChar w:fldCharType="begin"/>
            </w:r>
            <w:r>
              <w:rPr>
                <w:webHidden/>
              </w:rPr>
              <w:instrText xml:space="preserve"> PAGEREF _Toc231760472 \h </w:instrText>
            </w:r>
            <w:r>
              <w:rPr>
                <w:webHidden/>
              </w:rPr>
            </w:r>
            <w:r>
              <w:rPr>
                <w:webHidden/>
              </w:rPr>
              <w:fldChar w:fldCharType="separate"/>
            </w:r>
            <w:r>
              <w:rPr>
                <w:webHidden/>
              </w:rPr>
              <w:t>1</w:t>
            </w:r>
            <w:r>
              <w:rPr>
                <w:webHidden/>
              </w:rPr>
              <w:fldChar w:fldCharType="end"/>
            </w:r>
            <w:r w:rsidRPr="00223092">
              <w:rPr>
                <w:rStyle w:val="Hyperlink"/>
              </w:rPr>
              <w:fldChar w:fldCharType="end"/>
            </w:r>
          </w:ins>
        </w:p>
        <w:p w14:paraId="630279DC" w14:textId="58F9F665" w:rsidR="00274E58" w:rsidRDefault="00274E58">
          <w:pPr>
            <w:pStyle w:val="TOC2"/>
            <w:rPr>
              <w:ins w:id="18" w:author="Charlie Gu" w:date="2026-06-07T21:34:00Z" w16du:dateUtc="2026-06-07T13:34:00Z"/>
              <w:rFonts w:asciiTheme="minorHAnsi" w:hAnsiTheme="minorHAnsi"/>
              <w:kern w:val="2"/>
              <w:sz w:val="24"/>
              <w:szCs w:val="24"/>
              <w:lang w:eastAsia="zh-CN"/>
              <w14:ligatures w14:val="standardContextual"/>
            </w:rPr>
          </w:pPr>
          <w:ins w:id="19" w:author="Charlie Gu" w:date="2026-06-07T21:34:00Z" w16du:dateUtc="2026-06-07T13:34:00Z">
            <w:r w:rsidRPr="00223092">
              <w:rPr>
                <w:rStyle w:val="Hyperlink"/>
              </w:rPr>
              <w:fldChar w:fldCharType="begin"/>
            </w:r>
            <w:r w:rsidRPr="00223092">
              <w:rPr>
                <w:rStyle w:val="Hyperlink"/>
              </w:rPr>
              <w:instrText xml:space="preserve"> </w:instrText>
            </w:r>
            <w:r>
              <w:instrText>HYPERLINK \l "_Toc231760473"</w:instrText>
            </w:r>
            <w:r w:rsidRPr="00223092">
              <w:rPr>
                <w:rStyle w:val="Hyperlink"/>
              </w:rPr>
              <w:instrText xml:space="preserve"> </w:instrText>
            </w:r>
            <w:r w:rsidRPr="00223092">
              <w:rPr>
                <w:rStyle w:val="Hyperlink"/>
              </w:rPr>
            </w:r>
            <w:r w:rsidRPr="00223092">
              <w:rPr>
                <w:rStyle w:val="Hyperlink"/>
              </w:rPr>
              <w:fldChar w:fldCharType="separate"/>
            </w:r>
            <w:r w:rsidRPr="00223092">
              <w:rPr>
                <w:rStyle w:val="Hyperlink"/>
              </w:rPr>
              <w:t>1.3</w:t>
            </w:r>
            <w:r>
              <w:rPr>
                <w:rFonts w:asciiTheme="minorHAnsi" w:hAnsiTheme="minorHAnsi"/>
                <w:kern w:val="2"/>
                <w:sz w:val="24"/>
                <w:szCs w:val="24"/>
                <w:lang w:eastAsia="zh-CN"/>
                <w14:ligatures w14:val="standardContextual"/>
              </w:rPr>
              <w:tab/>
            </w:r>
            <w:r w:rsidRPr="00223092">
              <w:rPr>
                <w:rStyle w:val="Hyperlink"/>
              </w:rPr>
              <w:t>Targeted scope (Epics)</w:t>
            </w:r>
            <w:r>
              <w:rPr>
                <w:webHidden/>
              </w:rPr>
              <w:tab/>
            </w:r>
            <w:r>
              <w:rPr>
                <w:webHidden/>
              </w:rPr>
              <w:fldChar w:fldCharType="begin"/>
            </w:r>
            <w:r>
              <w:rPr>
                <w:webHidden/>
              </w:rPr>
              <w:instrText xml:space="preserve"> PAGEREF _Toc231760473 \h </w:instrText>
            </w:r>
            <w:r>
              <w:rPr>
                <w:webHidden/>
              </w:rPr>
            </w:r>
            <w:r>
              <w:rPr>
                <w:webHidden/>
              </w:rPr>
              <w:fldChar w:fldCharType="separate"/>
            </w:r>
            <w:r>
              <w:rPr>
                <w:webHidden/>
              </w:rPr>
              <w:t>2</w:t>
            </w:r>
            <w:r>
              <w:rPr>
                <w:webHidden/>
              </w:rPr>
              <w:fldChar w:fldCharType="end"/>
            </w:r>
            <w:r w:rsidRPr="00223092">
              <w:rPr>
                <w:rStyle w:val="Hyperlink"/>
              </w:rPr>
              <w:fldChar w:fldCharType="end"/>
            </w:r>
          </w:ins>
        </w:p>
        <w:p w14:paraId="7109D6B8" w14:textId="0F0968C2" w:rsidR="00274E58" w:rsidRDefault="00274E58">
          <w:pPr>
            <w:pStyle w:val="TOC2"/>
            <w:rPr>
              <w:ins w:id="20" w:author="Charlie Gu" w:date="2026-06-07T21:34:00Z" w16du:dateUtc="2026-06-07T13:34:00Z"/>
              <w:rFonts w:asciiTheme="minorHAnsi" w:hAnsiTheme="minorHAnsi"/>
              <w:kern w:val="2"/>
              <w:sz w:val="24"/>
              <w:szCs w:val="24"/>
              <w:lang w:eastAsia="zh-CN"/>
              <w14:ligatures w14:val="standardContextual"/>
            </w:rPr>
          </w:pPr>
          <w:ins w:id="21" w:author="Charlie Gu" w:date="2026-06-07T21:34:00Z" w16du:dateUtc="2026-06-07T13:34:00Z">
            <w:r w:rsidRPr="00223092">
              <w:rPr>
                <w:rStyle w:val="Hyperlink"/>
              </w:rPr>
              <w:fldChar w:fldCharType="begin"/>
            </w:r>
            <w:r w:rsidRPr="00223092">
              <w:rPr>
                <w:rStyle w:val="Hyperlink"/>
              </w:rPr>
              <w:instrText xml:space="preserve"> </w:instrText>
            </w:r>
            <w:r>
              <w:instrText>HYPERLINK \l "_Toc231760474"</w:instrText>
            </w:r>
            <w:r w:rsidRPr="00223092">
              <w:rPr>
                <w:rStyle w:val="Hyperlink"/>
              </w:rPr>
              <w:instrText xml:space="preserve"> </w:instrText>
            </w:r>
            <w:r w:rsidRPr="00223092">
              <w:rPr>
                <w:rStyle w:val="Hyperlink"/>
              </w:rPr>
            </w:r>
            <w:r w:rsidRPr="00223092">
              <w:rPr>
                <w:rStyle w:val="Hyperlink"/>
              </w:rPr>
              <w:fldChar w:fldCharType="separate"/>
            </w:r>
            <w:r w:rsidRPr="00223092">
              <w:rPr>
                <w:rStyle w:val="Hyperlink"/>
              </w:rPr>
              <w:t>1.4</w:t>
            </w:r>
            <w:r>
              <w:rPr>
                <w:rFonts w:asciiTheme="minorHAnsi" w:hAnsiTheme="minorHAnsi"/>
                <w:kern w:val="2"/>
                <w:sz w:val="24"/>
                <w:szCs w:val="24"/>
                <w:lang w:eastAsia="zh-CN"/>
                <w14:ligatures w14:val="standardContextual"/>
              </w:rPr>
              <w:tab/>
            </w:r>
            <w:r w:rsidRPr="00223092">
              <w:rPr>
                <w:rStyle w:val="Hyperlink"/>
              </w:rPr>
              <w:t>Areas out of scope</w:t>
            </w:r>
            <w:r>
              <w:rPr>
                <w:webHidden/>
              </w:rPr>
              <w:tab/>
            </w:r>
            <w:r>
              <w:rPr>
                <w:webHidden/>
              </w:rPr>
              <w:fldChar w:fldCharType="begin"/>
            </w:r>
            <w:r>
              <w:rPr>
                <w:webHidden/>
              </w:rPr>
              <w:instrText xml:space="preserve"> PAGEREF _Toc231760474 \h </w:instrText>
            </w:r>
            <w:r>
              <w:rPr>
                <w:webHidden/>
              </w:rPr>
            </w:r>
            <w:r>
              <w:rPr>
                <w:webHidden/>
              </w:rPr>
              <w:fldChar w:fldCharType="separate"/>
            </w:r>
            <w:r>
              <w:rPr>
                <w:webHidden/>
              </w:rPr>
              <w:t>4</w:t>
            </w:r>
            <w:r>
              <w:rPr>
                <w:webHidden/>
              </w:rPr>
              <w:fldChar w:fldCharType="end"/>
            </w:r>
            <w:r w:rsidRPr="00223092">
              <w:rPr>
                <w:rStyle w:val="Hyperlink"/>
              </w:rPr>
              <w:fldChar w:fldCharType="end"/>
            </w:r>
          </w:ins>
        </w:p>
        <w:p w14:paraId="217F3CF8" w14:textId="076FDCAB" w:rsidR="00274E58" w:rsidRDefault="00274E58">
          <w:pPr>
            <w:pStyle w:val="TOC1"/>
            <w:tabs>
              <w:tab w:val="left" w:pos="440"/>
              <w:tab w:val="right" w:leader="dot" w:pos="9350"/>
            </w:tabs>
            <w:rPr>
              <w:ins w:id="22" w:author="Charlie Gu" w:date="2026-06-07T21:34:00Z" w16du:dateUtc="2026-06-07T13:34:00Z"/>
              <w:rFonts w:asciiTheme="minorHAnsi" w:hAnsiTheme="minorHAnsi"/>
              <w:b w:val="0"/>
              <w:noProof/>
              <w:kern w:val="2"/>
              <w:sz w:val="24"/>
              <w:szCs w:val="24"/>
              <w:lang w:eastAsia="zh-CN"/>
              <w14:ligatures w14:val="standardContextual"/>
            </w:rPr>
          </w:pPr>
          <w:ins w:id="23" w:author="Charlie Gu" w:date="2026-06-07T21:34:00Z" w16du:dateUtc="2026-06-07T13:34:00Z">
            <w:r w:rsidRPr="00223092">
              <w:rPr>
                <w:rStyle w:val="Hyperlink"/>
                <w:noProof/>
              </w:rPr>
              <w:fldChar w:fldCharType="begin"/>
            </w:r>
            <w:r w:rsidRPr="00223092">
              <w:rPr>
                <w:rStyle w:val="Hyperlink"/>
                <w:noProof/>
              </w:rPr>
              <w:instrText xml:space="preserve"> </w:instrText>
            </w:r>
            <w:r>
              <w:rPr>
                <w:noProof/>
              </w:rPr>
              <w:instrText>HYPERLINK \l "_Toc231760475"</w:instrText>
            </w:r>
            <w:r w:rsidRPr="00223092">
              <w:rPr>
                <w:rStyle w:val="Hyperlink"/>
                <w:noProof/>
              </w:rPr>
              <w:instrText xml:space="preserve"> </w:instrText>
            </w:r>
            <w:r w:rsidRPr="00223092">
              <w:rPr>
                <w:rStyle w:val="Hyperlink"/>
                <w:noProof/>
              </w:rPr>
            </w:r>
            <w:r w:rsidRPr="00223092">
              <w:rPr>
                <w:rStyle w:val="Hyperlink"/>
                <w:noProof/>
              </w:rPr>
              <w:fldChar w:fldCharType="separate"/>
            </w:r>
            <w:r w:rsidRPr="00223092">
              <w:rPr>
                <w:rStyle w:val="Hyperlink"/>
                <w:noProof/>
              </w:rPr>
              <w:t>2</w:t>
            </w:r>
            <w:r>
              <w:rPr>
                <w:rFonts w:asciiTheme="minorHAnsi" w:hAnsiTheme="minorHAnsi"/>
                <w:b w:val="0"/>
                <w:noProof/>
                <w:kern w:val="2"/>
                <w:sz w:val="24"/>
                <w:szCs w:val="24"/>
                <w:lang w:eastAsia="zh-CN"/>
                <w14:ligatures w14:val="standardContextual"/>
              </w:rPr>
              <w:tab/>
            </w:r>
            <w:r w:rsidRPr="00223092">
              <w:rPr>
                <w:rStyle w:val="Hyperlink"/>
                <w:noProof/>
              </w:rPr>
              <w:t>Delivery approach, completion and timeline</w:t>
            </w:r>
            <w:r>
              <w:rPr>
                <w:noProof/>
                <w:webHidden/>
              </w:rPr>
              <w:tab/>
            </w:r>
            <w:r>
              <w:rPr>
                <w:noProof/>
                <w:webHidden/>
              </w:rPr>
              <w:fldChar w:fldCharType="begin"/>
            </w:r>
            <w:r>
              <w:rPr>
                <w:noProof/>
                <w:webHidden/>
              </w:rPr>
              <w:instrText xml:space="preserve"> PAGEREF _Toc231760475 \h </w:instrText>
            </w:r>
            <w:r>
              <w:rPr>
                <w:noProof/>
                <w:webHidden/>
              </w:rPr>
            </w:r>
            <w:r>
              <w:rPr>
                <w:noProof/>
                <w:webHidden/>
              </w:rPr>
              <w:fldChar w:fldCharType="separate"/>
            </w:r>
            <w:r>
              <w:rPr>
                <w:noProof/>
                <w:webHidden/>
              </w:rPr>
              <w:t>6</w:t>
            </w:r>
            <w:r>
              <w:rPr>
                <w:noProof/>
                <w:webHidden/>
              </w:rPr>
              <w:fldChar w:fldCharType="end"/>
            </w:r>
            <w:r w:rsidRPr="00223092">
              <w:rPr>
                <w:rStyle w:val="Hyperlink"/>
                <w:noProof/>
              </w:rPr>
              <w:fldChar w:fldCharType="end"/>
            </w:r>
          </w:ins>
        </w:p>
        <w:p w14:paraId="2952ADC4" w14:textId="35EFC14B" w:rsidR="00274E58" w:rsidRDefault="00274E58">
          <w:pPr>
            <w:pStyle w:val="TOC2"/>
            <w:rPr>
              <w:ins w:id="24" w:author="Charlie Gu" w:date="2026-06-07T21:34:00Z" w16du:dateUtc="2026-06-07T13:34:00Z"/>
              <w:rFonts w:asciiTheme="minorHAnsi" w:hAnsiTheme="minorHAnsi"/>
              <w:kern w:val="2"/>
              <w:sz w:val="24"/>
              <w:szCs w:val="24"/>
              <w:lang w:eastAsia="zh-CN"/>
              <w14:ligatures w14:val="standardContextual"/>
            </w:rPr>
          </w:pPr>
          <w:ins w:id="25" w:author="Charlie Gu" w:date="2026-06-07T21:34:00Z" w16du:dateUtc="2026-06-07T13:34:00Z">
            <w:r w:rsidRPr="00223092">
              <w:rPr>
                <w:rStyle w:val="Hyperlink"/>
              </w:rPr>
              <w:fldChar w:fldCharType="begin"/>
            </w:r>
            <w:r w:rsidRPr="00223092">
              <w:rPr>
                <w:rStyle w:val="Hyperlink"/>
              </w:rPr>
              <w:instrText xml:space="preserve"> </w:instrText>
            </w:r>
            <w:r>
              <w:instrText>HYPERLINK \l "_Toc231760476"</w:instrText>
            </w:r>
            <w:r w:rsidRPr="00223092">
              <w:rPr>
                <w:rStyle w:val="Hyperlink"/>
              </w:rPr>
              <w:instrText xml:space="preserve"> </w:instrText>
            </w:r>
            <w:r w:rsidRPr="00223092">
              <w:rPr>
                <w:rStyle w:val="Hyperlink"/>
              </w:rPr>
            </w:r>
            <w:r w:rsidRPr="00223092">
              <w:rPr>
                <w:rStyle w:val="Hyperlink"/>
              </w:rPr>
              <w:fldChar w:fldCharType="separate"/>
            </w:r>
            <w:r w:rsidRPr="00223092">
              <w:rPr>
                <w:rStyle w:val="Hyperlink"/>
              </w:rPr>
              <w:t>2.1</w:t>
            </w:r>
            <w:r>
              <w:rPr>
                <w:rFonts w:asciiTheme="minorHAnsi" w:hAnsiTheme="minorHAnsi"/>
                <w:kern w:val="2"/>
                <w:sz w:val="24"/>
                <w:szCs w:val="24"/>
                <w:lang w:eastAsia="zh-CN"/>
                <w14:ligatures w14:val="standardContextual"/>
              </w:rPr>
              <w:tab/>
            </w:r>
            <w:r w:rsidRPr="00223092">
              <w:rPr>
                <w:rStyle w:val="Hyperlink"/>
              </w:rPr>
              <w:t>Delivery overview</w:t>
            </w:r>
            <w:r>
              <w:rPr>
                <w:webHidden/>
              </w:rPr>
              <w:tab/>
            </w:r>
            <w:r>
              <w:rPr>
                <w:webHidden/>
              </w:rPr>
              <w:fldChar w:fldCharType="begin"/>
            </w:r>
            <w:r>
              <w:rPr>
                <w:webHidden/>
              </w:rPr>
              <w:instrText xml:space="preserve"> PAGEREF _Toc231760476 \h </w:instrText>
            </w:r>
            <w:r>
              <w:rPr>
                <w:webHidden/>
              </w:rPr>
            </w:r>
            <w:r>
              <w:rPr>
                <w:webHidden/>
              </w:rPr>
              <w:fldChar w:fldCharType="separate"/>
            </w:r>
            <w:r>
              <w:rPr>
                <w:webHidden/>
              </w:rPr>
              <w:t>6</w:t>
            </w:r>
            <w:r>
              <w:rPr>
                <w:webHidden/>
              </w:rPr>
              <w:fldChar w:fldCharType="end"/>
            </w:r>
            <w:r w:rsidRPr="00223092">
              <w:rPr>
                <w:rStyle w:val="Hyperlink"/>
              </w:rPr>
              <w:fldChar w:fldCharType="end"/>
            </w:r>
          </w:ins>
        </w:p>
        <w:p w14:paraId="63E11077" w14:textId="5EA2D0EC" w:rsidR="00274E58" w:rsidRDefault="00274E58">
          <w:pPr>
            <w:pStyle w:val="TOC2"/>
            <w:rPr>
              <w:ins w:id="26" w:author="Charlie Gu" w:date="2026-06-07T21:34:00Z" w16du:dateUtc="2026-06-07T13:34:00Z"/>
              <w:rFonts w:asciiTheme="minorHAnsi" w:hAnsiTheme="minorHAnsi"/>
              <w:kern w:val="2"/>
              <w:sz w:val="24"/>
              <w:szCs w:val="24"/>
              <w:lang w:eastAsia="zh-CN"/>
              <w14:ligatures w14:val="standardContextual"/>
            </w:rPr>
          </w:pPr>
          <w:ins w:id="27" w:author="Charlie Gu" w:date="2026-06-07T21:34:00Z" w16du:dateUtc="2026-06-07T13:34:00Z">
            <w:r w:rsidRPr="00223092">
              <w:rPr>
                <w:rStyle w:val="Hyperlink"/>
              </w:rPr>
              <w:fldChar w:fldCharType="begin"/>
            </w:r>
            <w:r w:rsidRPr="00223092">
              <w:rPr>
                <w:rStyle w:val="Hyperlink"/>
              </w:rPr>
              <w:instrText xml:space="preserve"> </w:instrText>
            </w:r>
            <w:r>
              <w:instrText>HYPERLINK \l "_Toc231760477"</w:instrText>
            </w:r>
            <w:r w:rsidRPr="00223092">
              <w:rPr>
                <w:rStyle w:val="Hyperlink"/>
              </w:rPr>
              <w:instrText xml:space="preserve"> </w:instrText>
            </w:r>
            <w:r w:rsidRPr="00223092">
              <w:rPr>
                <w:rStyle w:val="Hyperlink"/>
              </w:rPr>
            </w:r>
            <w:r w:rsidRPr="00223092">
              <w:rPr>
                <w:rStyle w:val="Hyperlink"/>
              </w:rPr>
              <w:fldChar w:fldCharType="separate"/>
            </w:r>
            <w:r w:rsidRPr="00223092">
              <w:rPr>
                <w:rStyle w:val="Hyperlink"/>
              </w:rPr>
              <w:t>2.2</w:t>
            </w:r>
            <w:r>
              <w:rPr>
                <w:rFonts w:asciiTheme="minorHAnsi" w:hAnsiTheme="minorHAnsi"/>
                <w:kern w:val="2"/>
                <w:sz w:val="24"/>
                <w:szCs w:val="24"/>
                <w:lang w:eastAsia="zh-CN"/>
                <w14:ligatures w14:val="standardContextual"/>
              </w:rPr>
              <w:tab/>
            </w:r>
            <w:r w:rsidRPr="00223092">
              <w:rPr>
                <w:rStyle w:val="Hyperlink"/>
              </w:rPr>
              <w:t>Delivery approach</w:t>
            </w:r>
            <w:r>
              <w:rPr>
                <w:webHidden/>
              </w:rPr>
              <w:tab/>
            </w:r>
            <w:r>
              <w:rPr>
                <w:webHidden/>
              </w:rPr>
              <w:fldChar w:fldCharType="begin"/>
            </w:r>
            <w:r>
              <w:rPr>
                <w:webHidden/>
              </w:rPr>
              <w:instrText xml:space="preserve"> PAGEREF _Toc231760477 \h </w:instrText>
            </w:r>
            <w:r>
              <w:rPr>
                <w:webHidden/>
              </w:rPr>
            </w:r>
            <w:r>
              <w:rPr>
                <w:webHidden/>
              </w:rPr>
              <w:fldChar w:fldCharType="separate"/>
            </w:r>
            <w:r>
              <w:rPr>
                <w:webHidden/>
              </w:rPr>
              <w:t>6</w:t>
            </w:r>
            <w:r>
              <w:rPr>
                <w:webHidden/>
              </w:rPr>
              <w:fldChar w:fldCharType="end"/>
            </w:r>
            <w:r w:rsidRPr="00223092">
              <w:rPr>
                <w:rStyle w:val="Hyperlink"/>
              </w:rPr>
              <w:fldChar w:fldCharType="end"/>
            </w:r>
          </w:ins>
        </w:p>
        <w:p w14:paraId="4C41A462" w14:textId="5907781A" w:rsidR="00274E58" w:rsidRDefault="00274E58">
          <w:pPr>
            <w:pStyle w:val="TOC2"/>
            <w:rPr>
              <w:ins w:id="28" w:author="Charlie Gu" w:date="2026-06-07T21:34:00Z" w16du:dateUtc="2026-06-07T13:34:00Z"/>
              <w:rFonts w:asciiTheme="minorHAnsi" w:hAnsiTheme="minorHAnsi"/>
              <w:kern w:val="2"/>
              <w:sz w:val="24"/>
              <w:szCs w:val="24"/>
              <w:lang w:eastAsia="zh-CN"/>
              <w14:ligatures w14:val="standardContextual"/>
            </w:rPr>
          </w:pPr>
          <w:ins w:id="29" w:author="Charlie Gu" w:date="2026-06-07T21:34:00Z" w16du:dateUtc="2026-06-07T13:34:00Z">
            <w:r w:rsidRPr="00223092">
              <w:rPr>
                <w:rStyle w:val="Hyperlink"/>
              </w:rPr>
              <w:fldChar w:fldCharType="begin"/>
            </w:r>
            <w:r w:rsidRPr="00223092">
              <w:rPr>
                <w:rStyle w:val="Hyperlink"/>
              </w:rPr>
              <w:instrText xml:space="preserve"> </w:instrText>
            </w:r>
            <w:r>
              <w:instrText>HYPERLINK \l "_Toc231760478"</w:instrText>
            </w:r>
            <w:r w:rsidRPr="00223092">
              <w:rPr>
                <w:rStyle w:val="Hyperlink"/>
              </w:rPr>
              <w:instrText xml:space="preserve"> </w:instrText>
            </w:r>
            <w:r w:rsidRPr="00223092">
              <w:rPr>
                <w:rStyle w:val="Hyperlink"/>
              </w:rPr>
            </w:r>
            <w:r w:rsidRPr="00223092">
              <w:rPr>
                <w:rStyle w:val="Hyperlink"/>
              </w:rPr>
              <w:fldChar w:fldCharType="separate"/>
            </w:r>
            <w:r w:rsidRPr="00223092">
              <w:rPr>
                <w:rStyle w:val="Hyperlink"/>
              </w:rPr>
              <w:t>2.3</w:t>
            </w:r>
            <w:r>
              <w:rPr>
                <w:rFonts w:asciiTheme="minorHAnsi" w:hAnsiTheme="minorHAnsi"/>
                <w:kern w:val="2"/>
                <w:sz w:val="24"/>
                <w:szCs w:val="24"/>
                <w:lang w:eastAsia="zh-CN"/>
                <w14:ligatures w14:val="standardContextual"/>
              </w:rPr>
              <w:tab/>
            </w:r>
            <w:r w:rsidRPr="00223092">
              <w:rPr>
                <w:rStyle w:val="Hyperlink"/>
              </w:rPr>
              <w:t>Testing and defect remediation</w:t>
            </w:r>
            <w:r>
              <w:rPr>
                <w:webHidden/>
              </w:rPr>
              <w:tab/>
            </w:r>
            <w:r>
              <w:rPr>
                <w:webHidden/>
              </w:rPr>
              <w:fldChar w:fldCharType="begin"/>
            </w:r>
            <w:r>
              <w:rPr>
                <w:webHidden/>
              </w:rPr>
              <w:instrText xml:space="preserve"> PAGEREF _Toc231760478 \h </w:instrText>
            </w:r>
            <w:r>
              <w:rPr>
                <w:webHidden/>
              </w:rPr>
            </w:r>
            <w:r>
              <w:rPr>
                <w:webHidden/>
              </w:rPr>
              <w:fldChar w:fldCharType="separate"/>
            </w:r>
            <w:r>
              <w:rPr>
                <w:webHidden/>
              </w:rPr>
              <w:t>9</w:t>
            </w:r>
            <w:r>
              <w:rPr>
                <w:webHidden/>
              </w:rPr>
              <w:fldChar w:fldCharType="end"/>
            </w:r>
            <w:r w:rsidRPr="00223092">
              <w:rPr>
                <w:rStyle w:val="Hyperlink"/>
              </w:rPr>
              <w:fldChar w:fldCharType="end"/>
            </w:r>
          </w:ins>
        </w:p>
        <w:p w14:paraId="0D4C26CF" w14:textId="61A87E69" w:rsidR="00274E58" w:rsidRDefault="00274E58">
          <w:pPr>
            <w:pStyle w:val="TOC2"/>
            <w:rPr>
              <w:ins w:id="30" w:author="Charlie Gu" w:date="2026-06-07T21:34:00Z" w16du:dateUtc="2026-06-07T13:34:00Z"/>
              <w:rFonts w:asciiTheme="minorHAnsi" w:hAnsiTheme="minorHAnsi"/>
              <w:kern w:val="2"/>
              <w:sz w:val="24"/>
              <w:szCs w:val="24"/>
              <w:lang w:eastAsia="zh-CN"/>
              <w14:ligatures w14:val="standardContextual"/>
            </w:rPr>
          </w:pPr>
          <w:ins w:id="31" w:author="Charlie Gu" w:date="2026-06-07T21:34:00Z" w16du:dateUtc="2026-06-07T13:34:00Z">
            <w:r w:rsidRPr="00223092">
              <w:rPr>
                <w:rStyle w:val="Hyperlink"/>
              </w:rPr>
              <w:fldChar w:fldCharType="begin"/>
            </w:r>
            <w:r w:rsidRPr="00223092">
              <w:rPr>
                <w:rStyle w:val="Hyperlink"/>
              </w:rPr>
              <w:instrText xml:space="preserve"> </w:instrText>
            </w:r>
            <w:r>
              <w:instrText>HYPERLINK \l "_Toc231760479"</w:instrText>
            </w:r>
            <w:r w:rsidRPr="00223092">
              <w:rPr>
                <w:rStyle w:val="Hyperlink"/>
              </w:rPr>
              <w:instrText xml:space="preserve"> </w:instrText>
            </w:r>
            <w:r w:rsidRPr="00223092">
              <w:rPr>
                <w:rStyle w:val="Hyperlink"/>
              </w:rPr>
            </w:r>
            <w:r w:rsidRPr="00223092">
              <w:rPr>
                <w:rStyle w:val="Hyperlink"/>
              </w:rPr>
              <w:fldChar w:fldCharType="separate"/>
            </w:r>
            <w:r w:rsidRPr="00223092">
              <w:rPr>
                <w:rStyle w:val="Hyperlink"/>
              </w:rPr>
              <w:t>2.4</w:t>
            </w:r>
            <w:r>
              <w:rPr>
                <w:rFonts w:asciiTheme="minorHAnsi" w:hAnsiTheme="minorHAnsi"/>
                <w:kern w:val="2"/>
                <w:sz w:val="24"/>
                <w:szCs w:val="24"/>
                <w:lang w:eastAsia="zh-CN"/>
                <w14:ligatures w14:val="standardContextual"/>
              </w:rPr>
              <w:tab/>
            </w:r>
            <w:r w:rsidRPr="00223092">
              <w:rPr>
                <w:rStyle w:val="Hyperlink"/>
              </w:rPr>
              <w:t>Sprint completion</w:t>
            </w:r>
            <w:r>
              <w:rPr>
                <w:webHidden/>
              </w:rPr>
              <w:tab/>
            </w:r>
            <w:r>
              <w:rPr>
                <w:webHidden/>
              </w:rPr>
              <w:fldChar w:fldCharType="begin"/>
            </w:r>
            <w:r>
              <w:rPr>
                <w:webHidden/>
              </w:rPr>
              <w:instrText xml:space="preserve"> PAGEREF _Toc231760479 \h </w:instrText>
            </w:r>
            <w:r>
              <w:rPr>
                <w:webHidden/>
              </w:rPr>
            </w:r>
            <w:r>
              <w:rPr>
                <w:webHidden/>
              </w:rPr>
              <w:fldChar w:fldCharType="separate"/>
            </w:r>
            <w:r>
              <w:rPr>
                <w:webHidden/>
              </w:rPr>
              <w:t>12</w:t>
            </w:r>
            <w:r>
              <w:rPr>
                <w:webHidden/>
              </w:rPr>
              <w:fldChar w:fldCharType="end"/>
            </w:r>
            <w:r w:rsidRPr="00223092">
              <w:rPr>
                <w:rStyle w:val="Hyperlink"/>
              </w:rPr>
              <w:fldChar w:fldCharType="end"/>
            </w:r>
          </w:ins>
        </w:p>
        <w:p w14:paraId="3D79998F" w14:textId="49708849" w:rsidR="00274E58" w:rsidRDefault="00274E58">
          <w:pPr>
            <w:pStyle w:val="TOC2"/>
            <w:rPr>
              <w:ins w:id="32" w:author="Charlie Gu" w:date="2026-06-07T21:34:00Z" w16du:dateUtc="2026-06-07T13:34:00Z"/>
              <w:rFonts w:asciiTheme="minorHAnsi" w:hAnsiTheme="minorHAnsi"/>
              <w:kern w:val="2"/>
              <w:sz w:val="24"/>
              <w:szCs w:val="24"/>
              <w:lang w:eastAsia="zh-CN"/>
              <w14:ligatures w14:val="standardContextual"/>
            </w:rPr>
          </w:pPr>
          <w:ins w:id="33" w:author="Charlie Gu" w:date="2026-06-07T21:34:00Z" w16du:dateUtc="2026-06-07T13:34:00Z">
            <w:r w:rsidRPr="00223092">
              <w:rPr>
                <w:rStyle w:val="Hyperlink"/>
              </w:rPr>
              <w:fldChar w:fldCharType="begin"/>
            </w:r>
            <w:r w:rsidRPr="00223092">
              <w:rPr>
                <w:rStyle w:val="Hyperlink"/>
              </w:rPr>
              <w:instrText xml:space="preserve"> </w:instrText>
            </w:r>
            <w:r>
              <w:instrText>HYPERLINK \l "_Toc231760480"</w:instrText>
            </w:r>
            <w:r w:rsidRPr="00223092">
              <w:rPr>
                <w:rStyle w:val="Hyperlink"/>
              </w:rPr>
              <w:instrText xml:space="preserve"> </w:instrText>
            </w:r>
            <w:r w:rsidRPr="00223092">
              <w:rPr>
                <w:rStyle w:val="Hyperlink"/>
              </w:rPr>
            </w:r>
            <w:r w:rsidRPr="00223092">
              <w:rPr>
                <w:rStyle w:val="Hyperlink"/>
              </w:rPr>
              <w:fldChar w:fldCharType="separate"/>
            </w:r>
            <w:r w:rsidRPr="00223092">
              <w:rPr>
                <w:rStyle w:val="Hyperlink"/>
              </w:rPr>
              <w:t>2.5</w:t>
            </w:r>
            <w:r>
              <w:rPr>
                <w:rFonts w:asciiTheme="minorHAnsi" w:hAnsiTheme="minorHAnsi"/>
                <w:kern w:val="2"/>
                <w:sz w:val="24"/>
                <w:szCs w:val="24"/>
                <w:lang w:eastAsia="zh-CN"/>
                <w14:ligatures w14:val="standardContextual"/>
              </w:rPr>
              <w:tab/>
            </w:r>
            <w:r w:rsidRPr="00223092">
              <w:rPr>
                <w:rStyle w:val="Hyperlink"/>
              </w:rPr>
              <w:t>Project completion</w:t>
            </w:r>
            <w:r>
              <w:rPr>
                <w:webHidden/>
              </w:rPr>
              <w:tab/>
            </w:r>
            <w:r>
              <w:rPr>
                <w:webHidden/>
              </w:rPr>
              <w:fldChar w:fldCharType="begin"/>
            </w:r>
            <w:r>
              <w:rPr>
                <w:webHidden/>
              </w:rPr>
              <w:instrText xml:space="preserve"> PAGEREF _Toc231760480 \h </w:instrText>
            </w:r>
            <w:r>
              <w:rPr>
                <w:webHidden/>
              </w:rPr>
            </w:r>
            <w:r>
              <w:rPr>
                <w:webHidden/>
              </w:rPr>
              <w:fldChar w:fldCharType="separate"/>
            </w:r>
            <w:r>
              <w:rPr>
                <w:webHidden/>
              </w:rPr>
              <w:t>13</w:t>
            </w:r>
            <w:r>
              <w:rPr>
                <w:webHidden/>
              </w:rPr>
              <w:fldChar w:fldCharType="end"/>
            </w:r>
            <w:r w:rsidRPr="00223092">
              <w:rPr>
                <w:rStyle w:val="Hyperlink"/>
              </w:rPr>
              <w:fldChar w:fldCharType="end"/>
            </w:r>
          </w:ins>
        </w:p>
        <w:p w14:paraId="7D04CBED" w14:textId="2F419352" w:rsidR="00274E58" w:rsidRDefault="00274E58">
          <w:pPr>
            <w:pStyle w:val="TOC2"/>
            <w:rPr>
              <w:ins w:id="34" w:author="Charlie Gu" w:date="2026-06-07T21:34:00Z" w16du:dateUtc="2026-06-07T13:34:00Z"/>
              <w:rFonts w:asciiTheme="minorHAnsi" w:hAnsiTheme="minorHAnsi"/>
              <w:kern w:val="2"/>
              <w:sz w:val="24"/>
              <w:szCs w:val="24"/>
              <w:lang w:eastAsia="zh-CN"/>
              <w14:ligatures w14:val="standardContextual"/>
            </w:rPr>
          </w:pPr>
          <w:ins w:id="35" w:author="Charlie Gu" w:date="2026-06-07T21:34:00Z" w16du:dateUtc="2026-06-07T13:34:00Z">
            <w:r w:rsidRPr="00223092">
              <w:rPr>
                <w:rStyle w:val="Hyperlink"/>
              </w:rPr>
              <w:fldChar w:fldCharType="begin"/>
            </w:r>
            <w:r w:rsidRPr="00223092">
              <w:rPr>
                <w:rStyle w:val="Hyperlink"/>
              </w:rPr>
              <w:instrText xml:space="preserve"> </w:instrText>
            </w:r>
            <w:r>
              <w:instrText>HYPERLINK \l "_Toc231760481"</w:instrText>
            </w:r>
            <w:r w:rsidRPr="00223092">
              <w:rPr>
                <w:rStyle w:val="Hyperlink"/>
              </w:rPr>
              <w:instrText xml:space="preserve"> </w:instrText>
            </w:r>
            <w:r w:rsidRPr="00223092">
              <w:rPr>
                <w:rStyle w:val="Hyperlink"/>
              </w:rPr>
            </w:r>
            <w:r w:rsidRPr="00223092">
              <w:rPr>
                <w:rStyle w:val="Hyperlink"/>
              </w:rPr>
              <w:fldChar w:fldCharType="separate"/>
            </w:r>
            <w:r w:rsidRPr="00223092">
              <w:rPr>
                <w:rStyle w:val="Hyperlink"/>
              </w:rPr>
              <w:t>2.6</w:t>
            </w:r>
            <w:r>
              <w:rPr>
                <w:rFonts w:asciiTheme="minorHAnsi" w:hAnsiTheme="minorHAnsi"/>
                <w:kern w:val="2"/>
                <w:sz w:val="24"/>
                <w:szCs w:val="24"/>
                <w:lang w:eastAsia="zh-CN"/>
                <w14:ligatures w14:val="standardContextual"/>
              </w:rPr>
              <w:tab/>
            </w:r>
            <w:r w:rsidRPr="00223092">
              <w:rPr>
                <w:rStyle w:val="Hyperlink"/>
              </w:rPr>
              <w:t>Timeline</w:t>
            </w:r>
            <w:r>
              <w:rPr>
                <w:webHidden/>
              </w:rPr>
              <w:tab/>
            </w:r>
            <w:r>
              <w:rPr>
                <w:webHidden/>
              </w:rPr>
              <w:fldChar w:fldCharType="begin"/>
            </w:r>
            <w:r>
              <w:rPr>
                <w:webHidden/>
              </w:rPr>
              <w:instrText xml:space="preserve"> PAGEREF _Toc231760481 \h </w:instrText>
            </w:r>
            <w:r>
              <w:rPr>
                <w:webHidden/>
              </w:rPr>
            </w:r>
            <w:r>
              <w:rPr>
                <w:webHidden/>
              </w:rPr>
              <w:fldChar w:fldCharType="separate"/>
            </w:r>
            <w:r>
              <w:rPr>
                <w:webHidden/>
              </w:rPr>
              <w:t>13</w:t>
            </w:r>
            <w:r>
              <w:rPr>
                <w:webHidden/>
              </w:rPr>
              <w:fldChar w:fldCharType="end"/>
            </w:r>
            <w:r w:rsidRPr="00223092">
              <w:rPr>
                <w:rStyle w:val="Hyperlink"/>
              </w:rPr>
              <w:fldChar w:fldCharType="end"/>
            </w:r>
          </w:ins>
        </w:p>
        <w:p w14:paraId="3C104027" w14:textId="5E5CA117" w:rsidR="00274E58" w:rsidRDefault="00274E58">
          <w:pPr>
            <w:pStyle w:val="TOC1"/>
            <w:tabs>
              <w:tab w:val="left" w:pos="440"/>
              <w:tab w:val="right" w:leader="dot" w:pos="9350"/>
            </w:tabs>
            <w:rPr>
              <w:ins w:id="36" w:author="Charlie Gu" w:date="2026-06-07T21:34:00Z" w16du:dateUtc="2026-06-07T13:34:00Z"/>
              <w:rFonts w:asciiTheme="minorHAnsi" w:hAnsiTheme="minorHAnsi"/>
              <w:b w:val="0"/>
              <w:noProof/>
              <w:kern w:val="2"/>
              <w:sz w:val="24"/>
              <w:szCs w:val="24"/>
              <w:lang w:eastAsia="zh-CN"/>
              <w14:ligatures w14:val="standardContextual"/>
            </w:rPr>
          </w:pPr>
          <w:ins w:id="37" w:author="Charlie Gu" w:date="2026-06-07T21:34:00Z" w16du:dateUtc="2026-06-07T13:34:00Z">
            <w:r w:rsidRPr="00223092">
              <w:rPr>
                <w:rStyle w:val="Hyperlink"/>
                <w:noProof/>
              </w:rPr>
              <w:fldChar w:fldCharType="begin"/>
            </w:r>
            <w:r w:rsidRPr="00223092">
              <w:rPr>
                <w:rStyle w:val="Hyperlink"/>
                <w:noProof/>
              </w:rPr>
              <w:instrText xml:space="preserve"> </w:instrText>
            </w:r>
            <w:r>
              <w:rPr>
                <w:noProof/>
              </w:rPr>
              <w:instrText>HYPERLINK \l "_Toc231760482"</w:instrText>
            </w:r>
            <w:r w:rsidRPr="00223092">
              <w:rPr>
                <w:rStyle w:val="Hyperlink"/>
                <w:noProof/>
              </w:rPr>
              <w:instrText xml:space="preserve"> </w:instrText>
            </w:r>
            <w:r w:rsidRPr="00223092">
              <w:rPr>
                <w:rStyle w:val="Hyperlink"/>
                <w:noProof/>
              </w:rPr>
            </w:r>
            <w:r w:rsidRPr="00223092">
              <w:rPr>
                <w:rStyle w:val="Hyperlink"/>
                <w:noProof/>
              </w:rPr>
              <w:fldChar w:fldCharType="separate"/>
            </w:r>
            <w:r w:rsidRPr="00223092">
              <w:rPr>
                <w:rStyle w:val="Hyperlink"/>
                <w:noProof/>
              </w:rPr>
              <w:t>3</w:t>
            </w:r>
            <w:r>
              <w:rPr>
                <w:rFonts w:asciiTheme="minorHAnsi" w:hAnsiTheme="minorHAnsi"/>
                <w:b w:val="0"/>
                <w:noProof/>
                <w:kern w:val="2"/>
                <w:sz w:val="24"/>
                <w:szCs w:val="24"/>
                <w:lang w:eastAsia="zh-CN"/>
                <w14:ligatures w14:val="standardContextual"/>
              </w:rPr>
              <w:tab/>
            </w:r>
            <w:r w:rsidRPr="00223092">
              <w:rPr>
                <w:rStyle w:val="Hyperlink"/>
                <w:noProof/>
              </w:rPr>
              <w:t>Project organization</w:t>
            </w:r>
            <w:r>
              <w:rPr>
                <w:noProof/>
                <w:webHidden/>
              </w:rPr>
              <w:tab/>
            </w:r>
            <w:r>
              <w:rPr>
                <w:noProof/>
                <w:webHidden/>
              </w:rPr>
              <w:fldChar w:fldCharType="begin"/>
            </w:r>
            <w:r>
              <w:rPr>
                <w:noProof/>
                <w:webHidden/>
              </w:rPr>
              <w:instrText xml:space="preserve"> PAGEREF _Toc231760482 \h </w:instrText>
            </w:r>
            <w:r>
              <w:rPr>
                <w:noProof/>
                <w:webHidden/>
              </w:rPr>
            </w:r>
            <w:r>
              <w:rPr>
                <w:noProof/>
                <w:webHidden/>
              </w:rPr>
              <w:fldChar w:fldCharType="separate"/>
            </w:r>
            <w:r>
              <w:rPr>
                <w:noProof/>
                <w:webHidden/>
              </w:rPr>
              <w:t>14</w:t>
            </w:r>
            <w:r>
              <w:rPr>
                <w:noProof/>
                <w:webHidden/>
              </w:rPr>
              <w:fldChar w:fldCharType="end"/>
            </w:r>
            <w:r w:rsidRPr="00223092">
              <w:rPr>
                <w:rStyle w:val="Hyperlink"/>
                <w:noProof/>
              </w:rPr>
              <w:fldChar w:fldCharType="end"/>
            </w:r>
          </w:ins>
        </w:p>
        <w:p w14:paraId="5679F826" w14:textId="78127B78" w:rsidR="00274E58" w:rsidRDefault="00274E58">
          <w:pPr>
            <w:pStyle w:val="TOC2"/>
            <w:rPr>
              <w:ins w:id="38" w:author="Charlie Gu" w:date="2026-06-07T21:34:00Z" w16du:dateUtc="2026-06-07T13:34:00Z"/>
              <w:rFonts w:asciiTheme="minorHAnsi" w:hAnsiTheme="minorHAnsi"/>
              <w:kern w:val="2"/>
              <w:sz w:val="24"/>
              <w:szCs w:val="24"/>
              <w:lang w:eastAsia="zh-CN"/>
              <w14:ligatures w14:val="standardContextual"/>
            </w:rPr>
          </w:pPr>
          <w:ins w:id="39" w:author="Charlie Gu" w:date="2026-06-07T21:34:00Z" w16du:dateUtc="2026-06-07T13:34:00Z">
            <w:r w:rsidRPr="00223092">
              <w:rPr>
                <w:rStyle w:val="Hyperlink"/>
              </w:rPr>
              <w:fldChar w:fldCharType="begin"/>
            </w:r>
            <w:r w:rsidRPr="00223092">
              <w:rPr>
                <w:rStyle w:val="Hyperlink"/>
              </w:rPr>
              <w:instrText xml:space="preserve"> </w:instrText>
            </w:r>
            <w:r>
              <w:instrText>HYPERLINK \l "_Toc231760483"</w:instrText>
            </w:r>
            <w:r w:rsidRPr="00223092">
              <w:rPr>
                <w:rStyle w:val="Hyperlink"/>
              </w:rPr>
              <w:instrText xml:space="preserve"> </w:instrText>
            </w:r>
            <w:r w:rsidRPr="00223092">
              <w:rPr>
                <w:rStyle w:val="Hyperlink"/>
              </w:rPr>
            </w:r>
            <w:r w:rsidRPr="00223092">
              <w:rPr>
                <w:rStyle w:val="Hyperlink"/>
              </w:rPr>
              <w:fldChar w:fldCharType="separate"/>
            </w:r>
            <w:r w:rsidRPr="00223092">
              <w:rPr>
                <w:rStyle w:val="Hyperlink"/>
              </w:rPr>
              <w:t>3.1</w:t>
            </w:r>
            <w:r>
              <w:rPr>
                <w:rFonts w:asciiTheme="minorHAnsi" w:hAnsiTheme="minorHAnsi"/>
                <w:kern w:val="2"/>
                <w:sz w:val="24"/>
                <w:szCs w:val="24"/>
                <w:lang w:eastAsia="zh-CN"/>
                <w14:ligatures w14:val="standardContextual"/>
              </w:rPr>
              <w:tab/>
            </w:r>
            <w:r w:rsidRPr="00223092">
              <w:rPr>
                <w:rStyle w:val="Hyperlink"/>
              </w:rPr>
              <w:t>Project capacity</w:t>
            </w:r>
            <w:r>
              <w:rPr>
                <w:webHidden/>
              </w:rPr>
              <w:tab/>
            </w:r>
            <w:r>
              <w:rPr>
                <w:webHidden/>
              </w:rPr>
              <w:fldChar w:fldCharType="begin"/>
            </w:r>
            <w:r>
              <w:rPr>
                <w:webHidden/>
              </w:rPr>
              <w:instrText xml:space="preserve"> PAGEREF _Toc231760483 \h </w:instrText>
            </w:r>
            <w:r>
              <w:rPr>
                <w:webHidden/>
              </w:rPr>
            </w:r>
            <w:r>
              <w:rPr>
                <w:webHidden/>
              </w:rPr>
              <w:fldChar w:fldCharType="separate"/>
            </w:r>
            <w:r>
              <w:rPr>
                <w:webHidden/>
              </w:rPr>
              <w:t>14</w:t>
            </w:r>
            <w:r>
              <w:rPr>
                <w:webHidden/>
              </w:rPr>
              <w:fldChar w:fldCharType="end"/>
            </w:r>
            <w:r w:rsidRPr="00223092">
              <w:rPr>
                <w:rStyle w:val="Hyperlink"/>
              </w:rPr>
              <w:fldChar w:fldCharType="end"/>
            </w:r>
          </w:ins>
        </w:p>
        <w:p w14:paraId="2031BDCC" w14:textId="3C9061FF" w:rsidR="00274E58" w:rsidRDefault="00274E58">
          <w:pPr>
            <w:pStyle w:val="TOC2"/>
            <w:rPr>
              <w:ins w:id="40" w:author="Charlie Gu" w:date="2026-06-07T21:34:00Z" w16du:dateUtc="2026-06-07T13:34:00Z"/>
              <w:rFonts w:asciiTheme="minorHAnsi" w:hAnsiTheme="minorHAnsi"/>
              <w:kern w:val="2"/>
              <w:sz w:val="24"/>
              <w:szCs w:val="24"/>
              <w:lang w:eastAsia="zh-CN"/>
              <w14:ligatures w14:val="standardContextual"/>
            </w:rPr>
          </w:pPr>
          <w:ins w:id="41" w:author="Charlie Gu" w:date="2026-06-07T21:34:00Z" w16du:dateUtc="2026-06-07T13:34:00Z">
            <w:r w:rsidRPr="00223092">
              <w:rPr>
                <w:rStyle w:val="Hyperlink"/>
              </w:rPr>
              <w:fldChar w:fldCharType="begin"/>
            </w:r>
            <w:r w:rsidRPr="00223092">
              <w:rPr>
                <w:rStyle w:val="Hyperlink"/>
              </w:rPr>
              <w:instrText xml:space="preserve"> </w:instrText>
            </w:r>
            <w:r>
              <w:instrText>HYPERLINK \l "_Toc231760484"</w:instrText>
            </w:r>
            <w:r w:rsidRPr="00223092">
              <w:rPr>
                <w:rStyle w:val="Hyperlink"/>
              </w:rPr>
              <w:instrText xml:space="preserve"> </w:instrText>
            </w:r>
            <w:r w:rsidRPr="00223092">
              <w:rPr>
                <w:rStyle w:val="Hyperlink"/>
              </w:rPr>
            </w:r>
            <w:r w:rsidRPr="00223092">
              <w:rPr>
                <w:rStyle w:val="Hyperlink"/>
              </w:rPr>
              <w:fldChar w:fldCharType="separate"/>
            </w:r>
            <w:r w:rsidRPr="00223092">
              <w:rPr>
                <w:rStyle w:val="Hyperlink"/>
              </w:rPr>
              <w:t>3.2</w:t>
            </w:r>
            <w:r>
              <w:rPr>
                <w:rFonts w:asciiTheme="minorHAnsi" w:hAnsiTheme="minorHAnsi"/>
                <w:kern w:val="2"/>
                <w:sz w:val="24"/>
                <w:szCs w:val="24"/>
                <w:lang w:eastAsia="zh-CN"/>
                <w14:ligatures w14:val="standardContextual"/>
              </w:rPr>
              <w:tab/>
            </w:r>
            <w:r w:rsidRPr="00223092">
              <w:rPr>
                <w:rStyle w:val="Hyperlink"/>
              </w:rPr>
              <w:t>Project staffing</w:t>
            </w:r>
            <w:r>
              <w:rPr>
                <w:webHidden/>
              </w:rPr>
              <w:tab/>
            </w:r>
            <w:r>
              <w:rPr>
                <w:webHidden/>
              </w:rPr>
              <w:fldChar w:fldCharType="begin"/>
            </w:r>
            <w:r>
              <w:rPr>
                <w:webHidden/>
              </w:rPr>
              <w:instrText xml:space="preserve"> PAGEREF _Toc231760484 \h </w:instrText>
            </w:r>
            <w:r>
              <w:rPr>
                <w:webHidden/>
              </w:rPr>
            </w:r>
            <w:r>
              <w:rPr>
                <w:webHidden/>
              </w:rPr>
              <w:fldChar w:fldCharType="separate"/>
            </w:r>
            <w:r>
              <w:rPr>
                <w:webHidden/>
              </w:rPr>
              <w:t>14</w:t>
            </w:r>
            <w:r>
              <w:rPr>
                <w:webHidden/>
              </w:rPr>
              <w:fldChar w:fldCharType="end"/>
            </w:r>
            <w:r w:rsidRPr="00223092">
              <w:rPr>
                <w:rStyle w:val="Hyperlink"/>
              </w:rPr>
              <w:fldChar w:fldCharType="end"/>
            </w:r>
          </w:ins>
        </w:p>
        <w:p w14:paraId="2F4AF57B" w14:textId="1316A93D" w:rsidR="00274E58" w:rsidRDefault="00274E58">
          <w:pPr>
            <w:pStyle w:val="TOC2"/>
            <w:rPr>
              <w:ins w:id="42" w:author="Charlie Gu" w:date="2026-06-07T21:34:00Z" w16du:dateUtc="2026-06-07T13:34:00Z"/>
              <w:rFonts w:asciiTheme="minorHAnsi" w:hAnsiTheme="minorHAnsi"/>
              <w:kern w:val="2"/>
              <w:sz w:val="24"/>
              <w:szCs w:val="24"/>
              <w:lang w:eastAsia="zh-CN"/>
              <w14:ligatures w14:val="standardContextual"/>
            </w:rPr>
          </w:pPr>
          <w:ins w:id="43" w:author="Charlie Gu" w:date="2026-06-07T21:34:00Z" w16du:dateUtc="2026-06-07T13:34:00Z">
            <w:r w:rsidRPr="00223092">
              <w:rPr>
                <w:rStyle w:val="Hyperlink"/>
              </w:rPr>
              <w:fldChar w:fldCharType="begin"/>
            </w:r>
            <w:r w:rsidRPr="00223092">
              <w:rPr>
                <w:rStyle w:val="Hyperlink"/>
              </w:rPr>
              <w:instrText xml:space="preserve"> </w:instrText>
            </w:r>
            <w:r>
              <w:instrText>HYPERLINK \l "_Toc231760485"</w:instrText>
            </w:r>
            <w:r w:rsidRPr="00223092">
              <w:rPr>
                <w:rStyle w:val="Hyperlink"/>
              </w:rPr>
              <w:instrText xml:space="preserve"> </w:instrText>
            </w:r>
            <w:r w:rsidRPr="00223092">
              <w:rPr>
                <w:rStyle w:val="Hyperlink"/>
              </w:rPr>
            </w:r>
            <w:r w:rsidRPr="00223092">
              <w:rPr>
                <w:rStyle w:val="Hyperlink"/>
              </w:rPr>
              <w:fldChar w:fldCharType="separate"/>
            </w:r>
            <w:r w:rsidRPr="00223092">
              <w:rPr>
                <w:rStyle w:val="Hyperlink"/>
              </w:rPr>
              <w:t>3.3</w:t>
            </w:r>
            <w:r>
              <w:rPr>
                <w:rFonts w:asciiTheme="minorHAnsi" w:hAnsiTheme="minorHAnsi"/>
                <w:kern w:val="2"/>
                <w:sz w:val="24"/>
                <w:szCs w:val="24"/>
                <w:lang w:eastAsia="zh-CN"/>
                <w14:ligatures w14:val="standardContextual"/>
              </w:rPr>
              <w:tab/>
            </w:r>
            <w:r w:rsidRPr="00223092">
              <w:rPr>
                <w:rStyle w:val="Hyperlink"/>
              </w:rPr>
              <w:t>Executive steering committee</w:t>
            </w:r>
            <w:r>
              <w:rPr>
                <w:webHidden/>
              </w:rPr>
              <w:tab/>
            </w:r>
            <w:r>
              <w:rPr>
                <w:webHidden/>
              </w:rPr>
              <w:fldChar w:fldCharType="begin"/>
            </w:r>
            <w:r>
              <w:rPr>
                <w:webHidden/>
              </w:rPr>
              <w:instrText xml:space="preserve"> PAGEREF _Toc231760485 \h </w:instrText>
            </w:r>
            <w:r>
              <w:rPr>
                <w:webHidden/>
              </w:rPr>
            </w:r>
            <w:r>
              <w:rPr>
                <w:webHidden/>
              </w:rPr>
              <w:fldChar w:fldCharType="separate"/>
            </w:r>
            <w:r>
              <w:rPr>
                <w:webHidden/>
              </w:rPr>
              <w:t>18</w:t>
            </w:r>
            <w:r>
              <w:rPr>
                <w:webHidden/>
              </w:rPr>
              <w:fldChar w:fldCharType="end"/>
            </w:r>
            <w:r w:rsidRPr="00223092">
              <w:rPr>
                <w:rStyle w:val="Hyperlink"/>
              </w:rPr>
              <w:fldChar w:fldCharType="end"/>
            </w:r>
          </w:ins>
        </w:p>
        <w:p w14:paraId="69B83644" w14:textId="013A2C1C" w:rsidR="00274E58" w:rsidRDefault="00274E58">
          <w:pPr>
            <w:pStyle w:val="TOC2"/>
            <w:rPr>
              <w:ins w:id="44" w:author="Charlie Gu" w:date="2026-06-07T21:34:00Z" w16du:dateUtc="2026-06-07T13:34:00Z"/>
              <w:rFonts w:asciiTheme="minorHAnsi" w:hAnsiTheme="minorHAnsi"/>
              <w:kern w:val="2"/>
              <w:sz w:val="24"/>
              <w:szCs w:val="24"/>
              <w:lang w:eastAsia="zh-CN"/>
              <w14:ligatures w14:val="standardContextual"/>
            </w:rPr>
          </w:pPr>
          <w:ins w:id="45" w:author="Charlie Gu" w:date="2026-06-07T21:34:00Z" w16du:dateUtc="2026-06-07T13:34:00Z">
            <w:r w:rsidRPr="00223092">
              <w:rPr>
                <w:rStyle w:val="Hyperlink"/>
              </w:rPr>
              <w:fldChar w:fldCharType="begin"/>
            </w:r>
            <w:r w:rsidRPr="00223092">
              <w:rPr>
                <w:rStyle w:val="Hyperlink"/>
              </w:rPr>
              <w:instrText xml:space="preserve"> </w:instrText>
            </w:r>
            <w:r>
              <w:instrText>HYPERLINK \l "_Toc231760486"</w:instrText>
            </w:r>
            <w:r w:rsidRPr="00223092">
              <w:rPr>
                <w:rStyle w:val="Hyperlink"/>
              </w:rPr>
              <w:instrText xml:space="preserve"> </w:instrText>
            </w:r>
            <w:r w:rsidRPr="00223092">
              <w:rPr>
                <w:rStyle w:val="Hyperlink"/>
              </w:rPr>
            </w:r>
            <w:r w:rsidRPr="00223092">
              <w:rPr>
                <w:rStyle w:val="Hyperlink"/>
              </w:rPr>
              <w:fldChar w:fldCharType="separate"/>
            </w:r>
            <w:r w:rsidRPr="00223092">
              <w:rPr>
                <w:rStyle w:val="Hyperlink"/>
              </w:rPr>
              <w:t>3.4</w:t>
            </w:r>
            <w:r>
              <w:rPr>
                <w:rFonts w:asciiTheme="minorHAnsi" w:hAnsiTheme="minorHAnsi"/>
                <w:kern w:val="2"/>
                <w:sz w:val="24"/>
                <w:szCs w:val="24"/>
                <w:lang w:eastAsia="zh-CN"/>
                <w14:ligatures w14:val="standardContextual"/>
              </w:rPr>
              <w:tab/>
            </w:r>
            <w:r w:rsidRPr="00223092">
              <w:rPr>
                <w:rStyle w:val="Hyperlink"/>
              </w:rPr>
              <w:t>Product council</w:t>
            </w:r>
            <w:r>
              <w:rPr>
                <w:webHidden/>
              </w:rPr>
              <w:tab/>
            </w:r>
            <w:r>
              <w:rPr>
                <w:webHidden/>
              </w:rPr>
              <w:fldChar w:fldCharType="begin"/>
            </w:r>
            <w:r>
              <w:rPr>
                <w:webHidden/>
              </w:rPr>
              <w:instrText xml:space="preserve"> PAGEREF _Toc231760486 \h </w:instrText>
            </w:r>
            <w:r>
              <w:rPr>
                <w:webHidden/>
              </w:rPr>
            </w:r>
            <w:r>
              <w:rPr>
                <w:webHidden/>
              </w:rPr>
              <w:fldChar w:fldCharType="separate"/>
            </w:r>
            <w:r>
              <w:rPr>
                <w:webHidden/>
              </w:rPr>
              <w:t>18</w:t>
            </w:r>
            <w:r>
              <w:rPr>
                <w:webHidden/>
              </w:rPr>
              <w:fldChar w:fldCharType="end"/>
            </w:r>
            <w:r w:rsidRPr="00223092">
              <w:rPr>
                <w:rStyle w:val="Hyperlink"/>
              </w:rPr>
              <w:fldChar w:fldCharType="end"/>
            </w:r>
          </w:ins>
        </w:p>
        <w:p w14:paraId="5B06AC96" w14:textId="31DC530B" w:rsidR="00274E58" w:rsidRDefault="00274E58">
          <w:pPr>
            <w:pStyle w:val="TOC2"/>
            <w:rPr>
              <w:ins w:id="46" w:author="Charlie Gu" w:date="2026-06-07T21:34:00Z" w16du:dateUtc="2026-06-07T13:34:00Z"/>
              <w:rFonts w:asciiTheme="minorHAnsi" w:hAnsiTheme="minorHAnsi"/>
              <w:kern w:val="2"/>
              <w:sz w:val="24"/>
              <w:szCs w:val="24"/>
              <w:lang w:eastAsia="zh-CN"/>
              <w14:ligatures w14:val="standardContextual"/>
            </w:rPr>
          </w:pPr>
          <w:ins w:id="47" w:author="Charlie Gu" w:date="2026-06-07T21:34:00Z" w16du:dateUtc="2026-06-07T13:34:00Z">
            <w:r w:rsidRPr="00223092">
              <w:rPr>
                <w:rStyle w:val="Hyperlink"/>
              </w:rPr>
              <w:fldChar w:fldCharType="begin"/>
            </w:r>
            <w:r w:rsidRPr="00223092">
              <w:rPr>
                <w:rStyle w:val="Hyperlink"/>
              </w:rPr>
              <w:instrText xml:space="preserve"> </w:instrText>
            </w:r>
            <w:r>
              <w:instrText>HYPERLINK \l "_Toc231760487"</w:instrText>
            </w:r>
            <w:r w:rsidRPr="00223092">
              <w:rPr>
                <w:rStyle w:val="Hyperlink"/>
              </w:rPr>
              <w:instrText xml:space="preserve"> </w:instrText>
            </w:r>
            <w:r w:rsidRPr="00223092">
              <w:rPr>
                <w:rStyle w:val="Hyperlink"/>
              </w:rPr>
            </w:r>
            <w:r w:rsidRPr="00223092">
              <w:rPr>
                <w:rStyle w:val="Hyperlink"/>
              </w:rPr>
              <w:fldChar w:fldCharType="separate"/>
            </w:r>
            <w:r w:rsidRPr="00223092">
              <w:rPr>
                <w:rStyle w:val="Hyperlink"/>
              </w:rPr>
              <w:t>3.5</w:t>
            </w:r>
            <w:r>
              <w:rPr>
                <w:rFonts w:asciiTheme="minorHAnsi" w:hAnsiTheme="minorHAnsi"/>
                <w:kern w:val="2"/>
                <w:sz w:val="24"/>
                <w:szCs w:val="24"/>
                <w:lang w:eastAsia="zh-CN"/>
                <w14:ligatures w14:val="standardContextual"/>
              </w:rPr>
              <w:tab/>
            </w:r>
            <w:r w:rsidRPr="00223092">
              <w:rPr>
                <w:rStyle w:val="Hyperlink"/>
              </w:rPr>
              <w:t>Feature team</w:t>
            </w:r>
            <w:r>
              <w:rPr>
                <w:webHidden/>
              </w:rPr>
              <w:tab/>
            </w:r>
            <w:r>
              <w:rPr>
                <w:webHidden/>
              </w:rPr>
              <w:fldChar w:fldCharType="begin"/>
            </w:r>
            <w:r>
              <w:rPr>
                <w:webHidden/>
              </w:rPr>
              <w:instrText xml:space="preserve"> PAGEREF _Toc231760487 \h </w:instrText>
            </w:r>
            <w:r>
              <w:rPr>
                <w:webHidden/>
              </w:rPr>
            </w:r>
            <w:r>
              <w:rPr>
                <w:webHidden/>
              </w:rPr>
              <w:fldChar w:fldCharType="separate"/>
            </w:r>
            <w:r>
              <w:rPr>
                <w:webHidden/>
              </w:rPr>
              <w:t>19</w:t>
            </w:r>
            <w:r>
              <w:rPr>
                <w:webHidden/>
              </w:rPr>
              <w:fldChar w:fldCharType="end"/>
            </w:r>
            <w:r w:rsidRPr="00223092">
              <w:rPr>
                <w:rStyle w:val="Hyperlink"/>
              </w:rPr>
              <w:fldChar w:fldCharType="end"/>
            </w:r>
          </w:ins>
        </w:p>
        <w:p w14:paraId="2A17E730" w14:textId="530C3BCA" w:rsidR="00274E58" w:rsidRDefault="00274E58">
          <w:pPr>
            <w:pStyle w:val="TOC1"/>
            <w:tabs>
              <w:tab w:val="left" w:pos="440"/>
              <w:tab w:val="right" w:leader="dot" w:pos="9350"/>
            </w:tabs>
            <w:rPr>
              <w:ins w:id="48" w:author="Charlie Gu" w:date="2026-06-07T21:34:00Z" w16du:dateUtc="2026-06-07T13:34:00Z"/>
              <w:rFonts w:asciiTheme="minorHAnsi" w:hAnsiTheme="minorHAnsi"/>
              <w:b w:val="0"/>
              <w:noProof/>
              <w:kern w:val="2"/>
              <w:sz w:val="24"/>
              <w:szCs w:val="24"/>
              <w:lang w:eastAsia="zh-CN"/>
              <w14:ligatures w14:val="standardContextual"/>
            </w:rPr>
          </w:pPr>
          <w:ins w:id="49" w:author="Charlie Gu" w:date="2026-06-07T21:34:00Z" w16du:dateUtc="2026-06-07T13:34:00Z">
            <w:r w:rsidRPr="00223092">
              <w:rPr>
                <w:rStyle w:val="Hyperlink"/>
                <w:noProof/>
              </w:rPr>
              <w:fldChar w:fldCharType="begin"/>
            </w:r>
            <w:r w:rsidRPr="00223092">
              <w:rPr>
                <w:rStyle w:val="Hyperlink"/>
                <w:noProof/>
              </w:rPr>
              <w:instrText xml:space="preserve"> </w:instrText>
            </w:r>
            <w:r>
              <w:rPr>
                <w:noProof/>
              </w:rPr>
              <w:instrText>HYPERLINK \l "_Toc231760488"</w:instrText>
            </w:r>
            <w:r w:rsidRPr="00223092">
              <w:rPr>
                <w:rStyle w:val="Hyperlink"/>
                <w:noProof/>
              </w:rPr>
              <w:instrText xml:space="preserve"> </w:instrText>
            </w:r>
            <w:r w:rsidRPr="00223092">
              <w:rPr>
                <w:rStyle w:val="Hyperlink"/>
                <w:noProof/>
              </w:rPr>
            </w:r>
            <w:r w:rsidRPr="00223092">
              <w:rPr>
                <w:rStyle w:val="Hyperlink"/>
                <w:noProof/>
              </w:rPr>
              <w:fldChar w:fldCharType="separate"/>
            </w:r>
            <w:r w:rsidRPr="00223092">
              <w:rPr>
                <w:rStyle w:val="Hyperlink"/>
                <w:noProof/>
              </w:rPr>
              <w:t>4</w:t>
            </w:r>
            <w:r>
              <w:rPr>
                <w:rFonts w:asciiTheme="minorHAnsi" w:hAnsiTheme="minorHAnsi"/>
                <w:b w:val="0"/>
                <w:noProof/>
                <w:kern w:val="2"/>
                <w:sz w:val="24"/>
                <w:szCs w:val="24"/>
                <w:lang w:eastAsia="zh-CN"/>
                <w14:ligatures w14:val="standardContextual"/>
              </w:rPr>
              <w:tab/>
            </w:r>
            <w:r w:rsidRPr="00223092">
              <w:rPr>
                <w:rStyle w:val="Hyperlink"/>
                <w:noProof/>
              </w:rPr>
              <w:t>Project governance</w:t>
            </w:r>
            <w:r>
              <w:rPr>
                <w:noProof/>
                <w:webHidden/>
              </w:rPr>
              <w:tab/>
            </w:r>
            <w:r>
              <w:rPr>
                <w:noProof/>
                <w:webHidden/>
              </w:rPr>
              <w:fldChar w:fldCharType="begin"/>
            </w:r>
            <w:r>
              <w:rPr>
                <w:noProof/>
                <w:webHidden/>
              </w:rPr>
              <w:instrText xml:space="preserve"> PAGEREF _Toc231760488 \h </w:instrText>
            </w:r>
            <w:r>
              <w:rPr>
                <w:noProof/>
                <w:webHidden/>
              </w:rPr>
            </w:r>
            <w:r>
              <w:rPr>
                <w:noProof/>
                <w:webHidden/>
              </w:rPr>
              <w:fldChar w:fldCharType="separate"/>
            </w:r>
            <w:r>
              <w:rPr>
                <w:noProof/>
                <w:webHidden/>
              </w:rPr>
              <w:t>20</w:t>
            </w:r>
            <w:r>
              <w:rPr>
                <w:noProof/>
                <w:webHidden/>
              </w:rPr>
              <w:fldChar w:fldCharType="end"/>
            </w:r>
            <w:r w:rsidRPr="00223092">
              <w:rPr>
                <w:rStyle w:val="Hyperlink"/>
                <w:noProof/>
              </w:rPr>
              <w:fldChar w:fldCharType="end"/>
            </w:r>
          </w:ins>
        </w:p>
        <w:p w14:paraId="720CD71B" w14:textId="2074BE8A" w:rsidR="00274E58" w:rsidRDefault="00274E58">
          <w:pPr>
            <w:pStyle w:val="TOC2"/>
            <w:rPr>
              <w:ins w:id="50" w:author="Charlie Gu" w:date="2026-06-07T21:34:00Z" w16du:dateUtc="2026-06-07T13:34:00Z"/>
              <w:rFonts w:asciiTheme="minorHAnsi" w:hAnsiTheme="minorHAnsi"/>
              <w:kern w:val="2"/>
              <w:sz w:val="24"/>
              <w:szCs w:val="24"/>
              <w:lang w:eastAsia="zh-CN"/>
              <w14:ligatures w14:val="standardContextual"/>
            </w:rPr>
          </w:pPr>
          <w:ins w:id="51" w:author="Charlie Gu" w:date="2026-06-07T21:34:00Z" w16du:dateUtc="2026-06-07T13:34:00Z">
            <w:r w:rsidRPr="00223092">
              <w:rPr>
                <w:rStyle w:val="Hyperlink"/>
              </w:rPr>
              <w:fldChar w:fldCharType="begin"/>
            </w:r>
            <w:r w:rsidRPr="00223092">
              <w:rPr>
                <w:rStyle w:val="Hyperlink"/>
              </w:rPr>
              <w:instrText xml:space="preserve"> </w:instrText>
            </w:r>
            <w:r>
              <w:instrText>HYPERLINK \l "_Toc231760489"</w:instrText>
            </w:r>
            <w:r w:rsidRPr="00223092">
              <w:rPr>
                <w:rStyle w:val="Hyperlink"/>
              </w:rPr>
              <w:instrText xml:space="preserve"> </w:instrText>
            </w:r>
            <w:r w:rsidRPr="00223092">
              <w:rPr>
                <w:rStyle w:val="Hyperlink"/>
              </w:rPr>
            </w:r>
            <w:r w:rsidRPr="00223092">
              <w:rPr>
                <w:rStyle w:val="Hyperlink"/>
              </w:rPr>
              <w:fldChar w:fldCharType="separate"/>
            </w:r>
            <w:r w:rsidRPr="00223092">
              <w:rPr>
                <w:rStyle w:val="Hyperlink"/>
              </w:rPr>
              <w:t>4.1</w:t>
            </w:r>
            <w:r>
              <w:rPr>
                <w:rFonts w:asciiTheme="minorHAnsi" w:hAnsiTheme="minorHAnsi"/>
                <w:kern w:val="2"/>
                <w:sz w:val="24"/>
                <w:szCs w:val="24"/>
                <w:lang w:eastAsia="zh-CN"/>
                <w14:ligatures w14:val="standardContextual"/>
              </w:rPr>
              <w:tab/>
            </w:r>
            <w:r w:rsidRPr="00223092">
              <w:rPr>
                <w:rStyle w:val="Hyperlink"/>
              </w:rPr>
              <w:t>Project communication</w:t>
            </w:r>
            <w:r>
              <w:rPr>
                <w:webHidden/>
              </w:rPr>
              <w:tab/>
            </w:r>
            <w:r>
              <w:rPr>
                <w:webHidden/>
              </w:rPr>
              <w:fldChar w:fldCharType="begin"/>
            </w:r>
            <w:r>
              <w:rPr>
                <w:webHidden/>
              </w:rPr>
              <w:instrText xml:space="preserve"> PAGEREF _Toc231760489 \h </w:instrText>
            </w:r>
            <w:r>
              <w:rPr>
                <w:webHidden/>
              </w:rPr>
            </w:r>
            <w:r>
              <w:rPr>
                <w:webHidden/>
              </w:rPr>
              <w:fldChar w:fldCharType="separate"/>
            </w:r>
            <w:r>
              <w:rPr>
                <w:webHidden/>
              </w:rPr>
              <w:t>20</w:t>
            </w:r>
            <w:r>
              <w:rPr>
                <w:webHidden/>
              </w:rPr>
              <w:fldChar w:fldCharType="end"/>
            </w:r>
            <w:r w:rsidRPr="00223092">
              <w:rPr>
                <w:rStyle w:val="Hyperlink"/>
              </w:rPr>
              <w:fldChar w:fldCharType="end"/>
            </w:r>
          </w:ins>
        </w:p>
        <w:p w14:paraId="71A50943" w14:textId="591817A7" w:rsidR="00274E58" w:rsidRDefault="00274E58">
          <w:pPr>
            <w:pStyle w:val="TOC2"/>
            <w:rPr>
              <w:ins w:id="52" w:author="Charlie Gu" w:date="2026-06-07T21:34:00Z" w16du:dateUtc="2026-06-07T13:34:00Z"/>
              <w:rFonts w:asciiTheme="minorHAnsi" w:hAnsiTheme="minorHAnsi"/>
              <w:kern w:val="2"/>
              <w:sz w:val="24"/>
              <w:szCs w:val="24"/>
              <w:lang w:eastAsia="zh-CN"/>
              <w14:ligatures w14:val="standardContextual"/>
            </w:rPr>
          </w:pPr>
          <w:ins w:id="53" w:author="Charlie Gu" w:date="2026-06-07T21:34:00Z" w16du:dateUtc="2026-06-07T13:34:00Z">
            <w:r w:rsidRPr="00223092">
              <w:rPr>
                <w:rStyle w:val="Hyperlink"/>
              </w:rPr>
              <w:fldChar w:fldCharType="begin"/>
            </w:r>
            <w:r w:rsidRPr="00223092">
              <w:rPr>
                <w:rStyle w:val="Hyperlink"/>
              </w:rPr>
              <w:instrText xml:space="preserve"> </w:instrText>
            </w:r>
            <w:r>
              <w:instrText>HYPERLINK \l "_Toc231760490"</w:instrText>
            </w:r>
            <w:r w:rsidRPr="00223092">
              <w:rPr>
                <w:rStyle w:val="Hyperlink"/>
              </w:rPr>
              <w:instrText xml:space="preserve"> </w:instrText>
            </w:r>
            <w:r w:rsidRPr="00223092">
              <w:rPr>
                <w:rStyle w:val="Hyperlink"/>
              </w:rPr>
            </w:r>
            <w:r w:rsidRPr="00223092">
              <w:rPr>
                <w:rStyle w:val="Hyperlink"/>
              </w:rPr>
              <w:fldChar w:fldCharType="separate"/>
            </w:r>
            <w:r w:rsidRPr="00223092">
              <w:rPr>
                <w:rStyle w:val="Hyperlink"/>
              </w:rPr>
              <w:t>4.2</w:t>
            </w:r>
            <w:r>
              <w:rPr>
                <w:rFonts w:asciiTheme="minorHAnsi" w:hAnsiTheme="minorHAnsi"/>
                <w:kern w:val="2"/>
                <w:sz w:val="24"/>
                <w:szCs w:val="24"/>
                <w:lang w:eastAsia="zh-CN"/>
                <w14:ligatures w14:val="standardContextual"/>
              </w:rPr>
              <w:tab/>
            </w:r>
            <w:r w:rsidRPr="00223092">
              <w:rPr>
                <w:rStyle w:val="Hyperlink"/>
              </w:rPr>
              <w:t>Risk and issue management</w:t>
            </w:r>
            <w:r>
              <w:rPr>
                <w:webHidden/>
              </w:rPr>
              <w:tab/>
            </w:r>
            <w:r>
              <w:rPr>
                <w:webHidden/>
              </w:rPr>
              <w:fldChar w:fldCharType="begin"/>
            </w:r>
            <w:r>
              <w:rPr>
                <w:webHidden/>
              </w:rPr>
              <w:instrText xml:space="preserve"> PAGEREF _Toc231760490 \h </w:instrText>
            </w:r>
            <w:r>
              <w:rPr>
                <w:webHidden/>
              </w:rPr>
            </w:r>
            <w:r>
              <w:rPr>
                <w:webHidden/>
              </w:rPr>
              <w:fldChar w:fldCharType="separate"/>
            </w:r>
            <w:r>
              <w:rPr>
                <w:webHidden/>
              </w:rPr>
              <w:t>20</w:t>
            </w:r>
            <w:r>
              <w:rPr>
                <w:webHidden/>
              </w:rPr>
              <w:fldChar w:fldCharType="end"/>
            </w:r>
            <w:r w:rsidRPr="00223092">
              <w:rPr>
                <w:rStyle w:val="Hyperlink"/>
              </w:rPr>
              <w:fldChar w:fldCharType="end"/>
            </w:r>
          </w:ins>
        </w:p>
        <w:p w14:paraId="63614341" w14:textId="7E88EA91" w:rsidR="00274E58" w:rsidRDefault="00274E58">
          <w:pPr>
            <w:pStyle w:val="TOC2"/>
            <w:rPr>
              <w:ins w:id="54" w:author="Charlie Gu" w:date="2026-06-07T21:34:00Z" w16du:dateUtc="2026-06-07T13:34:00Z"/>
              <w:rFonts w:asciiTheme="minorHAnsi" w:hAnsiTheme="minorHAnsi"/>
              <w:kern w:val="2"/>
              <w:sz w:val="24"/>
              <w:szCs w:val="24"/>
              <w:lang w:eastAsia="zh-CN"/>
              <w14:ligatures w14:val="standardContextual"/>
            </w:rPr>
          </w:pPr>
          <w:ins w:id="55" w:author="Charlie Gu" w:date="2026-06-07T21:34:00Z" w16du:dateUtc="2026-06-07T13:34:00Z">
            <w:r w:rsidRPr="00223092">
              <w:rPr>
                <w:rStyle w:val="Hyperlink"/>
              </w:rPr>
              <w:fldChar w:fldCharType="begin"/>
            </w:r>
            <w:r w:rsidRPr="00223092">
              <w:rPr>
                <w:rStyle w:val="Hyperlink"/>
              </w:rPr>
              <w:instrText xml:space="preserve"> </w:instrText>
            </w:r>
            <w:r>
              <w:instrText>HYPERLINK \l "_Toc231760491"</w:instrText>
            </w:r>
            <w:r w:rsidRPr="00223092">
              <w:rPr>
                <w:rStyle w:val="Hyperlink"/>
              </w:rPr>
              <w:instrText xml:space="preserve"> </w:instrText>
            </w:r>
            <w:r w:rsidRPr="00223092">
              <w:rPr>
                <w:rStyle w:val="Hyperlink"/>
              </w:rPr>
            </w:r>
            <w:r w:rsidRPr="00223092">
              <w:rPr>
                <w:rStyle w:val="Hyperlink"/>
              </w:rPr>
              <w:fldChar w:fldCharType="separate"/>
            </w:r>
            <w:r w:rsidRPr="00223092">
              <w:rPr>
                <w:rStyle w:val="Hyperlink"/>
              </w:rPr>
              <w:t>4.3</w:t>
            </w:r>
            <w:r>
              <w:rPr>
                <w:rFonts w:asciiTheme="minorHAnsi" w:hAnsiTheme="minorHAnsi"/>
                <w:kern w:val="2"/>
                <w:sz w:val="24"/>
                <w:szCs w:val="24"/>
                <w:lang w:eastAsia="zh-CN"/>
                <w14:ligatures w14:val="standardContextual"/>
              </w:rPr>
              <w:tab/>
            </w:r>
            <w:r w:rsidRPr="00223092">
              <w:rPr>
                <w:rStyle w:val="Hyperlink"/>
              </w:rPr>
              <w:t>Change management process</w:t>
            </w:r>
            <w:r>
              <w:rPr>
                <w:webHidden/>
              </w:rPr>
              <w:tab/>
            </w:r>
            <w:r>
              <w:rPr>
                <w:webHidden/>
              </w:rPr>
              <w:fldChar w:fldCharType="begin"/>
            </w:r>
            <w:r>
              <w:rPr>
                <w:webHidden/>
              </w:rPr>
              <w:instrText xml:space="preserve"> PAGEREF _Toc231760491 \h </w:instrText>
            </w:r>
            <w:r>
              <w:rPr>
                <w:webHidden/>
              </w:rPr>
            </w:r>
            <w:r>
              <w:rPr>
                <w:webHidden/>
              </w:rPr>
              <w:fldChar w:fldCharType="separate"/>
            </w:r>
            <w:r>
              <w:rPr>
                <w:webHidden/>
              </w:rPr>
              <w:t>20</w:t>
            </w:r>
            <w:r>
              <w:rPr>
                <w:webHidden/>
              </w:rPr>
              <w:fldChar w:fldCharType="end"/>
            </w:r>
            <w:r w:rsidRPr="00223092">
              <w:rPr>
                <w:rStyle w:val="Hyperlink"/>
              </w:rPr>
              <w:fldChar w:fldCharType="end"/>
            </w:r>
          </w:ins>
        </w:p>
        <w:p w14:paraId="255DEE74" w14:textId="2053F063" w:rsidR="00274E58" w:rsidRDefault="00274E58">
          <w:pPr>
            <w:pStyle w:val="TOC2"/>
            <w:rPr>
              <w:ins w:id="56" w:author="Charlie Gu" w:date="2026-06-07T21:34:00Z" w16du:dateUtc="2026-06-07T13:34:00Z"/>
              <w:rFonts w:asciiTheme="minorHAnsi" w:hAnsiTheme="minorHAnsi"/>
              <w:kern w:val="2"/>
              <w:sz w:val="24"/>
              <w:szCs w:val="24"/>
              <w:lang w:eastAsia="zh-CN"/>
              <w14:ligatures w14:val="standardContextual"/>
            </w:rPr>
          </w:pPr>
          <w:ins w:id="57" w:author="Charlie Gu" w:date="2026-06-07T21:34:00Z" w16du:dateUtc="2026-06-07T13:34:00Z">
            <w:r w:rsidRPr="00223092">
              <w:rPr>
                <w:rStyle w:val="Hyperlink"/>
              </w:rPr>
              <w:fldChar w:fldCharType="begin"/>
            </w:r>
            <w:r w:rsidRPr="00223092">
              <w:rPr>
                <w:rStyle w:val="Hyperlink"/>
              </w:rPr>
              <w:instrText xml:space="preserve"> </w:instrText>
            </w:r>
            <w:r>
              <w:instrText>HYPERLINK \l "_Toc231760492"</w:instrText>
            </w:r>
            <w:r w:rsidRPr="00223092">
              <w:rPr>
                <w:rStyle w:val="Hyperlink"/>
              </w:rPr>
              <w:instrText xml:space="preserve"> </w:instrText>
            </w:r>
            <w:r w:rsidRPr="00223092">
              <w:rPr>
                <w:rStyle w:val="Hyperlink"/>
              </w:rPr>
            </w:r>
            <w:r w:rsidRPr="00223092">
              <w:rPr>
                <w:rStyle w:val="Hyperlink"/>
              </w:rPr>
              <w:fldChar w:fldCharType="separate"/>
            </w:r>
            <w:r w:rsidRPr="00223092">
              <w:rPr>
                <w:rStyle w:val="Hyperlink"/>
              </w:rPr>
              <w:t>4.4</w:t>
            </w:r>
            <w:r>
              <w:rPr>
                <w:rFonts w:asciiTheme="minorHAnsi" w:hAnsiTheme="minorHAnsi"/>
                <w:kern w:val="2"/>
                <w:sz w:val="24"/>
                <w:szCs w:val="24"/>
                <w:lang w:eastAsia="zh-CN"/>
                <w14:ligatures w14:val="standardContextual"/>
              </w:rPr>
              <w:tab/>
            </w:r>
            <w:r w:rsidRPr="00223092">
              <w:rPr>
                <w:rStyle w:val="Hyperlink"/>
              </w:rPr>
              <w:t>Escalation path</w:t>
            </w:r>
            <w:r>
              <w:rPr>
                <w:webHidden/>
              </w:rPr>
              <w:tab/>
            </w:r>
            <w:r>
              <w:rPr>
                <w:webHidden/>
              </w:rPr>
              <w:fldChar w:fldCharType="begin"/>
            </w:r>
            <w:r>
              <w:rPr>
                <w:webHidden/>
              </w:rPr>
              <w:instrText xml:space="preserve"> PAGEREF _Toc231760492 \h </w:instrText>
            </w:r>
            <w:r>
              <w:rPr>
                <w:webHidden/>
              </w:rPr>
            </w:r>
            <w:r>
              <w:rPr>
                <w:webHidden/>
              </w:rPr>
              <w:fldChar w:fldCharType="separate"/>
            </w:r>
            <w:r>
              <w:rPr>
                <w:webHidden/>
              </w:rPr>
              <w:t>20</w:t>
            </w:r>
            <w:r>
              <w:rPr>
                <w:webHidden/>
              </w:rPr>
              <w:fldChar w:fldCharType="end"/>
            </w:r>
            <w:r w:rsidRPr="00223092">
              <w:rPr>
                <w:rStyle w:val="Hyperlink"/>
              </w:rPr>
              <w:fldChar w:fldCharType="end"/>
            </w:r>
          </w:ins>
        </w:p>
        <w:p w14:paraId="1F91A9D1" w14:textId="777FF3B5" w:rsidR="00274E58" w:rsidRDefault="00274E58">
          <w:pPr>
            <w:pStyle w:val="TOC1"/>
            <w:tabs>
              <w:tab w:val="left" w:pos="440"/>
              <w:tab w:val="right" w:leader="dot" w:pos="9350"/>
            </w:tabs>
            <w:rPr>
              <w:ins w:id="58" w:author="Charlie Gu" w:date="2026-06-07T21:34:00Z" w16du:dateUtc="2026-06-07T13:34:00Z"/>
              <w:rFonts w:asciiTheme="minorHAnsi" w:hAnsiTheme="minorHAnsi"/>
              <w:b w:val="0"/>
              <w:noProof/>
              <w:kern w:val="2"/>
              <w:sz w:val="24"/>
              <w:szCs w:val="24"/>
              <w:lang w:eastAsia="zh-CN"/>
              <w14:ligatures w14:val="standardContextual"/>
            </w:rPr>
          </w:pPr>
          <w:ins w:id="59" w:author="Charlie Gu" w:date="2026-06-07T21:34:00Z" w16du:dateUtc="2026-06-07T13:34:00Z">
            <w:r w:rsidRPr="00223092">
              <w:rPr>
                <w:rStyle w:val="Hyperlink"/>
                <w:noProof/>
              </w:rPr>
              <w:fldChar w:fldCharType="begin"/>
            </w:r>
            <w:r w:rsidRPr="00223092">
              <w:rPr>
                <w:rStyle w:val="Hyperlink"/>
                <w:noProof/>
              </w:rPr>
              <w:instrText xml:space="preserve"> </w:instrText>
            </w:r>
            <w:r>
              <w:rPr>
                <w:noProof/>
              </w:rPr>
              <w:instrText>HYPERLINK \l "_Toc231760493"</w:instrText>
            </w:r>
            <w:r w:rsidRPr="00223092">
              <w:rPr>
                <w:rStyle w:val="Hyperlink"/>
                <w:noProof/>
              </w:rPr>
              <w:instrText xml:space="preserve"> </w:instrText>
            </w:r>
            <w:r w:rsidRPr="00223092">
              <w:rPr>
                <w:rStyle w:val="Hyperlink"/>
                <w:noProof/>
              </w:rPr>
            </w:r>
            <w:r w:rsidRPr="00223092">
              <w:rPr>
                <w:rStyle w:val="Hyperlink"/>
                <w:noProof/>
              </w:rPr>
              <w:fldChar w:fldCharType="separate"/>
            </w:r>
            <w:r w:rsidRPr="00223092">
              <w:rPr>
                <w:rStyle w:val="Hyperlink"/>
                <w:noProof/>
              </w:rPr>
              <w:t>5</w:t>
            </w:r>
            <w:r>
              <w:rPr>
                <w:rFonts w:asciiTheme="minorHAnsi" w:hAnsiTheme="minorHAnsi"/>
                <w:b w:val="0"/>
                <w:noProof/>
                <w:kern w:val="2"/>
                <w:sz w:val="24"/>
                <w:szCs w:val="24"/>
                <w:lang w:eastAsia="zh-CN"/>
                <w14:ligatures w14:val="standardContextual"/>
              </w:rPr>
              <w:tab/>
            </w:r>
            <w:r w:rsidRPr="00223092">
              <w:rPr>
                <w:rStyle w:val="Hyperlink"/>
                <w:noProof/>
              </w:rPr>
              <w:t>Exhibits</w:t>
            </w:r>
            <w:r>
              <w:rPr>
                <w:noProof/>
                <w:webHidden/>
              </w:rPr>
              <w:tab/>
            </w:r>
            <w:r>
              <w:rPr>
                <w:noProof/>
                <w:webHidden/>
              </w:rPr>
              <w:fldChar w:fldCharType="begin"/>
            </w:r>
            <w:r>
              <w:rPr>
                <w:noProof/>
                <w:webHidden/>
              </w:rPr>
              <w:instrText xml:space="preserve"> PAGEREF _Toc231760493 \h </w:instrText>
            </w:r>
            <w:r>
              <w:rPr>
                <w:noProof/>
                <w:webHidden/>
              </w:rPr>
            </w:r>
            <w:r>
              <w:rPr>
                <w:noProof/>
                <w:webHidden/>
              </w:rPr>
              <w:fldChar w:fldCharType="separate"/>
            </w:r>
            <w:r>
              <w:rPr>
                <w:noProof/>
                <w:webHidden/>
              </w:rPr>
              <w:t>21</w:t>
            </w:r>
            <w:r>
              <w:rPr>
                <w:noProof/>
                <w:webHidden/>
              </w:rPr>
              <w:fldChar w:fldCharType="end"/>
            </w:r>
            <w:r w:rsidRPr="00223092">
              <w:rPr>
                <w:rStyle w:val="Hyperlink"/>
                <w:noProof/>
              </w:rPr>
              <w:fldChar w:fldCharType="end"/>
            </w:r>
          </w:ins>
        </w:p>
        <w:p w14:paraId="322C69F4" w14:textId="02B78824" w:rsidR="00274E58" w:rsidRDefault="00274E58">
          <w:pPr>
            <w:pStyle w:val="TOC2"/>
            <w:rPr>
              <w:ins w:id="60" w:author="Charlie Gu" w:date="2026-06-07T21:34:00Z" w16du:dateUtc="2026-06-07T13:34:00Z"/>
              <w:rFonts w:asciiTheme="minorHAnsi" w:hAnsiTheme="minorHAnsi"/>
              <w:kern w:val="2"/>
              <w:sz w:val="24"/>
              <w:szCs w:val="24"/>
              <w:lang w:eastAsia="zh-CN"/>
              <w14:ligatures w14:val="standardContextual"/>
            </w:rPr>
          </w:pPr>
          <w:ins w:id="61" w:author="Charlie Gu" w:date="2026-06-07T21:34:00Z" w16du:dateUtc="2026-06-07T13:34:00Z">
            <w:r w:rsidRPr="00223092">
              <w:rPr>
                <w:rStyle w:val="Hyperlink"/>
              </w:rPr>
              <w:fldChar w:fldCharType="begin"/>
            </w:r>
            <w:r w:rsidRPr="00223092">
              <w:rPr>
                <w:rStyle w:val="Hyperlink"/>
              </w:rPr>
              <w:instrText xml:space="preserve"> </w:instrText>
            </w:r>
            <w:r>
              <w:instrText>HYPERLINK \l "_Toc231760494"</w:instrText>
            </w:r>
            <w:r w:rsidRPr="00223092">
              <w:rPr>
                <w:rStyle w:val="Hyperlink"/>
              </w:rPr>
              <w:instrText xml:space="preserve"> </w:instrText>
            </w:r>
            <w:r w:rsidRPr="00223092">
              <w:rPr>
                <w:rStyle w:val="Hyperlink"/>
              </w:rPr>
            </w:r>
            <w:r w:rsidRPr="00223092">
              <w:rPr>
                <w:rStyle w:val="Hyperlink"/>
              </w:rPr>
              <w:fldChar w:fldCharType="separate"/>
            </w:r>
            <w:r w:rsidRPr="00223092">
              <w:rPr>
                <w:rStyle w:val="Hyperlink"/>
              </w:rPr>
              <w:t>5.1</w:t>
            </w:r>
            <w:r>
              <w:rPr>
                <w:rFonts w:asciiTheme="minorHAnsi" w:hAnsiTheme="minorHAnsi"/>
                <w:kern w:val="2"/>
                <w:sz w:val="24"/>
                <w:szCs w:val="24"/>
                <w:lang w:eastAsia="zh-CN"/>
                <w14:ligatures w14:val="standardContextual"/>
              </w:rPr>
              <w:tab/>
            </w:r>
            <w:r w:rsidRPr="00223092">
              <w:rPr>
                <w:rStyle w:val="Hyperlink"/>
              </w:rPr>
              <w:t>Initial targeted product backlog</w:t>
            </w:r>
            <w:r>
              <w:rPr>
                <w:webHidden/>
              </w:rPr>
              <w:tab/>
            </w:r>
            <w:r>
              <w:rPr>
                <w:webHidden/>
              </w:rPr>
              <w:fldChar w:fldCharType="begin"/>
            </w:r>
            <w:r>
              <w:rPr>
                <w:webHidden/>
              </w:rPr>
              <w:instrText xml:space="preserve"> PAGEREF _Toc231760494 \h </w:instrText>
            </w:r>
            <w:r>
              <w:rPr>
                <w:webHidden/>
              </w:rPr>
            </w:r>
            <w:r>
              <w:rPr>
                <w:webHidden/>
              </w:rPr>
              <w:fldChar w:fldCharType="separate"/>
            </w:r>
            <w:r>
              <w:rPr>
                <w:webHidden/>
              </w:rPr>
              <w:t>21</w:t>
            </w:r>
            <w:r>
              <w:rPr>
                <w:webHidden/>
              </w:rPr>
              <w:fldChar w:fldCharType="end"/>
            </w:r>
            <w:r w:rsidRPr="00223092">
              <w:rPr>
                <w:rStyle w:val="Hyperlink"/>
              </w:rPr>
              <w:fldChar w:fldCharType="end"/>
            </w:r>
          </w:ins>
        </w:p>
        <w:p w14:paraId="6CE983DD" w14:textId="36D87203" w:rsidR="00274E58" w:rsidRDefault="00274E58">
          <w:pPr>
            <w:pStyle w:val="TOC2"/>
            <w:rPr>
              <w:ins w:id="62" w:author="Charlie Gu" w:date="2026-06-07T21:34:00Z" w16du:dateUtc="2026-06-07T13:34:00Z"/>
              <w:rFonts w:asciiTheme="minorHAnsi" w:hAnsiTheme="minorHAnsi"/>
              <w:kern w:val="2"/>
              <w:sz w:val="24"/>
              <w:szCs w:val="24"/>
              <w:lang w:eastAsia="zh-CN"/>
              <w14:ligatures w14:val="standardContextual"/>
            </w:rPr>
          </w:pPr>
          <w:ins w:id="63" w:author="Charlie Gu" w:date="2026-06-07T21:34:00Z" w16du:dateUtc="2026-06-07T13:34:00Z">
            <w:r w:rsidRPr="00223092">
              <w:rPr>
                <w:rStyle w:val="Hyperlink"/>
              </w:rPr>
              <w:fldChar w:fldCharType="begin"/>
            </w:r>
            <w:r w:rsidRPr="00223092">
              <w:rPr>
                <w:rStyle w:val="Hyperlink"/>
              </w:rPr>
              <w:instrText xml:space="preserve"> </w:instrText>
            </w:r>
            <w:r>
              <w:instrText>HYPERLINK \l "_Toc231760495"</w:instrText>
            </w:r>
            <w:r w:rsidRPr="00223092">
              <w:rPr>
                <w:rStyle w:val="Hyperlink"/>
              </w:rPr>
              <w:instrText xml:space="preserve"> </w:instrText>
            </w:r>
            <w:r w:rsidRPr="00223092">
              <w:rPr>
                <w:rStyle w:val="Hyperlink"/>
              </w:rPr>
            </w:r>
            <w:r w:rsidRPr="00223092">
              <w:rPr>
                <w:rStyle w:val="Hyperlink"/>
              </w:rPr>
              <w:fldChar w:fldCharType="separate"/>
            </w:r>
            <w:r w:rsidRPr="00223092">
              <w:rPr>
                <w:rStyle w:val="Hyperlink"/>
              </w:rPr>
              <w:t>5.2</w:t>
            </w:r>
            <w:r>
              <w:rPr>
                <w:rFonts w:asciiTheme="minorHAnsi" w:hAnsiTheme="minorHAnsi"/>
                <w:kern w:val="2"/>
                <w:sz w:val="24"/>
                <w:szCs w:val="24"/>
                <w:lang w:eastAsia="zh-CN"/>
                <w14:ligatures w14:val="standardContextual"/>
              </w:rPr>
              <w:tab/>
            </w:r>
            <w:r w:rsidRPr="00223092">
              <w:rPr>
                <w:rStyle w:val="Hyperlink"/>
                <w:rFonts w:eastAsiaTheme="minorHAnsi"/>
              </w:rPr>
              <w:t>&lt;Bosch&gt;</w:t>
            </w:r>
            <w:r w:rsidRPr="00223092">
              <w:rPr>
                <w:rStyle w:val="Hyperlink"/>
              </w:rPr>
              <w:t>-specific documentation</w:t>
            </w:r>
            <w:r>
              <w:rPr>
                <w:webHidden/>
              </w:rPr>
              <w:tab/>
            </w:r>
            <w:r>
              <w:rPr>
                <w:webHidden/>
              </w:rPr>
              <w:fldChar w:fldCharType="begin"/>
            </w:r>
            <w:r>
              <w:rPr>
                <w:webHidden/>
              </w:rPr>
              <w:instrText xml:space="preserve"> PAGEREF _Toc231760495 \h </w:instrText>
            </w:r>
            <w:r>
              <w:rPr>
                <w:webHidden/>
              </w:rPr>
            </w:r>
            <w:r>
              <w:rPr>
                <w:webHidden/>
              </w:rPr>
              <w:fldChar w:fldCharType="separate"/>
            </w:r>
            <w:r>
              <w:rPr>
                <w:webHidden/>
              </w:rPr>
              <w:t>49</w:t>
            </w:r>
            <w:r>
              <w:rPr>
                <w:webHidden/>
              </w:rPr>
              <w:fldChar w:fldCharType="end"/>
            </w:r>
            <w:r w:rsidRPr="00223092">
              <w:rPr>
                <w:rStyle w:val="Hyperlink"/>
              </w:rPr>
              <w:fldChar w:fldCharType="end"/>
            </w:r>
          </w:ins>
        </w:p>
        <w:p w14:paraId="5574A766" w14:textId="500CF54A" w:rsidR="00274E58" w:rsidRDefault="00274E58">
          <w:pPr>
            <w:pStyle w:val="TOC1"/>
            <w:tabs>
              <w:tab w:val="left" w:pos="440"/>
              <w:tab w:val="right" w:leader="dot" w:pos="9350"/>
            </w:tabs>
            <w:rPr>
              <w:ins w:id="64" w:author="Charlie Gu" w:date="2026-06-07T21:34:00Z" w16du:dateUtc="2026-06-07T13:34:00Z"/>
              <w:rFonts w:asciiTheme="minorHAnsi" w:hAnsiTheme="minorHAnsi"/>
              <w:b w:val="0"/>
              <w:noProof/>
              <w:kern w:val="2"/>
              <w:sz w:val="24"/>
              <w:szCs w:val="24"/>
              <w:lang w:eastAsia="zh-CN"/>
              <w14:ligatures w14:val="standardContextual"/>
            </w:rPr>
          </w:pPr>
          <w:ins w:id="65" w:author="Charlie Gu" w:date="2026-06-07T21:34:00Z" w16du:dateUtc="2026-06-07T13:34:00Z">
            <w:r w:rsidRPr="00223092">
              <w:rPr>
                <w:rStyle w:val="Hyperlink"/>
                <w:noProof/>
              </w:rPr>
              <w:fldChar w:fldCharType="begin"/>
            </w:r>
            <w:r w:rsidRPr="00223092">
              <w:rPr>
                <w:rStyle w:val="Hyperlink"/>
                <w:noProof/>
              </w:rPr>
              <w:instrText xml:space="preserve"> </w:instrText>
            </w:r>
            <w:r>
              <w:rPr>
                <w:noProof/>
              </w:rPr>
              <w:instrText>HYPERLINK \l "_Toc231760496"</w:instrText>
            </w:r>
            <w:r w:rsidRPr="00223092">
              <w:rPr>
                <w:rStyle w:val="Hyperlink"/>
                <w:noProof/>
              </w:rPr>
              <w:instrText xml:space="preserve"> </w:instrText>
            </w:r>
            <w:r w:rsidRPr="00223092">
              <w:rPr>
                <w:rStyle w:val="Hyperlink"/>
                <w:noProof/>
              </w:rPr>
            </w:r>
            <w:r w:rsidRPr="00223092">
              <w:rPr>
                <w:rStyle w:val="Hyperlink"/>
                <w:noProof/>
              </w:rPr>
              <w:fldChar w:fldCharType="separate"/>
            </w:r>
            <w:r w:rsidRPr="00223092">
              <w:rPr>
                <w:rStyle w:val="Hyperlink"/>
                <w:noProof/>
              </w:rPr>
              <w:t>6</w:t>
            </w:r>
            <w:r>
              <w:rPr>
                <w:rFonts w:asciiTheme="minorHAnsi" w:hAnsiTheme="minorHAnsi"/>
                <w:b w:val="0"/>
                <w:noProof/>
                <w:kern w:val="2"/>
                <w:sz w:val="24"/>
                <w:szCs w:val="24"/>
                <w:lang w:eastAsia="zh-CN"/>
                <w14:ligatures w14:val="standardContextual"/>
              </w:rPr>
              <w:tab/>
            </w:r>
            <w:r w:rsidRPr="00223092">
              <w:rPr>
                <w:rStyle w:val="Hyperlink"/>
                <w:noProof/>
              </w:rPr>
              <w:t>Appendix</w:t>
            </w:r>
            <w:r>
              <w:rPr>
                <w:noProof/>
                <w:webHidden/>
              </w:rPr>
              <w:tab/>
            </w:r>
            <w:r>
              <w:rPr>
                <w:noProof/>
                <w:webHidden/>
              </w:rPr>
              <w:fldChar w:fldCharType="begin"/>
            </w:r>
            <w:r>
              <w:rPr>
                <w:noProof/>
                <w:webHidden/>
              </w:rPr>
              <w:instrText xml:space="preserve"> PAGEREF _Toc231760496 \h </w:instrText>
            </w:r>
            <w:r>
              <w:rPr>
                <w:noProof/>
                <w:webHidden/>
              </w:rPr>
            </w:r>
            <w:r>
              <w:rPr>
                <w:noProof/>
                <w:webHidden/>
              </w:rPr>
              <w:fldChar w:fldCharType="separate"/>
            </w:r>
            <w:r>
              <w:rPr>
                <w:noProof/>
                <w:webHidden/>
              </w:rPr>
              <w:t>49</w:t>
            </w:r>
            <w:r>
              <w:rPr>
                <w:noProof/>
                <w:webHidden/>
              </w:rPr>
              <w:fldChar w:fldCharType="end"/>
            </w:r>
            <w:r w:rsidRPr="00223092">
              <w:rPr>
                <w:rStyle w:val="Hyperlink"/>
                <w:noProof/>
              </w:rPr>
              <w:fldChar w:fldCharType="end"/>
            </w:r>
          </w:ins>
        </w:p>
        <w:p w14:paraId="7746E678" w14:textId="39ACF3AB" w:rsidR="00274E58" w:rsidRDefault="00274E58">
          <w:pPr>
            <w:pStyle w:val="TOC2"/>
            <w:rPr>
              <w:ins w:id="66" w:author="Charlie Gu" w:date="2026-06-07T21:34:00Z" w16du:dateUtc="2026-06-07T13:34:00Z"/>
              <w:rFonts w:asciiTheme="minorHAnsi" w:hAnsiTheme="minorHAnsi"/>
              <w:kern w:val="2"/>
              <w:sz w:val="24"/>
              <w:szCs w:val="24"/>
              <w:lang w:eastAsia="zh-CN"/>
              <w14:ligatures w14:val="standardContextual"/>
            </w:rPr>
          </w:pPr>
          <w:ins w:id="67" w:author="Charlie Gu" w:date="2026-06-07T21:34:00Z" w16du:dateUtc="2026-06-07T13:34:00Z">
            <w:r w:rsidRPr="00223092">
              <w:rPr>
                <w:rStyle w:val="Hyperlink"/>
              </w:rPr>
              <w:fldChar w:fldCharType="begin"/>
            </w:r>
            <w:r w:rsidRPr="00223092">
              <w:rPr>
                <w:rStyle w:val="Hyperlink"/>
              </w:rPr>
              <w:instrText xml:space="preserve"> </w:instrText>
            </w:r>
            <w:r>
              <w:instrText>HYPERLINK \l "_Toc231760497"</w:instrText>
            </w:r>
            <w:r w:rsidRPr="00223092">
              <w:rPr>
                <w:rStyle w:val="Hyperlink"/>
              </w:rPr>
              <w:instrText xml:space="preserve"> </w:instrText>
            </w:r>
            <w:r w:rsidRPr="00223092">
              <w:rPr>
                <w:rStyle w:val="Hyperlink"/>
              </w:rPr>
            </w:r>
            <w:r w:rsidRPr="00223092">
              <w:rPr>
                <w:rStyle w:val="Hyperlink"/>
              </w:rPr>
              <w:fldChar w:fldCharType="separate"/>
            </w:r>
            <w:r w:rsidRPr="00223092">
              <w:rPr>
                <w:rStyle w:val="Hyperlink"/>
              </w:rPr>
              <w:t>6.1</w:t>
            </w:r>
            <w:r>
              <w:rPr>
                <w:rFonts w:asciiTheme="minorHAnsi" w:hAnsiTheme="minorHAnsi"/>
                <w:kern w:val="2"/>
                <w:sz w:val="24"/>
                <w:szCs w:val="24"/>
                <w:lang w:eastAsia="zh-CN"/>
                <w14:ligatures w14:val="standardContextual"/>
              </w:rPr>
              <w:tab/>
            </w:r>
            <w:r w:rsidRPr="00223092">
              <w:rPr>
                <w:rStyle w:val="Hyperlink"/>
              </w:rPr>
              <w:t>Definitions and acronyms</w:t>
            </w:r>
            <w:r>
              <w:rPr>
                <w:webHidden/>
              </w:rPr>
              <w:tab/>
            </w:r>
            <w:r>
              <w:rPr>
                <w:webHidden/>
              </w:rPr>
              <w:fldChar w:fldCharType="begin"/>
            </w:r>
            <w:r>
              <w:rPr>
                <w:webHidden/>
              </w:rPr>
              <w:instrText xml:space="preserve"> PAGEREF _Toc231760497 \h </w:instrText>
            </w:r>
            <w:r>
              <w:rPr>
                <w:webHidden/>
              </w:rPr>
            </w:r>
            <w:r>
              <w:rPr>
                <w:webHidden/>
              </w:rPr>
              <w:fldChar w:fldCharType="separate"/>
            </w:r>
            <w:r>
              <w:rPr>
                <w:webHidden/>
              </w:rPr>
              <w:t>49</w:t>
            </w:r>
            <w:r>
              <w:rPr>
                <w:webHidden/>
              </w:rPr>
              <w:fldChar w:fldCharType="end"/>
            </w:r>
            <w:r w:rsidRPr="00223092">
              <w:rPr>
                <w:rStyle w:val="Hyperlink"/>
              </w:rPr>
              <w:fldChar w:fldCharType="end"/>
            </w:r>
          </w:ins>
        </w:p>
        <w:p w14:paraId="76047171" w14:textId="72CF34FC" w:rsidR="00274E58" w:rsidRDefault="00274E58">
          <w:pPr>
            <w:pStyle w:val="TOC2"/>
            <w:rPr>
              <w:ins w:id="68" w:author="Charlie Gu" w:date="2026-06-07T21:34:00Z" w16du:dateUtc="2026-06-07T13:34:00Z"/>
              <w:rFonts w:asciiTheme="minorHAnsi" w:hAnsiTheme="minorHAnsi"/>
              <w:kern w:val="2"/>
              <w:sz w:val="24"/>
              <w:szCs w:val="24"/>
              <w:lang w:eastAsia="zh-CN"/>
              <w14:ligatures w14:val="standardContextual"/>
            </w:rPr>
          </w:pPr>
          <w:ins w:id="69" w:author="Charlie Gu" w:date="2026-06-07T21:34:00Z" w16du:dateUtc="2026-06-07T13:34:00Z">
            <w:r w:rsidRPr="00223092">
              <w:rPr>
                <w:rStyle w:val="Hyperlink"/>
              </w:rPr>
              <w:fldChar w:fldCharType="begin"/>
            </w:r>
            <w:r w:rsidRPr="00223092">
              <w:rPr>
                <w:rStyle w:val="Hyperlink"/>
              </w:rPr>
              <w:instrText xml:space="preserve"> </w:instrText>
            </w:r>
            <w:r>
              <w:instrText>HYPERLINK \l "_Toc231760498"</w:instrText>
            </w:r>
            <w:r w:rsidRPr="00223092">
              <w:rPr>
                <w:rStyle w:val="Hyperlink"/>
              </w:rPr>
              <w:instrText xml:space="preserve"> </w:instrText>
            </w:r>
            <w:r w:rsidRPr="00223092">
              <w:rPr>
                <w:rStyle w:val="Hyperlink"/>
              </w:rPr>
            </w:r>
            <w:r w:rsidRPr="00223092">
              <w:rPr>
                <w:rStyle w:val="Hyperlink"/>
              </w:rPr>
              <w:fldChar w:fldCharType="separate"/>
            </w:r>
            <w:r w:rsidRPr="00223092">
              <w:rPr>
                <w:rStyle w:val="Hyperlink"/>
              </w:rPr>
              <w:t>6.2</w:t>
            </w:r>
            <w:r>
              <w:rPr>
                <w:rFonts w:asciiTheme="minorHAnsi" w:hAnsiTheme="minorHAnsi"/>
                <w:kern w:val="2"/>
                <w:sz w:val="24"/>
                <w:szCs w:val="24"/>
                <w:lang w:eastAsia="zh-CN"/>
                <w14:ligatures w14:val="standardContextual"/>
              </w:rPr>
              <w:tab/>
            </w:r>
            <w:r w:rsidRPr="00223092">
              <w:rPr>
                <w:rStyle w:val="Hyperlink"/>
              </w:rPr>
              <w:t>Technology requirements</w:t>
            </w:r>
            <w:r>
              <w:rPr>
                <w:webHidden/>
              </w:rPr>
              <w:tab/>
            </w:r>
            <w:r>
              <w:rPr>
                <w:webHidden/>
              </w:rPr>
              <w:fldChar w:fldCharType="begin"/>
            </w:r>
            <w:r>
              <w:rPr>
                <w:webHidden/>
              </w:rPr>
              <w:instrText xml:space="preserve"> PAGEREF _Toc231760498 \h </w:instrText>
            </w:r>
            <w:r>
              <w:rPr>
                <w:webHidden/>
              </w:rPr>
            </w:r>
            <w:r>
              <w:rPr>
                <w:webHidden/>
              </w:rPr>
              <w:fldChar w:fldCharType="separate"/>
            </w:r>
            <w:r>
              <w:rPr>
                <w:webHidden/>
              </w:rPr>
              <w:t>51</w:t>
            </w:r>
            <w:r>
              <w:rPr>
                <w:webHidden/>
              </w:rPr>
              <w:fldChar w:fldCharType="end"/>
            </w:r>
            <w:r w:rsidRPr="00223092">
              <w:rPr>
                <w:rStyle w:val="Hyperlink"/>
              </w:rPr>
              <w:fldChar w:fldCharType="end"/>
            </w:r>
          </w:ins>
        </w:p>
        <w:p w14:paraId="2380F2F7" w14:textId="6F38C726" w:rsidR="00274E58" w:rsidRDefault="00274E58">
          <w:pPr>
            <w:pStyle w:val="TOC2"/>
            <w:rPr>
              <w:ins w:id="70" w:author="Charlie Gu" w:date="2026-06-07T21:34:00Z" w16du:dateUtc="2026-06-07T13:34:00Z"/>
              <w:rFonts w:asciiTheme="minorHAnsi" w:hAnsiTheme="minorHAnsi"/>
              <w:kern w:val="2"/>
              <w:sz w:val="24"/>
              <w:szCs w:val="24"/>
              <w:lang w:eastAsia="zh-CN"/>
              <w14:ligatures w14:val="standardContextual"/>
            </w:rPr>
          </w:pPr>
          <w:ins w:id="71" w:author="Charlie Gu" w:date="2026-06-07T21:34:00Z" w16du:dateUtc="2026-06-07T13:34:00Z">
            <w:r w:rsidRPr="00223092">
              <w:rPr>
                <w:rStyle w:val="Hyperlink"/>
              </w:rPr>
              <w:fldChar w:fldCharType="begin"/>
            </w:r>
            <w:r w:rsidRPr="00223092">
              <w:rPr>
                <w:rStyle w:val="Hyperlink"/>
              </w:rPr>
              <w:instrText xml:space="preserve"> </w:instrText>
            </w:r>
            <w:r>
              <w:instrText>HYPERLINK \l "_Toc231760499"</w:instrText>
            </w:r>
            <w:r w:rsidRPr="00223092">
              <w:rPr>
                <w:rStyle w:val="Hyperlink"/>
              </w:rPr>
              <w:instrText xml:space="preserve"> </w:instrText>
            </w:r>
            <w:r w:rsidRPr="00223092">
              <w:rPr>
                <w:rStyle w:val="Hyperlink"/>
              </w:rPr>
            </w:r>
            <w:r w:rsidRPr="00223092">
              <w:rPr>
                <w:rStyle w:val="Hyperlink"/>
              </w:rPr>
              <w:fldChar w:fldCharType="separate"/>
            </w:r>
            <w:r w:rsidRPr="00223092">
              <w:rPr>
                <w:rStyle w:val="Hyperlink"/>
              </w:rPr>
              <w:t>6.3</w:t>
            </w:r>
            <w:r>
              <w:rPr>
                <w:rFonts w:asciiTheme="minorHAnsi" w:hAnsiTheme="minorHAnsi"/>
                <w:kern w:val="2"/>
                <w:sz w:val="24"/>
                <w:szCs w:val="24"/>
                <w:lang w:eastAsia="zh-CN"/>
                <w14:ligatures w14:val="standardContextual"/>
              </w:rPr>
              <w:tab/>
            </w:r>
            <w:r w:rsidRPr="00223092">
              <w:rPr>
                <w:rStyle w:val="Hyperlink"/>
              </w:rPr>
              <w:t>Environment requirements</w:t>
            </w:r>
            <w:r>
              <w:rPr>
                <w:webHidden/>
              </w:rPr>
              <w:tab/>
            </w:r>
            <w:r>
              <w:rPr>
                <w:webHidden/>
              </w:rPr>
              <w:fldChar w:fldCharType="begin"/>
            </w:r>
            <w:r>
              <w:rPr>
                <w:webHidden/>
              </w:rPr>
              <w:instrText xml:space="preserve"> PAGEREF _Toc231760499 \h </w:instrText>
            </w:r>
            <w:r>
              <w:rPr>
                <w:webHidden/>
              </w:rPr>
            </w:r>
            <w:r>
              <w:rPr>
                <w:webHidden/>
              </w:rPr>
              <w:fldChar w:fldCharType="separate"/>
            </w:r>
            <w:r>
              <w:rPr>
                <w:webHidden/>
              </w:rPr>
              <w:t>51</w:t>
            </w:r>
            <w:r>
              <w:rPr>
                <w:webHidden/>
              </w:rPr>
              <w:fldChar w:fldCharType="end"/>
            </w:r>
            <w:r w:rsidRPr="00223092">
              <w:rPr>
                <w:rStyle w:val="Hyperlink"/>
              </w:rPr>
              <w:fldChar w:fldCharType="end"/>
            </w:r>
          </w:ins>
        </w:p>
        <w:p w14:paraId="24F5AB66" w14:textId="6EF9A517" w:rsidR="00274E58" w:rsidRDefault="00274E58">
          <w:pPr>
            <w:pStyle w:val="TOC2"/>
            <w:rPr>
              <w:ins w:id="72" w:author="Charlie Gu" w:date="2026-06-07T21:34:00Z" w16du:dateUtc="2026-06-07T13:34:00Z"/>
              <w:rFonts w:asciiTheme="minorHAnsi" w:hAnsiTheme="minorHAnsi"/>
              <w:kern w:val="2"/>
              <w:sz w:val="24"/>
              <w:szCs w:val="24"/>
              <w:lang w:eastAsia="zh-CN"/>
              <w14:ligatures w14:val="standardContextual"/>
            </w:rPr>
          </w:pPr>
          <w:ins w:id="73" w:author="Charlie Gu" w:date="2026-06-07T21:34:00Z" w16du:dateUtc="2026-06-07T13:34:00Z">
            <w:r w:rsidRPr="00223092">
              <w:rPr>
                <w:rStyle w:val="Hyperlink"/>
              </w:rPr>
              <w:fldChar w:fldCharType="begin"/>
            </w:r>
            <w:r w:rsidRPr="00223092">
              <w:rPr>
                <w:rStyle w:val="Hyperlink"/>
              </w:rPr>
              <w:instrText xml:space="preserve"> </w:instrText>
            </w:r>
            <w:r>
              <w:instrText>HYPERLINK \l "_Toc231760500"</w:instrText>
            </w:r>
            <w:r w:rsidRPr="00223092">
              <w:rPr>
                <w:rStyle w:val="Hyperlink"/>
              </w:rPr>
              <w:instrText xml:space="preserve"> </w:instrText>
            </w:r>
            <w:r w:rsidRPr="00223092">
              <w:rPr>
                <w:rStyle w:val="Hyperlink"/>
              </w:rPr>
            </w:r>
            <w:r w:rsidRPr="00223092">
              <w:rPr>
                <w:rStyle w:val="Hyperlink"/>
              </w:rPr>
              <w:fldChar w:fldCharType="separate"/>
            </w:r>
            <w:r w:rsidRPr="00223092">
              <w:rPr>
                <w:rStyle w:val="Hyperlink"/>
              </w:rPr>
              <w:t>6.4</w:t>
            </w:r>
            <w:r>
              <w:rPr>
                <w:rFonts w:asciiTheme="minorHAnsi" w:hAnsiTheme="minorHAnsi"/>
                <w:kern w:val="2"/>
                <w:sz w:val="24"/>
                <w:szCs w:val="24"/>
                <w:lang w:eastAsia="zh-CN"/>
                <w14:ligatures w14:val="standardContextual"/>
              </w:rPr>
              <w:tab/>
            </w:r>
            <w:r w:rsidRPr="00223092">
              <w:rPr>
                <w:rStyle w:val="Hyperlink"/>
                <w:rFonts w:eastAsiaTheme="minorHAnsi"/>
                <w:b/>
                <w:bCs/>
              </w:rPr>
              <w:t>&lt;Bosch&gt;</w:t>
            </w:r>
            <w:r w:rsidRPr="00223092">
              <w:rPr>
                <w:rStyle w:val="Hyperlink"/>
              </w:rPr>
              <w:t xml:space="preserve"> responsibilities</w:t>
            </w:r>
            <w:r>
              <w:rPr>
                <w:webHidden/>
              </w:rPr>
              <w:tab/>
            </w:r>
            <w:r>
              <w:rPr>
                <w:webHidden/>
              </w:rPr>
              <w:fldChar w:fldCharType="begin"/>
            </w:r>
            <w:r>
              <w:rPr>
                <w:webHidden/>
              </w:rPr>
              <w:instrText xml:space="preserve"> PAGEREF _Toc231760500 \h </w:instrText>
            </w:r>
            <w:r>
              <w:rPr>
                <w:webHidden/>
              </w:rPr>
            </w:r>
            <w:r>
              <w:rPr>
                <w:webHidden/>
              </w:rPr>
              <w:fldChar w:fldCharType="separate"/>
            </w:r>
            <w:r>
              <w:rPr>
                <w:webHidden/>
              </w:rPr>
              <w:t>52</w:t>
            </w:r>
            <w:r>
              <w:rPr>
                <w:webHidden/>
              </w:rPr>
              <w:fldChar w:fldCharType="end"/>
            </w:r>
            <w:r w:rsidRPr="00223092">
              <w:rPr>
                <w:rStyle w:val="Hyperlink"/>
              </w:rPr>
              <w:fldChar w:fldCharType="end"/>
            </w:r>
          </w:ins>
        </w:p>
        <w:p w14:paraId="7FBD2E55" w14:textId="68E76437" w:rsidR="00274E58" w:rsidRDefault="00274E58">
          <w:pPr>
            <w:pStyle w:val="TOC2"/>
            <w:rPr>
              <w:ins w:id="74" w:author="Charlie Gu" w:date="2026-06-07T21:34:00Z" w16du:dateUtc="2026-06-07T13:34:00Z"/>
              <w:rFonts w:asciiTheme="minorHAnsi" w:hAnsiTheme="minorHAnsi"/>
              <w:kern w:val="2"/>
              <w:sz w:val="24"/>
              <w:szCs w:val="24"/>
              <w:lang w:eastAsia="zh-CN"/>
              <w14:ligatures w14:val="standardContextual"/>
            </w:rPr>
          </w:pPr>
          <w:ins w:id="75" w:author="Charlie Gu" w:date="2026-06-07T21:34:00Z" w16du:dateUtc="2026-06-07T13:34:00Z">
            <w:r w:rsidRPr="00223092">
              <w:rPr>
                <w:rStyle w:val="Hyperlink"/>
              </w:rPr>
              <w:lastRenderedPageBreak/>
              <w:fldChar w:fldCharType="begin"/>
            </w:r>
            <w:r w:rsidRPr="00223092">
              <w:rPr>
                <w:rStyle w:val="Hyperlink"/>
              </w:rPr>
              <w:instrText xml:space="preserve"> </w:instrText>
            </w:r>
            <w:r>
              <w:instrText>HYPERLINK \l "_Toc231760501"</w:instrText>
            </w:r>
            <w:r w:rsidRPr="00223092">
              <w:rPr>
                <w:rStyle w:val="Hyperlink"/>
              </w:rPr>
              <w:instrText xml:space="preserve"> </w:instrText>
            </w:r>
            <w:r w:rsidRPr="00223092">
              <w:rPr>
                <w:rStyle w:val="Hyperlink"/>
              </w:rPr>
            </w:r>
            <w:r w:rsidRPr="00223092">
              <w:rPr>
                <w:rStyle w:val="Hyperlink"/>
              </w:rPr>
              <w:fldChar w:fldCharType="separate"/>
            </w:r>
            <w:r w:rsidRPr="00223092">
              <w:rPr>
                <w:rStyle w:val="Hyperlink"/>
              </w:rPr>
              <w:t>6.5</w:t>
            </w:r>
            <w:r>
              <w:rPr>
                <w:rFonts w:asciiTheme="minorHAnsi" w:hAnsiTheme="minorHAnsi"/>
                <w:kern w:val="2"/>
                <w:sz w:val="24"/>
                <w:szCs w:val="24"/>
                <w:lang w:eastAsia="zh-CN"/>
                <w14:ligatures w14:val="standardContextual"/>
              </w:rPr>
              <w:tab/>
            </w:r>
            <w:r w:rsidRPr="00223092">
              <w:rPr>
                <w:rStyle w:val="Hyperlink"/>
              </w:rPr>
              <w:t>Project assumptions</w:t>
            </w:r>
            <w:r>
              <w:rPr>
                <w:webHidden/>
              </w:rPr>
              <w:tab/>
            </w:r>
            <w:r>
              <w:rPr>
                <w:webHidden/>
              </w:rPr>
              <w:fldChar w:fldCharType="begin"/>
            </w:r>
            <w:r>
              <w:rPr>
                <w:webHidden/>
              </w:rPr>
              <w:instrText xml:space="preserve"> PAGEREF _Toc231760501 \h </w:instrText>
            </w:r>
            <w:r>
              <w:rPr>
                <w:webHidden/>
              </w:rPr>
            </w:r>
            <w:r>
              <w:rPr>
                <w:webHidden/>
              </w:rPr>
              <w:fldChar w:fldCharType="separate"/>
            </w:r>
            <w:r>
              <w:rPr>
                <w:webHidden/>
              </w:rPr>
              <w:t>52</w:t>
            </w:r>
            <w:r>
              <w:rPr>
                <w:webHidden/>
              </w:rPr>
              <w:fldChar w:fldCharType="end"/>
            </w:r>
            <w:r w:rsidRPr="00223092">
              <w:rPr>
                <w:rStyle w:val="Hyperlink"/>
              </w:rPr>
              <w:fldChar w:fldCharType="end"/>
            </w:r>
          </w:ins>
        </w:p>
        <w:p w14:paraId="2E0DCBF9" w14:textId="17A7819F" w:rsidR="00D168AE" w:rsidDel="00274E58" w:rsidRDefault="00D168AE">
          <w:pPr>
            <w:pStyle w:val="TOC1"/>
            <w:tabs>
              <w:tab w:val="left" w:pos="440"/>
              <w:tab w:val="right" w:leader="dot" w:pos="9350"/>
            </w:tabs>
            <w:rPr>
              <w:del w:id="76" w:author="Charlie Gu" w:date="2026-06-07T21:34:00Z" w16du:dateUtc="2026-06-07T13:34:00Z"/>
              <w:rFonts w:asciiTheme="minorHAnsi" w:hAnsiTheme="minorHAnsi"/>
              <w:b w:val="0"/>
              <w:noProof/>
              <w:kern w:val="2"/>
              <w:sz w:val="24"/>
              <w:szCs w:val="24"/>
              <w:lang w:eastAsia="zh-CN"/>
              <w14:ligatures w14:val="standardContextual"/>
            </w:rPr>
          </w:pPr>
          <w:del w:id="77" w:author="Charlie Gu" w:date="2026-06-07T21:34:00Z" w16du:dateUtc="2026-06-07T13:34:00Z">
            <w:r w:rsidRPr="00274E58" w:rsidDel="00274E58">
              <w:rPr>
                <w:noProof/>
                <w:rPrChange w:id="78" w:author="Charlie Gu" w:date="2026-06-07T21:34:00Z" w16du:dateUtc="2026-06-07T13:34:00Z">
                  <w:rPr>
                    <w:rStyle w:val="Hyperlink"/>
                    <w:noProof/>
                  </w:rPr>
                </w:rPrChange>
              </w:rPr>
              <w:delText>1</w:delText>
            </w:r>
            <w:r w:rsidDel="00274E58">
              <w:rPr>
                <w:rFonts w:asciiTheme="minorHAnsi" w:hAnsiTheme="minorHAnsi"/>
                <w:b w:val="0"/>
                <w:noProof/>
                <w:kern w:val="2"/>
                <w:sz w:val="24"/>
                <w:szCs w:val="24"/>
                <w:lang w:eastAsia="zh-CN"/>
                <w14:ligatures w14:val="standardContextual"/>
              </w:rPr>
              <w:tab/>
            </w:r>
            <w:r w:rsidRPr="00274E58" w:rsidDel="00274E58">
              <w:rPr>
                <w:noProof/>
                <w:rPrChange w:id="79" w:author="Charlie Gu" w:date="2026-06-07T21:34:00Z" w16du:dateUtc="2026-06-07T13:34:00Z">
                  <w:rPr>
                    <w:rStyle w:val="Hyperlink"/>
                    <w:noProof/>
                  </w:rPr>
                </w:rPrChange>
              </w:rPr>
              <w:delText>Project objectives and scope</w:delText>
            </w:r>
            <w:r w:rsidDel="00274E58">
              <w:rPr>
                <w:noProof/>
                <w:webHidden/>
              </w:rPr>
              <w:tab/>
              <w:delText>1</w:delText>
            </w:r>
          </w:del>
        </w:p>
        <w:p w14:paraId="6256C8B3" w14:textId="1E0A19E8" w:rsidR="00D168AE" w:rsidDel="00274E58" w:rsidRDefault="00D168AE">
          <w:pPr>
            <w:pStyle w:val="TOC2"/>
            <w:rPr>
              <w:del w:id="80" w:author="Charlie Gu" w:date="2026-06-07T21:34:00Z" w16du:dateUtc="2026-06-07T13:34:00Z"/>
              <w:rFonts w:asciiTheme="minorHAnsi" w:hAnsiTheme="minorHAnsi"/>
              <w:kern w:val="2"/>
              <w:sz w:val="24"/>
              <w:szCs w:val="24"/>
              <w:lang w:eastAsia="zh-CN"/>
              <w14:ligatures w14:val="standardContextual"/>
            </w:rPr>
          </w:pPr>
          <w:del w:id="81" w:author="Charlie Gu" w:date="2026-06-07T21:34:00Z" w16du:dateUtc="2026-06-07T13:34:00Z">
            <w:r w:rsidRPr="00274E58" w:rsidDel="00274E58">
              <w:rPr>
                <w:rFonts w:eastAsia="等线"/>
                <w:lang w:eastAsia="zh-CN"/>
                <w:rPrChange w:id="82" w:author="Charlie Gu" w:date="2026-06-07T21:34:00Z" w16du:dateUtc="2026-06-07T13:34:00Z">
                  <w:rPr>
                    <w:rStyle w:val="Hyperlink"/>
                    <w:rFonts w:eastAsia="等线"/>
                    <w:lang w:eastAsia="zh-CN"/>
                  </w:rPr>
                </w:rPrChange>
              </w:rPr>
              <w:delText>1.1</w:delText>
            </w:r>
            <w:r w:rsidDel="00274E58">
              <w:rPr>
                <w:rFonts w:asciiTheme="minorHAnsi" w:hAnsiTheme="minorHAnsi"/>
                <w:kern w:val="2"/>
                <w:sz w:val="24"/>
                <w:szCs w:val="24"/>
                <w:lang w:eastAsia="zh-CN"/>
                <w14:ligatures w14:val="standardContextual"/>
              </w:rPr>
              <w:tab/>
            </w:r>
            <w:r w:rsidRPr="00274E58" w:rsidDel="00274E58">
              <w:rPr>
                <w:rPrChange w:id="83" w:author="Charlie Gu" w:date="2026-06-07T21:34:00Z" w16du:dateUtc="2026-06-07T13:34:00Z">
                  <w:rPr>
                    <w:rStyle w:val="Hyperlink"/>
                  </w:rPr>
                </w:rPrChange>
              </w:rPr>
              <w:delText>Introduction</w:delText>
            </w:r>
            <w:r w:rsidDel="00274E58">
              <w:rPr>
                <w:webHidden/>
              </w:rPr>
              <w:tab/>
              <w:delText>1</w:delText>
            </w:r>
          </w:del>
        </w:p>
        <w:p w14:paraId="365E728A" w14:textId="7D398A67" w:rsidR="00D168AE" w:rsidDel="00274E58" w:rsidRDefault="00D168AE">
          <w:pPr>
            <w:pStyle w:val="TOC2"/>
            <w:rPr>
              <w:del w:id="84" w:author="Charlie Gu" w:date="2026-06-07T21:34:00Z" w16du:dateUtc="2026-06-07T13:34:00Z"/>
              <w:rFonts w:asciiTheme="minorHAnsi" w:hAnsiTheme="minorHAnsi"/>
              <w:kern w:val="2"/>
              <w:sz w:val="24"/>
              <w:szCs w:val="24"/>
              <w:lang w:eastAsia="zh-CN"/>
              <w14:ligatures w14:val="standardContextual"/>
            </w:rPr>
          </w:pPr>
          <w:del w:id="85" w:author="Charlie Gu" w:date="2026-06-07T21:34:00Z" w16du:dateUtc="2026-06-07T13:34:00Z">
            <w:r w:rsidRPr="00274E58" w:rsidDel="00274E58">
              <w:rPr>
                <w:rPrChange w:id="86" w:author="Charlie Gu" w:date="2026-06-07T21:34:00Z" w16du:dateUtc="2026-06-07T13:34:00Z">
                  <w:rPr>
                    <w:rStyle w:val="Hyperlink"/>
                  </w:rPr>
                </w:rPrChange>
              </w:rPr>
              <w:delText>1.2</w:delText>
            </w:r>
            <w:r w:rsidDel="00274E58">
              <w:rPr>
                <w:rFonts w:asciiTheme="minorHAnsi" w:hAnsiTheme="minorHAnsi"/>
                <w:kern w:val="2"/>
                <w:sz w:val="24"/>
                <w:szCs w:val="24"/>
                <w:lang w:eastAsia="zh-CN"/>
                <w14:ligatures w14:val="standardContextual"/>
              </w:rPr>
              <w:tab/>
            </w:r>
            <w:r w:rsidRPr="00274E58" w:rsidDel="00274E58">
              <w:rPr>
                <w:rPrChange w:id="87" w:author="Charlie Gu" w:date="2026-06-07T21:34:00Z" w16du:dateUtc="2026-06-07T13:34:00Z">
                  <w:rPr>
                    <w:rStyle w:val="Hyperlink"/>
                  </w:rPr>
                </w:rPrChange>
              </w:rPr>
              <w:delText>Customer desired business objectives</w:delText>
            </w:r>
            <w:r w:rsidDel="00274E58">
              <w:rPr>
                <w:webHidden/>
              </w:rPr>
              <w:tab/>
              <w:delText>1</w:delText>
            </w:r>
          </w:del>
        </w:p>
        <w:p w14:paraId="605CE71B" w14:textId="4FBB2DF5" w:rsidR="00D168AE" w:rsidDel="00274E58" w:rsidRDefault="00D168AE">
          <w:pPr>
            <w:pStyle w:val="TOC2"/>
            <w:rPr>
              <w:del w:id="88" w:author="Charlie Gu" w:date="2026-06-07T21:34:00Z" w16du:dateUtc="2026-06-07T13:34:00Z"/>
              <w:rFonts w:asciiTheme="minorHAnsi" w:hAnsiTheme="minorHAnsi"/>
              <w:kern w:val="2"/>
              <w:sz w:val="24"/>
              <w:szCs w:val="24"/>
              <w:lang w:eastAsia="zh-CN"/>
              <w14:ligatures w14:val="standardContextual"/>
            </w:rPr>
          </w:pPr>
          <w:del w:id="89" w:author="Charlie Gu" w:date="2026-06-07T21:34:00Z" w16du:dateUtc="2026-06-07T13:34:00Z">
            <w:r w:rsidRPr="00274E58" w:rsidDel="00274E58">
              <w:rPr>
                <w:rPrChange w:id="90" w:author="Charlie Gu" w:date="2026-06-07T21:34:00Z" w16du:dateUtc="2026-06-07T13:34:00Z">
                  <w:rPr>
                    <w:rStyle w:val="Hyperlink"/>
                  </w:rPr>
                </w:rPrChange>
              </w:rPr>
              <w:delText>1.3</w:delText>
            </w:r>
            <w:r w:rsidDel="00274E58">
              <w:rPr>
                <w:rFonts w:asciiTheme="minorHAnsi" w:hAnsiTheme="minorHAnsi"/>
                <w:kern w:val="2"/>
                <w:sz w:val="24"/>
                <w:szCs w:val="24"/>
                <w:lang w:eastAsia="zh-CN"/>
                <w14:ligatures w14:val="standardContextual"/>
              </w:rPr>
              <w:tab/>
            </w:r>
            <w:r w:rsidRPr="00274E58" w:rsidDel="00274E58">
              <w:rPr>
                <w:rPrChange w:id="91" w:author="Charlie Gu" w:date="2026-06-07T21:34:00Z" w16du:dateUtc="2026-06-07T13:34:00Z">
                  <w:rPr>
                    <w:rStyle w:val="Hyperlink"/>
                  </w:rPr>
                </w:rPrChange>
              </w:rPr>
              <w:delText>Targeted scope (Epics)</w:delText>
            </w:r>
            <w:r w:rsidDel="00274E58">
              <w:rPr>
                <w:webHidden/>
              </w:rPr>
              <w:tab/>
              <w:delText>2</w:delText>
            </w:r>
          </w:del>
        </w:p>
        <w:p w14:paraId="671AE1E1" w14:textId="4D9A3F98" w:rsidR="00D168AE" w:rsidDel="00274E58" w:rsidRDefault="00D168AE">
          <w:pPr>
            <w:pStyle w:val="TOC2"/>
            <w:rPr>
              <w:del w:id="92" w:author="Charlie Gu" w:date="2026-06-07T21:34:00Z" w16du:dateUtc="2026-06-07T13:34:00Z"/>
              <w:rFonts w:asciiTheme="minorHAnsi" w:hAnsiTheme="minorHAnsi"/>
              <w:kern w:val="2"/>
              <w:sz w:val="24"/>
              <w:szCs w:val="24"/>
              <w:lang w:eastAsia="zh-CN"/>
              <w14:ligatures w14:val="standardContextual"/>
            </w:rPr>
          </w:pPr>
          <w:del w:id="93" w:author="Charlie Gu" w:date="2026-06-07T21:34:00Z" w16du:dateUtc="2026-06-07T13:34:00Z">
            <w:r w:rsidRPr="00274E58" w:rsidDel="00274E58">
              <w:rPr>
                <w:rPrChange w:id="94" w:author="Charlie Gu" w:date="2026-06-07T21:34:00Z" w16du:dateUtc="2026-06-07T13:34:00Z">
                  <w:rPr>
                    <w:rStyle w:val="Hyperlink"/>
                  </w:rPr>
                </w:rPrChange>
              </w:rPr>
              <w:delText>1.4</w:delText>
            </w:r>
            <w:r w:rsidDel="00274E58">
              <w:rPr>
                <w:rFonts w:asciiTheme="minorHAnsi" w:hAnsiTheme="minorHAnsi"/>
                <w:kern w:val="2"/>
                <w:sz w:val="24"/>
                <w:szCs w:val="24"/>
                <w:lang w:eastAsia="zh-CN"/>
                <w14:ligatures w14:val="standardContextual"/>
              </w:rPr>
              <w:tab/>
            </w:r>
            <w:r w:rsidRPr="00274E58" w:rsidDel="00274E58">
              <w:rPr>
                <w:rPrChange w:id="95" w:author="Charlie Gu" w:date="2026-06-07T21:34:00Z" w16du:dateUtc="2026-06-07T13:34:00Z">
                  <w:rPr>
                    <w:rStyle w:val="Hyperlink"/>
                  </w:rPr>
                </w:rPrChange>
              </w:rPr>
              <w:delText>Areas out of scope</w:delText>
            </w:r>
            <w:r w:rsidDel="00274E58">
              <w:rPr>
                <w:webHidden/>
              </w:rPr>
              <w:tab/>
              <w:delText>4</w:delText>
            </w:r>
          </w:del>
        </w:p>
        <w:p w14:paraId="0D58643C" w14:textId="7C4383CF" w:rsidR="00D168AE" w:rsidDel="00274E58" w:rsidRDefault="00D168AE">
          <w:pPr>
            <w:pStyle w:val="TOC1"/>
            <w:tabs>
              <w:tab w:val="left" w:pos="440"/>
              <w:tab w:val="right" w:leader="dot" w:pos="9350"/>
            </w:tabs>
            <w:rPr>
              <w:del w:id="96" w:author="Charlie Gu" w:date="2026-06-07T21:34:00Z" w16du:dateUtc="2026-06-07T13:34:00Z"/>
              <w:rFonts w:asciiTheme="minorHAnsi" w:hAnsiTheme="minorHAnsi"/>
              <w:b w:val="0"/>
              <w:noProof/>
              <w:kern w:val="2"/>
              <w:sz w:val="24"/>
              <w:szCs w:val="24"/>
              <w:lang w:eastAsia="zh-CN"/>
              <w14:ligatures w14:val="standardContextual"/>
            </w:rPr>
          </w:pPr>
          <w:del w:id="97" w:author="Charlie Gu" w:date="2026-06-07T21:34:00Z" w16du:dateUtc="2026-06-07T13:34:00Z">
            <w:r w:rsidRPr="00274E58" w:rsidDel="00274E58">
              <w:rPr>
                <w:noProof/>
                <w:rPrChange w:id="98" w:author="Charlie Gu" w:date="2026-06-07T21:34:00Z" w16du:dateUtc="2026-06-07T13:34:00Z">
                  <w:rPr>
                    <w:rStyle w:val="Hyperlink"/>
                    <w:noProof/>
                  </w:rPr>
                </w:rPrChange>
              </w:rPr>
              <w:delText>2</w:delText>
            </w:r>
            <w:r w:rsidDel="00274E58">
              <w:rPr>
                <w:rFonts w:asciiTheme="minorHAnsi" w:hAnsiTheme="minorHAnsi"/>
                <w:b w:val="0"/>
                <w:noProof/>
                <w:kern w:val="2"/>
                <w:sz w:val="24"/>
                <w:szCs w:val="24"/>
                <w:lang w:eastAsia="zh-CN"/>
                <w14:ligatures w14:val="standardContextual"/>
              </w:rPr>
              <w:tab/>
            </w:r>
            <w:r w:rsidRPr="00274E58" w:rsidDel="00274E58">
              <w:rPr>
                <w:noProof/>
                <w:rPrChange w:id="99" w:author="Charlie Gu" w:date="2026-06-07T21:34:00Z" w16du:dateUtc="2026-06-07T13:34:00Z">
                  <w:rPr>
                    <w:rStyle w:val="Hyperlink"/>
                    <w:noProof/>
                  </w:rPr>
                </w:rPrChange>
              </w:rPr>
              <w:delText>Delivery approach, completion and timeline</w:delText>
            </w:r>
            <w:r w:rsidDel="00274E58">
              <w:rPr>
                <w:noProof/>
                <w:webHidden/>
              </w:rPr>
              <w:tab/>
              <w:delText>6</w:delText>
            </w:r>
          </w:del>
        </w:p>
        <w:p w14:paraId="130A1011" w14:textId="63300B8B" w:rsidR="00D168AE" w:rsidDel="00274E58" w:rsidRDefault="00D168AE">
          <w:pPr>
            <w:pStyle w:val="TOC2"/>
            <w:rPr>
              <w:del w:id="100" w:author="Charlie Gu" w:date="2026-06-07T21:34:00Z" w16du:dateUtc="2026-06-07T13:34:00Z"/>
              <w:rFonts w:asciiTheme="minorHAnsi" w:hAnsiTheme="minorHAnsi"/>
              <w:kern w:val="2"/>
              <w:sz w:val="24"/>
              <w:szCs w:val="24"/>
              <w:lang w:eastAsia="zh-CN"/>
              <w14:ligatures w14:val="standardContextual"/>
            </w:rPr>
          </w:pPr>
          <w:del w:id="101" w:author="Charlie Gu" w:date="2026-06-07T21:34:00Z" w16du:dateUtc="2026-06-07T13:34:00Z">
            <w:r w:rsidRPr="00274E58" w:rsidDel="00274E58">
              <w:rPr>
                <w:rPrChange w:id="102" w:author="Charlie Gu" w:date="2026-06-07T21:34:00Z" w16du:dateUtc="2026-06-07T13:34:00Z">
                  <w:rPr>
                    <w:rStyle w:val="Hyperlink"/>
                  </w:rPr>
                </w:rPrChange>
              </w:rPr>
              <w:delText>2.1</w:delText>
            </w:r>
            <w:r w:rsidDel="00274E58">
              <w:rPr>
                <w:rFonts w:asciiTheme="minorHAnsi" w:hAnsiTheme="minorHAnsi"/>
                <w:kern w:val="2"/>
                <w:sz w:val="24"/>
                <w:szCs w:val="24"/>
                <w:lang w:eastAsia="zh-CN"/>
                <w14:ligatures w14:val="standardContextual"/>
              </w:rPr>
              <w:tab/>
            </w:r>
            <w:r w:rsidRPr="00274E58" w:rsidDel="00274E58">
              <w:rPr>
                <w:rPrChange w:id="103" w:author="Charlie Gu" w:date="2026-06-07T21:34:00Z" w16du:dateUtc="2026-06-07T13:34:00Z">
                  <w:rPr>
                    <w:rStyle w:val="Hyperlink"/>
                  </w:rPr>
                </w:rPrChange>
              </w:rPr>
              <w:delText>Delivery overview</w:delText>
            </w:r>
            <w:r w:rsidDel="00274E58">
              <w:rPr>
                <w:webHidden/>
              </w:rPr>
              <w:tab/>
              <w:delText>6</w:delText>
            </w:r>
          </w:del>
        </w:p>
        <w:p w14:paraId="04170D7C" w14:textId="2EBAE60C" w:rsidR="00D168AE" w:rsidDel="00274E58" w:rsidRDefault="00D168AE">
          <w:pPr>
            <w:pStyle w:val="TOC2"/>
            <w:rPr>
              <w:del w:id="104" w:author="Charlie Gu" w:date="2026-06-07T21:34:00Z" w16du:dateUtc="2026-06-07T13:34:00Z"/>
              <w:rFonts w:asciiTheme="minorHAnsi" w:hAnsiTheme="minorHAnsi"/>
              <w:kern w:val="2"/>
              <w:sz w:val="24"/>
              <w:szCs w:val="24"/>
              <w:lang w:eastAsia="zh-CN"/>
              <w14:ligatures w14:val="standardContextual"/>
            </w:rPr>
          </w:pPr>
          <w:del w:id="105" w:author="Charlie Gu" w:date="2026-06-07T21:34:00Z" w16du:dateUtc="2026-06-07T13:34:00Z">
            <w:r w:rsidRPr="00274E58" w:rsidDel="00274E58">
              <w:rPr>
                <w:rPrChange w:id="106" w:author="Charlie Gu" w:date="2026-06-07T21:34:00Z" w16du:dateUtc="2026-06-07T13:34:00Z">
                  <w:rPr>
                    <w:rStyle w:val="Hyperlink"/>
                  </w:rPr>
                </w:rPrChange>
              </w:rPr>
              <w:delText>2.2</w:delText>
            </w:r>
            <w:r w:rsidDel="00274E58">
              <w:rPr>
                <w:rFonts w:asciiTheme="minorHAnsi" w:hAnsiTheme="minorHAnsi"/>
                <w:kern w:val="2"/>
                <w:sz w:val="24"/>
                <w:szCs w:val="24"/>
                <w:lang w:eastAsia="zh-CN"/>
                <w14:ligatures w14:val="standardContextual"/>
              </w:rPr>
              <w:tab/>
            </w:r>
            <w:r w:rsidRPr="00274E58" w:rsidDel="00274E58">
              <w:rPr>
                <w:rPrChange w:id="107" w:author="Charlie Gu" w:date="2026-06-07T21:34:00Z" w16du:dateUtc="2026-06-07T13:34:00Z">
                  <w:rPr>
                    <w:rStyle w:val="Hyperlink"/>
                  </w:rPr>
                </w:rPrChange>
              </w:rPr>
              <w:delText>Delivery approach</w:delText>
            </w:r>
            <w:r w:rsidDel="00274E58">
              <w:rPr>
                <w:webHidden/>
              </w:rPr>
              <w:tab/>
              <w:delText>6</w:delText>
            </w:r>
          </w:del>
        </w:p>
        <w:p w14:paraId="036CEF18" w14:textId="30AE5D9D" w:rsidR="00D168AE" w:rsidDel="00274E58" w:rsidRDefault="00D168AE">
          <w:pPr>
            <w:pStyle w:val="TOC2"/>
            <w:rPr>
              <w:del w:id="108" w:author="Charlie Gu" w:date="2026-06-07T21:34:00Z" w16du:dateUtc="2026-06-07T13:34:00Z"/>
              <w:rFonts w:asciiTheme="minorHAnsi" w:hAnsiTheme="minorHAnsi"/>
              <w:kern w:val="2"/>
              <w:sz w:val="24"/>
              <w:szCs w:val="24"/>
              <w:lang w:eastAsia="zh-CN"/>
              <w14:ligatures w14:val="standardContextual"/>
            </w:rPr>
          </w:pPr>
          <w:del w:id="109" w:author="Charlie Gu" w:date="2026-06-07T21:34:00Z" w16du:dateUtc="2026-06-07T13:34:00Z">
            <w:r w:rsidRPr="00274E58" w:rsidDel="00274E58">
              <w:rPr>
                <w:rPrChange w:id="110" w:author="Charlie Gu" w:date="2026-06-07T21:34:00Z" w16du:dateUtc="2026-06-07T13:34:00Z">
                  <w:rPr>
                    <w:rStyle w:val="Hyperlink"/>
                  </w:rPr>
                </w:rPrChange>
              </w:rPr>
              <w:delText>2.3</w:delText>
            </w:r>
            <w:r w:rsidDel="00274E58">
              <w:rPr>
                <w:rFonts w:asciiTheme="minorHAnsi" w:hAnsiTheme="minorHAnsi"/>
                <w:kern w:val="2"/>
                <w:sz w:val="24"/>
                <w:szCs w:val="24"/>
                <w:lang w:eastAsia="zh-CN"/>
                <w14:ligatures w14:val="standardContextual"/>
              </w:rPr>
              <w:tab/>
            </w:r>
            <w:r w:rsidRPr="00274E58" w:rsidDel="00274E58">
              <w:rPr>
                <w:rPrChange w:id="111" w:author="Charlie Gu" w:date="2026-06-07T21:34:00Z" w16du:dateUtc="2026-06-07T13:34:00Z">
                  <w:rPr>
                    <w:rStyle w:val="Hyperlink"/>
                  </w:rPr>
                </w:rPrChange>
              </w:rPr>
              <w:delText>Testing and defect remediation</w:delText>
            </w:r>
            <w:r w:rsidDel="00274E58">
              <w:rPr>
                <w:webHidden/>
              </w:rPr>
              <w:tab/>
              <w:delText>9</w:delText>
            </w:r>
          </w:del>
        </w:p>
        <w:p w14:paraId="051D232B" w14:textId="26CBCBB8" w:rsidR="00D168AE" w:rsidDel="00274E58" w:rsidRDefault="00D168AE">
          <w:pPr>
            <w:pStyle w:val="TOC2"/>
            <w:rPr>
              <w:del w:id="112" w:author="Charlie Gu" w:date="2026-06-07T21:34:00Z" w16du:dateUtc="2026-06-07T13:34:00Z"/>
              <w:rFonts w:asciiTheme="minorHAnsi" w:hAnsiTheme="minorHAnsi"/>
              <w:kern w:val="2"/>
              <w:sz w:val="24"/>
              <w:szCs w:val="24"/>
              <w:lang w:eastAsia="zh-CN"/>
              <w14:ligatures w14:val="standardContextual"/>
            </w:rPr>
          </w:pPr>
          <w:del w:id="113" w:author="Charlie Gu" w:date="2026-06-07T21:34:00Z" w16du:dateUtc="2026-06-07T13:34:00Z">
            <w:r w:rsidRPr="00274E58" w:rsidDel="00274E58">
              <w:rPr>
                <w:rPrChange w:id="114" w:author="Charlie Gu" w:date="2026-06-07T21:34:00Z" w16du:dateUtc="2026-06-07T13:34:00Z">
                  <w:rPr>
                    <w:rStyle w:val="Hyperlink"/>
                  </w:rPr>
                </w:rPrChange>
              </w:rPr>
              <w:delText>2.4</w:delText>
            </w:r>
            <w:r w:rsidDel="00274E58">
              <w:rPr>
                <w:rFonts w:asciiTheme="minorHAnsi" w:hAnsiTheme="minorHAnsi"/>
                <w:kern w:val="2"/>
                <w:sz w:val="24"/>
                <w:szCs w:val="24"/>
                <w:lang w:eastAsia="zh-CN"/>
                <w14:ligatures w14:val="standardContextual"/>
              </w:rPr>
              <w:tab/>
            </w:r>
            <w:r w:rsidRPr="00274E58" w:rsidDel="00274E58">
              <w:rPr>
                <w:rPrChange w:id="115" w:author="Charlie Gu" w:date="2026-06-07T21:34:00Z" w16du:dateUtc="2026-06-07T13:34:00Z">
                  <w:rPr>
                    <w:rStyle w:val="Hyperlink"/>
                  </w:rPr>
                </w:rPrChange>
              </w:rPr>
              <w:delText>Sprint completion</w:delText>
            </w:r>
            <w:r w:rsidDel="00274E58">
              <w:rPr>
                <w:webHidden/>
              </w:rPr>
              <w:tab/>
              <w:delText>12</w:delText>
            </w:r>
          </w:del>
        </w:p>
        <w:p w14:paraId="49DAEBFB" w14:textId="720FB716" w:rsidR="00D168AE" w:rsidDel="00274E58" w:rsidRDefault="00D168AE">
          <w:pPr>
            <w:pStyle w:val="TOC2"/>
            <w:rPr>
              <w:del w:id="116" w:author="Charlie Gu" w:date="2026-06-07T21:34:00Z" w16du:dateUtc="2026-06-07T13:34:00Z"/>
              <w:rFonts w:asciiTheme="minorHAnsi" w:hAnsiTheme="minorHAnsi"/>
              <w:kern w:val="2"/>
              <w:sz w:val="24"/>
              <w:szCs w:val="24"/>
              <w:lang w:eastAsia="zh-CN"/>
              <w14:ligatures w14:val="standardContextual"/>
            </w:rPr>
          </w:pPr>
          <w:del w:id="117" w:author="Charlie Gu" w:date="2026-06-07T21:34:00Z" w16du:dateUtc="2026-06-07T13:34:00Z">
            <w:r w:rsidRPr="00274E58" w:rsidDel="00274E58">
              <w:rPr>
                <w:rPrChange w:id="118" w:author="Charlie Gu" w:date="2026-06-07T21:34:00Z" w16du:dateUtc="2026-06-07T13:34:00Z">
                  <w:rPr>
                    <w:rStyle w:val="Hyperlink"/>
                  </w:rPr>
                </w:rPrChange>
              </w:rPr>
              <w:delText>2.5</w:delText>
            </w:r>
            <w:r w:rsidDel="00274E58">
              <w:rPr>
                <w:rFonts w:asciiTheme="minorHAnsi" w:hAnsiTheme="minorHAnsi"/>
                <w:kern w:val="2"/>
                <w:sz w:val="24"/>
                <w:szCs w:val="24"/>
                <w:lang w:eastAsia="zh-CN"/>
                <w14:ligatures w14:val="standardContextual"/>
              </w:rPr>
              <w:tab/>
            </w:r>
            <w:r w:rsidRPr="00274E58" w:rsidDel="00274E58">
              <w:rPr>
                <w:rPrChange w:id="119" w:author="Charlie Gu" w:date="2026-06-07T21:34:00Z" w16du:dateUtc="2026-06-07T13:34:00Z">
                  <w:rPr>
                    <w:rStyle w:val="Hyperlink"/>
                  </w:rPr>
                </w:rPrChange>
              </w:rPr>
              <w:delText>Project completion</w:delText>
            </w:r>
            <w:r w:rsidDel="00274E58">
              <w:rPr>
                <w:webHidden/>
              </w:rPr>
              <w:tab/>
              <w:delText>13</w:delText>
            </w:r>
          </w:del>
        </w:p>
        <w:p w14:paraId="6E9BE156" w14:textId="746286CF" w:rsidR="00D168AE" w:rsidDel="00274E58" w:rsidRDefault="00D168AE">
          <w:pPr>
            <w:pStyle w:val="TOC2"/>
            <w:rPr>
              <w:del w:id="120" w:author="Charlie Gu" w:date="2026-06-07T21:34:00Z" w16du:dateUtc="2026-06-07T13:34:00Z"/>
              <w:rFonts w:asciiTheme="minorHAnsi" w:hAnsiTheme="minorHAnsi"/>
              <w:kern w:val="2"/>
              <w:sz w:val="24"/>
              <w:szCs w:val="24"/>
              <w:lang w:eastAsia="zh-CN"/>
              <w14:ligatures w14:val="standardContextual"/>
            </w:rPr>
          </w:pPr>
          <w:del w:id="121" w:author="Charlie Gu" w:date="2026-06-07T21:34:00Z" w16du:dateUtc="2026-06-07T13:34:00Z">
            <w:r w:rsidRPr="00274E58" w:rsidDel="00274E58">
              <w:rPr>
                <w:rPrChange w:id="122" w:author="Charlie Gu" w:date="2026-06-07T21:34:00Z" w16du:dateUtc="2026-06-07T13:34:00Z">
                  <w:rPr>
                    <w:rStyle w:val="Hyperlink"/>
                  </w:rPr>
                </w:rPrChange>
              </w:rPr>
              <w:delText>2.6</w:delText>
            </w:r>
            <w:r w:rsidDel="00274E58">
              <w:rPr>
                <w:rFonts w:asciiTheme="minorHAnsi" w:hAnsiTheme="minorHAnsi"/>
                <w:kern w:val="2"/>
                <w:sz w:val="24"/>
                <w:szCs w:val="24"/>
                <w:lang w:eastAsia="zh-CN"/>
                <w14:ligatures w14:val="standardContextual"/>
              </w:rPr>
              <w:tab/>
            </w:r>
            <w:r w:rsidRPr="00274E58" w:rsidDel="00274E58">
              <w:rPr>
                <w:rPrChange w:id="123" w:author="Charlie Gu" w:date="2026-06-07T21:34:00Z" w16du:dateUtc="2026-06-07T13:34:00Z">
                  <w:rPr>
                    <w:rStyle w:val="Hyperlink"/>
                  </w:rPr>
                </w:rPrChange>
              </w:rPr>
              <w:delText>Timeline</w:delText>
            </w:r>
            <w:r w:rsidDel="00274E58">
              <w:rPr>
                <w:webHidden/>
              </w:rPr>
              <w:tab/>
              <w:delText>13</w:delText>
            </w:r>
          </w:del>
        </w:p>
        <w:p w14:paraId="6D208252" w14:textId="3162A49A" w:rsidR="00D168AE" w:rsidDel="00274E58" w:rsidRDefault="00D168AE">
          <w:pPr>
            <w:pStyle w:val="TOC1"/>
            <w:tabs>
              <w:tab w:val="left" w:pos="440"/>
              <w:tab w:val="right" w:leader="dot" w:pos="9350"/>
            </w:tabs>
            <w:rPr>
              <w:del w:id="124" w:author="Charlie Gu" w:date="2026-06-07T21:34:00Z" w16du:dateUtc="2026-06-07T13:34:00Z"/>
              <w:rFonts w:asciiTheme="minorHAnsi" w:hAnsiTheme="minorHAnsi"/>
              <w:b w:val="0"/>
              <w:noProof/>
              <w:kern w:val="2"/>
              <w:sz w:val="24"/>
              <w:szCs w:val="24"/>
              <w:lang w:eastAsia="zh-CN"/>
              <w14:ligatures w14:val="standardContextual"/>
            </w:rPr>
          </w:pPr>
          <w:del w:id="125" w:author="Charlie Gu" w:date="2026-06-07T21:34:00Z" w16du:dateUtc="2026-06-07T13:34:00Z">
            <w:r w:rsidRPr="00274E58" w:rsidDel="00274E58">
              <w:rPr>
                <w:noProof/>
                <w:rPrChange w:id="126" w:author="Charlie Gu" w:date="2026-06-07T21:34:00Z" w16du:dateUtc="2026-06-07T13:34:00Z">
                  <w:rPr>
                    <w:rStyle w:val="Hyperlink"/>
                    <w:noProof/>
                  </w:rPr>
                </w:rPrChange>
              </w:rPr>
              <w:delText>3</w:delText>
            </w:r>
            <w:r w:rsidDel="00274E58">
              <w:rPr>
                <w:rFonts w:asciiTheme="minorHAnsi" w:hAnsiTheme="minorHAnsi"/>
                <w:b w:val="0"/>
                <w:noProof/>
                <w:kern w:val="2"/>
                <w:sz w:val="24"/>
                <w:szCs w:val="24"/>
                <w:lang w:eastAsia="zh-CN"/>
                <w14:ligatures w14:val="standardContextual"/>
              </w:rPr>
              <w:tab/>
            </w:r>
            <w:r w:rsidRPr="00274E58" w:rsidDel="00274E58">
              <w:rPr>
                <w:noProof/>
                <w:rPrChange w:id="127" w:author="Charlie Gu" w:date="2026-06-07T21:34:00Z" w16du:dateUtc="2026-06-07T13:34:00Z">
                  <w:rPr>
                    <w:rStyle w:val="Hyperlink"/>
                    <w:noProof/>
                  </w:rPr>
                </w:rPrChange>
              </w:rPr>
              <w:delText>Project organization</w:delText>
            </w:r>
            <w:r w:rsidDel="00274E58">
              <w:rPr>
                <w:noProof/>
                <w:webHidden/>
              </w:rPr>
              <w:tab/>
              <w:delText>14</w:delText>
            </w:r>
          </w:del>
        </w:p>
        <w:p w14:paraId="13347B27" w14:textId="4921068E" w:rsidR="00D168AE" w:rsidDel="00274E58" w:rsidRDefault="00D168AE">
          <w:pPr>
            <w:pStyle w:val="TOC2"/>
            <w:rPr>
              <w:del w:id="128" w:author="Charlie Gu" w:date="2026-06-07T21:34:00Z" w16du:dateUtc="2026-06-07T13:34:00Z"/>
              <w:rFonts w:asciiTheme="minorHAnsi" w:hAnsiTheme="minorHAnsi"/>
              <w:kern w:val="2"/>
              <w:sz w:val="24"/>
              <w:szCs w:val="24"/>
              <w:lang w:eastAsia="zh-CN"/>
              <w14:ligatures w14:val="standardContextual"/>
            </w:rPr>
          </w:pPr>
          <w:del w:id="129" w:author="Charlie Gu" w:date="2026-06-07T21:34:00Z" w16du:dateUtc="2026-06-07T13:34:00Z">
            <w:r w:rsidRPr="00274E58" w:rsidDel="00274E58">
              <w:rPr>
                <w:rPrChange w:id="130" w:author="Charlie Gu" w:date="2026-06-07T21:34:00Z" w16du:dateUtc="2026-06-07T13:34:00Z">
                  <w:rPr>
                    <w:rStyle w:val="Hyperlink"/>
                  </w:rPr>
                </w:rPrChange>
              </w:rPr>
              <w:delText>3.1</w:delText>
            </w:r>
            <w:r w:rsidDel="00274E58">
              <w:rPr>
                <w:rFonts w:asciiTheme="minorHAnsi" w:hAnsiTheme="minorHAnsi"/>
                <w:kern w:val="2"/>
                <w:sz w:val="24"/>
                <w:szCs w:val="24"/>
                <w:lang w:eastAsia="zh-CN"/>
                <w14:ligatures w14:val="standardContextual"/>
              </w:rPr>
              <w:tab/>
            </w:r>
            <w:r w:rsidRPr="00274E58" w:rsidDel="00274E58">
              <w:rPr>
                <w:rPrChange w:id="131" w:author="Charlie Gu" w:date="2026-06-07T21:34:00Z" w16du:dateUtc="2026-06-07T13:34:00Z">
                  <w:rPr>
                    <w:rStyle w:val="Hyperlink"/>
                  </w:rPr>
                </w:rPrChange>
              </w:rPr>
              <w:delText>Project capacity</w:delText>
            </w:r>
            <w:r w:rsidDel="00274E58">
              <w:rPr>
                <w:webHidden/>
              </w:rPr>
              <w:tab/>
              <w:delText>14</w:delText>
            </w:r>
          </w:del>
        </w:p>
        <w:p w14:paraId="5F654847" w14:textId="09FBD14C" w:rsidR="00D168AE" w:rsidDel="00274E58" w:rsidRDefault="00D168AE">
          <w:pPr>
            <w:pStyle w:val="TOC2"/>
            <w:rPr>
              <w:del w:id="132" w:author="Charlie Gu" w:date="2026-06-07T21:34:00Z" w16du:dateUtc="2026-06-07T13:34:00Z"/>
              <w:rFonts w:asciiTheme="minorHAnsi" w:hAnsiTheme="minorHAnsi"/>
              <w:kern w:val="2"/>
              <w:sz w:val="24"/>
              <w:szCs w:val="24"/>
              <w:lang w:eastAsia="zh-CN"/>
              <w14:ligatures w14:val="standardContextual"/>
            </w:rPr>
          </w:pPr>
          <w:del w:id="133" w:author="Charlie Gu" w:date="2026-06-07T21:34:00Z" w16du:dateUtc="2026-06-07T13:34:00Z">
            <w:r w:rsidRPr="00274E58" w:rsidDel="00274E58">
              <w:rPr>
                <w:rPrChange w:id="134" w:author="Charlie Gu" w:date="2026-06-07T21:34:00Z" w16du:dateUtc="2026-06-07T13:34:00Z">
                  <w:rPr>
                    <w:rStyle w:val="Hyperlink"/>
                  </w:rPr>
                </w:rPrChange>
              </w:rPr>
              <w:delText>3.2</w:delText>
            </w:r>
            <w:r w:rsidDel="00274E58">
              <w:rPr>
                <w:rFonts w:asciiTheme="minorHAnsi" w:hAnsiTheme="minorHAnsi"/>
                <w:kern w:val="2"/>
                <w:sz w:val="24"/>
                <w:szCs w:val="24"/>
                <w:lang w:eastAsia="zh-CN"/>
                <w14:ligatures w14:val="standardContextual"/>
              </w:rPr>
              <w:tab/>
            </w:r>
            <w:r w:rsidRPr="00274E58" w:rsidDel="00274E58">
              <w:rPr>
                <w:rPrChange w:id="135" w:author="Charlie Gu" w:date="2026-06-07T21:34:00Z" w16du:dateUtc="2026-06-07T13:34:00Z">
                  <w:rPr>
                    <w:rStyle w:val="Hyperlink"/>
                  </w:rPr>
                </w:rPrChange>
              </w:rPr>
              <w:delText>Project staffing</w:delText>
            </w:r>
            <w:r w:rsidDel="00274E58">
              <w:rPr>
                <w:webHidden/>
              </w:rPr>
              <w:tab/>
              <w:delText>14</w:delText>
            </w:r>
          </w:del>
        </w:p>
        <w:p w14:paraId="4B92C613" w14:textId="18A0EA23" w:rsidR="00D168AE" w:rsidDel="00274E58" w:rsidRDefault="00D168AE">
          <w:pPr>
            <w:pStyle w:val="TOC2"/>
            <w:rPr>
              <w:del w:id="136" w:author="Charlie Gu" w:date="2026-06-07T21:34:00Z" w16du:dateUtc="2026-06-07T13:34:00Z"/>
              <w:rFonts w:asciiTheme="minorHAnsi" w:hAnsiTheme="minorHAnsi"/>
              <w:kern w:val="2"/>
              <w:sz w:val="24"/>
              <w:szCs w:val="24"/>
              <w:lang w:eastAsia="zh-CN"/>
              <w14:ligatures w14:val="standardContextual"/>
            </w:rPr>
          </w:pPr>
          <w:del w:id="137" w:author="Charlie Gu" w:date="2026-06-07T21:34:00Z" w16du:dateUtc="2026-06-07T13:34:00Z">
            <w:r w:rsidRPr="00274E58" w:rsidDel="00274E58">
              <w:rPr>
                <w:rPrChange w:id="138" w:author="Charlie Gu" w:date="2026-06-07T21:34:00Z" w16du:dateUtc="2026-06-07T13:34:00Z">
                  <w:rPr>
                    <w:rStyle w:val="Hyperlink"/>
                  </w:rPr>
                </w:rPrChange>
              </w:rPr>
              <w:delText>3.3</w:delText>
            </w:r>
            <w:r w:rsidDel="00274E58">
              <w:rPr>
                <w:rFonts w:asciiTheme="minorHAnsi" w:hAnsiTheme="minorHAnsi"/>
                <w:kern w:val="2"/>
                <w:sz w:val="24"/>
                <w:szCs w:val="24"/>
                <w:lang w:eastAsia="zh-CN"/>
                <w14:ligatures w14:val="standardContextual"/>
              </w:rPr>
              <w:tab/>
            </w:r>
            <w:r w:rsidRPr="00274E58" w:rsidDel="00274E58">
              <w:rPr>
                <w:rPrChange w:id="139" w:author="Charlie Gu" w:date="2026-06-07T21:34:00Z" w16du:dateUtc="2026-06-07T13:34:00Z">
                  <w:rPr>
                    <w:rStyle w:val="Hyperlink"/>
                  </w:rPr>
                </w:rPrChange>
              </w:rPr>
              <w:delText>Executive steering committee</w:delText>
            </w:r>
            <w:r w:rsidDel="00274E58">
              <w:rPr>
                <w:webHidden/>
              </w:rPr>
              <w:tab/>
              <w:delText>18</w:delText>
            </w:r>
          </w:del>
        </w:p>
        <w:p w14:paraId="58C5B186" w14:textId="16386584" w:rsidR="00D168AE" w:rsidDel="00274E58" w:rsidRDefault="00D168AE">
          <w:pPr>
            <w:pStyle w:val="TOC2"/>
            <w:rPr>
              <w:del w:id="140" w:author="Charlie Gu" w:date="2026-06-07T21:34:00Z" w16du:dateUtc="2026-06-07T13:34:00Z"/>
              <w:rFonts w:asciiTheme="minorHAnsi" w:hAnsiTheme="minorHAnsi"/>
              <w:kern w:val="2"/>
              <w:sz w:val="24"/>
              <w:szCs w:val="24"/>
              <w:lang w:eastAsia="zh-CN"/>
              <w14:ligatures w14:val="standardContextual"/>
            </w:rPr>
          </w:pPr>
          <w:del w:id="141" w:author="Charlie Gu" w:date="2026-06-07T21:34:00Z" w16du:dateUtc="2026-06-07T13:34:00Z">
            <w:r w:rsidRPr="00274E58" w:rsidDel="00274E58">
              <w:rPr>
                <w:rPrChange w:id="142" w:author="Charlie Gu" w:date="2026-06-07T21:34:00Z" w16du:dateUtc="2026-06-07T13:34:00Z">
                  <w:rPr>
                    <w:rStyle w:val="Hyperlink"/>
                  </w:rPr>
                </w:rPrChange>
              </w:rPr>
              <w:delText>3.4</w:delText>
            </w:r>
            <w:r w:rsidDel="00274E58">
              <w:rPr>
                <w:rFonts w:asciiTheme="minorHAnsi" w:hAnsiTheme="minorHAnsi"/>
                <w:kern w:val="2"/>
                <w:sz w:val="24"/>
                <w:szCs w:val="24"/>
                <w:lang w:eastAsia="zh-CN"/>
                <w14:ligatures w14:val="standardContextual"/>
              </w:rPr>
              <w:tab/>
            </w:r>
            <w:r w:rsidRPr="00274E58" w:rsidDel="00274E58">
              <w:rPr>
                <w:rPrChange w:id="143" w:author="Charlie Gu" w:date="2026-06-07T21:34:00Z" w16du:dateUtc="2026-06-07T13:34:00Z">
                  <w:rPr>
                    <w:rStyle w:val="Hyperlink"/>
                  </w:rPr>
                </w:rPrChange>
              </w:rPr>
              <w:delText>Product council</w:delText>
            </w:r>
            <w:r w:rsidDel="00274E58">
              <w:rPr>
                <w:webHidden/>
              </w:rPr>
              <w:tab/>
              <w:delText>18</w:delText>
            </w:r>
          </w:del>
        </w:p>
        <w:p w14:paraId="33384DBA" w14:textId="735CF000" w:rsidR="00D168AE" w:rsidDel="00274E58" w:rsidRDefault="00D168AE">
          <w:pPr>
            <w:pStyle w:val="TOC2"/>
            <w:rPr>
              <w:del w:id="144" w:author="Charlie Gu" w:date="2026-06-07T21:34:00Z" w16du:dateUtc="2026-06-07T13:34:00Z"/>
              <w:rFonts w:asciiTheme="minorHAnsi" w:hAnsiTheme="minorHAnsi"/>
              <w:kern w:val="2"/>
              <w:sz w:val="24"/>
              <w:szCs w:val="24"/>
              <w:lang w:eastAsia="zh-CN"/>
              <w14:ligatures w14:val="standardContextual"/>
            </w:rPr>
          </w:pPr>
          <w:del w:id="145" w:author="Charlie Gu" w:date="2026-06-07T21:34:00Z" w16du:dateUtc="2026-06-07T13:34:00Z">
            <w:r w:rsidRPr="00274E58" w:rsidDel="00274E58">
              <w:rPr>
                <w:rPrChange w:id="146" w:author="Charlie Gu" w:date="2026-06-07T21:34:00Z" w16du:dateUtc="2026-06-07T13:34:00Z">
                  <w:rPr>
                    <w:rStyle w:val="Hyperlink"/>
                  </w:rPr>
                </w:rPrChange>
              </w:rPr>
              <w:delText>3.5</w:delText>
            </w:r>
            <w:r w:rsidDel="00274E58">
              <w:rPr>
                <w:rFonts w:asciiTheme="minorHAnsi" w:hAnsiTheme="minorHAnsi"/>
                <w:kern w:val="2"/>
                <w:sz w:val="24"/>
                <w:szCs w:val="24"/>
                <w:lang w:eastAsia="zh-CN"/>
                <w14:ligatures w14:val="standardContextual"/>
              </w:rPr>
              <w:tab/>
            </w:r>
            <w:r w:rsidRPr="00274E58" w:rsidDel="00274E58">
              <w:rPr>
                <w:rPrChange w:id="147" w:author="Charlie Gu" w:date="2026-06-07T21:34:00Z" w16du:dateUtc="2026-06-07T13:34:00Z">
                  <w:rPr>
                    <w:rStyle w:val="Hyperlink"/>
                  </w:rPr>
                </w:rPrChange>
              </w:rPr>
              <w:delText>Feature team</w:delText>
            </w:r>
            <w:r w:rsidDel="00274E58">
              <w:rPr>
                <w:webHidden/>
              </w:rPr>
              <w:tab/>
              <w:delText>19</w:delText>
            </w:r>
          </w:del>
        </w:p>
        <w:p w14:paraId="120AAF91" w14:textId="179DBB81" w:rsidR="00D168AE" w:rsidDel="00274E58" w:rsidRDefault="00D168AE">
          <w:pPr>
            <w:pStyle w:val="TOC1"/>
            <w:tabs>
              <w:tab w:val="left" w:pos="440"/>
              <w:tab w:val="right" w:leader="dot" w:pos="9350"/>
            </w:tabs>
            <w:rPr>
              <w:del w:id="148" w:author="Charlie Gu" w:date="2026-06-07T21:34:00Z" w16du:dateUtc="2026-06-07T13:34:00Z"/>
              <w:rFonts w:asciiTheme="minorHAnsi" w:hAnsiTheme="minorHAnsi"/>
              <w:b w:val="0"/>
              <w:noProof/>
              <w:kern w:val="2"/>
              <w:sz w:val="24"/>
              <w:szCs w:val="24"/>
              <w:lang w:eastAsia="zh-CN"/>
              <w14:ligatures w14:val="standardContextual"/>
            </w:rPr>
          </w:pPr>
          <w:del w:id="149" w:author="Charlie Gu" w:date="2026-06-07T21:34:00Z" w16du:dateUtc="2026-06-07T13:34:00Z">
            <w:r w:rsidRPr="00274E58" w:rsidDel="00274E58">
              <w:rPr>
                <w:noProof/>
                <w:rPrChange w:id="150" w:author="Charlie Gu" w:date="2026-06-07T21:34:00Z" w16du:dateUtc="2026-06-07T13:34:00Z">
                  <w:rPr>
                    <w:rStyle w:val="Hyperlink"/>
                    <w:noProof/>
                  </w:rPr>
                </w:rPrChange>
              </w:rPr>
              <w:delText>4</w:delText>
            </w:r>
            <w:r w:rsidDel="00274E58">
              <w:rPr>
                <w:rFonts w:asciiTheme="minorHAnsi" w:hAnsiTheme="minorHAnsi"/>
                <w:b w:val="0"/>
                <w:noProof/>
                <w:kern w:val="2"/>
                <w:sz w:val="24"/>
                <w:szCs w:val="24"/>
                <w:lang w:eastAsia="zh-CN"/>
                <w14:ligatures w14:val="standardContextual"/>
              </w:rPr>
              <w:tab/>
            </w:r>
            <w:r w:rsidRPr="00274E58" w:rsidDel="00274E58">
              <w:rPr>
                <w:noProof/>
                <w:rPrChange w:id="151" w:author="Charlie Gu" w:date="2026-06-07T21:34:00Z" w16du:dateUtc="2026-06-07T13:34:00Z">
                  <w:rPr>
                    <w:rStyle w:val="Hyperlink"/>
                    <w:noProof/>
                  </w:rPr>
                </w:rPrChange>
              </w:rPr>
              <w:delText>Project governance</w:delText>
            </w:r>
            <w:r w:rsidDel="00274E58">
              <w:rPr>
                <w:noProof/>
                <w:webHidden/>
              </w:rPr>
              <w:tab/>
              <w:delText>20</w:delText>
            </w:r>
          </w:del>
        </w:p>
        <w:p w14:paraId="3EFDFCBB" w14:textId="27D2A21A" w:rsidR="00D168AE" w:rsidDel="00274E58" w:rsidRDefault="00D168AE">
          <w:pPr>
            <w:pStyle w:val="TOC2"/>
            <w:rPr>
              <w:del w:id="152" w:author="Charlie Gu" w:date="2026-06-07T21:34:00Z" w16du:dateUtc="2026-06-07T13:34:00Z"/>
              <w:rFonts w:asciiTheme="minorHAnsi" w:hAnsiTheme="minorHAnsi"/>
              <w:kern w:val="2"/>
              <w:sz w:val="24"/>
              <w:szCs w:val="24"/>
              <w:lang w:eastAsia="zh-CN"/>
              <w14:ligatures w14:val="standardContextual"/>
            </w:rPr>
          </w:pPr>
          <w:del w:id="153" w:author="Charlie Gu" w:date="2026-06-07T21:34:00Z" w16du:dateUtc="2026-06-07T13:34:00Z">
            <w:r w:rsidRPr="00274E58" w:rsidDel="00274E58">
              <w:rPr>
                <w:rPrChange w:id="154" w:author="Charlie Gu" w:date="2026-06-07T21:34:00Z" w16du:dateUtc="2026-06-07T13:34:00Z">
                  <w:rPr>
                    <w:rStyle w:val="Hyperlink"/>
                  </w:rPr>
                </w:rPrChange>
              </w:rPr>
              <w:delText>4.1</w:delText>
            </w:r>
            <w:r w:rsidDel="00274E58">
              <w:rPr>
                <w:rFonts w:asciiTheme="minorHAnsi" w:hAnsiTheme="minorHAnsi"/>
                <w:kern w:val="2"/>
                <w:sz w:val="24"/>
                <w:szCs w:val="24"/>
                <w:lang w:eastAsia="zh-CN"/>
                <w14:ligatures w14:val="standardContextual"/>
              </w:rPr>
              <w:tab/>
            </w:r>
            <w:r w:rsidRPr="00274E58" w:rsidDel="00274E58">
              <w:rPr>
                <w:rPrChange w:id="155" w:author="Charlie Gu" w:date="2026-06-07T21:34:00Z" w16du:dateUtc="2026-06-07T13:34:00Z">
                  <w:rPr>
                    <w:rStyle w:val="Hyperlink"/>
                  </w:rPr>
                </w:rPrChange>
              </w:rPr>
              <w:delText>Project communication</w:delText>
            </w:r>
            <w:r w:rsidDel="00274E58">
              <w:rPr>
                <w:webHidden/>
              </w:rPr>
              <w:tab/>
              <w:delText>20</w:delText>
            </w:r>
          </w:del>
        </w:p>
        <w:p w14:paraId="30D56E79" w14:textId="3DC383C3" w:rsidR="00D168AE" w:rsidDel="00274E58" w:rsidRDefault="00D168AE">
          <w:pPr>
            <w:pStyle w:val="TOC2"/>
            <w:rPr>
              <w:del w:id="156" w:author="Charlie Gu" w:date="2026-06-07T21:34:00Z" w16du:dateUtc="2026-06-07T13:34:00Z"/>
              <w:rFonts w:asciiTheme="minorHAnsi" w:hAnsiTheme="minorHAnsi"/>
              <w:kern w:val="2"/>
              <w:sz w:val="24"/>
              <w:szCs w:val="24"/>
              <w:lang w:eastAsia="zh-CN"/>
              <w14:ligatures w14:val="standardContextual"/>
            </w:rPr>
          </w:pPr>
          <w:del w:id="157" w:author="Charlie Gu" w:date="2026-06-07T21:34:00Z" w16du:dateUtc="2026-06-07T13:34:00Z">
            <w:r w:rsidRPr="00274E58" w:rsidDel="00274E58">
              <w:rPr>
                <w:rPrChange w:id="158" w:author="Charlie Gu" w:date="2026-06-07T21:34:00Z" w16du:dateUtc="2026-06-07T13:34:00Z">
                  <w:rPr>
                    <w:rStyle w:val="Hyperlink"/>
                  </w:rPr>
                </w:rPrChange>
              </w:rPr>
              <w:delText>4.2</w:delText>
            </w:r>
            <w:r w:rsidDel="00274E58">
              <w:rPr>
                <w:rFonts w:asciiTheme="minorHAnsi" w:hAnsiTheme="minorHAnsi"/>
                <w:kern w:val="2"/>
                <w:sz w:val="24"/>
                <w:szCs w:val="24"/>
                <w:lang w:eastAsia="zh-CN"/>
                <w14:ligatures w14:val="standardContextual"/>
              </w:rPr>
              <w:tab/>
            </w:r>
            <w:r w:rsidRPr="00274E58" w:rsidDel="00274E58">
              <w:rPr>
                <w:rPrChange w:id="159" w:author="Charlie Gu" w:date="2026-06-07T21:34:00Z" w16du:dateUtc="2026-06-07T13:34:00Z">
                  <w:rPr>
                    <w:rStyle w:val="Hyperlink"/>
                  </w:rPr>
                </w:rPrChange>
              </w:rPr>
              <w:delText>Risk and issue management</w:delText>
            </w:r>
            <w:r w:rsidDel="00274E58">
              <w:rPr>
                <w:webHidden/>
              </w:rPr>
              <w:tab/>
              <w:delText>20</w:delText>
            </w:r>
          </w:del>
        </w:p>
        <w:p w14:paraId="06FBD7F3" w14:textId="79AE2EBF" w:rsidR="00D168AE" w:rsidDel="00274E58" w:rsidRDefault="00D168AE">
          <w:pPr>
            <w:pStyle w:val="TOC2"/>
            <w:rPr>
              <w:del w:id="160" w:author="Charlie Gu" w:date="2026-06-07T21:34:00Z" w16du:dateUtc="2026-06-07T13:34:00Z"/>
              <w:rFonts w:asciiTheme="minorHAnsi" w:hAnsiTheme="minorHAnsi"/>
              <w:kern w:val="2"/>
              <w:sz w:val="24"/>
              <w:szCs w:val="24"/>
              <w:lang w:eastAsia="zh-CN"/>
              <w14:ligatures w14:val="standardContextual"/>
            </w:rPr>
          </w:pPr>
          <w:del w:id="161" w:author="Charlie Gu" w:date="2026-06-07T21:34:00Z" w16du:dateUtc="2026-06-07T13:34:00Z">
            <w:r w:rsidRPr="00274E58" w:rsidDel="00274E58">
              <w:rPr>
                <w:rPrChange w:id="162" w:author="Charlie Gu" w:date="2026-06-07T21:34:00Z" w16du:dateUtc="2026-06-07T13:34:00Z">
                  <w:rPr>
                    <w:rStyle w:val="Hyperlink"/>
                  </w:rPr>
                </w:rPrChange>
              </w:rPr>
              <w:delText>4.3</w:delText>
            </w:r>
            <w:r w:rsidDel="00274E58">
              <w:rPr>
                <w:rFonts w:asciiTheme="minorHAnsi" w:hAnsiTheme="minorHAnsi"/>
                <w:kern w:val="2"/>
                <w:sz w:val="24"/>
                <w:szCs w:val="24"/>
                <w:lang w:eastAsia="zh-CN"/>
                <w14:ligatures w14:val="standardContextual"/>
              </w:rPr>
              <w:tab/>
            </w:r>
            <w:r w:rsidRPr="00274E58" w:rsidDel="00274E58">
              <w:rPr>
                <w:rPrChange w:id="163" w:author="Charlie Gu" w:date="2026-06-07T21:34:00Z" w16du:dateUtc="2026-06-07T13:34:00Z">
                  <w:rPr>
                    <w:rStyle w:val="Hyperlink"/>
                  </w:rPr>
                </w:rPrChange>
              </w:rPr>
              <w:delText>Change management process</w:delText>
            </w:r>
            <w:r w:rsidDel="00274E58">
              <w:rPr>
                <w:webHidden/>
              </w:rPr>
              <w:tab/>
              <w:delText>20</w:delText>
            </w:r>
          </w:del>
        </w:p>
        <w:p w14:paraId="06983D67" w14:textId="420E83E2" w:rsidR="00D168AE" w:rsidDel="00274E58" w:rsidRDefault="00D168AE">
          <w:pPr>
            <w:pStyle w:val="TOC2"/>
            <w:rPr>
              <w:del w:id="164" w:author="Charlie Gu" w:date="2026-06-07T21:34:00Z" w16du:dateUtc="2026-06-07T13:34:00Z"/>
              <w:rFonts w:asciiTheme="minorHAnsi" w:hAnsiTheme="minorHAnsi"/>
              <w:kern w:val="2"/>
              <w:sz w:val="24"/>
              <w:szCs w:val="24"/>
              <w:lang w:eastAsia="zh-CN"/>
              <w14:ligatures w14:val="standardContextual"/>
            </w:rPr>
          </w:pPr>
          <w:del w:id="165" w:author="Charlie Gu" w:date="2026-06-07T21:34:00Z" w16du:dateUtc="2026-06-07T13:34:00Z">
            <w:r w:rsidRPr="00274E58" w:rsidDel="00274E58">
              <w:rPr>
                <w:rPrChange w:id="166" w:author="Charlie Gu" w:date="2026-06-07T21:34:00Z" w16du:dateUtc="2026-06-07T13:34:00Z">
                  <w:rPr>
                    <w:rStyle w:val="Hyperlink"/>
                  </w:rPr>
                </w:rPrChange>
              </w:rPr>
              <w:delText>4.4</w:delText>
            </w:r>
            <w:r w:rsidDel="00274E58">
              <w:rPr>
                <w:rFonts w:asciiTheme="minorHAnsi" w:hAnsiTheme="minorHAnsi"/>
                <w:kern w:val="2"/>
                <w:sz w:val="24"/>
                <w:szCs w:val="24"/>
                <w:lang w:eastAsia="zh-CN"/>
                <w14:ligatures w14:val="standardContextual"/>
              </w:rPr>
              <w:tab/>
            </w:r>
            <w:r w:rsidRPr="00274E58" w:rsidDel="00274E58">
              <w:rPr>
                <w:rPrChange w:id="167" w:author="Charlie Gu" w:date="2026-06-07T21:34:00Z" w16du:dateUtc="2026-06-07T13:34:00Z">
                  <w:rPr>
                    <w:rStyle w:val="Hyperlink"/>
                  </w:rPr>
                </w:rPrChange>
              </w:rPr>
              <w:delText>Escalation path</w:delText>
            </w:r>
            <w:r w:rsidDel="00274E58">
              <w:rPr>
                <w:webHidden/>
              </w:rPr>
              <w:tab/>
              <w:delText>20</w:delText>
            </w:r>
          </w:del>
        </w:p>
        <w:p w14:paraId="19784DC5" w14:textId="6733C934" w:rsidR="00D168AE" w:rsidDel="00274E58" w:rsidRDefault="00D168AE">
          <w:pPr>
            <w:pStyle w:val="TOC1"/>
            <w:tabs>
              <w:tab w:val="left" w:pos="440"/>
              <w:tab w:val="right" w:leader="dot" w:pos="9350"/>
            </w:tabs>
            <w:rPr>
              <w:del w:id="168" w:author="Charlie Gu" w:date="2026-06-07T21:34:00Z" w16du:dateUtc="2026-06-07T13:34:00Z"/>
              <w:rFonts w:asciiTheme="minorHAnsi" w:hAnsiTheme="minorHAnsi"/>
              <w:b w:val="0"/>
              <w:noProof/>
              <w:kern w:val="2"/>
              <w:sz w:val="24"/>
              <w:szCs w:val="24"/>
              <w:lang w:eastAsia="zh-CN"/>
              <w14:ligatures w14:val="standardContextual"/>
            </w:rPr>
          </w:pPr>
          <w:del w:id="169" w:author="Charlie Gu" w:date="2026-06-07T21:34:00Z" w16du:dateUtc="2026-06-07T13:34:00Z">
            <w:r w:rsidRPr="00274E58" w:rsidDel="00274E58">
              <w:rPr>
                <w:noProof/>
                <w:rPrChange w:id="170" w:author="Charlie Gu" w:date="2026-06-07T21:34:00Z" w16du:dateUtc="2026-06-07T13:34:00Z">
                  <w:rPr>
                    <w:rStyle w:val="Hyperlink"/>
                    <w:noProof/>
                  </w:rPr>
                </w:rPrChange>
              </w:rPr>
              <w:delText>5</w:delText>
            </w:r>
            <w:r w:rsidDel="00274E58">
              <w:rPr>
                <w:rFonts w:asciiTheme="minorHAnsi" w:hAnsiTheme="minorHAnsi"/>
                <w:b w:val="0"/>
                <w:noProof/>
                <w:kern w:val="2"/>
                <w:sz w:val="24"/>
                <w:szCs w:val="24"/>
                <w:lang w:eastAsia="zh-CN"/>
                <w14:ligatures w14:val="standardContextual"/>
              </w:rPr>
              <w:tab/>
            </w:r>
            <w:r w:rsidRPr="00274E58" w:rsidDel="00274E58">
              <w:rPr>
                <w:noProof/>
                <w:rPrChange w:id="171" w:author="Charlie Gu" w:date="2026-06-07T21:34:00Z" w16du:dateUtc="2026-06-07T13:34:00Z">
                  <w:rPr>
                    <w:rStyle w:val="Hyperlink"/>
                    <w:noProof/>
                  </w:rPr>
                </w:rPrChange>
              </w:rPr>
              <w:delText>Exhibits</w:delText>
            </w:r>
            <w:r w:rsidDel="00274E58">
              <w:rPr>
                <w:noProof/>
                <w:webHidden/>
              </w:rPr>
              <w:tab/>
              <w:delText>21</w:delText>
            </w:r>
          </w:del>
        </w:p>
        <w:p w14:paraId="374C3EA2" w14:textId="3E38F944" w:rsidR="00D168AE" w:rsidDel="00274E58" w:rsidRDefault="00D168AE">
          <w:pPr>
            <w:pStyle w:val="TOC2"/>
            <w:rPr>
              <w:del w:id="172" w:author="Charlie Gu" w:date="2026-06-07T21:34:00Z" w16du:dateUtc="2026-06-07T13:34:00Z"/>
              <w:rFonts w:asciiTheme="minorHAnsi" w:hAnsiTheme="minorHAnsi"/>
              <w:kern w:val="2"/>
              <w:sz w:val="24"/>
              <w:szCs w:val="24"/>
              <w:lang w:eastAsia="zh-CN"/>
              <w14:ligatures w14:val="standardContextual"/>
            </w:rPr>
          </w:pPr>
          <w:del w:id="173" w:author="Charlie Gu" w:date="2026-06-07T21:34:00Z" w16du:dateUtc="2026-06-07T13:34:00Z">
            <w:r w:rsidRPr="00274E58" w:rsidDel="00274E58">
              <w:rPr>
                <w:rPrChange w:id="174" w:author="Charlie Gu" w:date="2026-06-07T21:34:00Z" w16du:dateUtc="2026-06-07T13:34:00Z">
                  <w:rPr>
                    <w:rStyle w:val="Hyperlink"/>
                  </w:rPr>
                </w:rPrChange>
              </w:rPr>
              <w:delText>5.1</w:delText>
            </w:r>
            <w:r w:rsidDel="00274E58">
              <w:rPr>
                <w:rFonts w:asciiTheme="minorHAnsi" w:hAnsiTheme="minorHAnsi"/>
                <w:kern w:val="2"/>
                <w:sz w:val="24"/>
                <w:szCs w:val="24"/>
                <w:lang w:eastAsia="zh-CN"/>
                <w14:ligatures w14:val="standardContextual"/>
              </w:rPr>
              <w:tab/>
            </w:r>
            <w:r w:rsidRPr="00274E58" w:rsidDel="00274E58">
              <w:rPr>
                <w:rPrChange w:id="175" w:author="Charlie Gu" w:date="2026-06-07T21:34:00Z" w16du:dateUtc="2026-06-07T13:34:00Z">
                  <w:rPr>
                    <w:rStyle w:val="Hyperlink"/>
                  </w:rPr>
                </w:rPrChange>
              </w:rPr>
              <w:delText>Initial targeted product backlog</w:delText>
            </w:r>
            <w:r w:rsidDel="00274E58">
              <w:rPr>
                <w:webHidden/>
              </w:rPr>
              <w:tab/>
              <w:delText>21</w:delText>
            </w:r>
          </w:del>
        </w:p>
        <w:p w14:paraId="030B8BF2" w14:textId="1838F740" w:rsidR="00D168AE" w:rsidDel="00274E58" w:rsidRDefault="00D168AE">
          <w:pPr>
            <w:pStyle w:val="TOC2"/>
            <w:rPr>
              <w:del w:id="176" w:author="Charlie Gu" w:date="2026-06-07T21:34:00Z" w16du:dateUtc="2026-06-07T13:34:00Z"/>
              <w:rFonts w:asciiTheme="minorHAnsi" w:hAnsiTheme="minorHAnsi"/>
              <w:kern w:val="2"/>
              <w:sz w:val="24"/>
              <w:szCs w:val="24"/>
              <w:lang w:eastAsia="zh-CN"/>
              <w14:ligatures w14:val="standardContextual"/>
            </w:rPr>
          </w:pPr>
          <w:del w:id="177" w:author="Charlie Gu" w:date="2026-06-07T21:34:00Z" w16du:dateUtc="2026-06-07T13:34:00Z">
            <w:r w:rsidRPr="00274E58" w:rsidDel="00274E58">
              <w:rPr>
                <w:rPrChange w:id="178" w:author="Charlie Gu" w:date="2026-06-07T21:34:00Z" w16du:dateUtc="2026-06-07T13:34:00Z">
                  <w:rPr>
                    <w:rStyle w:val="Hyperlink"/>
                  </w:rPr>
                </w:rPrChange>
              </w:rPr>
              <w:delText>5.2</w:delText>
            </w:r>
            <w:r w:rsidDel="00274E58">
              <w:rPr>
                <w:rFonts w:asciiTheme="minorHAnsi" w:hAnsiTheme="minorHAnsi"/>
                <w:kern w:val="2"/>
                <w:sz w:val="24"/>
                <w:szCs w:val="24"/>
                <w:lang w:eastAsia="zh-CN"/>
                <w14:ligatures w14:val="standardContextual"/>
              </w:rPr>
              <w:tab/>
            </w:r>
            <w:r w:rsidRPr="00274E58" w:rsidDel="00274E58">
              <w:rPr>
                <w:rFonts w:eastAsiaTheme="minorHAnsi"/>
                <w:rPrChange w:id="179" w:author="Charlie Gu" w:date="2026-06-07T21:34:00Z" w16du:dateUtc="2026-06-07T13:34:00Z">
                  <w:rPr>
                    <w:rStyle w:val="Hyperlink"/>
                    <w:rFonts w:eastAsiaTheme="minorHAnsi"/>
                  </w:rPr>
                </w:rPrChange>
              </w:rPr>
              <w:delText>&lt;Bosch&gt;</w:delText>
            </w:r>
            <w:r w:rsidRPr="00274E58" w:rsidDel="00274E58">
              <w:rPr>
                <w:rPrChange w:id="180" w:author="Charlie Gu" w:date="2026-06-07T21:34:00Z" w16du:dateUtc="2026-06-07T13:34:00Z">
                  <w:rPr>
                    <w:rStyle w:val="Hyperlink"/>
                  </w:rPr>
                </w:rPrChange>
              </w:rPr>
              <w:delText>-specific documentation</w:delText>
            </w:r>
            <w:r w:rsidDel="00274E58">
              <w:rPr>
                <w:webHidden/>
              </w:rPr>
              <w:tab/>
              <w:delText>21</w:delText>
            </w:r>
          </w:del>
        </w:p>
        <w:p w14:paraId="6D047424" w14:textId="54C4CCF4" w:rsidR="00D168AE" w:rsidDel="00274E58" w:rsidRDefault="00D168AE">
          <w:pPr>
            <w:pStyle w:val="TOC1"/>
            <w:tabs>
              <w:tab w:val="left" w:pos="440"/>
              <w:tab w:val="right" w:leader="dot" w:pos="9350"/>
            </w:tabs>
            <w:rPr>
              <w:del w:id="181" w:author="Charlie Gu" w:date="2026-06-07T21:34:00Z" w16du:dateUtc="2026-06-07T13:34:00Z"/>
              <w:rFonts w:asciiTheme="minorHAnsi" w:hAnsiTheme="minorHAnsi"/>
              <w:b w:val="0"/>
              <w:noProof/>
              <w:kern w:val="2"/>
              <w:sz w:val="24"/>
              <w:szCs w:val="24"/>
              <w:lang w:eastAsia="zh-CN"/>
              <w14:ligatures w14:val="standardContextual"/>
            </w:rPr>
          </w:pPr>
          <w:del w:id="182" w:author="Charlie Gu" w:date="2026-06-07T21:34:00Z" w16du:dateUtc="2026-06-07T13:34:00Z">
            <w:r w:rsidRPr="00274E58" w:rsidDel="00274E58">
              <w:rPr>
                <w:noProof/>
                <w:rPrChange w:id="183" w:author="Charlie Gu" w:date="2026-06-07T21:34:00Z" w16du:dateUtc="2026-06-07T13:34:00Z">
                  <w:rPr>
                    <w:rStyle w:val="Hyperlink"/>
                    <w:noProof/>
                  </w:rPr>
                </w:rPrChange>
              </w:rPr>
              <w:delText>6</w:delText>
            </w:r>
            <w:r w:rsidDel="00274E58">
              <w:rPr>
                <w:rFonts w:asciiTheme="minorHAnsi" w:hAnsiTheme="minorHAnsi"/>
                <w:b w:val="0"/>
                <w:noProof/>
                <w:kern w:val="2"/>
                <w:sz w:val="24"/>
                <w:szCs w:val="24"/>
                <w:lang w:eastAsia="zh-CN"/>
                <w14:ligatures w14:val="standardContextual"/>
              </w:rPr>
              <w:tab/>
            </w:r>
            <w:r w:rsidRPr="00274E58" w:rsidDel="00274E58">
              <w:rPr>
                <w:noProof/>
                <w:rPrChange w:id="184" w:author="Charlie Gu" w:date="2026-06-07T21:34:00Z" w16du:dateUtc="2026-06-07T13:34:00Z">
                  <w:rPr>
                    <w:rStyle w:val="Hyperlink"/>
                    <w:noProof/>
                  </w:rPr>
                </w:rPrChange>
              </w:rPr>
              <w:delText>Appendix</w:delText>
            </w:r>
            <w:r w:rsidDel="00274E58">
              <w:rPr>
                <w:noProof/>
                <w:webHidden/>
              </w:rPr>
              <w:tab/>
              <w:delText>21</w:delText>
            </w:r>
          </w:del>
        </w:p>
        <w:p w14:paraId="5EE86FE1" w14:textId="0E2388D1" w:rsidR="00D168AE" w:rsidDel="00274E58" w:rsidRDefault="00D168AE">
          <w:pPr>
            <w:pStyle w:val="TOC2"/>
            <w:rPr>
              <w:del w:id="185" w:author="Charlie Gu" w:date="2026-06-07T21:34:00Z" w16du:dateUtc="2026-06-07T13:34:00Z"/>
              <w:rFonts w:asciiTheme="minorHAnsi" w:hAnsiTheme="minorHAnsi"/>
              <w:kern w:val="2"/>
              <w:sz w:val="24"/>
              <w:szCs w:val="24"/>
              <w:lang w:eastAsia="zh-CN"/>
              <w14:ligatures w14:val="standardContextual"/>
            </w:rPr>
          </w:pPr>
          <w:del w:id="186" w:author="Charlie Gu" w:date="2026-06-07T21:34:00Z" w16du:dateUtc="2026-06-07T13:34:00Z">
            <w:r w:rsidRPr="00274E58" w:rsidDel="00274E58">
              <w:rPr>
                <w:rPrChange w:id="187" w:author="Charlie Gu" w:date="2026-06-07T21:34:00Z" w16du:dateUtc="2026-06-07T13:34:00Z">
                  <w:rPr>
                    <w:rStyle w:val="Hyperlink"/>
                  </w:rPr>
                </w:rPrChange>
              </w:rPr>
              <w:delText>6.1</w:delText>
            </w:r>
            <w:r w:rsidDel="00274E58">
              <w:rPr>
                <w:rFonts w:asciiTheme="minorHAnsi" w:hAnsiTheme="minorHAnsi"/>
                <w:kern w:val="2"/>
                <w:sz w:val="24"/>
                <w:szCs w:val="24"/>
                <w:lang w:eastAsia="zh-CN"/>
                <w14:ligatures w14:val="standardContextual"/>
              </w:rPr>
              <w:tab/>
            </w:r>
            <w:r w:rsidRPr="00274E58" w:rsidDel="00274E58">
              <w:rPr>
                <w:rPrChange w:id="188" w:author="Charlie Gu" w:date="2026-06-07T21:34:00Z" w16du:dateUtc="2026-06-07T13:34:00Z">
                  <w:rPr>
                    <w:rStyle w:val="Hyperlink"/>
                  </w:rPr>
                </w:rPrChange>
              </w:rPr>
              <w:delText>Definitions and acronyms</w:delText>
            </w:r>
            <w:r w:rsidDel="00274E58">
              <w:rPr>
                <w:webHidden/>
              </w:rPr>
              <w:tab/>
              <w:delText>21</w:delText>
            </w:r>
          </w:del>
        </w:p>
        <w:p w14:paraId="161903C0" w14:textId="60C9BBE2" w:rsidR="00D168AE" w:rsidDel="00274E58" w:rsidRDefault="00D168AE">
          <w:pPr>
            <w:pStyle w:val="TOC2"/>
            <w:rPr>
              <w:del w:id="189" w:author="Charlie Gu" w:date="2026-06-07T21:34:00Z" w16du:dateUtc="2026-06-07T13:34:00Z"/>
              <w:rFonts w:asciiTheme="minorHAnsi" w:hAnsiTheme="minorHAnsi"/>
              <w:kern w:val="2"/>
              <w:sz w:val="24"/>
              <w:szCs w:val="24"/>
              <w:lang w:eastAsia="zh-CN"/>
              <w14:ligatures w14:val="standardContextual"/>
            </w:rPr>
          </w:pPr>
          <w:del w:id="190" w:author="Charlie Gu" w:date="2026-06-07T21:34:00Z" w16du:dateUtc="2026-06-07T13:34:00Z">
            <w:r w:rsidRPr="00274E58" w:rsidDel="00274E58">
              <w:rPr>
                <w:rPrChange w:id="191" w:author="Charlie Gu" w:date="2026-06-07T21:34:00Z" w16du:dateUtc="2026-06-07T13:34:00Z">
                  <w:rPr>
                    <w:rStyle w:val="Hyperlink"/>
                  </w:rPr>
                </w:rPrChange>
              </w:rPr>
              <w:delText>6.2</w:delText>
            </w:r>
            <w:r w:rsidDel="00274E58">
              <w:rPr>
                <w:rFonts w:asciiTheme="minorHAnsi" w:hAnsiTheme="minorHAnsi"/>
                <w:kern w:val="2"/>
                <w:sz w:val="24"/>
                <w:szCs w:val="24"/>
                <w:lang w:eastAsia="zh-CN"/>
                <w14:ligatures w14:val="standardContextual"/>
              </w:rPr>
              <w:tab/>
            </w:r>
            <w:r w:rsidRPr="00274E58" w:rsidDel="00274E58">
              <w:rPr>
                <w:rPrChange w:id="192" w:author="Charlie Gu" w:date="2026-06-07T21:34:00Z" w16du:dateUtc="2026-06-07T13:34:00Z">
                  <w:rPr>
                    <w:rStyle w:val="Hyperlink"/>
                  </w:rPr>
                </w:rPrChange>
              </w:rPr>
              <w:delText>Technology requirements</w:delText>
            </w:r>
            <w:r w:rsidDel="00274E58">
              <w:rPr>
                <w:webHidden/>
              </w:rPr>
              <w:tab/>
              <w:delText>23</w:delText>
            </w:r>
          </w:del>
        </w:p>
        <w:p w14:paraId="58B19DA3" w14:textId="621697D8" w:rsidR="00D168AE" w:rsidDel="00274E58" w:rsidRDefault="00D168AE">
          <w:pPr>
            <w:pStyle w:val="TOC2"/>
            <w:rPr>
              <w:del w:id="193" w:author="Charlie Gu" w:date="2026-06-07T21:34:00Z" w16du:dateUtc="2026-06-07T13:34:00Z"/>
              <w:rFonts w:asciiTheme="minorHAnsi" w:hAnsiTheme="minorHAnsi"/>
              <w:kern w:val="2"/>
              <w:sz w:val="24"/>
              <w:szCs w:val="24"/>
              <w:lang w:eastAsia="zh-CN"/>
              <w14:ligatures w14:val="standardContextual"/>
            </w:rPr>
          </w:pPr>
          <w:del w:id="194" w:author="Charlie Gu" w:date="2026-06-07T21:34:00Z" w16du:dateUtc="2026-06-07T13:34:00Z">
            <w:r w:rsidRPr="00274E58" w:rsidDel="00274E58">
              <w:rPr>
                <w:rPrChange w:id="195" w:author="Charlie Gu" w:date="2026-06-07T21:34:00Z" w16du:dateUtc="2026-06-07T13:34:00Z">
                  <w:rPr>
                    <w:rStyle w:val="Hyperlink"/>
                  </w:rPr>
                </w:rPrChange>
              </w:rPr>
              <w:delText>6.3</w:delText>
            </w:r>
            <w:r w:rsidDel="00274E58">
              <w:rPr>
                <w:rFonts w:asciiTheme="minorHAnsi" w:hAnsiTheme="minorHAnsi"/>
                <w:kern w:val="2"/>
                <w:sz w:val="24"/>
                <w:szCs w:val="24"/>
                <w:lang w:eastAsia="zh-CN"/>
                <w14:ligatures w14:val="standardContextual"/>
              </w:rPr>
              <w:tab/>
            </w:r>
            <w:r w:rsidRPr="00274E58" w:rsidDel="00274E58">
              <w:rPr>
                <w:rPrChange w:id="196" w:author="Charlie Gu" w:date="2026-06-07T21:34:00Z" w16du:dateUtc="2026-06-07T13:34:00Z">
                  <w:rPr>
                    <w:rStyle w:val="Hyperlink"/>
                  </w:rPr>
                </w:rPrChange>
              </w:rPr>
              <w:delText>Environment requirements</w:delText>
            </w:r>
            <w:r w:rsidDel="00274E58">
              <w:rPr>
                <w:webHidden/>
              </w:rPr>
              <w:tab/>
              <w:delText>24</w:delText>
            </w:r>
          </w:del>
        </w:p>
        <w:p w14:paraId="30F95B98" w14:textId="1E842B58" w:rsidR="00D168AE" w:rsidDel="00274E58" w:rsidRDefault="00D168AE">
          <w:pPr>
            <w:pStyle w:val="TOC2"/>
            <w:rPr>
              <w:del w:id="197" w:author="Charlie Gu" w:date="2026-06-07T21:34:00Z" w16du:dateUtc="2026-06-07T13:34:00Z"/>
              <w:rFonts w:asciiTheme="minorHAnsi" w:hAnsiTheme="minorHAnsi"/>
              <w:kern w:val="2"/>
              <w:sz w:val="24"/>
              <w:szCs w:val="24"/>
              <w:lang w:eastAsia="zh-CN"/>
              <w14:ligatures w14:val="standardContextual"/>
            </w:rPr>
          </w:pPr>
          <w:del w:id="198" w:author="Charlie Gu" w:date="2026-06-07T21:34:00Z" w16du:dateUtc="2026-06-07T13:34:00Z">
            <w:r w:rsidRPr="00274E58" w:rsidDel="00274E58">
              <w:rPr>
                <w:rPrChange w:id="199" w:author="Charlie Gu" w:date="2026-06-07T21:34:00Z" w16du:dateUtc="2026-06-07T13:34:00Z">
                  <w:rPr>
                    <w:rStyle w:val="Hyperlink"/>
                  </w:rPr>
                </w:rPrChange>
              </w:rPr>
              <w:delText>6.4</w:delText>
            </w:r>
            <w:r w:rsidDel="00274E58">
              <w:rPr>
                <w:rFonts w:asciiTheme="minorHAnsi" w:hAnsiTheme="minorHAnsi"/>
                <w:kern w:val="2"/>
                <w:sz w:val="24"/>
                <w:szCs w:val="24"/>
                <w:lang w:eastAsia="zh-CN"/>
                <w14:ligatures w14:val="standardContextual"/>
              </w:rPr>
              <w:tab/>
            </w:r>
            <w:r w:rsidRPr="00274E58" w:rsidDel="00274E58">
              <w:rPr>
                <w:rFonts w:eastAsiaTheme="minorHAnsi"/>
                <w:b/>
                <w:bCs/>
                <w:rPrChange w:id="200" w:author="Charlie Gu" w:date="2026-06-07T21:34:00Z" w16du:dateUtc="2026-06-07T13:34:00Z">
                  <w:rPr>
                    <w:rStyle w:val="Hyperlink"/>
                    <w:rFonts w:eastAsiaTheme="minorHAnsi"/>
                    <w:b/>
                    <w:bCs/>
                  </w:rPr>
                </w:rPrChange>
              </w:rPr>
              <w:delText>&lt;Bosch&gt;</w:delText>
            </w:r>
            <w:r w:rsidRPr="00274E58" w:rsidDel="00274E58">
              <w:rPr>
                <w:rPrChange w:id="201" w:author="Charlie Gu" w:date="2026-06-07T21:34:00Z" w16du:dateUtc="2026-06-07T13:34:00Z">
                  <w:rPr>
                    <w:rStyle w:val="Hyperlink"/>
                  </w:rPr>
                </w:rPrChange>
              </w:rPr>
              <w:delText xml:space="preserve"> responsibilities</w:delText>
            </w:r>
            <w:r w:rsidDel="00274E58">
              <w:rPr>
                <w:webHidden/>
              </w:rPr>
              <w:tab/>
              <w:delText>24</w:delText>
            </w:r>
          </w:del>
        </w:p>
        <w:p w14:paraId="693BA6D7" w14:textId="6A6AD540" w:rsidR="00D168AE" w:rsidDel="00274E58" w:rsidRDefault="00D168AE">
          <w:pPr>
            <w:pStyle w:val="TOC2"/>
            <w:rPr>
              <w:del w:id="202" w:author="Charlie Gu" w:date="2026-06-07T21:34:00Z" w16du:dateUtc="2026-06-07T13:34:00Z"/>
              <w:rFonts w:asciiTheme="minorHAnsi" w:hAnsiTheme="minorHAnsi"/>
              <w:kern w:val="2"/>
              <w:sz w:val="24"/>
              <w:szCs w:val="24"/>
              <w:lang w:eastAsia="zh-CN"/>
              <w14:ligatures w14:val="standardContextual"/>
            </w:rPr>
          </w:pPr>
          <w:del w:id="203" w:author="Charlie Gu" w:date="2026-06-07T21:34:00Z" w16du:dateUtc="2026-06-07T13:34:00Z">
            <w:r w:rsidRPr="00274E58" w:rsidDel="00274E58">
              <w:rPr>
                <w:rPrChange w:id="204" w:author="Charlie Gu" w:date="2026-06-07T21:34:00Z" w16du:dateUtc="2026-06-07T13:34:00Z">
                  <w:rPr>
                    <w:rStyle w:val="Hyperlink"/>
                  </w:rPr>
                </w:rPrChange>
              </w:rPr>
              <w:delText>6.5</w:delText>
            </w:r>
            <w:r w:rsidDel="00274E58">
              <w:rPr>
                <w:rFonts w:asciiTheme="minorHAnsi" w:hAnsiTheme="minorHAnsi"/>
                <w:kern w:val="2"/>
                <w:sz w:val="24"/>
                <w:szCs w:val="24"/>
                <w:lang w:eastAsia="zh-CN"/>
                <w14:ligatures w14:val="standardContextual"/>
              </w:rPr>
              <w:tab/>
            </w:r>
            <w:r w:rsidRPr="00274E58" w:rsidDel="00274E58">
              <w:rPr>
                <w:rPrChange w:id="205" w:author="Charlie Gu" w:date="2026-06-07T21:34:00Z" w16du:dateUtc="2026-06-07T13:34:00Z">
                  <w:rPr>
                    <w:rStyle w:val="Hyperlink"/>
                  </w:rPr>
                </w:rPrChange>
              </w:rPr>
              <w:delText>Project assumptions</w:delText>
            </w:r>
            <w:r w:rsidDel="00274E58">
              <w:rPr>
                <w:webHidden/>
              </w:rPr>
              <w:tab/>
              <w:delText>25</w:delText>
            </w:r>
          </w:del>
        </w:p>
        <w:p w14:paraId="7255BE48" w14:textId="307C7108" w:rsidR="00AB5CF9" w:rsidRPr="00BA5102" w:rsidRDefault="002A5282" w:rsidP="00BA5102">
          <w:pPr>
            <w:pStyle w:val="TOC2"/>
            <w:ind w:left="0"/>
          </w:pPr>
          <w:r w:rsidRPr="002A5282">
            <w:lastRenderedPageBreak/>
            <w:fldChar w:fldCharType="end"/>
          </w:r>
          <w:commentRangeEnd w:id="10"/>
          <w:r w:rsidR="009249C2">
            <w:rPr>
              <w:rStyle w:val="CommentReference"/>
              <w:b/>
              <w:bCs/>
              <w:sz w:val="20"/>
              <w:szCs w:val="20"/>
            </w:rPr>
            <w:commentReference w:id="10"/>
          </w:r>
          <w:commentRangeEnd w:id="11"/>
          <w:r w:rsidR="009A7851">
            <w:rPr>
              <w:rStyle w:val="CommentReference"/>
              <w:b/>
              <w:bCs/>
              <w:sz w:val="20"/>
              <w:szCs w:val="20"/>
            </w:rPr>
            <w:commentReference w:id="11"/>
          </w:r>
        </w:p>
      </w:sdtContent>
    </w:sdt>
    <w:p w14:paraId="4ECC5DAE" w14:textId="67BE2235" w:rsidR="00616461" w:rsidRPr="00AB5CF9" w:rsidRDefault="00616461" w:rsidP="00AB5CF9">
      <w:pPr>
        <w:pStyle w:val="TOCHeading"/>
      </w:pPr>
      <w:r w:rsidRPr="00AB5CF9">
        <w:t>Table of tables</w:t>
      </w:r>
    </w:p>
    <w:p w14:paraId="2DD2FBD8" w14:textId="739A0D0B" w:rsidR="00274E58" w:rsidRDefault="00CA4B7B">
      <w:pPr>
        <w:pStyle w:val="TableofFigures"/>
        <w:tabs>
          <w:tab w:val="right" w:leader="dot" w:pos="9350"/>
        </w:tabs>
        <w:rPr>
          <w:ins w:id="206" w:author="Charlie Gu" w:date="2026-06-07T21:34:00Z" w16du:dateUtc="2026-06-07T13:34:00Z"/>
          <w:rFonts w:asciiTheme="minorHAnsi" w:hAnsiTheme="minorHAnsi"/>
          <w:noProof/>
          <w:kern w:val="2"/>
          <w:sz w:val="24"/>
          <w:szCs w:val="24"/>
          <w:lang w:eastAsia="zh-CN"/>
          <w14:ligatures w14:val="standardContextual"/>
        </w:rPr>
      </w:pPr>
      <w:r>
        <w:rPr>
          <w:lang w:val="en-GB"/>
        </w:rPr>
        <w:fldChar w:fldCharType="begin"/>
      </w:r>
      <w:r>
        <w:rPr>
          <w:lang w:val="en-GB"/>
        </w:rPr>
        <w:instrText xml:space="preserve"> TOC \h \z \c "Table" </w:instrText>
      </w:r>
      <w:r>
        <w:rPr>
          <w:lang w:val="en-GB"/>
        </w:rPr>
        <w:fldChar w:fldCharType="separate"/>
      </w:r>
      <w:ins w:id="207" w:author="Charlie Gu" w:date="2026-06-07T21:34:00Z" w16du:dateUtc="2026-06-07T13:34:00Z">
        <w:r w:rsidR="00274E58" w:rsidRPr="009F55F0">
          <w:rPr>
            <w:rStyle w:val="Hyperlink"/>
            <w:noProof/>
          </w:rPr>
          <w:fldChar w:fldCharType="begin"/>
        </w:r>
        <w:r w:rsidR="00274E58" w:rsidRPr="009F55F0">
          <w:rPr>
            <w:rStyle w:val="Hyperlink"/>
            <w:noProof/>
          </w:rPr>
          <w:instrText xml:space="preserve"> </w:instrText>
        </w:r>
        <w:r w:rsidR="00274E58">
          <w:rPr>
            <w:noProof/>
          </w:rPr>
          <w:instrText>HYPERLINK \l "_Toc231760456"</w:instrText>
        </w:r>
        <w:r w:rsidR="00274E58" w:rsidRPr="009F55F0">
          <w:rPr>
            <w:rStyle w:val="Hyperlink"/>
            <w:noProof/>
          </w:rPr>
          <w:instrText xml:space="preserve"> </w:instrText>
        </w:r>
        <w:r w:rsidR="00274E58" w:rsidRPr="009F55F0">
          <w:rPr>
            <w:rStyle w:val="Hyperlink"/>
            <w:noProof/>
          </w:rPr>
        </w:r>
        <w:r w:rsidR="00274E58" w:rsidRPr="009F55F0">
          <w:rPr>
            <w:rStyle w:val="Hyperlink"/>
            <w:noProof/>
          </w:rPr>
          <w:fldChar w:fldCharType="separate"/>
        </w:r>
        <w:r w:rsidR="00274E58" w:rsidRPr="009F55F0">
          <w:rPr>
            <w:rStyle w:val="Hyperlink"/>
            <w:noProof/>
          </w:rPr>
          <w:t>Table 1: &lt;Bosch&gt; desired business objectives</w:t>
        </w:r>
        <w:r w:rsidR="00274E58">
          <w:rPr>
            <w:noProof/>
            <w:webHidden/>
          </w:rPr>
          <w:tab/>
        </w:r>
        <w:r w:rsidR="00274E58">
          <w:rPr>
            <w:noProof/>
            <w:webHidden/>
          </w:rPr>
          <w:fldChar w:fldCharType="begin"/>
        </w:r>
        <w:r w:rsidR="00274E58">
          <w:rPr>
            <w:noProof/>
            <w:webHidden/>
          </w:rPr>
          <w:instrText xml:space="preserve"> PAGEREF _Toc231760456 \h </w:instrText>
        </w:r>
        <w:r w:rsidR="00274E58">
          <w:rPr>
            <w:noProof/>
            <w:webHidden/>
          </w:rPr>
        </w:r>
        <w:r w:rsidR="00274E58">
          <w:rPr>
            <w:noProof/>
            <w:webHidden/>
          </w:rPr>
          <w:fldChar w:fldCharType="separate"/>
        </w:r>
        <w:r w:rsidR="00274E58">
          <w:rPr>
            <w:noProof/>
            <w:webHidden/>
          </w:rPr>
          <w:t>2</w:t>
        </w:r>
        <w:r w:rsidR="00274E58">
          <w:rPr>
            <w:noProof/>
            <w:webHidden/>
          </w:rPr>
          <w:fldChar w:fldCharType="end"/>
        </w:r>
        <w:r w:rsidR="00274E58" w:rsidRPr="009F55F0">
          <w:rPr>
            <w:rStyle w:val="Hyperlink"/>
            <w:noProof/>
          </w:rPr>
          <w:fldChar w:fldCharType="end"/>
        </w:r>
      </w:ins>
    </w:p>
    <w:p w14:paraId="12144E6F" w14:textId="4D086B2D" w:rsidR="00274E58" w:rsidRDefault="00274E58">
      <w:pPr>
        <w:pStyle w:val="TableofFigures"/>
        <w:tabs>
          <w:tab w:val="right" w:leader="dot" w:pos="9350"/>
        </w:tabs>
        <w:rPr>
          <w:ins w:id="208" w:author="Charlie Gu" w:date="2026-06-07T21:34:00Z" w16du:dateUtc="2026-06-07T13:34:00Z"/>
          <w:rFonts w:asciiTheme="minorHAnsi" w:hAnsiTheme="minorHAnsi"/>
          <w:noProof/>
          <w:kern w:val="2"/>
          <w:sz w:val="24"/>
          <w:szCs w:val="24"/>
          <w:lang w:eastAsia="zh-CN"/>
          <w14:ligatures w14:val="standardContextual"/>
        </w:rPr>
      </w:pPr>
      <w:ins w:id="209" w:author="Charlie Gu" w:date="2026-06-07T21:34:00Z" w16du:dateUtc="2026-06-07T13:34:00Z">
        <w:r w:rsidRPr="009F55F0">
          <w:rPr>
            <w:rStyle w:val="Hyperlink"/>
            <w:noProof/>
          </w:rPr>
          <w:fldChar w:fldCharType="begin"/>
        </w:r>
        <w:r w:rsidRPr="009F55F0">
          <w:rPr>
            <w:rStyle w:val="Hyperlink"/>
            <w:noProof/>
          </w:rPr>
          <w:instrText xml:space="preserve"> </w:instrText>
        </w:r>
        <w:r>
          <w:rPr>
            <w:noProof/>
          </w:rPr>
          <w:instrText>HYPERLINK \l "_Toc231760457"</w:instrText>
        </w:r>
        <w:r w:rsidRPr="009F55F0">
          <w:rPr>
            <w:rStyle w:val="Hyperlink"/>
            <w:noProof/>
          </w:rPr>
          <w:instrText xml:space="preserve"> </w:instrText>
        </w:r>
        <w:r w:rsidRPr="009F55F0">
          <w:rPr>
            <w:rStyle w:val="Hyperlink"/>
            <w:noProof/>
          </w:rPr>
        </w:r>
        <w:r w:rsidRPr="009F55F0">
          <w:rPr>
            <w:rStyle w:val="Hyperlink"/>
            <w:noProof/>
          </w:rPr>
          <w:fldChar w:fldCharType="separate"/>
        </w:r>
        <w:r w:rsidRPr="009F55F0">
          <w:rPr>
            <w:rStyle w:val="Hyperlink"/>
            <w:noProof/>
          </w:rPr>
          <w:t>Table 2: Targeted Epic</w:t>
        </w:r>
        <w:r>
          <w:rPr>
            <w:noProof/>
            <w:webHidden/>
          </w:rPr>
          <w:tab/>
        </w:r>
        <w:r>
          <w:rPr>
            <w:noProof/>
            <w:webHidden/>
          </w:rPr>
          <w:fldChar w:fldCharType="begin"/>
        </w:r>
        <w:r>
          <w:rPr>
            <w:noProof/>
            <w:webHidden/>
          </w:rPr>
          <w:instrText xml:space="preserve"> PAGEREF _Toc231760457 \h </w:instrText>
        </w:r>
        <w:r>
          <w:rPr>
            <w:noProof/>
            <w:webHidden/>
          </w:rPr>
        </w:r>
        <w:r>
          <w:rPr>
            <w:noProof/>
            <w:webHidden/>
          </w:rPr>
          <w:fldChar w:fldCharType="separate"/>
        </w:r>
        <w:r>
          <w:rPr>
            <w:noProof/>
            <w:webHidden/>
          </w:rPr>
          <w:t>2</w:t>
        </w:r>
        <w:r>
          <w:rPr>
            <w:noProof/>
            <w:webHidden/>
          </w:rPr>
          <w:fldChar w:fldCharType="end"/>
        </w:r>
        <w:r w:rsidRPr="009F55F0">
          <w:rPr>
            <w:rStyle w:val="Hyperlink"/>
            <w:noProof/>
          </w:rPr>
          <w:fldChar w:fldCharType="end"/>
        </w:r>
      </w:ins>
    </w:p>
    <w:p w14:paraId="3011BE4F" w14:textId="60EA4348" w:rsidR="00274E58" w:rsidRDefault="00274E58">
      <w:pPr>
        <w:pStyle w:val="TableofFigures"/>
        <w:tabs>
          <w:tab w:val="right" w:leader="dot" w:pos="9350"/>
        </w:tabs>
        <w:rPr>
          <w:ins w:id="210" w:author="Charlie Gu" w:date="2026-06-07T21:34:00Z" w16du:dateUtc="2026-06-07T13:34:00Z"/>
          <w:rFonts w:asciiTheme="minorHAnsi" w:hAnsiTheme="minorHAnsi"/>
          <w:noProof/>
          <w:kern w:val="2"/>
          <w:sz w:val="24"/>
          <w:szCs w:val="24"/>
          <w:lang w:eastAsia="zh-CN"/>
          <w14:ligatures w14:val="standardContextual"/>
        </w:rPr>
      </w:pPr>
      <w:ins w:id="211" w:author="Charlie Gu" w:date="2026-06-07T21:34:00Z" w16du:dateUtc="2026-06-07T13:34:00Z">
        <w:r w:rsidRPr="009F55F0">
          <w:rPr>
            <w:rStyle w:val="Hyperlink"/>
            <w:noProof/>
          </w:rPr>
          <w:fldChar w:fldCharType="begin"/>
        </w:r>
        <w:r w:rsidRPr="009F55F0">
          <w:rPr>
            <w:rStyle w:val="Hyperlink"/>
            <w:noProof/>
          </w:rPr>
          <w:instrText xml:space="preserve"> </w:instrText>
        </w:r>
        <w:r>
          <w:rPr>
            <w:noProof/>
          </w:rPr>
          <w:instrText>HYPERLINK \l "_Toc231760458"</w:instrText>
        </w:r>
        <w:r w:rsidRPr="009F55F0">
          <w:rPr>
            <w:rStyle w:val="Hyperlink"/>
            <w:noProof/>
          </w:rPr>
          <w:instrText xml:space="preserve"> </w:instrText>
        </w:r>
        <w:r w:rsidRPr="009F55F0">
          <w:rPr>
            <w:rStyle w:val="Hyperlink"/>
            <w:noProof/>
          </w:rPr>
        </w:r>
        <w:r w:rsidRPr="009F55F0">
          <w:rPr>
            <w:rStyle w:val="Hyperlink"/>
            <w:noProof/>
          </w:rPr>
          <w:fldChar w:fldCharType="separate"/>
        </w:r>
        <w:r w:rsidRPr="009F55F0">
          <w:rPr>
            <w:rStyle w:val="Hyperlink"/>
            <w:noProof/>
          </w:rPr>
          <w:t>Table 3: Areas out of scope</w:t>
        </w:r>
        <w:r>
          <w:rPr>
            <w:noProof/>
            <w:webHidden/>
          </w:rPr>
          <w:tab/>
        </w:r>
        <w:r>
          <w:rPr>
            <w:noProof/>
            <w:webHidden/>
          </w:rPr>
          <w:fldChar w:fldCharType="begin"/>
        </w:r>
        <w:r>
          <w:rPr>
            <w:noProof/>
            <w:webHidden/>
          </w:rPr>
          <w:instrText xml:space="preserve"> PAGEREF _Toc231760458 \h </w:instrText>
        </w:r>
        <w:r>
          <w:rPr>
            <w:noProof/>
            <w:webHidden/>
          </w:rPr>
        </w:r>
        <w:r>
          <w:rPr>
            <w:noProof/>
            <w:webHidden/>
          </w:rPr>
          <w:fldChar w:fldCharType="separate"/>
        </w:r>
        <w:r>
          <w:rPr>
            <w:noProof/>
            <w:webHidden/>
          </w:rPr>
          <w:t>4</w:t>
        </w:r>
        <w:r>
          <w:rPr>
            <w:noProof/>
            <w:webHidden/>
          </w:rPr>
          <w:fldChar w:fldCharType="end"/>
        </w:r>
        <w:r w:rsidRPr="009F55F0">
          <w:rPr>
            <w:rStyle w:val="Hyperlink"/>
            <w:noProof/>
          </w:rPr>
          <w:fldChar w:fldCharType="end"/>
        </w:r>
      </w:ins>
    </w:p>
    <w:p w14:paraId="33BEA934" w14:textId="7F04876C" w:rsidR="00274E58" w:rsidRDefault="00274E58">
      <w:pPr>
        <w:pStyle w:val="TableofFigures"/>
        <w:tabs>
          <w:tab w:val="right" w:leader="dot" w:pos="9350"/>
        </w:tabs>
        <w:rPr>
          <w:ins w:id="212" w:author="Charlie Gu" w:date="2026-06-07T21:34:00Z" w16du:dateUtc="2026-06-07T13:34:00Z"/>
          <w:rFonts w:asciiTheme="minorHAnsi" w:hAnsiTheme="minorHAnsi"/>
          <w:noProof/>
          <w:kern w:val="2"/>
          <w:sz w:val="24"/>
          <w:szCs w:val="24"/>
          <w:lang w:eastAsia="zh-CN"/>
          <w14:ligatures w14:val="standardContextual"/>
        </w:rPr>
      </w:pPr>
      <w:ins w:id="213" w:author="Charlie Gu" w:date="2026-06-07T21:34:00Z" w16du:dateUtc="2026-06-07T13:34:00Z">
        <w:r w:rsidRPr="009F55F0">
          <w:rPr>
            <w:rStyle w:val="Hyperlink"/>
            <w:noProof/>
          </w:rPr>
          <w:fldChar w:fldCharType="begin"/>
        </w:r>
        <w:r w:rsidRPr="009F55F0">
          <w:rPr>
            <w:rStyle w:val="Hyperlink"/>
            <w:noProof/>
          </w:rPr>
          <w:instrText xml:space="preserve"> </w:instrText>
        </w:r>
        <w:r>
          <w:rPr>
            <w:noProof/>
          </w:rPr>
          <w:instrText>HYPERLINK \l "_Toc231760459"</w:instrText>
        </w:r>
        <w:r w:rsidRPr="009F55F0">
          <w:rPr>
            <w:rStyle w:val="Hyperlink"/>
            <w:noProof/>
          </w:rPr>
          <w:instrText xml:space="preserve"> </w:instrText>
        </w:r>
        <w:r w:rsidRPr="009F55F0">
          <w:rPr>
            <w:rStyle w:val="Hyperlink"/>
            <w:noProof/>
          </w:rPr>
        </w:r>
        <w:r w:rsidRPr="009F55F0">
          <w:rPr>
            <w:rStyle w:val="Hyperlink"/>
            <w:noProof/>
          </w:rPr>
          <w:fldChar w:fldCharType="separate"/>
        </w:r>
        <w:r w:rsidRPr="009F55F0">
          <w:rPr>
            <w:rStyle w:val="Hyperlink"/>
            <w:noProof/>
          </w:rPr>
          <w:t>Table 4: Delivery approach</w:t>
        </w:r>
        <w:r>
          <w:rPr>
            <w:noProof/>
            <w:webHidden/>
          </w:rPr>
          <w:tab/>
        </w:r>
        <w:r>
          <w:rPr>
            <w:noProof/>
            <w:webHidden/>
          </w:rPr>
          <w:fldChar w:fldCharType="begin"/>
        </w:r>
        <w:r>
          <w:rPr>
            <w:noProof/>
            <w:webHidden/>
          </w:rPr>
          <w:instrText xml:space="preserve"> PAGEREF _Toc231760459 \h </w:instrText>
        </w:r>
        <w:r>
          <w:rPr>
            <w:noProof/>
            <w:webHidden/>
          </w:rPr>
        </w:r>
        <w:r>
          <w:rPr>
            <w:noProof/>
            <w:webHidden/>
          </w:rPr>
          <w:fldChar w:fldCharType="separate"/>
        </w:r>
        <w:r>
          <w:rPr>
            <w:noProof/>
            <w:webHidden/>
          </w:rPr>
          <w:t>7</w:t>
        </w:r>
        <w:r>
          <w:rPr>
            <w:noProof/>
            <w:webHidden/>
          </w:rPr>
          <w:fldChar w:fldCharType="end"/>
        </w:r>
        <w:r w:rsidRPr="009F55F0">
          <w:rPr>
            <w:rStyle w:val="Hyperlink"/>
            <w:noProof/>
          </w:rPr>
          <w:fldChar w:fldCharType="end"/>
        </w:r>
      </w:ins>
    </w:p>
    <w:p w14:paraId="346DF4D3" w14:textId="16AB1843" w:rsidR="00274E58" w:rsidRDefault="00274E58">
      <w:pPr>
        <w:pStyle w:val="TableofFigures"/>
        <w:tabs>
          <w:tab w:val="right" w:leader="dot" w:pos="9350"/>
        </w:tabs>
        <w:rPr>
          <w:ins w:id="214" w:author="Charlie Gu" w:date="2026-06-07T21:34:00Z" w16du:dateUtc="2026-06-07T13:34:00Z"/>
          <w:rFonts w:asciiTheme="minorHAnsi" w:hAnsiTheme="minorHAnsi"/>
          <w:noProof/>
          <w:kern w:val="2"/>
          <w:sz w:val="24"/>
          <w:szCs w:val="24"/>
          <w:lang w:eastAsia="zh-CN"/>
          <w14:ligatures w14:val="standardContextual"/>
        </w:rPr>
      </w:pPr>
      <w:ins w:id="215" w:author="Charlie Gu" w:date="2026-06-07T21:34:00Z" w16du:dateUtc="2026-06-07T13:34:00Z">
        <w:r w:rsidRPr="009F55F0">
          <w:rPr>
            <w:rStyle w:val="Hyperlink"/>
            <w:noProof/>
          </w:rPr>
          <w:fldChar w:fldCharType="begin"/>
        </w:r>
        <w:r w:rsidRPr="009F55F0">
          <w:rPr>
            <w:rStyle w:val="Hyperlink"/>
            <w:noProof/>
          </w:rPr>
          <w:instrText xml:space="preserve"> </w:instrText>
        </w:r>
        <w:r>
          <w:rPr>
            <w:noProof/>
          </w:rPr>
          <w:instrText>HYPERLINK \l "_Toc231760460"</w:instrText>
        </w:r>
        <w:r w:rsidRPr="009F55F0">
          <w:rPr>
            <w:rStyle w:val="Hyperlink"/>
            <w:noProof/>
          </w:rPr>
          <w:instrText xml:space="preserve"> </w:instrText>
        </w:r>
        <w:r w:rsidRPr="009F55F0">
          <w:rPr>
            <w:rStyle w:val="Hyperlink"/>
            <w:noProof/>
          </w:rPr>
        </w:r>
        <w:r w:rsidRPr="009F55F0">
          <w:rPr>
            <w:rStyle w:val="Hyperlink"/>
            <w:noProof/>
          </w:rPr>
          <w:fldChar w:fldCharType="separate"/>
        </w:r>
        <w:r w:rsidRPr="009F55F0">
          <w:rPr>
            <w:rStyle w:val="Hyperlink"/>
            <w:noProof/>
          </w:rPr>
          <w:t>Table 5: Testing in scope</w:t>
        </w:r>
        <w:r>
          <w:rPr>
            <w:noProof/>
            <w:webHidden/>
          </w:rPr>
          <w:tab/>
        </w:r>
        <w:r>
          <w:rPr>
            <w:noProof/>
            <w:webHidden/>
          </w:rPr>
          <w:fldChar w:fldCharType="begin"/>
        </w:r>
        <w:r>
          <w:rPr>
            <w:noProof/>
            <w:webHidden/>
          </w:rPr>
          <w:instrText xml:space="preserve"> PAGEREF _Toc231760460 \h </w:instrText>
        </w:r>
        <w:r>
          <w:rPr>
            <w:noProof/>
            <w:webHidden/>
          </w:rPr>
        </w:r>
        <w:r>
          <w:rPr>
            <w:noProof/>
            <w:webHidden/>
          </w:rPr>
          <w:fldChar w:fldCharType="separate"/>
        </w:r>
        <w:r>
          <w:rPr>
            <w:noProof/>
            <w:webHidden/>
          </w:rPr>
          <w:t>9</w:t>
        </w:r>
        <w:r>
          <w:rPr>
            <w:noProof/>
            <w:webHidden/>
          </w:rPr>
          <w:fldChar w:fldCharType="end"/>
        </w:r>
        <w:r w:rsidRPr="009F55F0">
          <w:rPr>
            <w:rStyle w:val="Hyperlink"/>
            <w:noProof/>
          </w:rPr>
          <w:fldChar w:fldCharType="end"/>
        </w:r>
      </w:ins>
    </w:p>
    <w:p w14:paraId="795620AF" w14:textId="59EC092E" w:rsidR="00274E58" w:rsidRDefault="00274E58">
      <w:pPr>
        <w:pStyle w:val="TableofFigures"/>
        <w:tabs>
          <w:tab w:val="right" w:leader="dot" w:pos="9350"/>
        </w:tabs>
        <w:rPr>
          <w:ins w:id="216" w:author="Charlie Gu" w:date="2026-06-07T21:34:00Z" w16du:dateUtc="2026-06-07T13:34:00Z"/>
          <w:rFonts w:asciiTheme="minorHAnsi" w:hAnsiTheme="minorHAnsi"/>
          <w:noProof/>
          <w:kern w:val="2"/>
          <w:sz w:val="24"/>
          <w:szCs w:val="24"/>
          <w:lang w:eastAsia="zh-CN"/>
          <w14:ligatures w14:val="standardContextual"/>
        </w:rPr>
      </w:pPr>
      <w:ins w:id="217" w:author="Charlie Gu" w:date="2026-06-07T21:34:00Z" w16du:dateUtc="2026-06-07T13:34:00Z">
        <w:r w:rsidRPr="009F55F0">
          <w:rPr>
            <w:rStyle w:val="Hyperlink"/>
            <w:noProof/>
          </w:rPr>
          <w:fldChar w:fldCharType="begin"/>
        </w:r>
        <w:r w:rsidRPr="009F55F0">
          <w:rPr>
            <w:rStyle w:val="Hyperlink"/>
            <w:noProof/>
          </w:rPr>
          <w:instrText xml:space="preserve"> </w:instrText>
        </w:r>
        <w:r>
          <w:rPr>
            <w:noProof/>
          </w:rPr>
          <w:instrText>HYPERLINK \l "_Toc231760461"</w:instrText>
        </w:r>
        <w:r w:rsidRPr="009F55F0">
          <w:rPr>
            <w:rStyle w:val="Hyperlink"/>
            <w:noProof/>
          </w:rPr>
          <w:instrText xml:space="preserve"> </w:instrText>
        </w:r>
        <w:r w:rsidRPr="009F55F0">
          <w:rPr>
            <w:rStyle w:val="Hyperlink"/>
            <w:noProof/>
          </w:rPr>
        </w:r>
        <w:r w:rsidRPr="009F55F0">
          <w:rPr>
            <w:rStyle w:val="Hyperlink"/>
            <w:noProof/>
          </w:rPr>
          <w:fldChar w:fldCharType="separate"/>
        </w:r>
        <w:r w:rsidRPr="009F55F0">
          <w:rPr>
            <w:rStyle w:val="Hyperlink"/>
            <w:noProof/>
          </w:rPr>
          <w:t>Table 6: Sprint review work products</w:t>
        </w:r>
        <w:r>
          <w:rPr>
            <w:noProof/>
            <w:webHidden/>
          </w:rPr>
          <w:tab/>
        </w:r>
        <w:r>
          <w:rPr>
            <w:noProof/>
            <w:webHidden/>
          </w:rPr>
          <w:fldChar w:fldCharType="begin"/>
        </w:r>
        <w:r>
          <w:rPr>
            <w:noProof/>
            <w:webHidden/>
          </w:rPr>
          <w:instrText xml:space="preserve"> PAGEREF _Toc231760461 \h </w:instrText>
        </w:r>
        <w:r>
          <w:rPr>
            <w:noProof/>
            <w:webHidden/>
          </w:rPr>
        </w:r>
        <w:r>
          <w:rPr>
            <w:noProof/>
            <w:webHidden/>
          </w:rPr>
          <w:fldChar w:fldCharType="separate"/>
        </w:r>
        <w:r>
          <w:rPr>
            <w:noProof/>
            <w:webHidden/>
          </w:rPr>
          <w:t>12</w:t>
        </w:r>
        <w:r>
          <w:rPr>
            <w:noProof/>
            <w:webHidden/>
          </w:rPr>
          <w:fldChar w:fldCharType="end"/>
        </w:r>
        <w:r w:rsidRPr="009F55F0">
          <w:rPr>
            <w:rStyle w:val="Hyperlink"/>
            <w:noProof/>
          </w:rPr>
          <w:fldChar w:fldCharType="end"/>
        </w:r>
      </w:ins>
    </w:p>
    <w:p w14:paraId="7830D833" w14:textId="74B63BAA" w:rsidR="00274E58" w:rsidRDefault="00274E58">
      <w:pPr>
        <w:pStyle w:val="TableofFigures"/>
        <w:tabs>
          <w:tab w:val="right" w:leader="dot" w:pos="9350"/>
        </w:tabs>
        <w:rPr>
          <w:ins w:id="218" w:author="Charlie Gu" w:date="2026-06-07T21:34:00Z" w16du:dateUtc="2026-06-07T13:34:00Z"/>
          <w:rFonts w:asciiTheme="minorHAnsi" w:hAnsiTheme="minorHAnsi"/>
          <w:noProof/>
          <w:kern w:val="2"/>
          <w:sz w:val="24"/>
          <w:szCs w:val="24"/>
          <w:lang w:eastAsia="zh-CN"/>
          <w14:ligatures w14:val="standardContextual"/>
        </w:rPr>
      </w:pPr>
      <w:ins w:id="219" w:author="Charlie Gu" w:date="2026-06-07T21:34:00Z" w16du:dateUtc="2026-06-07T13:34:00Z">
        <w:r w:rsidRPr="009F55F0">
          <w:rPr>
            <w:rStyle w:val="Hyperlink"/>
            <w:noProof/>
          </w:rPr>
          <w:fldChar w:fldCharType="begin"/>
        </w:r>
        <w:r w:rsidRPr="009F55F0">
          <w:rPr>
            <w:rStyle w:val="Hyperlink"/>
            <w:noProof/>
          </w:rPr>
          <w:instrText xml:space="preserve"> </w:instrText>
        </w:r>
        <w:r>
          <w:rPr>
            <w:noProof/>
          </w:rPr>
          <w:instrText>HYPERLINK \l "_Toc231760462"</w:instrText>
        </w:r>
        <w:r w:rsidRPr="009F55F0">
          <w:rPr>
            <w:rStyle w:val="Hyperlink"/>
            <w:noProof/>
          </w:rPr>
          <w:instrText xml:space="preserve"> </w:instrText>
        </w:r>
        <w:r w:rsidRPr="009F55F0">
          <w:rPr>
            <w:rStyle w:val="Hyperlink"/>
            <w:noProof/>
          </w:rPr>
        </w:r>
        <w:r w:rsidRPr="009F55F0">
          <w:rPr>
            <w:rStyle w:val="Hyperlink"/>
            <w:noProof/>
          </w:rPr>
          <w:fldChar w:fldCharType="separate"/>
        </w:r>
        <w:r w:rsidRPr="009F55F0">
          <w:rPr>
            <w:rStyle w:val="Hyperlink"/>
            <w:noProof/>
          </w:rPr>
          <w:t>Table 7: Project staffing - &lt;Bosch&gt;</w:t>
        </w:r>
        <w:r>
          <w:rPr>
            <w:noProof/>
            <w:webHidden/>
          </w:rPr>
          <w:tab/>
        </w:r>
        <w:r>
          <w:rPr>
            <w:noProof/>
            <w:webHidden/>
          </w:rPr>
          <w:fldChar w:fldCharType="begin"/>
        </w:r>
        <w:r>
          <w:rPr>
            <w:noProof/>
            <w:webHidden/>
          </w:rPr>
          <w:instrText xml:space="preserve"> PAGEREF _Toc231760462 \h </w:instrText>
        </w:r>
        <w:r>
          <w:rPr>
            <w:noProof/>
            <w:webHidden/>
          </w:rPr>
        </w:r>
        <w:r>
          <w:rPr>
            <w:noProof/>
            <w:webHidden/>
          </w:rPr>
          <w:fldChar w:fldCharType="separate"/>
        </w:r>
        <w:r>
          <w:rPr>
            <w:noProof/>
            <w:webHidden/>
          </w:rPr>
          <w:t>14</w:t>
        </w:r>
        <w:r>
          <w:rPr>
            <w:noProof/>
            <w:webHidden/>
          </w:rPr>
          <w:fldChar w:fldCharType="end"/>
        </w:r>
        <w:r w:rsidRPr="009F55F0">
          <w:rPr>
            <w:rStyle w:val="Hyperlink"/>
            <w:noProof/>
          </w:rPr>
          <w:fldChar w:fldCharType="end"/>
        </w:r>
      </w:ins>
    </w:p>
    <w:p w14:paraId="04E31BD6" w14:textId="60C1EBBB" w:rsidR="00274E58" w:rsidRDefault="00274E58">
      <w:pPr>
        <w:pStyle w:val="TableofFigures"/>
        <w:tabs>
          <w:tab w:val="right" w:leader="dot" w:pos="9350"/>
        </w:tabs>
        <w:rPr>
          <w:ins w:id="220" w:author="Charlie Gu" w:date="2026-06-07T21:34:00Z" w16du:dateUtc="2026-06-07T13:34:00Z"/>
          <w:rFonts w:asciiTheme="minorHAnsi" w:hAnsiTheme="minorHAnsi"/>
          <w:noProof/>
          <w:kern w:val="2"/>
          <w:sz w:val="24"/>
          <w:szCs w:val="24"/>
          <w:lang w:eastAsia="zh-CN"/>
          <w14:ligatures w14:val="standardContextual"/>
        </w:rPr>
      </w:pPr>
      <w:ins w:id="221" w:author="Charlie Gu" w:date="2026-06-07T21:34:00Z" w16du:dateUtc="2026-06-07T13:34:00Z">
        <w:r w:rsidRPr="009F55F0">
          <w:rPr>
            <w:rStyle w:val="Hyperlink"/>
            <w:noProof/>
          </w:rPr>
          <w:fldChar w:fldCharType="begin"/>
        </w:r>
        <w:r w:rsidRPr="009F55F0">
          <w:rPr>
            <w:rStyle w:val="Hyperlink"/>
            <w:noProof/>
          </w:rPr>
          <w:instrText xml:space="preserve"> </w:instrText>
        </w:r>
        <w:r>
          <w:rPr>
            <w:noProof/>
          </w:rPr>
          <w:instrText>HYPERLINK \l "_Toc231760463"</w:instrText>
        </w:r>
        <w:r w:rsidRPr="009F55F0">
          <w:rPr>
            <w:rStyle w:val="Hyperlink"/>
            <w:noProof/>
          </w:rPr>
          <w:instrText xml:space="preserve"> </w:instrText>
        </w:r>
        <w:r w:rsidRPr="009F55F0">
          <w:rPr>
            <w:rStyle w:val="Hyperlink"/>
            <w:noProof/>
          </w:rPr>
        </w:r>
        <w:r w:rsidRPr="009F55F0">
          <w:rPr>
            <w:rStyle w:val="Hyperlink"/>
            <w:noProof/>
          </w:rPr>
          <w:fldChar w:fldCharType="separate"/>
        </w:r>
        <w:r w:rsidRPr="009F55F0">
          <w:rPr>
            <w:rStyle w:val="Hyperlink"/>
            <w:noProof/>
          </w:rPr>
          <w:t>Table 8: Project staffing – &lt;MSFT&gt;</w:t>
        </w:r>
        <w:r>
          <w:rPr>
            <w:noProof/>
            <w:webHidden/>
          </w:rPr>
          <w:tab/>
        </w:r>
        <w:r>
          <w:rPr>
            <w:noProof/>
            <w:webHidden/>
          </w:rPr>
          <w:fldChar w:fldCharType="begin"/>
        </w:r>
        <w:r>
          <w:rPr>
            <w:noProof/>
            <w:webHidden/>
          </w:rPr>
          <w:instrText xml:space="preserve"> PAGEREF _Toc231760463 \h </w:instrText>
        </w:r>
        <w:r>
          <w:rPr>
            <w:noProof/>
            <w:webHidden/>
          </w:rPr>
        </w:r>
        <w:r>
          <w:rPr>
            <w:noProof/>
            <w:webHidden/>
          </w:rPr>
          <w:fldChar w:fldCharType="separate"/>
        </w:r>
        <w:r>
          <w:rPr>
            <w:noProof/>
            <w:webHidden/>
          </w:rPr>
          <w:t>16</w:t>
        </w:r>
        <w:r>
          <w:rPr>
            <w:noProof/>
            <w:webHidden/>
          </w:rPr>
          <w:fldChar w:fldCharType="end"/>
        </w:r>
        <w:r w:rsidRPr="009F55F0">
          <w:rPr>
            <w:rStyle w:val="Hyperlink"/>
            <w:noProof/>
          </w:rPr>
          <w:fldChar w:fldCharType="end"/>
        </w:r>
      </w:ins>
    </w:p>
    <w:p w14:paraId="17AF853C" w14:textId="05FCF425" w:rsidR="00274E58" w:rsidRDefault="00274E58">
      <w:pPr>
        <w:pStyle w:val="TableofFigures"/>
        <w:tabs>
          <w:tab w:val="right" w:leader="dot" w:pos="9350"/>
        </w:tabs>
        <w:rPr>
          <w:ins w:id="222" w:author="Charlie Gu" w:date="2026-06-07T21:34:00Z" w16du:dateUtc="2026-06-07T13:34:00Z"/>
          <w:rFonts w:asciiTheme="minorHAnsi" w:hAnsiTheme="minorHAnsi"/>
          <w:noProof/>
          <w:kern w:val="2"/>
          <w:sz w:val="24"/>
          <w:szCs w:val="24"/>
          <w:lang w:eastAsia="zh-CN"/>
          <w14:ligatures w14:val="standardContextual"/>
        </w:rPr>
      </w:pPr>
      <w:ins w:id="223" w:author="Charlie Gu" w:date="2026-06-07T21:34:00Z" w16du:dateUtc="2026-06-07T13:34:00Z">
        <w:r w:rsidRPr="009F55F0">
          <w:rPr>
            <w:rStyle w:val="Hyperlink"/>
            <w:noProof/>
          </w:rPr>
          <w:fldChar w:fldCharType="begin"/>
        </w:r>
        <w:r w:rsidRPr="009F55F0">
          <w:rPr>
            <w:rStyle w:val="Hyperlink"/>
            <w:noProof/>
          </w:rPr>
          <w:instrText xml:space="preserve"> </w:instrText>
        </w:r>
        <w:r>
          <w:rPr>
            <w:noProof/>
          </w:rPr>
          <w:instrText>HYPERLINK \l "_Toc231760464"</w:instrText>
        </w:r>
        <w:r w:rsidRPr="009F55F0">
          <w:rPr>
            <w:rStyle w:val="Hyperlink"/>
            <w:noProof/>
          </w:rPr>
          <w:instrText xml:space="preserve"> </w:instrText>
        </w:r>
        <w:r w:rsidRPr="009F55F0">
          <w:rPr>
            <w:rStyle w:val="Hyperlink"/>
            <w:noProof/>
          </w:rPr>
        </w:r>
        <w:r w:rsidRPr="009F55F0">
          <w:rPr>
            <w:rStyle w:val="Hyperlink"/>
            <w:noProof/>
          </w:rPr>
          <w:fldChar w:fldCharType="separate"/>
        </w:r>
        <w:r w:rsidRPr="009F55F0">
          <w:rPr>
            <w:rStyle w:val="Hyperlink"/>
            <w:noProof/>
          </w:rPr>
          <w:t>Table 9: Executive steering committee roles</w:t>
        </w:r>
        <w:r>
          <w:rPr>
            <w:noProof/>
            <w:webHidden/>
          </w:rPr>
          <w:tab/>
        </w:r>
        <w:r>
          <w:rPr>
            <w:noProof/>
            <w:webHidden/>
          </w:rPr>
          <w:fldChar w:fldCharType="begin"/>
        </w:r>
        <w:r>
          <w:rPr>
            <w:noProof/>
            <w:webHidden/>
          </w:rPr>
          <w:instrText xml:space="preserve"> PAGEREF _Toc231760464 \h </w:instrText>
        </w:r>
        <w:r>
          <w:rPr>
            <w:noProof/>
            <w:webHidden/>
          </w:rPr>
        </w:r>
        <w:r>
          <w:rPr>
            <w:noProof/>
            <w:webHidden/>
          </w:rPr>
          <w:fldChar w:fldCharType="separate"/>
        </w:r>
        <w:r>
          <w:rPr>
            <w:noProof/>
            <w:webHidden/>
          </w:rPr>
          <w:t>18</w:t>
        </w:r>
        <w:r>
          <w:rPr>
            <w:noProof/>
            <w:webHidden/>
          </w:rPr>
          <w:fldChar w:fldCharType="end"/>
        </w:r>
        <w:r w:rsidRPr="009F55F0">
          <w:rPr>
            <w:rStyle w:val="Hyperlink"/>
            <w:noProof/>
          </w:rPr>
          <w:fldChar w:fldCharType="end"/>
        </w:r>
      </w:ins>
    </w:p>
    <w:p w14:paraId="439713E2" w14:textId="23431FE2" w:rsidR="00274E58" w:rsidRDefault="00274E58">
      <w:pPr>
        <w:pStyle w:val="TableofFigures"/>
        <w:tabs>
          <w:tab w:val="right" w:leader="dot" w:pos="9350"/>
        </w:tabs>
        <w:rPr>
          <w:ins w:id="224" w:author="Charlie Gu" w:date="2026-06-07T21:34:00Z" w16du:dateUtc="2026-06-07T13:34:00Z"/>
          <w:rFonts w:asciiTheme="minorHAnsi" w:hAnsiTheme="minorHAnsi"/>
          <w:noProof/>
          <w:kern w:val="2"/>
          <w:sz w:val="24"/>
          <w:szCs w:val="24"/>
          <w:lang w:eastAsia="zh-CN"/>
          <w14:ligatures w14:val="standardContextual"/>
        </w:rPr>
      </w:pPr>
      <w:ins w:id="225" w:author="Charlie Gu" w:date="2026-06-07T21:34:00Z" w16du:dateUtc="2026-06-07T13:34:00Z">
        <w:r w:rsidRPr="009F55F0">
          <w:rPr>
            <w:rStyle w:val="Hyperlink"/>
            <w:noProof/>
          </w:rPr>
          <w:fldChar w:fldCharType="begin"/>
        </w:r>
        <w:r w:rsidRPr="009F55F0">
          <w:rPr>
            <w:rStyle w:val="Hyperlink"/>
            <w:noProof/>
          </w:rPr>
          <w:instrText xml:space="preserve"> </w:instrText>
        </w:r>
        <w:r>
          <w:rPr>
            <w:noProof/>
          </w:rPr>
          <w:instrText>HYPERLINK \l "_Toc231760465"</w:instrText>
        </w:r>
        <w:r w:rsidRPr="009F55F0">
          <w:rPr>
            <w:rStyle w:val="Hyperlink"/>
            <w:noProof/>
          </w:rPr>
          <w:instrText xml:space="preserve"> </w:instrText>
        </w:r>
        <w:r w:rsidRPr="009F55F0">
          <w:rPr>
            <w:rStyle w:val="Hyperlink"/>
            <w:noProof/>
          </w:rPr>
        </w:r>
        <w:r w:rsidRPr="009F55F0">
          <w:rPr>
            <w:rStyle w:val="Hyperlink"/>
            <w:noProof/>
          </w:rPr>
          <w:fldChar w:fldCharType="separate"/>
        </w:r>
        <w:r w:rsidRPr="009F55F0">
          <w:rPr>
            <w:rStyle w:val="Hyperlink"/>
            <w:noProof/>
          </w:rPr>
          <w:t>Table 10: Product council roles</w:t>
        </w:r>
        <w:r>
          <w:rPr>
            <w:noProof/>
            <w:webHidden/>
          </w:rPr>
          <w:tab/>
        </w:r>
        <w:r>
          <w:rPr>
            <w:noProof/>
            <w:webHidden/>
          </w:rPr>
          <w:fldChar w:fldCharType="begin"/>
        </w:r>
        <w:r>
          <w:rPr>
            <w:noProof/>
            <w:webHidden/>
          </w:rPr>
          <w:instrText xml:space="preserve"> PAGEREF _Toc231760465 \h </w:instrText>
        </w:r>
        <w:r>
          <w:rPr>
            <w:noProof/>
            <w:webHidden/>
          </w:rPr>
        </w:r>
        <w:r>
          <w:rPr>
            <w:noProof/>
            <w:webHidden/>
          </w:rPr>
          <w:fldChar w:fldCharType="separate"/>
        </w:r>
        <w:r>
          <w:rPr>
            <w:noProof/>
            <w:webHidden/>
          </w:rPr>
          <w:t>19</w:t>
        </w:r>
        <w:r>
          <w:rPr>
            <w:noProof/>
            <w:webHidden/>
          </w:rPr>
          <w:fldChar w:fldCharType="end"/>
        </w:r>
        <w:r w:rsidRPr="009F55F0">
          <w:rPr>
            <w:rStyle w:val="Hyperlink"/>
            <w:noProof/>
          </w:rPr>
          <w:fldChar w:fldCharType="end"/>
        </w:r>
      </w:ins>
    </w:p>
    <w:p w14:paraId="15E28AB6" w14:textId="489664F9" w:rsidR="00274E58" w:rsidRDefault="00274E58">
      <w:pPr>
        <w:pStyle w:val="TableofFigures"/>
        <w:tabs>
          <w:tab w:val="right" w:leader="dot" w:pos="9350"/>
        </w:tabs>
        <w:rPr>
          <w:ins w:id="226" w:author="Charlie Gu" w:date="2026-06-07T21:34:00Z" w16du:dateUtc="2026-06-07T13:34:00Z"/>
          <w:rFonts w:asciiTheme="minorHAnsi" w:hAnsiTheme="minorHAnsi"/>
          <w:noProof/>
          <w:kern w:val="2"/>
          <w:sz w:val="24"/>
          <w:szCs w:val="24"/>
          <w:lang w:eastAsia="zh-CN"/>
          <w14:ligatures w14:val="standardContextual"/>
        </w:rPr>
      </w:pPr>
      <w:ins w:id="227" w:author="Charlie Gu" w:date="2026-06-07T21:34:00Z" w16du:dateUtc="2026-06-07T13:34:00Z">
        <w:r w:rsidRPr="009F55F0">
          <w:rPr>
            <w:rStyle w:val="Hyperlink"/>
            <w:noProof/>
          </w:rPr>
          <w:fldChar w:fldCharType="begin"/>
        </w:r>
        <w:r w:rsidRPr="009F55F0">
          <w:rPr>
            <w:rStyle w:val="Hyperlink"/>
            <w:noProof/>
          </w:rPr>
          <w:instrText xml:space="preserve"> </w:instrText>
        </w:r>
        <w:r>
          <w:rPr>
            <w:noProof/>
          </w:rPr>
          <w:instrText>HYPERLINK \l "_Toc231760466"</w:instrText>
        </w:r>
        <w:r w:rsidRPr="009F55F0">
          <w:rPr>
            <w:rStyle w:val="Hyperlink"/>
            <w:noProof/>
          </w:rPr>
          <w:instrText xml:space="preserve"> </w:instrText>
        </w:r>
        <w:r w:rsidRPr="009F55F0">
          <w:rPr>
            <w:rStyle w:val="Hyperlink"/>
            <w:noProof/>
          </w:rPr>
        </w:r>
        <w:r w:rsidRPr="009F55F0">
          <w:rPr>
            <w:rStyle w:val="Hyperlink"/>
            <w:noProof/>
          </w:rPr>
          <w:fldChar w:fldCharType="separate"/>
        </w:r>
        <w:r w:rsidRPr="009F55F0">
          <w:rPr>
            <w:rStyle w:val="Hyperlink"/>
            <w:noProof/>
          </w:rPr>
          <w:t>Table 11: Feature team roles</w:t>
        </w:r>
        <w:r>
          <w:rPr>
            <w:noProof/>
            <w:webHidden/>
          </w:rPr>
          <w:tab/>
        </w:r>
        <w:r>
          <w:rPr>
            <w:noProof/>
            <w:webHidden/>
          </w:rPr>
          <w:fldChar w:fldCharType="begin"/>
        </w:r>
        <w:r>
          <w:rPr>
            <w:noProof/>
            <w:webHidden/>
          </w:rPr>
          <w:instrText xml:space="preserve"> PAGEREF _Toc231760466 \h </w:instrText>
        </w:r>
        <w:r>
          <w:rPr>
            <w:noProof/>
            <w:webHidden/>
          </w:rPr>
        </w:r>
        <w:r>
          <w:rPr>
            <w:noProof/>
            <w:webHidden/>
          </w:rPr>
          <w:fldChar w:fldCharType="separate"/>
        </w:r>
        <w:r>
          <w:rPr>
            <w:noProof/>
            <w:webHidden/>
          </w:rPr>
          <w:t>19</w:t>
        </w:r>
        <w:r>
          <w:rPr>
            <w:noProof/>
            <w:webHidden/>
          </w:rPr>
          <w:fldChar w:fldCharType="end"/>
        </w:r>
        <w:r w:rsidRPr="009F55F0">
          <w:rPr>
            <w:rStyle w:val="Hyperlink"/>
            <w:noProof/>
          </w:rPr>
          <w:fldChar w:fldCharType="end"/>
        </w:r>
      </w:ins>
    </w:p>
    <w:p w14:paraId="2EF03824" w14:textId="110E546E" w:rsidR="00274E58" w:rsidRDefault="00274E58">
      <w:pPr>
        <w:pStyle w:val="TableofFigures"/>
        <w:tabs>
          <w:tab w:val="right" w:leader="dot" w:pos="9350"/>
        </w:tabs>
        <w:rPr>
          <w:ins w:id="228" w:author="Charlie Gu" w:date="2026-06-07T21:34:00Z" w16du:dateUtc="2026-06-07T13:34:00Z"/>
          <w:rFonts w:asciiTheme="minorHAnsi" w:hAnsiTheme="minorHAnsi"/>
          <w:noProof/>
          <w:kern w:val="2"/>
          <w:sz w:val="24"/>
          <w:szCs w:val="24"/>
          <w:lang w:eastAsia="zh-CN"/>
          <w14:ligatures w14:val="standardContextual"/>
        </w:rPr>
      </w:pPr>
      <w:ins w:id="229" w:author="Charlie Gu" w:date="2026-06-07T21:34:00Z" w16du:dateUtc="2026-06-07T13:34:00Z">
        <w:r w:rsidRPr="009F55F0">
          <w:rPr>
            <w:rStyle w:val="Hyperlink"/>
            <w:noProof/>
          </w:rPr>
          <w:fldChar w:fldCharType="begin"/>
        </w:r>
        <w:r w:rsidRPr="009F55F0">
          <w:rPr>
            <w:rStyle w:val="Hyperlink"/>
            <w:noProof/>
          </w:rPr>
          <w:instrText xml:space="preserve"> </w:instrText>
        </w:r>
        <w:r>
          <w:rPr>
            <w:noProof/>
          </w:rPr>
          <w:instrText>HYPERLINK \l "_Toc231760467"</w:instrText>
        </w:r>
        <w:r w:rsidRPr="009F55F0">
          <w:rPr>
            <w:rStyle w:val="Hyperlink"/>
            <w:noProof/>
          </w:rPr>
          <w:instrText xml:space="preserve"> </w:instrText>
        </w:r>
        <w:r w:rsidRPr="009F55F0">
          <w:rPr>
            <w:rStyle w:val="Hyperlink"/>
            <w:noProof/>
          </w:rPr>
        </w:r>
        <w:r w:rsidRPr="009F55F0">
          <w:rPr>
            <w:rStyle w:val="Hyperlink"/>
            <w:noProof/>
          </w:rPr>
          <w:fldChar w:fldCharType="separate"/>
        </w:r>
        <w:r w:rsidRPr="009F55F0">
          <w:rPr>
            <w:rStyle w:val="Hyperlink"/>
            <w:noProof/>
          </w:rPr>
          <w:t>Table 13: Table of abbreviations</w:t>
        </w:r>
        <w:r>
          <w:rPr>
            <w:noProof/>
            <w:webHidden/>
          </w:rPr>
          <w:tab/>
        </w:r>
        <w:r>
          <w:rPr>
            <w:noProof/>
            <w:webHidden/>
          </w:rPr>
          <w:fldChar w:fldCharType="begin"/>
        </w:r>
        <w:r>
          <w:rPr>
            <w:noProof/>
            <w:webHidden/>
          </w:rPr>
          <w:instrText xml:space="preserve"> PAGEREF _Toc231760467 \h </w:instrText>
        </w:r>
        <w:r>
          <w:rPr>
            <w:noProof/>
            <w:webHidden/>
          </w:rPr>
        </w:r>
        <w:r>
          <w:rPr>
            <w:noProof/>
            <w:webHidden/>
          </w:rPr>
          <w:fldChar w:fldCharType="separate"/>
        </w:r>
        <w:r>
          <w:rPr>
            <w:noProof/>
            <w:webHidden/>
          </w:rPr>
          <w:t>49</w:t>
        </w:r>
        <w:r>
          <w:rPr>
            <w:noProof/>
            <w:webHidden/>
          </w:rPr>
          <w:fldChar w:fldCharType="end"/>
        </w:r>
        <w:r w:rsidRPr="009F55F0">
          <w:rPr>
            <w:rStyle w:val="Hyperlink"/>
            <w:noProof/>
          </w:rPr>
          <w:fldChar w:fldCharType="end"/>
        </w:r>
      </w:ins>
    </w:p>
    <w:p w14:paraId="50A6969E" w14:textId="6FA7ADD4" w:rsidR="00274E58" w:rsidRDefault="00274E58">
      <w:pPr>
        <w:pStyle w:val="TableofFigures"/>
        <w:tabs>
          <w:tab w:val="right" w:leader="dot" w:pos="9350"/>
        </w:tabs>
        <w:rPr>
          <w:ins w:id="230" w:author="Charlie Gu" w:date="2026-06-07T21:34:00Z" w16du:dateUtc="2026-06-07T13:34:00Z"/>
          <w:rFonts w:asciiTheme="minorHAnsi" w:hAnsiTheme="minorHAnsi"/>
          <w:noProof/>
          <w:kern w:val="2"/>
          <w:sz w:val="24"/>
          <w:szCs w:val="24"/>
          <w:lang w:eastAsia="zh-CN"/>
          <w14:ligatures w14:val="standardContextual"/>
        </w:rPr>
      </w:pPr>
      <w:ins w:id="231" w:author="Charlie Gu" w:date="2026-06-07T21:34:00Z" w16du:dateUtc="2026-06-07T13:34:00Z">
        <w:r w:rsidRPr="009F55F0">
          <w:rPr>
            <w:rStyle w:val="Hyperlink"/>
            <w:noProof/>
          </w:rPr>
          <w:fldChar w:fldCharType="begin"/>
        </w:r>
        <w:r w:rsidRPr="009F55F0">
          <w:rPr>
            <w:rStyle w:val="Hyperlink"/>
            <w:noProof/>
          </w:rPr>
          <w:instrText xml:space="preserve"> </w:instrText>
        </w:r>
        <w:r>
          <w:rPr>
            <w:noProof/>
          </w:rPr>
          <w:instrText>HYPERLINK \l "_Toc231760468"</w:instrText>
        </w:r>
        <w:r w:rsidRPr="009F55F0">
          <w:rPr>
            <w:rStyle w:val="Hyperlink"/>
            <w:noProof/>
          </w:rPr>
          <w:instrText xml:space="preserve"> </w:instrText>
        </w:r>
        <w:r w:rsidRPr="009F55F0">
          <w:rPr>
            <w:rStyle w:val="Hyperlink"/>
            <w:noProof/>
          </w:rPr>
        </w:r>
        <w:r w:rsidRPr="009F55F0">
          <w:rPr>
            <w:rStyle w:val="Hyperlink"/>
            <w:noProof/>
          </w:rPr>
          <w:fldChar w:fldCharType="separate"/>
        </w:r>
        <w:r w:rsidRPr="009F55F0">
          <w:rPr>
            <w:rStyle w:val="Hyperlink"/>
            <w:noProof/>
          </w:rPr>
          <w:t>Table 14: Technology requirements</w:t>
        </w:r>
        <w:r>
          <w:rPr>
            <w:noProof/>
            <w:webHidden/>
          </w:rPr>
          <w:tab/>
        </w:r>
        <w:r>
          <w:rPr>
            <w:noProof/>
            <w:webHidden/>
          </w:rPr>
          <w:fldChar w:fldCharType="begin"/>
        </w:r>
        <w:r>
          <w:rPr>
            <w:noProof/>
            <w:webHidden/>
          </w:rPr>
          <w:instrText xml:space="preserve"> PAGEREF _Toc231760468 \h </w:instrText>
        </w:r>
        <w:r>
          <w:rPr>
            <w:noProof/>
            <w:webHidden/>
          </w:rPr>
        </w:r>
        <w:r>
          <w:rPr>
            <w:noProof/>
            <w:webHidden/>
          </w:rPr>
          <w:fldChar w:fldCharType="separate"/>
        </w:r>
        <w:r>
          <w:rPr>
            <w:noProof/>
            <w:webHidden/>
          </w:rPr>
          <w:t>51</w:t>
        </w:r>
        <w:r>
          <w:rPr>
            <w:noProof/>
            <w:webHidden/>
          </w:rPr>
          <w:fldChar w:fldCharType="end"/>
        </w:r>
        <w:r w:rsidRPr="009F55F0">
          <w:rPr>
            <w:rStyle w:val="Hyperlink"/>
            <w:noProof/>
          </w:rPr>
          <w:fldChar w:fldCharType="end"/>
        </w:r>
      </w:ins>
    </w:p>
    <w:p w14:paraId="21ED0790" w14:textId="26A36B5A" w:rsidR="00274E58" w:rsidRDefault="00274E58">
      <w:pPr>
        <w:pStyle w:val="TableofFigures"/>
        <w:tabs>
          <w:tab w:val="right" w:leader="dot" w:pos="9350"/>
        </w:tabs>
        <w:rPr>
          <w:ins w:id="232" w:author="Charlie Gu" w:date="2026-06-07T21:34:00Z" w16du:dateUtc="2026-06-07T13:34:00Z"/>
          <w:rFonts w:asciiTheme="minorHAnsi" w:hAnsiTheme="minorHAnsi"/>
          <w:noProof/>
          <w:kern w:val="2"/>
          <w:sz w:val="24"/>
          <w:szCs w:val="24"/>
          <w:lang w:eastAsia="zh-CN"/>
          <w14:ligatures w14:val="standardContextual"/>
        </w:rPr>
      </w:pPr>
      <w:ins w:id="233" w:author="Charlie Gu" w:date="2026-06-07T21:34:00Z" w16du:dateUtc="2026-06-07T13:34:00Z">
        <w:r w:rsidRPr="009F55F0">
          <w:rPr>
            <w:rStyle w:val="Hyperlink"/>
            <w:noProof/>
          </w:rPr>
          <w:fldChar w:fldCharType="begin"/>
        </w:r>
        <w:r w:rsidRPr="009F55F0">
          <w:rPr>
            <w:rStyle w:val="Hyperlink"/>
            <w:noProof/>
          </w:rPr>
          <w:instrText xml:space="preserve"> </w:instrText>
        </w:r>
        <w:r>
          <w:rPr>
            <w:noProof/>
          </w:rPr>
          <w:instrText>HYPERLINK \l "_Toc231760469"</w:instrText>
        </w:r>
        <w:r w:rsidRPr="009F55F0">
          <w:rPr>
            <w:rStyle w:val="Hyperlink"/>
            <w:noProof/>
          </w:rPr>
          <w:instrText xml:space="preserve"> </w:instrText>
        </w:r>
        <w:r w:rsidRPr="009F55F0">
          <w:rPr>
            <w:rStyle w:val="Hyperlink"/>
            <w:noProof/>
          </w:rPr>
        </w:r>
        <w:r w:rsidRPr="009F55F0">
          <w:rPr>
            <w:rStyle w:val="Hyperlink"/>
            <w:noProof/>
          </w:rPr>
          <w:fldChar w:fldCharType="separate"/>
        </w:r>
        <w:r w:rsidRPr="009F55F0">
          <w:rPr>
            <w:rStyle w:val="Hyperlink"/>
            <w:noProof/>
          </w:rPr>
          <w:t>Table 15: Environment requirements</w:t>
        </w:r>
        <w:r>
          <w:rPr>
            <w:noProof/>
            <w:webHidden/>
          </w:rPr>
          <w:tab/>
        </w:r>
        <w:r>
          <w:rPr>
            <w:noProof/>
            <w:webHidden/>
          </w:rPr>
          <w:fldChar w:fldCharType="begin"/>
        </w:r>
        <w:r>
          <w:rPr>
            <w:noProof/>
            <w:webHidden/>
          </w:rPr>
          <w:instrText xml:space="preserve"> PAGEREF _Toc231760469 \h </w:instrText>
        </w:r>
        <w:r>
          <w:rPr>
            <w:noProof/>
            <w:webHidden/>
          </w:rPr>
        </w:r>
        <w:r>
          <w:rPr>
            <w:noProof/>
            <w:webHidden/>
          </w:rPr>
          <w:fldChar w:fldCharType="separate"/>
        </w:r>
        <w:r>
          <w:rPr>
            <w:noProof/>
            <w:webHidden/>
          </w:rPr>
          <w:t>51</w:t>
        </w:r>
        <w:r>
          <w:rPr>
            <w:noProof/>
            <w:webHidden/>
          </w:rPr>
          <w:fldChar w:fldCharType="end"/>
        </w:r>
        <w:r w:rsidRPr="009F55F0">
          <w:rPr>
            <w:rStyle w:val="Hyperlink"/>
            <w:noProof/>
          </w:rPr>
          <w:fldChar w:fldCharType="end"/>
        </w:r>
      </w:ins>
    </w:p>
    <w:p w14:paraId="27880FCA" w14:textId="1D47E2D3" w:rsidR="000126BA" w:rsidDel="00274E58" w:rsidRDefault="000126BA">
      <w:pPr>
        <w:pStyle w:val="TableofFigures"/>
        <w:tabs>
          <w:tab w:val="right" w:leader="dot" w:pos="9350"/>
        </w:tabs>
        <w:rPr>
          <w:del w:id="234" w:author="Charlie Gu" w:date="2026-06-07T21:34:00Z" w16du:dateUtc="2026-06-07T13:34:00Z"/>
          <w:rFonts w:asciiTheme="minorHAnsi" w:hAnsiTheme="minorHAnsi"/>
          <w:noProof/>
          <w:kern w:val="2"/>
          <w:sz w:val="24"/>
          <w:szCs w:val="24"/>
          <w:lang w:eastAsia="zh-CN"/>
          <w14:ligatures w14:val="standardContextual"/>
        </w:rPr>
      </w:pPr>
      <w:del w:id="235" w:author="Charlie Gu" w:date="2026-06-07T21:34:00Z" w16du:dateUtc="2026-06-07T13:34:00Z">
        <w:r w:rsidRPr="00274E58" w:rsidDel="00274E58">
          <w:rPr>
            <w:noProof/>
            <w:rPrChange w:id="236" w:author="Charlie Gu" w:date="2026-06-07T21:34:00Z" w16du:dateUtc="2026-06-07T13:34:00Z">
              <w:rPr>
                <w:rStyle w:val="Hyperlink"/>
                <w:noProof/>
              </w:rPr>
            </w:rPrChange>
          </w:rPr>
          <w:delText>Table 1: &lt;Bosch&gt; desired business objectives</w:delText>
        </w:r>
        <w:r w:rsidDel="00274E58">
          <w:rPr>
            <w:noProof/>
            <w:webHidden/>
          </w:rPr>
          <w:tab/>
          <w:delText>2</w:delText>
        </w:r>
      </w:del>
    </w:p>
    <w:p w14:paraId="29D2931F" w14:textId="1D673A14" w:rsidR="000126BA" w:rsidDel="00274E58" w:rsidRDefault="000126BA">
      <w:pPr>
        <w:pStyle w:val="TableofFigures"/>
        <w:tabs>
          <w:tab w:val="right" w:leader="dot" w:pos="9350"/>
        </w:tabs>
        <w:rPr>
          <w:del w:id="237" w:author="Charlie Gu" w:date="2026-06-07T21:34:00Z" w16du:dateUtc="2026-06-07T13:34:00Z"/>
          <w:rFonts w:asciiTheme="minorHAnsi" w:hAnsiTheme="minorHAnsi"/>
          <w:noProof/>
          <w:kern w:val="2"/>
          <w:sz w:val="24"/>
          <w:szCs w:val="24"/>
          <w:lang w:eastAsia="zh-CN"/>
          <w14:ligatures w14:val="standardContextual"/>
        </w:rPr>
      </w:pPr>
      <w:del w:id="238" w:author="Charlie Gu" w:date="2026-06-07T21:34:00Z" w16du:dateUtc="2026-06-07T13:34:00Z">
        <w:r w:rsidRPr="00274E58" w:rsidDel="00274E58">
          <w:rPr>
            <w:noProof/>
            <w:rPrChange w:id="239" w:author="Charlie Gu" w:date="2026-06-07T21:34:00Z" w16du:dateUtc="2026-06-07T13:34:00Z">
              <w:rPr>
                <w:rStyle w:val="Hyperlink"/>
                <w:noProof/>
              </w:rPr>
            </w:rPrChange>
          </w:rPr>
          <w:delText>Table 2: Targeted Epic</w:delText>
        </w:r>
        <w:r w:rsidDel="00274E58">
          <w:rPr>
            <w:noProof/>
            <w:webHidden/>
          </w:rPr>
          <w:tab/>
          <w:delText>2</w:delText>
        </w:r>
      </w:del>
    </w:p>
    <w:p w14:paraId="0E62E4D5" w14:textId="16E6CB8C" w:rsidR="000126BA" w:rsidDel="00274E58" w:rsidRDefault="000126BA">
      <w:pPr>
        <w:pStyle w:val="TableofFigures"/>
        <w:tabs>
          <w:tab w:val="right" w:leader="dot" w:pos="9350"/>
        </w:tabs>
        <w:rPr>
          <w:del w:id="240" w:author="Charlie Gu" w:date="2026-06-07T21:34:00Z" w16du:dateUtc="2026-06-07T13:34:00Z"/>
          <w:rFonts w:asciiTheme="minorHAnsi" w:hAnsiTheme="minorHAnsi"/>
          <w:noProof/>
          <w:kern w:val="2"/>
          <w:sz w:val="24"/>
          <w:szCs w:val="24"/>
          <w:lang w:eastAsia="zh-CN"/>
          <w14:ligatures w14:val="standardContextual"/>
        </w:rPr>
      </w:pPr>
      <w:del w:id="241" w:author="Charlie Gu" w:date="2026-06-07T21:34:00Z" w16du:dateUtc="2026-06-07T13:34:00Z">
        <w:r w:rsidRPr="00274E58" w:rsidDel="00274E58">
          <w:rPr>
            <w:noProof/>
            <w:rPrChange w:id="242" w:author="Charlie Gu" w:date="2026-06-07T21:34:00Z" w16du:dateUtc="2026-06-07T13:34:00Z">
              <w:rPr>
                <w:rStyle w:val="Hyperlink"/>
                <w:noProof/>
              </w:rPr>
            </w:rPrChange>
          </w:rPr>
          <w:delText>Table 3: Areas out of scope</w:delText>
        </w:r>
        <w:r w:rsidDel="00274E58">
          <w:rPr>
            <w:noProof/>
            <w:webHidden/>
          </w:rPr>
          <w:tab/>
          <w:delText>4</w:delText>
        </w:r>
      </w:del>
    </w:p>
    <w:p w14:paraId="02F16752" w14:textId="64EEB3E3" w:rsidR="000126BA" w:rsidDel="00274E58" w:rsidRDefault="000126BA">
      <w:pPr>
        <w:pStyle w:val="TableofFigures"/>
        <w:tabs>
          <w:tab w:val="right" w:leader="dot" w:pos="9350"/>
        </w:tabs>
        <w:rPr>
          <w:del w:id="243" w:author="Charlie Gu" w:date="2026-06-07T21:34:00Z" w16du:dateUtc="2026-06-07T13:34:00Z"/>
          <w:rFonts w:asciiTheme="minorHAnsi" w:hAnsiTheme="minorHAnsi"/>
          <w:noProof/>
          <w:kern w:val="2"/>
          <w:sz w:val="24"/>
          <w:szCs w:val="24"/>
          <w:lang w:eastAsia="zh-CN"/>
          <w14:ligatures w14:val="standardContextual"/>
        </w:rPr>
      </w:pPr>
      <w:del w:id="244" w:author="Charlie Gu" w:date="2026-06-07T21:34:00Z" w16du:dateUtc="2026-06-07T13:34:00Z">
        <w:r w:rsidRPr="00274E58" w:rsidDel="00274E58">
          <w:rPr>
            <w:noProof/>
            <w:rPrChange w:id="245" w:author="Charlie Gu" w:date="2026-06-07T21:34:00Z" w16du:dateUtc="2026-06-07T13:34:00Z">
              <w:rPr>
                <w:rStyle w:val="Hyperlink"/>
                <w:noProof/>
              </w:rPr>
            </w:rPrChange>
          </w:rPr>
          <w:delText>Table 4: Delivery approach</w:delText>
        </w:r>
        <w:r w:rsidDel="00274E58">
          <w:rPr>
            <w:noProof/>
            <w:webHidden/>
          </w:rPr>
          <w:tab/>
          <w:delText>7</w:delText>
        </w:r>
      </w:del>
    </w:p>
    <w:p w14:paraId="02156127" w14:textId="37AC7842" w:rsidR="000126BA" w:rsidDel="00274E58" w:rsidRDefault="000126BA">
      <w:pPr>
        <w:pStyle w:val="TableofFigures"/>
        <w:tabs>
          <w:tab w:val="right" w:leader="dot" w:pos="9350"/>
        </w:tabs>
        <w:rPr>
          <w:del w:id="246" w:author="Charlie Gu" w:date="2026-06-07T21:34:00Z" w16du:dateUtc="2026-06-07T13:34:00Z"/>
          <w:rFonts w:asciiTheme="minorHAnsi" w:hAnsiTheme="minorHAnsi"/>
          <w:noProof/>
          <w:kern w:val="2"/>
          <w:sz w:val="24"/>
          <w:szCs w:val="24"/>
          <w:lang w:eastAsia="zh-CN"/>
          <w14:ligatures w14:val="standardContextual"/>
        </w:rPr>
      </w:pPr>
      <w:del w:id="247" w:author="Charlie Gu" w:date="2026-06-07T21:34:00Z" w16du:dateUtc="2026-06-07T13:34:00Z">
        <w:r w:rsidRPr="00274E58" w:rsidDel="00274E58">
          <w:rPr>
            <w:noProof/>
            <w:rPrChange w:id="248" w:author="Charlie Gu" w:date="2026-06-07T21:34:00Z" w16du:dateUtc="2026-06-07T13:34:00Z">
              <w:rPr>
                <w:rStyle w:val="Hyperlink"/>
                <w:noProof/>
              </w:rPr>
            </w:rPrChange>
          </w:rPr>
          <w:delText>Table 5: Testing in scope</w:delText>
        </w:r>
        <w:r w:rsidDel="00274E58">
          <w:rPr>
            <w:noProof/>
            <w:webHidden/>
          </w:rPr>
          <w:tab/>
          <w:delText>9</w:delText>
        </w:r>
      </w:del>
    </w:p>
    <w:p w14:paraId="093CB6AB" w14:textId="35C87908" w:rsidR="000126BA" w:rsidDel="00274E58" w:rsidRDefault="000126BA">
      <w:pPr>
        <w:pStyle w:val="TableofFigures"/>
        <w:tabs>
          <w:tab w:val="right" w:leader="dot" w:pos="9350"/>
        </w:tabs>
        <w:rPr>
          <w:del w:id="249" w:author="Charlie Gu" w:date="2026-06-07T21:34:00Z" w16du:dateUtc="2026-06-07T13:34:00Z"/>
          <w:rFonts w:asciiTheme="minorHAnsi" w:hAnsiTheme="minorHAnsi"/>
          <w:noProof/>
          <w:kern w:val="2"/>
          <w:sz w:val="24"/>
          <w:szCs w:val="24"/>
          <w:lang w:eastAsia="zh-CN"/>
          <w14:ligatures w14:val="standardContextual"/>
        </w:rPr>
      </w:pPr>
      <w:del w:id="250" w:author="Charlie Gu" w:date="2026-06-07T21:34:00Z" w16du:dateUtc="2026-06-07T13:34:00Z">
        <w:r w:rsidRPr="00274E58" w:rsidDel="00274E58">
          <w:rPr>
            <w:noProof/>
            <w:rPrChange w:id="251" w:author="Charlie Gu" w:date="2026-06-07T21:34:00Z" w16du:dateUtc="2026-06-07T13:34:00Z">
              <w:rPr>
                <w:rStyle w:val="Hyperlink"/>
                <w:noProof/>
              </w:rPr>
            </w:rPrChange>
          </w:rPr>
          <w:delText>Table 6: Sprint review work products</w:delText>
        </w:r>
        <w:r w:rsidDel="00274E58">
          <w:rPr>
            <w:noProof/>
            <w:webHidden/>
          </w:rPr>
          <w:tab/>
          <w:delText>12</w:delText>
        </w:r>
      </w:del>
    </w:p>
    <w:p w14:paraId="793869A6" w14:textId="25DD6D06" w:rsidR="000126BA" w:rsidDel="00274E58" w:rsidRDefault="000126BA">
      <w:pPr>
        <w:pStyle w:val="TableofFigures"/>
        <w:tabs>
          <w:tab w:val="right" w:leader="dot" w:pos="9350"/>
        </w:tabs>
        <w:rPr>
          <w:del w:id="252" w:author="Charlie Gu" w:date="2026-06-07T21:34:00Z" w16du:dateUtc="2026-06-07T13:34:00Z"/>
          <w:rFonts w:asciiTheme="minorHAnsi" w:hAnsiTheme="minorHAnsi"/>
          <w:noProof/>
          <w:kern w:val="2"/>
          <w:sz w:val="24"/>
          <w:szCs w:val="24"/>
          <w:lang w:eastAsia="zh-CN"/>
          <w14:ligatures w14:val="standardContextual"/>
        </w:rPr>
      </w:pPr>
      <w:del w:id="253" w:author="Charlie Gu" w:date="2026-06-07T21:34:00Z" w16du:dateUtc="2026-06-07T13:34:00Z">
        <w:r w:rsidRPr="00274E58" w:rsidDel="00274E58">
          <w:rPr>
            <w:noProof/>
            <w:rPrChange w:id="254" w:author="Charlie Gu" w:date="2026-06-07T21:34:00Z" w16du:dateUtc="2026-06-07T13:34:00Z">
              <w:rPr>
                <w:rStyle w:val="Hyperlink"/>
                <w:noProof/>
              </w:rPr>
            </w:rPrChange>
          </w:rPr>
          <w:delText>Table 7: Project staffing - &lt;Bosch&gt;</w:delText>
        </w:r>
        <w:r w:rsidDel="00274E58">
          <w:rPr>
            <w:noProof/>
            <w:webHidden/>
          </w:rPr>
          <w:tab/>
          <w:delText>14</w:delText>
        </w:r>
      </w:del>
    </w:p>
    <w:p w14:paraId="0439EBFB" w14:textId="09C9FCFD" w:rsidR="000126BA" w:rsidDel="00274E58" w:rsidRDefault="000126BA">
      <w:pPr>
        <w:pStyle w:val="TableofFigures"/>
        <w:tabs>
          <w:tab w:val="right" w:leader="dot" w:pos="9350"/>
        </w:tabs>
        <w:rPr>
          <w:del w:id="255" w:author="Charlie Gu" w:date="2026-06-07T21:34:00Z" w16du:dateUtc="2026-06-07T13:34:00Z"/>
          <w:rFonts w:asciiTheme="minorHAnsi" w:hAnsiTheme="minorHAnsi"/>
          <w:noProof/>
          <w:kern w:val="2"/>
          <w:sz w:val="24"/>
          <w:szCs w:val="24"/>
          <w:lang w:eastAsia="zh-CN"/>
          <w14:ligatures w14:val="standardContextual"/>
        </w:rPr>
      </w:pPr>
      <w:del w:id="256" w:author="Charlie Gu" w:date="2026-06-07T21:34:00Z" w16du:dateUtc="2026-06-07T13:34:00Z">
        <w:r w:rsidRPr="00274E58" w:rsidDel="00274E58">
          <w:rPr>
            <w:noProof/>
            <w:rPrChange w:id="257" w:author="Charlie Gu" w:date="2026-06-07T21:34:00Z" w16du:dateUtc="2026-06-07T13:34:00Z">
              <w:rPr>
                <w:rStyle w:val="Hyperlink"/>
                <w:noProof/>
              </w:rPr>
            </w:rPrChange>
          </w:rPr>
          <w:delText>Table 8: Project staffing – &lt;MSFT&gt;</w:delText>
        </w:r>
        <w:r w:rsidDel="00274E58">
          <w:rPr>
            <w:noProof/>
            <w:webHidden/>
          </w:rPr>
          <w:tab/>
          <w:delText>15</w:delText>
        </w:r>
      </w:del>
    </w:p>
    <w:p w14:paraId="3D1EA206" w14:textId="3F8674F9" w:rsidR="000126BA" w:rsidDel="00274E58" w:rsidRDefault="000126BA">
      <w:pPr>
        <w:pStyle w:val="TableofFigures"/>
        <w:tabs>
          <w:tab w:val="right" w:leader="dot" w:pos="9350"/>
        </w:tabs>
        <w:rPr>
          <w:del w:id="258" w:author="Charlie Gu" w:date="2026-06-07T21:34:00Z" w16du:dateUtc="2026-06-07T13:34:00Z"/>
          <w:rFonts w:asciiTheme="minorHAnsi" w:hAnsiTheme="minorHAnsi"/>
          <w:noProof/>
          <w:kern w:val="2"/>
          <w:sz w:val="24"/>
          <w:szCs w:val="24"/>
          <w:lang w:eastAsia="zh-CN"/>
          <w14:ligatures w14:val="standardContextual"/>
        </w:rPr>
      </w:pPr>
      <w:del w:id="259" w:author="Charlie Gu" w:date="2026-06-07T21:34:00Z" w16du:dateUtc="2026-06-07T13:34:00Z">
        <w:r w:rsidRPr="00274E58" w:rsidDel="00274E58">
          <w:rPr>
            <w:noProof/>
            <w:rPrChange w:id="260" w:author="Charlie Gu" w:date="2026-06-07T21:34:00Z" w16du:dateUtc="2026-06-07T13:34:00Z">
              <w:rPr>
                <w:rStyle w:val="Hyperlink"/>
                <w:noProof/>
              </w:rPr>
            </w:rPrChange>
          </w:rPr>
          <w:delText>Table 9: Executive steering committee roles</w:delText>
        </w:r>
        <w:r w:rsidDel="00274E58">
          <w:rPr>
            <w:noProof/>
            <w:webHidden/>
          </w:rPr>
          <w:tab/>
          <w:delText>18</w:delText>
        </w:r>
      </w:del>
    </w:p>
    <w:p w14:paraId="5B3A8F9A" w14:textId="45ADF773" w:rsidR="000126BA" w:rsidDel="00274E58" w:rsidRDefault="000126BA">
      <w:pPr>
        <w:pStyle w:val="TableofFigures"/>
        <w:tabs>
          <w:tab w:val="right" w:leader="dot" w:pos="9350"/>
        </w:tabs>
        <w:rPr>
          <w:del w:id="261" w:author="Charlie Gu" w:date="2026-06-07T21:34:00Z" w16du:dateUtc="2026-06-07T13:34:00Z"/>
          <w:rFonts w:asciiTheme="minorHAnsi" w:hAnsiTheme="minorHAnsi"/>
          <w:noProof/>
          <w:kern w:val="2"/>
          <w:sz w:val="24"/>
          <w:szCs w:val="24"/>
          <w:lang w:eastAsia="zh-CN"/>
          <w14:ligatures w14:val="standardContextual"/>
        </w:rPr>
      </w:pPr>
      <w:del w:id="262" w:author="Charlie Gu" w:date="2026-06-07T21:34:00Z" w16du:dateUtc="2026-06-07T13:34:00Z">
        <w:r w:rsidRPr="00274E58" w:rsidDel="00274E58">
          <w:rPr>
            <w:noProof/>
            <w:rPrChange w:id="263" w:author="Charlie Gu" w:date="2026-06-07T21:34:00Z" w16du:dateUtc="2026-06-07T13:34:00Z">
              <w:rPr>
                <w:rStyle w:val="Hyperlink"/>
                <w:noProof/>
              </w:rPr>
            </w:rPrChange>
          </w:rPr>
          <w:lastRenderedPageBreak/>
          <w:delText>Table 10: Product council roles</w:delText>
        </w:r>
        <w:r w:rsidDel="00274E58">
          <w:rPr>
            <w:noProof/>
            <w:webHidden/>
          </w:rPr>
          <w:tab/>
          <w:delText>19</w:delText>
        </w:r>
      </w:del>
    </w:p>
    <w:p w14:paraId="70A3F576" w14:textId="4D4D521E" w:rsidR="000126BA" w:rsidDel="00274E58" w:rsidRDefault="000126BA">
      <w:pPr>
        <w:pStyle w:val="TableofFigures"/>
        <w:tabs>
          <w:tab w:val="right" w:leader="dot" w:pos="9350"/>
        </w:tabs>
        <w:rPr>
          <w:del w:id="264" w:author="Charlie Gu" w:date="2026-06-07T21:34:00Z" w16du:dateUtc="2026-06-07T13:34:00Z"/>
          <w:rFonts w:asciiTheme="minorHAnsi" w:hAnsiTheme="minorHAnsi"/>
          <w:noProof/>
          <w:kern w:val="2"/>
          <w:sz w:val="24"/>
          <w:szCs w:val="24"/>
          <w:lang w:eastAsia="zh-CN"/>
          <w14:ligatures w14:val="standardContextual"/>
        </w:rPr>
      </w:pPr>
      <w:del w:id="265" w:author="Charlie Gu" w:date="2026-06-07T21:34:00Z" w16du:dateUtc="2026-06-07T13:34:00Z">
        <w:r w:rsidRPr="00274E58" w:rsidDel="00274E58">
          <w:rPr>
            <w:noProof/>
            <w:rPrChange w:id="266" w:author="Charlie Gu" w:date="2026-06-07T21:34:00Z" w16du:dateUtc="2026-06-07T13:34:00Z">
              <w:rPr>
                <w:rStyle w:val="Hyperlink"/>
                <w:noProof/>
              </w:rPr>
            </w:rPrChange>
          </w:rPr>
          <w:delText>Table 11: Feature team roles</w:delText>
        </w:r>
        <w:r w:rsidDel="00274E58">
          <w:rPr>
            <w:noProof/>
            <w:webHidden/>
          </w:rPr>
          <w:tab/>
          <w:delText>19</w:delText>
        </w:r>
      </w:del>
    </w:p>
    <w:p w14:paraId="5D0CACFF" w14:textId="107DC489" w:rsidR="000126BA" w:rsidDel="00274E58" w:rsidRDefault="000126BA">
      <w:pPr>
        <w:pStyle w:val="TableofFigures"/>
        <w:tabs>
          <w:tab w:val="right" w:leader="dot" w:pos="9350"/>
        </w:tabs>
        <w:rPr>
          <w:del w:id="267" w:author="Charlie Gu" w:date="2026-06-07T21:34:00Z" w16du:dateUtc="2026-06-07T13:34:00Z"/>
          <w:rFonts w:asciiTheme="minorHAnsi" w:hAnsiTheme="minorHAnsi"/>
          <w:noProof/>
          <w:kern w:val="2"/>
          <w:sz w:val="24"/>
          <w:szCs w:val="24"/>
          <w:lang w:eastAsia="zh-CN"/>
          <w14:ligatures w14:val="standardContextual"/>
        </w:rPr>
      </w:pPr>
      <w:del w:id="268" w:author="Charlie Gu" w:date="2026-06-07T21:34:00Z" w16du:dateUtc="2026-06-07T13:34:00Z">
        <w:r w:rsidRPr="00274E58" w:rsidDel="00274E58">
          <w:rPr>
            <w:noProof/>
            <w:rPrChange w:id="269" w:author="Charlie Gu" w:date="2026-06-07T21:34:00Z" w16du:dateUtc="2026-06-07T13:34:00Z">
              <w:rPr>
                <w:rStyle w:val="Hyperlink"/>
                <w:noProof/>
              </w:rPr>
            </w:rPrChange>
          </w:rPr>
          <w:delText>Table 13: Table of abbreviations</w:delText>
        </w:r>
        <w:r w:rsidDel="00274E58">
          <w:rPr>
            <w:noProof/>
            <w:webHidden/>
          </w:rPr>
          <w:tab/>
          <w:delText>21</w:delText>
        </w:r>
      </w:del>
    </w:p>
    <w:p w14:paraId="4A5599AA" w14:textId="637234D2" w:rsidR="000126BA" w:rsidDel="00274E58" w:rsidRDefault="000126BA">
      <w:pPr>
        <w:pStyle w:val="TableofFigures"/>
        <w:tabs>
          <w:tab w:val="right" w:leader="dot" w:pos="9350"/>
        </w:tabs>
        <w:rPr>
          <w:del w:id="270" w:author="Charlie Gu" w:date="2026-06-07T21:34:00Z" w16du:dateUtc="2026-06-07T13:34:00Z"/>
          <w:rFonts w:asciiTheme="minorHAnsi" w:hAnsiTheme="minorHAnsi"/>
          <w:noProof/>
          <w:kern w:val="2"/>
          <w:sz w:val="24"/>
          <w:szCs w:val="24"/>
          <w:lang w:eastAsia="zh-CN"/>
          <w14:ligatures w14:val="standardContextual"/>
        </w:rPr>
      </w:pPr>
      <w:del w:id="271" w:author="Charlie Gu" w:date="2026-06-07T21:34:00Z" w16du:dateUtc="2026-06-07T13:34:00Z">
        <w:r w:rsidRPr="00274E58" w:rsidDel="00274E58">
          <w:rPr>
            <w:noProof/>
            <w:rPrChange w:id="272" w:author="Charlie Gu" w:date="2026-06-07T21:34:00Z" w16du:dateUtc="2026-06-07T13:34:00Z">
              <w:rPr>
                <w:rStyle w:val="Hyperlink"/>
                <w:noProof/>
              </w:rPr>
            </w:rPrChange>
          </w:rPr>
          <w:delText>Table 14: Technology requirements</w:delText>
        </w:r>
        <w:r w:rsidDel="00274E58">
          <w:rPr>
            <w:noProof/>
            <w:webHidden/>
          </w:rPr>
          <w:tab/>
          <w:delText>23</w:delText>
        </w:r>
      </w:del>
    </w:p>
    <w:p w14:paraId="50F4DF3B" w14:textId="25412919" w:rsidR="000126BA" w:rsidDel="00274E58" w:rsidRDefault="000126BA">
      <w:pPr>
        <w:pStyle w:val="TableofFigures"/>
        <w:tabs>
          <w:tab w:val="right" w:leader="dot" w:pos="9350"/>
        </w:tabs>
        <w:rPr>
          <w:del w:id="273" w:author="Charlie Gu" w:date="2026-06-07T21:34:00Z" w16du:dateUtc="2026-06-07T13:34:00Z"/>
          <w:rFonts w:asciiTheme="minorHAnsi" w:hAnsiTheme="minorHAnsi"/>
          <w:noProof/>
          <w:kern w:val="2"/>
          <w:sz w:val="24"/>
          <w:szCs w:val="24"/>
          <w:lang w:eastAsia="zh-CN"/>
          <w14:ligatures w14:val="standardContextual"/>
        </w:rPr>
      </w:pPr>
      <w:del w:id="274" w:author="Charlie Gu" w:date="2026-06-07T21:34:00Z" w16du:dateUtc="2026-06-07T13:34:00Z">
        <w:r w:rsidRPr="00274E58" w:rsidDel="00274E58">
          <w:rPr>
            <w:noProof/>
            <w:rPrChange w:id="275" w:author="Charlie Gu" w:date="2026-06-07T21:34:00Z" w16du:dateUtc="2026-06-07T13:34:00Z">
              <w:rPr>
                <w:rStyle w:val="Hyperlink"/>
                <w:noProof/>
              </w:rPr>
            </w:rPrChange>
          </w:rPr>
          <w:delText>Table 15: Environment requirements</w:delText>
        </w:r>
        <w:r w:rsidDel="00274E58">
          <w:rPr>
            <w:noProof/>
            <w:webHidden/>
          </w:rPr>
          <w:tab/>
          <w:delText>24</w:delText>
        </w:r>
      </w:del>
    </w:p>
    <w:p w14:paraId="46424EBB" w14:textId="5D24B76B" w:rsidR="00BF20BE" w:rsidRPr="00C01507" w:rsidRDefault="00CA4B7B" w:rsidP="00CA4B7B">
      <w:pPr>
        <w:pStyle w:val="TableofFigures"/>
        <w:tabs>
          <w:tab w:val="right" w:leader="dot" w:pos="9350"/>
        </w:tabs>
        <w:rPr>
          <w:lang w:val="en-GB"/>
        </w:rPr>
      </w:pPr>
      <w:r>
        <w:rPr>
          <w:lang w:val="en-GB"/>
        </w:rPr>
        <w:fldChar w:fldCharType="end"/>
      </w:r>
    </w:p>
    <w:p w14:paraId="1AAD86F2" w14:textId="5CE8180F" w:rsidR="00616461" w:rsidRPr="00711A75" w:rsidRDefault="00616461" w:rsidP="00711A75">
      <w:pPr>
        <w:pStyle w:val="TOCHeading"/>
      </w:pPr>
      <w:r w:rsidRPr="00711A75">
        <w:t>Table of figures</w:t>
      </w:r>
    </w:p>
    <w:p w14:paraId="4C5B8A89" w14:textId="08F26D47" w:rsidR="006D7DEA" w:rsidRDefault="00CA4B7B">
      <w:pPr>
        <w:pStyle w:val="TableofFigures"/>
        <w:tabs>
          <w:tab w:val="right" w:leader="dot" w:pos="9350"/>
        </w:tabs>
        <w:rPr>
          <w:rFonts w:asciiTheme="minorHAnsi" w:hAnsiTheme="minorHAnsi"/>
          <w:noProof/>
          <w:kern w:val="2"/>
          <w:sz w:val="24"/>
          <w:szCs w:val="24"/>
          <w:lang w:val="en-GB" w:eastAsia="en-GB"/>
          <w14:ligatures w14:val="standardContextual"/>
        </w:rPr>
      </w:pPr>
      <w:r>
        <w:rPr>
          <w:lang w:val="en-GB"/>
        </w:rPr>
        <w:fldChar w:fldCharType="begin"/>
      </w:r>
      <w:r>
        <w:rPr>
          <w:lang w:val="en-GB"/>
        </w:rPr>
        <w:instrText xml:space="preserve"> TOC \h \z \c "Figure" </w:instrText>
      </w:r>
      <w:r>
        <w:rPr>
          <w:lang w:val="en-GB"/>
        </w:rPr>
        <w:fldChar w:fldCharType="separate"/>
      </w:r>
      <w:hyperlink w:anchor="_Toc227840189" w:history="1">
        <w:r w:rsidR="006D7DEA" w:rsidRPr="00773CBF">
          <w:rPr>
            <w:rStyle w:val="Hyperlink"/>
            <w:noProof/>
          </w:rPr>
          <w:t>Figure 1: High-level timeline</w:t>
        </w:r>
        <w:r w:rsidR="006D7DEA">
          <w:rPr>
            <w:noProof/>
            <w:webHidden/>
          </w:rPr>
          <w:tab/>
        </w:r>
        <w:r w:rsidR="006D7DEA">
          <w:rPr>
            <w:noProof/>
            <w:webHidden/>
          </w:rPr>
          <w:fldChar w:fldCharType="begin"/>
        </w:r>
        <w:r w:rsidR="006D7DEA">
          <w:rPr>
            <w:noProof/>
            <w:webHidden/>
          </w:rPr>
          <w:instrText xml:space="preserve"> PAGEREF _Toc227840189 \h </w:instrText>
        </w:r>
        <w:r w:rsidR="006D7DEA">
          <w:rPr>
            <w:noProof/>
            <w:webHidden/>
          </w:rPr>
        </w:r>
        <w:r w:rsidR="006D7DEA">
          <w:rPr>
            <w:noProof/>
            <w:webHidden/>
          </w:rPr>
          <w:fldChar w:fldCharType="separate"/>
        </w:r>
        <w:r w:rsidR="006D7DEA">
          <w:rPr>
            <w:noProof/>
            <w:webHidden/>
          </w:rPr>
          <w:t>15</w:t>
        </w:r>
        <w:r w:rsidR="006D7DEA">
          <w:rPr>
            <w:noProof/>
            <w:webHidden/>
          </w:rPr>
          <w:fldChar w:fldCharType="end"/>
        </w:r>
      </w:hyperlink>
    </w:p>
    <w:p w14:paraId="6EDE9896" w14:textId="3E2F6E86" w:rsidR="006D7DEA" w:rsidRDefault="006D7DEA">
      <w:pPr>
        <w:pStyle w:val="TableofFigures"/>
        <w:tabs>
          <w:tab w:val="right" w:leader="dot" w:pos="9350"/>
        </w:tabs>
        <w:rPr>
          <w:rFonts w:asciiTheme="minorHAnsi" w:hAnsiTheme="minorHAnsi"/>
          <w:noProof/>
          <w:kern w:val="2"/>
          <w:sz w:val="24"/>
          <w:szCs w:val="24"/>
          <w:lang w:val="en-GB" w:eastAsia="en-GB"/>
          <w14:ligatures w14:val="standardContextual"/>
        </w:rPr>
      </w:pPr>
      <w:hyperlink w:anchor="_Toc227840190" w:history="1">
        <w:r w:rsidRPr="00773CBF">
          <w:rPr>
            <w:rStyle w:val="Hyperlink"/>
            <w:noProof/>
          </w:rPr>
          <w:t>Figure 2: Product council</w:t>
        </w:r>
        <w:r>
          <w:rPr>
            <w:noProof/>
            <w:webHidden/>
          </w:rPr>
          <w:tab/>
        </w:r>
        <w:r>
          <w:rPr>
            <w:noProof/>
            <w:webHidden/>
          </w:rPr>
          <w:fldChar w:fldCharType="begin"/>
        </w:r>
        <w:r>
          <w:rPr>
            <w:noProof/>
            <w:webHidden/>
          </w:rPr>
          <w:instrText xml:space="preserve"> PAGEREF _Toc227840190 \h </w:instrText>
        </w:r>
        <w:r>
          <w:rPr>
            <w:noProof/>
            <w:webHidden/>
          </w:rPr>
        </w:r>
        <w:r>
          <w:rPr>
            <w:noProof/>
            <w:webHidden/>
          </w:rPr>
          <w:fldChar w:fldCharType="separate"/>
        </w:r>
        <w:r>
          <w:rPr>
            <w:noProof/>
            <w:webHidden/>
          </w:rPr>
          <w:t>21</w:t>
        </w:r>
        <w:r>
          <w:rPr>
            <w:noProof/>
            <w:webHidden/>
          </w:rPr>
          <w:fldChar w:fldCharType="end"/>
        </w:r>
      </w:hyperlink>
    </w:p>
    <w:p w14:paraId="18934B53" w14:textId="6C90A521" w:rsidR="0027317A" w:rsidRPr="00CA4B7B" w:rsidRDefault="00CA4B7B" w:rsidP="00CA4B7B">
      <w:pPr>
        <w:pStyle w:val="TableofFigures"/>
        <w:tabs>
          <w:tab w:val="right" w:leader="dot" w:pos="9350"/>
        </w:tabs>
        <w:rPr>
          <w:rFonts w:asciiTheme="minorHAnsi" w:hAnsiTheme="minorHAnsi"/>
          <w:noProof/>
          <w:kern w:val="2"/>
          <w:sz w:val="24"/>
          <w:szCs w:val="24"/>
          <w14:ligatures w14:val="standardContextual"/>
        </w:rPr>
      </w:pPr>
      <w:r>
        <w:rPr>
          <w:lang w:val="en-GB"/>
        </w:rPr>
        <w:fldChar w:fldCharType="end"/>
      </w:r>
    </w:p>
    <w:p w14:paraId="7666DD75" w14:textId="77777777" w:rsidR="00195083" w:rsidRDefault="00195083">
      <w:pPr>
        <w:spacing w:before="0" w:after="160" w:line="259" w:lineRule="auto"/>
        <w:sectPr w:rsidR="00195083" w:rsidSect="005F1FF4">
          <w:headerReference w:type="default" r:id="rId18"/>
          <w:footerReference w:type="default" r:id="rId19"/>
          <w:pgSz w:w="12240" w:h="15840"/>
          <w:pgMar w:top="1440" w:right="1440" w:bottom="1440" w:left="1440" w:header="432" w:footer="0" w:gutter="0"/>
          <w:pgNumType w:start="1"/>
          <w:cols w:space="720"/>
          <w:docGrid w:linePitch="360"/>
        </w:sectPr>
      </w:pPr>
    </w:p>
    <w:p w14:paraId="6B96CF5F" w14:textId="408BF3B8" w:rsidR="00F42FE2" w:rsidRPr="00E901F8" w:rsidRDefault="00F42FE2" w:rsidP="00E901F8">
      <w:pPr>
        <w:spacing w:before="0" w:after="120" w:line="264" w:lineRule="auto"/>
        <w:rPr>
          <w:rFonts w:ascii="Segoe UI" w:eastAsia="Segoe UI" w:hAnsi="Segoe UI" w:cs="Times New Roman"/>
          <w:b/>
          <w:szCs w:val="18"/>
          <w:lang w:val="en-GB"/>
        </w:rPr>
      </w:pPr>
      <w:r>
        <w:lastRenderedPageBreak/>
        <w:t xml:space="preserve">This Statement of Work (SOW) and any exhibits, appendices, schedules, and attachments to it are made pursuant to Work Order (WO) </w:t>
      </w:r>
      <w:r w:rsidRPr="004107AF">
        <w:rPr>
          <w:rStyle w:val="Instructional"/>
        </w:rPr>
        <w:t>[insert WO number]</w:t>
      </w:r>
      <w:r>
        <w:t xml:space="preserve"> and describes the work to be performed (“services”) by Microsoft (“us,” “we”) for</w:t>
      </w:r>
      <w:r w:rsidR="00227C82">
        <w:t xml:space="preserve"> </w:t>
      </w:r>
      <w:sdt>
        <w:sdtPr>
          <w:rPr>
            <w:rFonts w:eastAsia="Segoe UI"/>
            <w:lang w:val="en-GB"/>
          </w:rPr>
          <w:alias w:val="Client Name"/>
          <w:tag w:val="Client Name"/>
          <w:id w:val="-1860496370"/>
          <w:dataBinding w:prefixMappings="xmlns:ns0='http://schemas.microsoft.com/office/2006/coverPageProps' " w:xpath="/ns0:CoverPageProperties[1]/ns0:Abstract[1]" w:storeItemID="{55AF091B-3C7A-41E3-B477-F2FDAA23CFDA}"/>
          <w:text/>
        </w:sdtPr>
        <w:sdtEndPr/>
        <w:sdtContent>
          <w:r w:rsidR="00A371BD">
            <w:rPr>
              <w:rFonts w:eastAsia="Segoe UI"/>
              <w:lang w:val="en-GB"/>
            </w:rPr>
            <w:t>&lt;Bosch&gt;</w:t>
          </w:r>
        </w:sdtContent>
      </w:sdt>
      <w:r>
        <w:t xml:space="preserve"> (“</w:t>
      </w:r>
      <w:r w:rsidR="006534C7" w:rsidRPr="004107AF">
        <w:rPr>
          <w:rStyle w:val="Instructional"/>
        </w:rPr>
        <w:t>[Customer</w:t>
      </w:r>
      <w:r w:rsidR="006534C7">
        <w:rPr>
          <w:rStyle w:val="Instructional"/>
        </w:rPr>
        <w:t xml:space="preserve"> short</w:t>
      </w:r>
      <w:r w:rsidR="006534C7" w:rsidRPr="004107AF">
        <w:rPr>
          <w:rStyle w:val="Instructional"/>
        </w:rPr>
        <w:t xml:space="preserve"> name</w:t>
      </w:r>
      <w:r w:rsidR="006534C7">
        <w:rPr>
          <w:rStyle w:val="Instructional"/>
        </w:rPr>
        <w:t xml:space="preserve"> if any</w:t>
      </w:r>
      <w:r w:rsidR="006534C7" w:rsidRPr="004107AF">
        <w:rPr>
          <w:rStyle w:val="Instructional"/>
        </w:rPr>
        <w:t>]</w:t>
      </w:r>
      <w:r>
        <w:t>”, “Customer”</w:t>
      </w:r>
      <w:r w:rsidR="00296CC3">
        <w:t>,</w:t>
      </w:r>
      <w:r>
        <w:t xml:space="preserve"> “you”</w:t>
      </w:r>
      <w:r w:rsidR="00296CC3">
        <w:t>,</w:t>
      </w:r>
      <w:r>
        <w:t xml:space="preserve"> “your”) relating to </w:t>
      </w:r>
      <w:sdt>
        <w:sdtPr>
          <w:rPr>
            <w:lang w:val="en-GB"/>
          </w:rPr>
          <w:alias w:val="Project Name"/>
          <w:tag w:val="Project Name"/>
          <w:id w:val="-1637404694"/>
          <w:placeholder>
            <w:docPart w:val="1F87025383B94F3294C37F8757BCCD89"/>
          </w:placeholder>
          <w:dataBinding w:prefixMappings="xmlns:ns0='http://purl.org/dc/elements/1.1/' xmlns:ns1='http://schemas.openxmlformats.org/package/2006/metadata/core-properties' " w:xpath="/ns1:coreProperties[1]/ns0:title[1]" w:storeItemID="{6C3C8BC8-F283-45AE-878A-BAB7291924A1}"/>
          <w:text/>
        </w:sdtPr>
        <w:sdtEndPr/>
        <w:sdtContent>
          <w:r w:rsidR="006F0D06">
            <w:rPr>
              <w:lang w:val="en-GB"/>
            </w:rPr>
            <w:t>&lt;In Car Voice Assistant&gt;</w:t>
          </w:r>
        </w:sdtContent>
      </w:sdt>
      <w:r>
        <w:t xml:space="preserve"> (“</w:t>
      </w:r>
      <w:r w:rsidR="00B911E5">
        <w:t>Project</w:t>
      </w:r>
      <w:r>
        <w:t>”).</w:t>
      </w:r>
    </w:p>
    <w:p w14:paraId="139E4FA6" w14:textId="77777777" w:rsidR="00F42FE2" w:rsidRDefault="00F42FE2" w:rsidP="00F42FE2">
      <w:r>
        <w:t>This SOW and the associated WO expire 30 days after their publication date (date Microsoft submits to the Customer) unless signed by both parties or formally extended in writing by Microsoft.</w:t>
      </w:r>
    </w:p>
    <w:p w14:paraId="29084CDD" w14:textId="6A9CD7AD" w:rsidR="005577F9" w:rsidRDefault="00B911E5" w:rsidP="001D40AA">
      <w:pPr>
        <w:pStyle w:val="Heading1NUM"/>
      </w:pPr>
      <w:bookmarkStart w:id="276" w:name="_Toc183681330"/>
      <w:bookmarkStart w:id="277" w:name="_Toc231760470"/>
      <w:r>
        <w:t>Project</w:t>
      </w:r>
      <w:r w:rsidR="005577F9" w:rsidRPr="00E22EE8">
        <w:t xml:space="preserve"> objectives and </w:t>
      </w:r>
      <w:r w:rsidR="005577F9" w:rsidRPr="00E01987">
        <w:t>scope</w:t>
      </w:r>
      <w:bookmarkEnd w:id="276"/>
      <w:bookmarkEnd w:id="277"/>
      <w:r w:rsidR="00166BAE">
        <w:t xml:space="preserve"> </w:t>
      </w:r>
    </w:p>
    <w:p w14:paraId="157136B5" w14:textId="2D1E39D7" w:rsidR="00DF434C" w:rsidRDefault="00DF434C" w:rsidP="00254D5A">
      <w:pPr>
        <w:pStyle w:val="Heading2NUM"/>
        <w:rPr>
          <w:rFonts w:eastAsia="等线"/>
          <w:lang w:eastAsia="zh-CN"/>
        </w:rPr>
      </w:pPr>
      <w:bookmarkStart w:id="278" w:name="_Toc183681331"/>
      <w:bookmarkStart w:id="279" w:name="_Toc231760471"/>
      <w:r w:rsidRPr="00956F3B">
        <w:t>Introduction</w:t>
      </w:r>
      <w:bookmarkEnd w:id="278"/>
      <w:bookmarkEnd w:id="279"/>
    </w:p>
    <w:p w14:paraId="26D2E45D" w14:textId="00C9ADFB" w:rsidR="00876815" w:rsidRPr="00876815" w:rsidRDefault="00876815" w:rsidP="00876815">
      <w:pPr>
        <w:rPr>
          <w:rFonts w:eastAsia="等线"/>
          <w:lang w:eastAsia="zh-CN"/>
        </w:rPr>
      </w:pPr>
      <w:commentRangeStart w:id="280"/>
      <w:r w:rsidRPr="00876815">
        <w:rPr>
          <w:rFonts w:eastAsia="等线"/>
          <w:lang w:eastAsia="zh-CN"/>
        </w:rPr>
        <w:t xml:space="preserve">Bosch is approaching Microsoft (ISD in particular) to build </w:t>
      </w:r>
      <w:commentRangeStart w:id="281"/>
      <w:commentRangeStart w:id="282"/>
      <w:del w:id="283" w:author="Charlie Gu" w:date="2026-06-06T22:41:00Z" w16du:dateUtc="2026-06-06T14:41:00Z">
        <w:r w:rsidRPr="00876815" w:rsidDel="001A5D8D">
          <w:rPr>
            <w:rFonts w:eastAsia="等线"/>
            <w:lang w:eastAsia="zh-CN"/>
          </w:rPr>
          <w:delText xml:space="preserve">and co-own </w:delText>
        </w:r>
        <w:commentRangeEnd w:id="281"/>
        <w:r w:rsidR="00B30396" w:rsidRPr="00876815" w:rsidDel="001A5D8D">
          <w:rPr>
            <w:rStyle w:val="CommentReference"/>
            <w:rFonts w:eastAsia="等线"/>
            <w:sz w:val="20"/>
            <w:szCs w:val="20"/>
            <w:lang w:eastAsia="zh-CN"/>
          </w:rPr>
          <w:commentReference w:id="281"/>
        </w:r>
      </w:del>
      <w:commentRangeEnd w:id="282"/>
      <w:r w:rsidR="001A5D8D" w:rsidRPr="00876815">
        <w:rPr>
          <w:rStyle w:val="CommentReference"/>
          <w:rFonts w:eastAsia="等线"/>
          <w:sz w:val="20"/>
          <w:szCs w:val="20"/>
          <w:lang w:eastAsia="zh-CN"/>
        </w:rPr>
        <w:commentReference w:id="282"/>
      </w:r>
      <w:r w:rsidRPr="00876815">
        <w:rPr>
          <w:rFonts w:eastAsia="等线"/>
          <w:lang w:eastAsia="zh-CN"/>
        </w:rPr>
        <w:t xml:space="preserve">the </w:t>
      </w:r>
      <w:del w:id="284" w:author="Charlie Gu" w:date="2026-06-06T22:42:00Z" w16du:dateUtc="2026-06-06T14:42:00Z">
        <w:r w:rsidRPr="00876815" w:rsidDel="007119E9">
          <w:rPr>
            <w:rFonts w:eastAsia="等线"/>
            <w:b/>
            <w:bCs/>
            <w:lang w:eastAsia="zh-CN"/>
          </w:rPr>
          <w:delText xml:space="preserve">Next generation </w:delText>
        </w:r>
      </w:del>
      <w:r w:rsidRPr="00876815">
        <w:rPr>
          <w:rFonts w:eastAsia="等线"/>
          <w:b/>
          <w:bCs/>
          <w:lang w:eastAsia="zh-CN"/>
        </w:rPr>
        <w:t xml:space="preserve">of In-Car Voice Assistant Solution, </w:t>
      </w:r>
      <w:r w:rsidRPr="00876815">
        <w:rPr>
          <w:rFonts w:eastAsia="等线"/>
          <w:lang w:eastAsia="zh-CN"/>
        </w:rPr>
        <w:t xml:space="preserve">which is developed on top of latest AI technologies across the </w:t>
      </w:r>
      <w:commentRangeStart w:id="285"/>
      <w:commentRangeStart w:id="286"/>
      <w:r w:rsidRPr="00876815">
        <w:rPr>
          <w:rFonts w:eastAsia="等线"/>
          <w:lang w:eastAsia="zh-CN"/>
        </w:rPr>
        <w:t>Edge</w:t>
      </w:r>
      <w:commentRangeEnd w:id="285"/>
      <w:r w:rsidR="00FB3B1E" w:rsidRPr="00876815">
        <w:rPr>
          <w:rStyle w:val="CommentReference"/>
          <w:rFonts w:eastAsia="等线"/>
          <w:sz w:val="20"/>
          <w:szCs w:val="20"/>
          <w:lang w:eastAsia="zh-CN"/>
        </w:rPr>
        <w:commentReference w:id="285"/>
      </w:r>
      <w:commentRangeEnd w:id="286"/>
      <w:r w:rsidR="007119E9" w:rsidRPr="00876815">
        <w:rPr>
          <w:rStyle w:val="CommentReference"/>
          <w:rFonts w:eastAsia="等线"/>
          <w:sz w:val="20"/>
          <w:szCs w:val="20"/>
          <w:lang w:eastAsia="zh-CN"/>
        </w:rPr>
        <w:commentReference w:id="286"/>
      </w:r>
      <w:r w:rsidRPr="00876815">
        <w:rPr>
          <w:rFonts w:eastAsia="等线"/>
          <w:lang w:eastAsia="zh-CN"/>
        </w:rPr>
        <w:t xml:space="preserve"> and Cloud.</w:t>
      </w:r>
    </w:p>
    <w:p w14:paraId="038F7D42" w14:textId="77777777" w:rsidR="00876815" w:rsidRPr="00876815" w:rsidRDefault="00876815" w:rsidP="00876815">
      <w:pPr>
        <w:numPr>
          <w:ilvl w:val="0"/>
          <w:numId w:val="7"/>
        </w:numPr>
        <w:rPr>
          <w:rFonts w:eastAsia="等线"/>
          <w:lang w:eastAsia="zh-CN"/>
        </w:rPr>
      </w:pPr>
      <w:r w:rsidRPr="00876815">
        <w:rPr>
          <w:rFonts w:eastAsia="等线"/>
          <w:lang w:eastAsia="zh-CN"/>
        </w:rPr>
        <w:t xml:space="preserve">Short-Term Target: Present the Solution in the CES event in </w:t>
      </w:r>
      <w:commentRangeStart w:id="287"/>
      <w:r w:rsidRPr="00876815">
        <w:rPr>
          <w:rFonts w:eastAsia="等线"/>
          <w:lang w:eastAsia="zh-CN"/>
        </w:rPr>
        <w:t>US</w:t>
      </w:r>
      <w:commentRangeEnd w:id="287"/>
      <w:r w:rsidR="009A2A8A" w:rsidRPr="00876815">
        <w:rPr>
          <w:rStyle w:val="CommentReference"/>
          <w:rFonts w:eastAsia="等线"/>
          <w:sz w:val="20"/>
          <w:szCs w:val="20"/>
          <w:lang w:eastAsia="zh-CN"/>
        </w:rPr>
        <w:commentReference w:id="287"/>
      </w:r>
      <w:r w:rsidRPr="00876815">
        <w:rPr>
          <w:rFonts w:eastAsia="等线"/>
          <w:lang w:eastAsia="zh-CN"/>
        </w:rPr>
        <w:t>.</w:t>
      </w:r>
    </w:p>
    <w:p w14:paraId="32C50CAB" w14:textId="77777777" w:rsidR="00876815" w:rsidRPr="00876815" w:rsidRDefault="00876815" w:rsidP="00876815">
      <w:pPr>
        <w:numPr>
          <w:ilvl w:val="0"/>
          <w:numId w:val="7"/>
        </w:numPr>
        <w:rPr>
          <w:rFonts w:eastAsia="等线"/>
          <w:lang w:eastAsia="zh-CN"/>
        </w:rPr>
      </w:pPr>
      <w:r w:rsidRPr="00876815">
        <w:rPr>
          <w:rFonts w:eastAsia="等线"/>
          <w:lang w:eastAsia="zh-CN"/>
        </w:rPr>
        <w:t xml:space="preserve">Long-Term Target: Co-sell the solution to the OEMs, including BMW, Mercedes, Toyota, </w:t>
      </w:r>
      <w:commentRangeStart w:id="288"/>
      <w:r w:rsidRPr="00876815">
        <w:rPr>
          <w:rFonts w:eastAsia="等线"/>
          <w:lang w:eastAsia="zh-CN"/>
        </w:rPr>
        <w:t>etc</w:t>
      </w:r>
      <w:commentRangeEnd w:id="288"/>
      <w:r w:rsidR="0055276B" w:rsidRPr="00876815">
        <w:rPr>
          <w:rStyle w:val="CommentReference"/>
          <w:rFonts w:eastAsia="等线"/>
          <w:sz w:val="20"/>
          <w:szCs w:val="20"/>
          <w:lang w:eastAsia="zh-CN"/>
        </w:rPr>
        <w:commentReference w:id="288"/>
      </w:r>
      <w:r w:rsidRPr="00876815">
        <w:rPr>
          <w:rFonts w:eastAsia="等线"/>
          <w:lang w:eastAsia="zh-CN"/>
        </w:rPr>
        <w:t>.</w:t>
      </w:r>
      <w:commentRangeEnd w:id="280"/>
      <w:r w:rsidR="003F7323" w:rsidRPr="00876815">
        <w:rPr>
          <w:rStyle w:val="CommentReference"/>
          <w:rFonts w:eastAsia="等线"/>
          <w:sz w:val="20"/>
          <w:szCs w:val="20"/>
          <w:lang w:eastAsia="zh-CN"/>
        </w:rPr>
        <w:commentReference w:id="280"/>
      </w:r>
    </w:p>
    <w:p w14:paraId="7C77B5E2" w14:textId="3B219CE9" w:rsidR="00784A38" w:rsidRPr="0062105F" w:rsidRDefault="00990F5B" w:rsidP="00254D5A">
      <w:pPr>
        <w:pStyle w:val="Heading2NUM"/>
      </w:pPr>
      <w:bookmarkStart w:id="289" w:name="_Toc183681332"/>
      <w:bookmarkStart w:id="290" w:name="_Ref183685874"/>
      <w:bookmarkStart w:id="291" w:name="_Toc231760472"/>
      <w:r>
        <w:t xml:space="preserve">Customer </w:t>
      </w:r>
      <w:r w:rsidR="00784A38" w:rsidRPr="0062105F">
        <w:t xml:space="preserve">desired business </w:t>
      </w:r>
      <w:bookmarkEnd w:id="289"/>
      <w:bookmarkEnd w:id="290"/>
      <w:r w:rsidR="00FA3F0E">
        <w:t>objectives</w:t>
      </w:r>
      <w:bookmarkEnd w:id="291"/>
    </w:p>
    <w:p w14:paraId="20D466A7" w14:textId="08157C13" w:rsidR="0047441B" w:rsidRDefault="00126063" w:rsidP="0033492E">
      <w:r>
        <w:t xml:space="preserve">The business </w:t>
      </w:r>
      <w:r w:rsidR="00812A69">
        <w:t xml:space="preserve">objectives </w:t>
      </w:r>
      <w:r>
        <w:t xml:space="preserve">of this </w:t>
      </w:r>
      <w:r w:rsidR="00B911E5">
        <w:t>project</w:t>
      </w:r>
      <w:r>
        <w:t xml:space="preserve"> are to</w:t>
      </w:r>
      <w:r w:rsidR="00A07468">
        <w:t xml:space="preserve"> build </w:t>
      </w:r>
      <w:r w:rsidR="00650653">
        <w:t xml:space="preserve">the solution in an </w:t>
      </w:r>
      <w:commentRangeStart w:id="292"/>
      <w:commentRangeStart w:id="293"/>
      <w:r w:rsidR="00650653">
        <w:t>AI Box</w:t>
      </w:r>
      <w:commentRangeEnd w:id="292"/>
      <w:r w:rsidR="004A1593">
        <w:rPr>
          <w:rStyle w:val="CommentReference"/>
          <w:sz w:val="20"/>
          <w:szCs w:val="20"/>
        </w:rPr>
        <w:commentReference w:id="292"/>
      </w:r>
      <w:commentRangeEnd w:id="293"/>
      <w:r w:rsidR="00E853E3">
        <w:rPr>
          <w:rStyle w:val="CommentReference"/>
          <w:sz w:val="20"/>
          <w:szCs w:val="20"/>
        </w:rPr>
        <w:commentReference w:id="293"/>
      </w:r>
      <w:r w:rsidR="00650653">
        <w:t xml:space="preserve">, which </w:t>
      </w:r>
      <w:commentRangeStart w:id="294"/>
      <w:commentRangeStart w:id="295"/>
      <w:del w:id="296" w:author="Charlie Gu" w:date="2026-06-06T22:47:00Z" w16du:dateUtc="2026-06-06T14:47:00Z">
        <w:r w:rsidR="00650653" w:rsidDel="00DD74A8">
          <w:delText>will</w:delText>
        </w:r>
      </w:del>
      <w:ins w:id="297" w:author="Charlie Gu" w:date="2026-06-06T22:47:00Z" w16du:dateUtc="2026-06-06T14:47:00Z">
        <w:r w:rsidR="00DD74A8">
          <w:rPr>
            <w:rFonts w:eastAsia="等线" w:hint="eastAsia"/>
            <w:lang w:eastAsia="zh-CN"/>
          </w:rPr>
          <w:t>is targeted to</w:t>
        </w:r>
      </w:ins>
      <w:r w:rsidR="00650653">
        <w:t xml:space="preserve"> be presented </w:t>
      </w:r>
      <w:commentRangeEnd w:id="294"/>
      <w:r w:rsidR="003B3628">
        <w:rPr>
          <w:rStyle w:val="CommentReference"/>
          <w:sz w:val="20"/>
          <w:szCs w:val="20"/>
        </w:rPr>
        <w:commentReference w:id="294"/>
      </w:r>
      <w:commentRangeEnd w:id="295"/>
      <w:r w:rsidR="00E853E3">
        <w:rPr>
          <w:rStyle w:val="CommentReference"/>
          <w:sz w:val="20"/>
          <w:szCs w:val="20"/>
        </w:rPr>
        <w:commentReference w:id="295"/>
      </w:r>
      <w:r w:rsidR="00650653">
        <w:t xml:space="preserve">in CES event. </w:t>
      </w:r>
      <w:r>
        <w:t xml:space="preserve">These </w:t>
      </w:r>
      <w:r w:rsidR="00C83E69">
        <w:t xml:space="preserve">objectives </w:t>
      </w:r>
      <w:r>
        <w:t xml:space="preserve">will be used for planning and overall goals for the </w:t>
      </w:r>
      <w:r w:rsidR="00CA50EF">
        <w:t>project,</w:t>
      </w:r>
      <w:r>
        <w:t xml:space="preserve"> and not all the </w:t>
      </w:r>
      <w:r w:rsidR="00C83E69">
        <w:t xml:space="preserve">objectives </w:t>
      </w:r>
      <w:r w:rsidR="0047441B">
        <w:t>may</w:t>
      </w:r>
      <w:r>
        <w:t xml:space="preserve"> be achieved as a part of this SOW.</w:t>
      </w:r>
    </w:p>
    <w:p w14:paraId="1ED5FC8A" w14:textId="012542E8" w:rsidR="00126063" w:rsidRPr="001D0E4E" w:rsidRDefault="00126063" w:rsidP="001D0E4E">
      <w:pPr>
        <w:spacing w:before="0"/>
        <w:rPr>
          <w:highlight w:val="yellow"/>
          <w:lang w:val="en-GB"/>
        </w:rPr>
      </w:pPr>
      <w:r>
        <w:t xml:space="preserve">The desired business </w:t>
      </w:r>
      <w:r w:rsidR="0047441B">
        <w:t xml:space="preserve">objectives </w:t>
      </w:r>
      <w:r>
        <w:t xml:space="preserve">defined in this section and any initial product backlog defined in this SOW do not constitute a fixed scope. There is no guarantee that all desired business </w:t>
      </w:r>
      <w:r w:rsidR="00141998">
        <w:t xml:space="preserve">objectives </w:t>
      </w:r>
      <w:r>
        <w:t xml:space="preserve">and all initial product backlog items will be completed within the contracted capacity. An ongoing governance process, driven by </w:t>
      </w:r>
      <w:sdt>
        <w:sdtPr>
          <w:alias w:val="Client Name"/>
          <w:tag w:val="Client Name"/>
          <w:id w:val="676009336"/>
          <w:placeholder>
            <w:docPart w:val="A8171B74D96B46C69E99402933B9B869"/>
          </w:placeholder>
          <w:dataBinding w:prefixMappings="xmlns:ns0='http://schemas.microsoft.com/office/2006/coverPageProps' " w:xpath="/ns0:CoverPageProperties[1]/ns0:Abstract[1]" w:storeItemID="{55AF091B-3C7A-41E3-B477-F2FDAA23CFDA}"/>
          <w:text/>
        </w:sdtPr>
        <w:sdtEndPr/>
        <w:sdtContent>
          <w:r w:rsidR="00A371BD">
            <w:t>&lt;Bosch&gt;</w:t>
          </w:r>
        </w:sdtContent>
      </w:sdt>
      <w:r>
        <w:t xml:space="preserve">’s product owner, that prioritizes product backlog against available capacity is described in the </w:t>
      </w:r>
      <w:r w:rsidR="003A6588" w:rsidRPr="71281024">
        <w:rPr>
          <w:i/>
          <w:iCs/>
        </w:rPr>
        <w:fldChar w:fldCharType="begin"/>
      </w:r>
      <w:r w:rsidR="003A6588" w:rsidRPr="71281024">
        <w:rPr>
          <w:i/>
          <w:iCs/>
        </w:rPr>
        <w:instrText xml:space="preserve"> REF _Ref183685074 \h </w:instrText>
      </w:r>
      <w:r w:rsidR="00071386" w:rsidRPr="71281024">
        <w:rPr>
          <w:i/>
          <w:iCs/>
        </w:rPr>
        <w:instrText xml:space="preserve"> \* MERGEFORMAT Delivery approach, completion and timeline</w:instrText>
      </w:r>
      <w:r w:rsidR="003A6588" w:rsidRPr="71281024">
        <w:rPr>
          <w:i/>
          <w:iCs/>
        </w:rPr>
      </w:r>
      <w:r w:rsidR="003A6588" w:rsidRPr="71281024">
        <w:rPr>
          <w:i/>
          <w:iCs/>
        </w:rPr>
        <w:fldChar w:fldCharType="end"/>
      </w:r>
      <w:r>
        <w:t xml:space="preserve"> section. If more capacity or duration is needed to deliver the desired business </w:t>
      </w:r>
      <w:r w:rsidR="00D431CF">
        <w:t xml:space="preserve">objectives </w:t>
      </w:r>
      <w:r>
        <w:t xml:space="preserve">or if additional </w:t>
      </w:r>
      <w:r w:rsidR="00D431CF">
        <w:t xml:space="preserve">objectives </w:t>
      </w:r>
      <w:r>
        <w:t xml:space="preserve">need to be defined, the </w:t>
      </w:r>
      <w:r w:rsidR="00CB07F2" w:rsidRPr="71281024">
        <w:rPr>
          <w:i/>
          <w:iCs/>
        </w:rPr>
        <w:fldChar w:fldCharType="begin"/>
      </w:r>
      <w:r w:rsidR="00CB07F2" w:rsidRPr="71281024">
        <w:rPr>
          <w:i/>
          <w:iCs/>
        </w:rPr>
        <w:instrText xml:space="preserve"> REF _Ref183685585 \h </w:instrText>
      </w:r>
      <w:r w:rsidR="00071386" w:rsidRPr="71281024">
        <w:rPr>
          <w:i/>
          <w:iCs/>
        </w:rPr>
        <w:instrText xml:space="preserve"> \* MERGEFORMAT Change management process</w:instrText>
      </w:r>
      <w:r w:rsidR="00CB07F2" w:rsidRPr="71281024">
        <w:rPr>
          <w:i/>
          <w:iCs/>
        </w:rPr>
      </w:r>
      <w:r w:rsidR="00CB07F2" w:rsidRPr="71281024">
        <w:rPr>
          <w:i/>
          <w:iCs/>
        </w:rPr>
        <w:fldChar w:fldCharType="end"/>
      </w:r>
      <w:r>
        <w:t xml:space="preserve"> section will be followed to increase capacity. </w:t>
      </w:r>
      <w:sdt>
        <w:sdtPr>
          <w:alias w:val="MSFT / Partner"/>
          <w:tag w:val=""/>
          <w:id w:val="632832002"/>
          <w:placeholder>
            <w:docPart w:val="F8FB7D0029A847CC998D457634978FD9"/>
          </w:placeholder>
          <w:dataBinding w:prefixMappings="xmlns:ns0='http://purl.org/dc/elements/1.1/' xmlns:ns1='http://schemas.openxmlformats.org/package/2006/metadata/core-properties' " w:xpath="/ns1:coreProperties[1]/ns0:creator[1]" w:storeItemID="{6C3C8BC8-F283-45AE-878A-BAB7291924A1}"/>
          <w:text/>
        </w:sdtPr>
        <w:sdtEndPr/>
        <w:sdtContent>
          <w:r w:rsidR="00A371BD">
            <w:t>&lt;MSFT&gt;</w:t>
          </w:r>
        </w:sdtContent>
      </w:sdt>
      <w:r w:rsidR="006C4286">
        <w:t xml:space="preserve"> </w:t>
      </w:r>
      <w:r>
        <w:t xml:space="preserve">will continue its efforts based on the priorities and direction provided by </w:t>
      </w:r>
      <w:sdt>
        <w:sdtPr>
          <w:alias w:val="Client Name"/>
          <w:tag w:val="Client Name"/>
          <w:id w:val="-3982525"/>
          <w:placeholder>
            <w:docPart w:val="8EDD82D67F9147E3B960ED83A858A72B"/>
          </w:placeholder>
          <w:dataBinding w:prefixMappings="xmlns:ns0='http://schemas.microsoft.com/office/2006/coverPageProps' " w:xpath="/ns0:CoverPageProperties[1]/ns0:Abstract[1]" w:storeItemID="{55AF091B-3C7A-41E3-B477-F2FDAA23CFDA}"/>
          <w:text/>
        </w:sdtPr>
        <w:sdtEndPr/>
        <w:sdtContent>
          <w:r w:rsidR="00A371BD">
            <w:t>&lt;Bosch&gt;</w:t>
          </w:r>
        </w:sdtContent>
      </w:sdt>
      <w:r>
        <w:t xml:space="preserve"> until such time as all capacity has been consumed.</w:t>
      </w:r>
    </w:p>
    <w:p w14:paraId="7D3F19E7" w14:textId="28E7A67B" w:rsidR="00B31640" w:rsidRPr="003E0EF6" w:rsidRDefault="00126063" w:rsidP="003E0EF6">
      <w:pPr>
        <w:spacing w:after="240" w:line="264" w:lineRule="auto"/>
        <w:rPr>
          <w:rFonts w:eastAsia="Segoe UI"/>
          <w:b/>
          <w:lang w:val="en-GB"/>
        </w:rPr>
      </w:pPr>
      <w:r>
        <w:t xml:space="preserve">By fulfilling their responsibilities and requirements listed in this SOW within the timeframes requested by Microsoft, </w:t>
      </w:r>
      <w:sdt>
        <w:sdtPr>
          <w:rPr>
            <w:rFonts w:eastAsia="Segoe UI"/>
            <w:lang w:val="en-GB"/>
          </w:rPr>
          <w:alias w:val="Client Name"/>
          <w:tag w:val="Client Name"/>
          <w:id w:val="-247739541"/>
          <w:placeholder>
            <w:docPart w:val="D1ADB4D17B5845C6979BC7D9D663C553"/>
          </w:placeholder>
          <w:dataBinding w:prefixMappings="xmlns:ns0='http://schemas.microsoft.com/office/2006/coverPageProps' " w:xpath="/ns0:CoverPageProperties[1]/ns0:Abstract[1]" w:storeItemID="{55AF091B-3C7A-41E3-B477-F2FDAA23CFDA}"/>
          <w:text/>
        </w:sdtPr>
        <w:sdtEndPr/>
        <w:sdtContent>
          <w:r w:rsidR="00A371BD">
            <w:rPr>
              <w:rFonts w:eastAsia="Segoe UI"/>
              <w:lang w:val="en-GB"/>
            </w:rPr>
            <w:t>&lt;Bosch&gt;</w:t>
          </w:r>
        </w:sdtContent>
      </w:sdt>
      <w:r>
        <w:t xml:space="preserve"> can support the completion of the </w:t>
      </w:r>
      <w:r w:rsidR="005A671F">
        <w:t>desired business objectives</w:t>
      </w:r>
      <w:r>
        <w:t xml:space="preserve"> and adherence to the schedule. Should this not be the case, the </w:t>
      </w:r>
      <w:r w:rsidR="009D4911">
        <w:t>c</w:t>
      </w:r>
      <w:r>
        <w:t xml:space="preserve">hange management process may be needed to increase capacity or to extend the schedule, as described in the </w:t>
      </w:r>
      <w:r w:rsidR="00CB07F2" w:rsidRPr="00642805">
        <w:rPr>
          <w:i/>
          <w:iCs/>
        </w:rPr>
        <w:fldChar w:fldCharType="begin"/>
      </w:r>
      <w:r w:rsidR="00CB07F2" w:rsidRPr="00642805">
        <w:rPr>
          <w:i/>
          <w:iCs/>
        </w:rPr>
        <w:instrText xml:space="preserve"> REF _Ref183685614 \h </w:instrText>
      </w:r>
      <w:r w:rsidR="00642805">
        <w:rPr>
          <w:i/>
          <w:iCs/>
        </w:rPr>
        <w:instrText xml:space="preserve"> \* MERGEFORMAT </w:instrText>
      </w:r>
      <w:r w:rsidR="00CB07F2" w:rsidRPr="00642805">
        <w:rPr>
          <w:i/>
          <w:iCs/>
        </w:rPr>
      </w:r>
      <w:r w:rsidR="00CB07F2" w:rsidRPr="00642805">
        <w:rPr>
          <w:i/>
          <w:iCs/>
        </w:rPr>
        <w:fldChar w:fldCharType="separate"/>
      </w:r>
      <w:r w:rsidR="00CB07F2" w:rsidRPr="00642805">
        <w:rPr>
          <w:i/>
          <w:iCs/>
        </w:rPr>
        <w:t>Change management process</w:t>
      </w:r>
      <w:r w:rsidR="00CB07F2" w:rsidRPr="00642805">
        <w:rPr>
          <w:i/>
          <w:iCs/>
        </w:rPr>
        <w:fldChar w:fldCharType="end"/>
      </w:r>
      <w:r w:rsidR="00642805">
        <w:t xml:space="preserve"> section</w:t>
      </w:r>
      <w:r>
        <w:t>.</w:t>
      </w:r>
      <w:r w:rsidR="00183B0D">
        <w:t xml:space="preserve"> </w:t>
      </w:r>
    </w:p>
    <w:p w14:paraId="51B6BD1B" w14:textId="260189DE" w:rsidR="008370CB" w:rsidRDefault="008370CB" w:rsidP="008370CB">
      <w:pPr>
        <w:pStyle w:val="Caption-Table-Above"/>
      </w:pPr>
      <w:bookmarkStart w:id="298" w:name="_Toc231760456"/>
      <w:r>
        <w:lastRenderedPageBreak/>
        <w:t xml:space="preserve">Table </w:t>
      </w:r>
      <w:r>
        <w:fldChar w:fldCharType="begin"/>
      </w:r>
      <w:r>
        <w:instrText>SEQ Table \* ARABIC</w:instrText>
      </w:r>
      <w:r>
        <w:fldChar w:fldCharType="separate"/>
      </w:r>
      <w:r w:rsidR="000916BC">
        <w:rPr>
          <w:noProof/>
        </w:rPr>
        <w:t>1</w:t>
      </w:r>
      <w:r>
        <w:fldChar w:fldCharType="end"/>
      </w:r>
      <w:r w:rsidRPr="009452E0">
        <w:t xml:space="preserve">: </w:t>
      </w:r>
      <w:sdt>
        <w:sdtPr>
          <w:rPr>
            <w:szCs w:val="22"/>
          </w:rPr>
          <w:alias w:val="Client Name"/>
          <w:tag w:val="Client Name"/>
          <w:id w:val="-436205352"/>
          <w:placeholder>
            <w:docPart w:val="BF6080AE7AAC43A1BCB4BEB08E22613D"/>
          </w:placeholder>
          <w:dataBinding w:prefixMappings="xmlns:ns0='http://schemas.microsoft.com/office/2006/coverPageProps' " w:xpath="/ns0:CoverPageProperties[1]/ns0:Abstract[1]" w:storeItemID="{55AF091B-3C7A-41E3-B477-F2FDAA23CFDA}"/>
          <w:text/>
        </w:sdtPr>
        <w:sdtEndPr/>
        <w:sdtContent>
          <w:r w:rsidR="00A371BD">
            <w:rPr>
              <w:szCs w:val="22"/>
            </w:rPr>
            <w:t>&lt;Bosch&gt;</w:t>
          </w:r>
        </w:sdtContent>
      </w:sdt>
      <w:r w:rsidR="006C7A78">
        <w:t xml:space="preserve"> </w:t>
      </w:r>
      <w:r w:rsidR="00F04D89">
        <w:t xml:space="preserve">desired business </w:t>
      </w:r>
      <w:r w:rsidR="00D431CF">
        <w:t>objectives</w:t>
      </w:r>
      <w:bookmarkEnd w:id="298"/>
    </w:p>
    <w:p w14:paraId="01B1E0BF" w14:textId="77777777" w:rsidR="00E57765" w:rsidRDefault="00E57765" w:rsidP="008370CB">
      <w:pPr>
        <w:pStyle w:val="Caption-Table-Above"/>
      </w:pPr>
    </w:p>
    <w:tbl>
      <w:tblPr>
        <w:tblStyle w:val="RFX-SOWTable"/>
        <w:tblW w:w="8861" w:type="dxa"/>
        <w:tblLook w:val="04A0" w:firstRow="1" w:lastRow="0" w:firstColumn="1" w:lastColumn="0" w:noHBand="0" w:noVBand="1"/>
      </w:tblPr>
      <w:tblGrid>
        <w:gridCol w:w="4770"/>
        <w:gridCol w:w="4091"/>
      </w:tblGrid>
      <w:tr w:rsidR="004306F7" w14:paraId="7825C6D5" w14:textId="77777777" w:rsidTr="006D7DEA">
        <w:trPr>
          <w:cnfStyle w:val="100000000000" w:firstRow="1" w:lastRow="0" w:firstColumn="0" w:lastColumn="0" w:oddVBand="0" w:evenVBand="0" w:oddHBand="0" w:evenHBand="0" w:firstRowFirstColumn="0" w:firstRowLastColumn="0" w:lastRowFirstColumn="0" w:lastRowLastColumn="0"/>
          <w:trHeight w:val="300"/>
        </w:trPr>
        <w:tc>
          <w:tcPr>
            <w:tcW w:w="4770" w:type="dxa"/>
          </w:tcPr>
          <w:p w14:paraId="2EC7B9C4" w14:textId="13B221A2" w:rsidR="00B42A06" w:rsidRDefault="00864334" w:rsidP="008370CB">
            <w:pPr>
              <w:pStyle w:val="TableText"/>
            </w:pPr>
            <w:r w:rsidRPr="00864334">
              <w:t xml:space="preserve">Desired business </w:t>
            </w:r>
            <w:r w:rsidR="00183B0D">
              <w:t>objectives</w:t>
            </w:r>
          </w:p>
        </w:tc>
        <w:tc>
          <w:tcPr>
            <w:tcW w:w="4091" w:type="dxa"/>
          </w:tcPr>
          <w:p w14:paraId="79C23E95" w14:textId="64069061" w:rsidR="00B42A06" w:rsidRDefault="00864334" w:rsidP="008370CB">
            <w:pPr>
              <w:pStyle w:val="TableText"/>
            </w:pPr>
            <w:r>
              <w:t>Assumptions</w:t>
            </w:r>
          </w:p>
        </w:tc>
      </w:tr>
      <w:tr w:rsidR="00966AC8" w14:paraId="63032050" w14:textId="77777777" w:rsidTr="00966AC8">
        <w:trPr>
          <w:cnfStyle w:val="000000100000" w:firstRow="0" w:lastRow="0" w:firstColumn="0" w:lastColumn="0" w:oddVBand="0" w:evenVBand="0" w:oddHBand="1" w:evenHBand="0" w:firstRowFirstColumn="0" w:firstRowLastColumn="0" w:lastRowFirstColumn="0" w:lastRowLastColumn="0"/>
          <w:trHeight w:val="449"/>
        </w:trPr>
        <w:tc>
          <w:tcPr>
            <w:tcW w:w="4770" w:type="dxa"/>
          </w:tcPr>
          <w:p w14:paraId="7C16C7D6" w14:textId="20FE2294" w:rsidR="00966AC8" w:rsidRPr="00966AC8" w:rsidRDefault="00966AC8" w:rsidP="008370CB">
            <w:pPr>
              <w:pStyle w:val="TableText"/>
              <w:rPr>
                <w:rStyle w:val="Instructional"/>
                <w:rFonts w:eastAsiaTheme="minorEastAsia"/>
                <w:i w:val="0"/>
                <w:iCs w:val="0"/>
                <w:color w:val="auto"/>
                <w:szCs w:val="20"/>
              </w:rPr>
            </w:pPr>
            <w:r>
              <w:rPr>
                <w:rFonts w:eastAsiaTheme="minorEastAsia"/>
                <w:szCs w:val="20"/>
              </w:rPr>
              <w:t>Build end-to-end Voice Assistant Capabilities</w:t>
            </w:r>
          </w:p>
        </w:tc>
        <w:tc>
          <w:tcPr>
            <w:tcW w:w="4091" w:type="dxa"/>
          </w:tcPr>
          <w:p w14:paraId="10FD5DC6" w14:textId="1AABB984" w:rsidR="00966AC8" w:rsidRDefault="00500894" w:rsidP="008370CB">
            <w:pPr>
              <w:pStyle w:val="TableText"/>
            </w:pPr>
            <w:r>
              <w:t>Including Online and Offline Capabilities</w:t>
            </w:r>
          </w:p>
        </w:tc>
      </w:tr>
      <w:tr w:rsidR="001C4695" w14:paraId="7BD94299" w14:textId="77777777" w:rsidTr="00966AC8">
        <w:trPr>
          <w:cnfStyle w:val="000000010000" w:firstRow="0" w:lastRow="0" w:firstColumn="0" w:lastColumn="0" w:oddVBand="0" w:evenVBand="0" w:oddHBand="0" w:evenHBand="1" w:firstRowFirstColumn="0" w:firstRowLastColumn="0" w:lastRowFirstColumn="0" w:lastRowLastColumn="0"/>
          <w:trHeight w:val="449"/>
        </w:trPr>
        <w:tc>
          <w:tcPr>
            <w:tcW w:w="4770" w:type="dxa"/>
          </w:tcPr>
          <w:p w14:paraId="54972039" w14:textId="3BA29BC3" w:rsidR="001C4695" w:rsidRDefault="001C4695" w:rsidP="008370CB">
            <w:pPr>
              <w:pStyle w:val="TableText"/>
              <w:rPr>
                <w:szCs w:val="20"/>
              </w:rPr>
            </w:pPr>
            <w:r>
              <w:rPr>
                <w:szCs w:val="20"/>
              </w:rPr>
              <w:t>Fine tune all the Offline models on the specified device</w:t>
            </w:r>
            <w:r w:rsidR="00082618">
              <w:rPr>
                <w:szCs w:val="20"/>
              </w:rPr>
              <w:t>/Box</w:t>
            </w:r>
          </w:p>
        </w:tc>
        <w:tc>
          <w:tcPr>
            <w:tcW w:w="4091" w:type="dxa"/>
          </w:tcPr>
          <w:p w14:paraId="44BC0359" w14:textId="059D87E9" w:rsidR="001C4695" w:rsidRDefault="00082618" w:rsidP="008370CB">
            <w:pPr>
              <w:pStyle w:val="TableText"/>
            </w:pPr>
            <w:r>
              <w:t>The spec</w:t>
            </w:r>
            <w:ins w:id="299" w:author="Wayne Schmoyer" w:date="2026-06-05T13:57:00Z" w16du:dateUtc="2026-06-05T17:57:00Z">
              <w:r w:rsidR="00B04E7D">
                <w:t>s</w:t>
              </w:r>
            </w:ins>
            <w:r>
              <w:t xml:space="preserve"> of the Box will be </w:t>
            </w:r>
            <w:r w:rsidR="00A540FA">
              <w:t>decided in Sprint 0 of the project</w:t>
            </w:r>
          </w:p>
        </w:tc>
      </w:tr>
      <w:tr w:rsidR="003438C1" w14:paraId="7D6CADD4" w14:textId="77777777" w:rsidTr="00966AC8">
        <w:trPr>
          <w:cnfStyle w:val="000000100000" w:firstRow="0" w:lastRow="0" w:firstColumn="0" w:lastColumn="0" w:oddVBand="0" w:evenVBand="0" w:oddHBand="1" w:evenHBand="0" w:firstRowFirstColumn="0" w:firstRowLastColumn="0" w:lastRowFirstColumn="0" w:lastRowLastColumn="0"/>
          <w:trHeight w:val="449"/>
        </w:trPr>
        <w:tc>
          <w:tcPr>
            <w:tcW w:w="4770" w:type="dxa"/>
          </w:tcPr>
          <w:p w14:paraId="2E80E9A2" w14:textId="0BADB7C4" w:rsidR="003438C1" w:rsidRDefault="003438C1" w:rsidP="008370CB">
            <w:pPr>
              <w:pStyle w:val="TableText"/>
              <w:rPr>
                <w:szCs w:val="20"/>
              </w:rPr>
            </w:pPr>
            <w:r>
              <w:rPr>
                <w:szCs w:val="20"/>
              </w:rPr>
              <w:t>Fine tune all the online models/</w:t>
            </w:r>
            <w:r w:rsidR="00DC207F">
              <w:rPr>
                <w:szCs w:val="20"/>
              </w:rPr>
              <w:t>agents based on the features in scope</w:t>
            </w:r>
          </w:p>
        </w:tc>
        <w:tc>
          <w:tcPr>
            <w:tcW w:w="4091" w:type="dxa"/>
          </w:tcPr>
          <w:p w14:paraId="228FB057" w14:textId="77777777" w:rsidR="003438C1" w:rsidRDefault="003438C1" w:rsidP="008370CB">
            <w:pPr>
              <w:pStyle w:val="TableText"/>
            </w:pPr>
          </w:p>
        </w:tc>
      </w:tr>
      <w:tr w:rsidR="005A11EB" w14:paraId="0DD07DCB" w14:textId="77777777" w:rsidTr="00966AC8">
        <w:trPr>
          <w:cnfStyle w:val="000000010000" w:firstRow="0" w:lastRow="0" w:firstColumn="0" w:lastColumn="0" w:oddVBand="0" w:evenVBand="0" w:oddHBand="0" w:evenHBand="1" w:firstRowFirstColumn="0" w:firstRowLastColumn="0" w:lastRowFirstColumn="0" w:lastRowLastColumn="0"/>
          <w:trHeight w:val="449"/>
        </w:trPr>
        <w:tc>
          <w:tcPr>
            <w:tcW w:w="4770" w:type="dxa"/>
          </w:tcPr>
          <w:p w14:paraId="1D53A8E3" w14:textId="61685D21" w:rsidR="005A11EB" w:rsidRDefault="005A11EB" w:rsidP="008370CB">
            <w:pPr>
              <w:pStyle w:val="TableText"/>
              <w:rPr>
                <w:szCs w:val="20"/>
              </w:rPr>
            </w:pPr>
            <w:r>
              <w:rPr>
                <w:szCs w:val="20"/>
              </w:rPr>
              <w:t>Build Selected Features</w:t>
            </w:r>
            <w:r w:rsidR="00DB3B6F">
              <w:rPr>
                <w:szCs w:val="20"/>
              </w:rPr>
              <w:t xml:space="preserve"> targeted for CES</w:t>
            </w:r>
          </w:p>
        </w:tc>
        <w:tc>
          <w:tcPr>
            <w:tcW w:w="4091" w:type="dxa"/>
          </w:tcPr>
          <w:p w14:paraId="1F1FD70C" w14:textId="77777777" w:rsidR="005A11EB" w:rsidRDefault="00DB3B6F" w:rsidP="008370CB">
            <w:pPr>
              <w:pStyle w:val="TableText"/>
            </w:pPr>
            <w:commentRangeStart w:id="300"/>
            <w:commentRangeStart w:id="301"/>
            <w:r>
              <w:t>The list of features for CES will be agreed in Sprint 0</w:t>
            </w:r>
          </w:p>
          <w:p w14:paraId="2D82CBC8" w14:textId="64F3AD95" w:rsidR="00514363" w:rsidRDefault="003438C1" w:rsidP="008370CB">
            <w:pPr>
              <w:pStyle w:val="TableText"/>
            </w:pPr>
            <w:r>
              <w:t>3</w:t>
            </w:r>
            <w:r w:rsidRPr="003438C1">
              <w:rPr>
                <w:vertAlign w:val="superscript"/>
              </w:rPr>
              <w:t>rd</w:t>
            </w:r>
            <w:r>
              <w:t xml:space="preserve"> Party APIs need to be prepared by Bosch</w:t>
            </w:r>
            <w:commentRangeEnd w:id="300"/>
            <w:r w:rsidR="00A2394C">
              <w:rPr>
                <w:rStyle w:val="CommentReference"/>
                <w:sz w:val="20"/>
                <w:szCs w:val="24"/>
              </w:rPr>
              <w:commentReference w:id="300"/>
            </w:r>
            <w:commentRangeEnd w:id="301"/>
            <w:r w:rsidR="005C721E">
              <w:rPr>
                <w:rStyle w:val="CommentReference"/>
                <w:sz w:val="20"/>
                <w:szCs w:val="24"/>
              </w:rPr>
              <w:commentReference w:id="301"/>
            </w:r>
          </w:p>
        </w:tc>
      </w:tr>
      <w:tr w:rsidR="001C4695" w14:paraId="53DFD634" w14:textId="77777777" w:rsidTr="00966AC8">
        <w:trPr>
          <w:cnfStyle w:val="000000100000" w:firstRow="0" w:lastRow="0" w:firstColumn="0" w:lastColumn="0" w:oddVBand="0" w:evenVBand="0" w:oddHBand="1" w:evenHBand="0" w:firstRowFirstColumn="0" w:firstRowLastColumn="0" w:lastRowFirstColumn="0" w:lastRowLastColumn="0"/>
          <w:trHeight w:val="449"/>
        </w:trPr>
        <w:tc>
          <w:tcPr>
            <w:tcW w:w="4770" w:type="dxa"/>
          </w:tcPr>
          <w:p w14:paraId="09DA38AD" w14:textId="3454A5E0" w:rsidR="001C4695" w:rsidRDefault="001D76E5" w:rsidP="008370CB">
            <w:pPr>
              <w:pStyle w:val="TableText"/>
              <w:rPr>
                <w:szCs w:val="20"/>
              </w:rPr>
            </w:pPr>
            <w:r>
              <w:rPr>
                <w:szCs w:val="20"/>
              </w:rPr>
              <w:t>Enable Bosch team to add new features to the assistant</w:t>
            </w:r>
          </w:p>
        </w:tc>
        <w:tc>
          <w:tcPr>
            <w:tcW w:w="4091" w:type="dxa"/>
          </w:tcPr>
          <w:p w14:paraId="13BCFA6D" w14:textId="59AE7C99" w:rsidR="001C4695" w:rsidRDefault="001E0F72" w:rsidP="008370CB">
            <w:pPr>
              <w:pStyle w:val="TableText"/>
            </w:pPr>
            <w:r>
              <w:t>Details will be agreed in Sprint 0</w:t>
            </w:r>
          </w:p>
        </w:tc>
      </w:tr>
      <w:tr w:rsidR="00966AC8" w14:paraId="38EE40C8" w14:textId="77777777" w:rsidTr="006D7DEA">
        <w:trPr>
          <w:cnfStyle w:val="000000010000" w:firstRow="0" w:lastRow="0" w:firstColumn="0" w:lastColumn="0" w:oddVBand="0" w:evenVBand="0" w:oddHBand="0" w:evenHBand="1" w:firstRowFirstColumn="0" w:firstRowLastColumn="0" w:lastRowFirstColumn="0" w:lastRowLastColumn="0"/>
          <w:trHeight w:val="300"/>
        </w:trPr>
        <w:tc>
          <w:tcPr>
            <w:tcW w:w="4770" w:type="dxa"/>
          </w:tcPr>
          <w:p w14:paraId="78F38954" w14:textId="3638FCE4" w:rsidR="00966AC8" w:rsidRPr="00335AB6" w:rsidRDefault="00966AC8" w:rsidP="008370CB">
            <w:pPr>
              <w:pStyle w:val="TableText"/>
              <w:rPr>
                <w:rStyle w:val="Instructional"/>
              </w:rPr>
            </w:pPr>
          </w:p>
        </w:tc>
        <w:tc>
          <w:tcPr>
            <w:tcW w:w="4091" w:type="dxa"/>
          </w:tcPr>
          <w:p w14:paraId="31E85414" w14:textId="77777777" w:rsidR="00966AC8" w:rsidRDefault="00966AC8" w:rsidP="008370CB">
            <w:pPr>
              <w:pStyle w:val="TableText"/>
            </w:pPr>
          </w:p>
        </w:tc>
      </w:tr>
    </w:tbl>
    <w:p w14:paraId="5276DC2C" w14:textId="76F10916" w:rsidR="00B42A06" w:rsidRPr="00147199" w:rsidRDefault="00A73671" w:rsidP="0033492E">
      <w:pPr>
        <w:rPr>
          <w:rStyle w:val="Optional"/>
          <w:b w:val="0"/>
          <w:bCs w:val="0"/>
          <w:color w:val="auto"/>
        </w:rPr>
      </w:pPr>
      <w:r w:rsidRPr="00147199">
        <w:rPr>
          <w:rStyle w:val="Optional"/>
          <w:b w:val="0"/>
          <w:bCs w:val="0"/>
          <w:color w:val="auto"/>
        </w:rPr>
        <w:t xml:space="preserve">In addition to the </w:t>
      </w:r>
      <w:r w:rsidR="00F37C9D" w:rsidRPr="00147199">
        <w:rPr>
          <w:rStyle w:val="Optional"/>
          <w:b w:val="0"/>
          <w:bCs w:val="0"/>
          <w:color w:val="auto"/>
        </w:rPr>
        <w:t xml:space="preserve">objectives </w:t>
      </w:r>
      <w:r w:rsidRPr="00147199">
        <w:rPr>
          <w:rStyle w:val="Optional"/>
          <w:b w:val="0"/>
          <w:bCs w:val="0"/>
          <w:color w:val="auto"/>
        </w:rPr>
        <w:t xml:space="preserve">listed above, the initial product backlog in the </w:t>
      </w:r>
      <w:r w:rsidR="00E52DC4" w:rsidRPr="00147199">
        <w:rPr>
          <w:rStyle w:val="Optional"/>
          <w:b w:val="0"/>
          <w:bCs w:val="0"/>
          <w:i/>
          <w:iCs/>
          <w:color w:val="auto"/>
        </w:rPr>
        <w:fldChar w:fldCharType="begin"/>
      </w:r>
      <w:r w:rsidR="00E52DC4" w:rsidRPr="00147199">
        <w:rPr>
          <w:rStyle w:val="Optional"/>
          <w:b w:val="0"/>
          <w:bCs w:val="0"/>
          <w:i/>
          <w:iCs/>
          <w:color w:val="auto"/>
        </w:rPr>
        <w:instrText xml:space="preserve"> REF _Ref183784538 \h  \* MERGEFORMAT Exhibits</w:instrText>
      </w:r>
      <w:r w:rsidR="00E52DC4" w:rsidRPr="00147199">
        <w:rPr>
          <w:rStyle w:val="Optional"/>
          <w:b w:val="0"/>
          <w:bCs w:val="0"/>
          <w:i/>
          <w:iCs/>
          <w:color w:val="auto"/>
        </w:rPr>
      </w:r>
      <w:r w:rsidR="00E52DC4" w:rsidRPr="00147199">
        <w:rPr>
          <w:rStyle w:val="Optional"/>
          <w:b w:val="0"/>
          <w:bCs w:val="0"/>
          <w:i/>
          <w:iCs/>
          <w:color w:val="auto"/>
        </w:rPr>
        <w:fldChar w:fldCharType="end"/>
      </w:r>
      <w:r w:rsidR="00E52DC4" w:rsidRPr="00147199">
        <w:rPr>
          <w:rStyle w:val="Optional"/>
          <w:b w:val="0"/>
          <w:bCs w:val="0"/>
          <w:color w:val="auto"/>
        </w:rPr>
        <w:t xml:space="preserve"> </w:t>
      </w:r>
      <w:r w:rsidRPr="00147199">
        <w:rPr>
          <w:rStyle w:val="Optional"/>
          <w:b w:val="0"/>
          <w:bCs w:val="0"/>
          <w:color w:val="auto"/>
        </w:rPr>
        <w:t xml:space="preserve">section will be used as input for product baseline planning. As with </w:t>
      </w:r>
      <w:r w:rsidR="000645D9" w:rsidRPr="00147199">
        <w:rPr>
          <w:rStyle w:val="Optional"/>
          <w:b w:val="0"/>
          <w:bCs w:val="0"/>
          <w:color w:val="auto"/>
        </w:rPr>
        <w:t>objectives</w:t>
      </w:r>
      <w:r w:rsidRPr="00147199">
        <w:rPr>
          <w:rStyle w:val="Optional"/>
          <w:b w:val="0"/>
          <w:bCs w:val="0"/>
          <w:color w:val="auto"/>
        </w:rPr>
        <w:t xml:space="preserve">, not all backlog items will always be delivered. The </w:t>
      </w:r>
      <w:r w:rsidR="00A44362" w:rsidRPr="00147199">
        <w:rPr>
          <w:rStyle w:val="Optional"/>
          <w:b w:val="0"/>
          <w:bCs w:val="0"/>
          <w:color w:val="auto"/>
        </w:rPr>
        <w:t>A</w:t>
      </w:r>
      <w:r w:rsidRPr="00147199">
        <w:rPr>
          <w:rStyle w:val="Optional"/>
          <w:b w:val="0"/>
          <w:bCs w:val="0"/>
          <w:color w:val="auto"/>
        </w:rPr>
        <w:t xml:space="preserve">gile delivery approach allows </w:t>
      </w:r>
      <w:sdt>
        <w:sdtPr>
          <w:rPr>
            <w:rStyle w:val="Optional"/>
            <w:b w:val="0"/>
            <w:bCs w:val="0"/>
            <w:color w:val="auto"/>
          </w:rPr>
          <w:alias w:val="Client Name"/>
          <w:tag w:val="Client Name"/>
          <w:id w:val="833886586"/>
          <w:placeholder>
            <w:docPart w:val="41E1314B656640578E76C81E5E63B4B6"/>
          </w:placeholder>
          <w:dataBinding w:prefixMappings="xmlns:ns0='http://schemas.microsoft.com/office/2006/coverPageProps' " w:xpath="/ns0:CoverPageProperties[1]/ns0:Abstract[1]" w:storeItemID="{55AF091B-3C7A-41E3-B477-F2FDAA23CFDA}"/>
          <w:text/>
        </w:sdtPr>
        <w:sdtEndPr>
          <w:rPr>
            <w:rStyle w:val="Optional"/>
          </w:rPr>
        </w:sdtEndPr>
        <w:sdtContent>
          <w:r w:rsidR="00A371BD" w:rsidRPr="00147199">
            <w:rPr>
              <w:rStyle w:val="Optional"/>
              <w:b w:val="0"/>
              <w:bCs w:val="0"/>
              <w:color w:val="auto"/>
            </w:rPr>
            <w:t>&lt;Bosch&gt;</w:t>
          </w:r>
        </w:sdtContent>
      </w:sdt>
      <w:r w:rsidRPr="00147199">
        <w:rPr>
          <w:rStyle w:val="Optional"/>
          <w:b w:val="0"/>
          <w:bCs w:val="0"/>
          <w:color w:val="auto"/>
        </w:rPr>
        <w:t xml:space="preserve"> to prioritize the valuable backlog items and continually adapt the </w:t>
      </w:r>
      <w:commentRangeStart w:id="302"/>
      <w:r w:rsidRPr="00147199">
        <w:rPr>
          <w:rStyle w:val="Optional"/>
          <w:b w:val="0"/>
          <w:bCs w:val="0"/>
          <w:color w:val="auto"/>
        </w:rPr>
        <w:t>solution</w:t>
      </w:r>
      <w:commentRangeEnd w:id="302"/>
      <w:r w:rsidR="005225D4" w:rsidRPr="00147199">
        <w:rPr>
          <w:rStyle w:val="CommentReference"/>
          <w:sz w:val="20"/>
          <w:szCs w:val="20"/>
        </w:rPr>
        <w:commentReference w:id="302"/>
      </w:r>
      <w:r w:rsidRPr="00147199">
        <w:rPr>
          <w:rStyle w:val="Optional"/>
          <w:b w:val="0"/>
          <w:bCs w:val="0"/>
          <w:color w:val="auto"/>
        </w:rPr>
        <w:t>.</w:t>
      </w:r>
    </w:p>
    <w:p w14:paraId="081A1E62" w14:textId="212237FA" w:rsidR="008B42DF" w:rsidRDefault="00CA04BD" w:rsidP="00254D5A">
      <w:pPr>
        <w:pStyle w:val="Heading2NUM"/>
      </w:pPr>
      <w:bookmarkStart w:id="303" w:name="_Toc183681333"/>
      <w:bookmarkStart w:id="304" w:name="_Ref183685635"/>
      <w:bookmarkStart w:id="305" w:name="_Toc231760473"/>
      <w:r>
        <w:t>Targeted</w:t>
      </w:r>
      <w:r w:rsidR="008B42DF">
        <w:t xml:space="preserve"> scope</w:t>
      </w:r>
      <w:bookmarkEnd w:id="303"/>
      <w:bookmarkEnd w:id="304"/>
      <w:r w:rsidR="004D1EF9">
        <w:t xml:space="preserve"> (Epics)</w:t>
      </w:r>
      <w:bookmarkEnd w:id="305"/>
    </w:p>
    <w:p w14:paraId="43A39113" w14:textId="5808116B" w:rsidR="001D3D3B" w:rsidRDefault="001D3D3B" w:rsidP="0033492E">
      <w:r>
        <w:t xml:space="preserve">The </w:t>
      </w:r>
      <w:r w:rsidR="00706984">
        <w:t>p</w:t>
      </w:r>
      <w:r w:rsidR="00B911E5">
        <w:t>roject</w:t>
      </w:r>
      <w:r>
        <w:t xml:space="preserve"> might address the following areas which might be revised at any time based on direction from </w:t>
      </w:r>
      <w:sdt>
        <w:sdtPr>
          <w:rPr>
            <w:rFonts w:eastAsia="Segoe UI"/>
            <w:lang w:val="en-GB"/>
          </w:rPr>
          <w:alias w:val="Client Name"/>
          <w:tag w:val="Client Name"/>
          <w:id w:val="-1930490576"/>
          <w:placeholder>
            <w:docPart w:val="6CF47289746D4921A34F53FC3A44EE42"/>
          </w:placeholder>
          <w:dataBinding w:prefixMappings="xmlns:ns0='http://schemas.microsoft.com/office/2006/coverPageProps' " w:xpath="/ns0:CoverPageProperties[1]/ns0:Abstract[1]" w:storeItemID="{55AF091B-3C7A-41E3-B477-F2FDAA23CFDA}"/>
          <w:text/>
        </w:sdtPr>
        <w:sdtEndPr/>
        <w:sdtContent>
          <w:r w:rsidR="00A371BD">
            <w:rPr>
              <w:rFonts w:eastAsia="Segoe UI"/>
              <w:lang w:val="en-GB"/>
            </w:rPr>
            <w:t>&lt;Bosch&gt;</w:t>
          </w:r>
        </w:sdtContent>
      </w:sdt>
      <w:r>
        <w:t xml:space="preserve">. There might be additional </w:t>
      </w:r>
      <w:r w:rsidR="00A55AA3">
        <w:t>areas</w:t>
      </w:r>
      <w:r>
        <w:t xml:space="preserve"> not listed in the following list that might be delivered, as well as area</w:t>
      </w:r>
      <w:r w:rsidR="00A55AA3">
        <w:t>s</w:t>
      </w:r>
      <w:r>
        <w:t xml:space="preserve"> listed that are prioritized low enough that it might not be built due to </w:t>
      </w:r>
      <w:r w:rsidR="39AEF402" w:rsidRPr="003A18CA">
        <w:t xml:space="preserve">contracted </w:t>
      </w:r>
      <w:r w:rsidRPr="003A18CA">
        <w:t>capacity.</w:t>
      </w:r>
    </w:p>
    <w:p w14:paraId="189C2453" w14:textId="52AA4F4E" w:rsidR="008B42DF" w:rsidRDefault="001D3D3B" w:rsidP="0033492E">
      <w:pPr>
        <w:rPr>
          <w:rFonts w:eastAsia="等线"/>
          <w:lang w:eastAsia="zh-CN"/>
        </w:rPr>
      </w:pPr>
      <w:r>
        <w:t xml:space="preserve">By the nature of </w:t>
      </w:r>
      <w:r w:rsidR="00A44362">
        <w:t>A</w:t>
      </w:r>
      <w:r>
        <w:t>gile delivery, the scope is variable. When the resource labor category, capacity, or duration of the delivery team needs to be amended to deliver the agreed-upon backlog items,</w:t>
      </w:r>
      <w:r w:rsidR="00D03B2C">
        <w:t xml:space="preserve"> we will use</w:t>
      </w:r>
      <w:r>
        <w:t xml:space="preserve"> the change management process to allow the </w:t>
      </w:r>
      <w:r w:rsidR="00706984">
        <w:t>p</w:t>
      </w:r>
      <w:r w:rsidR="00B911E5">
        <w:t>roject</w:t>
      </w:r>
      <w:r>
        <w:t xml:space="preserve"> to change the available resources and capacity. </w:t>
      </w:r>
    </w:p>
    <w:p w14:paraId="48D60060" w14:textId="60887F04" w:rsidR="001E5722" w:rsidRPr="00D04D8B" w:rsidRDefault="001E5722" w:rsidP="0033492E">
      <w:pPr>
        <w:rPr>
          <w:rFonts w:eastAsia="等线"/>
          <w:b/>
          <w:bCs/>
          <w:lang w:eastAsia="zh-CN"/>
        </w:rPr>
      </w:pPr>
      <w:r w:rsidRPr="00D04D8B">
        <w:rPr>
          <w:rFonts w:eastAsia="等线" w:hint="eastAsia"/>
          <w:b/>
          <w:bCs/>
          <w:highlight w:val="yellow"/>
          <w:lang w:eastAsia="zh-CN"/>
        </w:rPr>
        <w:t xml:space="preserve">Refer to </w:t>
      </w:r>
      <w:r w:rsidR="00D04D8B" w:rsidRPr="00D04D8B">
        <w:rPr>
          <w:rFonts w:eastAsia="等线" w:hint="eastAsia"/>
          <w:b/>
          <w:bCs/>
          <w:highlight w:val="yellow"/>
          <w:lang w:eastAsia="zh-CN"/>
        </w:rPr>
        <w:t xml:space="preserve">Section 5.1 as </w:t>
      </w:r>
      <w:r w:rsidR="00D04D8B" w:rsidRPr="00D04D8B">
        <w:rPr>
          <w:rFonts w:eastAsia="等线"/>
          <w:b/>
          <w:bCs/>
          <w:highlight w:val="yellow"/>
          <w:lang w:eastAsia="zh-CN"/>
        </w:rPr>
        <w:t>the</w:t>
      </w:r>
      <w:r w:rsidR="00D04D8B" w:rsidRPr="00D04D8B">
        <w:rPr>
          <w:rFonts w:eastAsia="等线" w:hint="eastAsia"/>
          <w:b/>
          <w:bCs/>
          <w:highlight w:val="yellow"/>
          <w:lang w:eastAsia="zh-CN"/>
        </w:rPr>
        <w:t xml:space="preserve"> full list of the scoped </w:t>
      </w:r>
      <w:r w:rsidR="00D04D8B" w:rsidRPr="00D04D8B">
        <w:rPr>
          <w:rFonts w:eastAsia="等线"/>
          <w:b/>
          <w:bCs/>
          <w:highlight w:val="yellow"/>
          <w:lang w:eastAsia="zh-CN"/>
        </w:rPr>
        <w:t>features</w:t>
      </w:r>
      <w:r w:rsidR="00D04D8B" w:rsidRPr="00D04D8B">
        <w:rPr>
          <w:rFonts w:eastAsia="等线" w:hint="eastAsia"/>
          <w:b/>
          <w:bCs/>
          <w:highlight w:val="yellow"/>
          <w:lang w:eastAsia="zh-CN"/>
        </w:rPr>
        <w:t>.</w:t>
      </w:r>
    </w:p>
    <w:p w14:paraId="6DE2230E" w14:textId="0EF789EB" w:rsidR="008370CB" w:rsidRDefault="008370CB" w:rsidP="008370CB">
      <w:pPr>
        <w:pStyle w:val="Caption-Table-Above"/>
      </w:pPr>
      <w:bookmarkStart w:id="306" w:name="_Toc194478188"/>
      <w:bookmarkStart w:id="307" w:name="_Toc231760457"/>
      <w:r>
        <w:t xml:space="preserve">Table </w:t>
      </w:r>
      <w:r>
        <w:fldChar w:fldCharType="begin"/>
      </w:r>
      <w:r>
        <w:instrText>SEQ Table \* ARABIC</w:instrText>
      </w:r>
      <w:r>
        <w:fldChar w:fldCharType="separate"/>
      </w:r>
      <w:r w:rsidR="000916BC">
        <w:rPr>
          <w:noProof/>
        </w:rPr>
        <w:t>2</w:t>
      </w:r>
      <w:r>
        <w:fldChar w:fldCharType="end"/>
      </w:r>
      <w:r w:rsidRPr="00E20E53">
        <w:t xml:space="preserve">: </w:t>
      </w:r>
      <w:r w:rsidR="00C06E88">
        <w:t xml:space="preserve">Targeted </w:t>
      </w:r>
      <w:r w:rsidR="004D1EF9">
        <w:t>Epic</w:t>
      </w:r>
      <w:bookmarkEnd w:id="306"/>
      <w:bookmarkEnd w:id="307"/>
    </w:p>
    <w:tbl>
      <w:tblPr>
        <w:tblStyle w:val="RFX-SOWTable"/>
        <w:tblW w:w="5000" w:type="pct"/>
        <w:tblLook w:val="04A0" w:firstRow="1" w:lastRow="0" w:firstColumn="1" w:lastColumn="0" w:noHBand="0" w:noVBand="1"/>
      </w:tblPr>
      <w:tblGrid>
        <w:gridCol w:w="2977"/>
        <w:gridCol w:w="4536"/>
        <w:gridCol w:w="1847"/>
      </w:tblGrid>
      <w:tr w:rsidR="00D31C3A" w14:paraId="2586B9F0" w14:textId="77777777" w:rsidTr="0089713B">
        <w:trPr>
          <w:cnfStyle w:val="100000000000" w:firstRow="1" w:lastRow="0" w:firstColumn="0" w:lastColumn="0" w:oddVBand="0" w:evenVBand="0" w:oddHBand="0" w:evenHBand="0" w:firstRowFirstColumn="0" w:firstRowLastColumn="0" w:lastRowFirstColumn="0" w:lastRowLastColumn="0"/>
        </w:trPr>
        <w:tc>
          <w:tcPr>
            <w:tcW w:w="2977" w:type="dxa"/>
          </w:tcPr>
          <w:p w14:paraId="0250196C" w14:textId="34CD729D" w:rsidR="00697FD1" w:rsidRPr="00705535" w:rsidRDefault="00B04DDB" w:rsidP="008370CB">
            <w:pPr>
              <w:pStyle w:val="TableText"/>
              <w:rPr>
                <w:rStyle w:val="Strong"/>
              </w:rPr>
            </w:pPr>
            <w:r w:rsidRPr="00705535">
              <w:rPr>
                <w:rStyle w:val="Strong"/>
              </w:rPr>
              <w:t>Epic</w:t>
            </w:r>
          </w:p>
        </w:tc>
        <w:tc>
          <w:tcPr>
            <w:tcW w:w="4536" w:type="dxa"/>
          </w:tcPr>
          <w:p w14:paraId="55EBFE74" w14:textId="49E44703" w:rsidR="00697FD1" w:rsidRDefault="00D36A2D" w:rsidP="008370CB">
            <w:pPr>
              <w:pStyle w:val="TableText"/>
            </w:pPr>
            <w:r>
              <w:t>Description</w:t>
            </w:r>
          </w:p>
        </w:tc>
        <w:tc>
          <w:tcPr>
            <w:tcW w:w="1847" w:type="dxa"/>
          </w:tcPr>
          <w:p w14:paraId="598D8727" w14:textId="2052E099" w:rsidR="00697FD1" w:rsidRDefault="00D36A2D" w:rsidP="008370CB">
            <w:pPr>
              <w:pStyle w:val="TableText"/>
            </w:pPr>
            <w:r>
              <w:t>Assumptions</w:t>
            </w:r>
          </w:p>
        </w:tc>
      </w:tr>
      <w:tr w:rsidR="00D31C3A" w14:paraId="3ADDED34" w14:textId="77777777" w:rsidTr="0089713B">
        <w:trPr>
          <w:cnfStyle w:val="000000100000" w:firstRow="0" w:lastRow="0" w:firstColumn="0" w:lastColumn="0" w:oddVBand="0" w:evenVBand="0" w:oddHBand="1" w:evenHBand="0" w:firstRowFirstColumn="0" w:firstRowLastColumn="0" w:lastRowFirstColumn="0" w:lastRowLastColumn="0"/>
        </w:trPr>
        <w:tc>
          <w:tcPr>
            <w:tcW w:w="2977" w:type="dxa"/>
          </w:tcPr>
          <w:p w14:paraId="3C97ECB4" w14:textId="652DF0E1" w:rsidR="00367815" w:rsidRPr="0076558D" w:rsidRDefault="0076558D" w:rsidP="008370CB">
            <w:pPr>
              <w:pStyle w:val="TableText"/>
              <w:rPr>
                <w:rFonts w:eastAsiaTheme="minorEastAsia"/>
                <w:szCs w:val="20"/>
              </w:rPr>
            </w:pPr>
            <w:r w:rsidRPr="0076558D">
              <w:rPr>
                <w:rFonts w:eastAsiaTheme="minorEastAsia"/>
                <w:szCs w:val="20"/>
              </w:rPr>
              <w:t xml:space="preserve">Languages </w:t>
            </w:r>
            <w:r>
              <w:rPr>
                <w:rFonts w:eastAsiaTheme="minorEastAsia"/>
                <w:szCs w:val="20"/>
              </w:rPr>
              <w:t>t</w:t>
            </w:r>
            <w:r>
              <w:rPr>
                <w:szCs w:val="20"/>
              </w:rPr>
              <w:t>o be supported</w:t>
            </w:r>
          </w:p>
        </w:tc>
        <w:tc>
          <w:tcPr>
            <w:tcW w:w="4536" w:type="dxa"/>
          </w:tcPr>
          <w:p w14:paraId="2B6077EE" w14:textId="629C45B6" w:rsidR="00367815" w:rsidRPr="0076558D" w:rsidRDefault="0076558D" w:rsidP="008370CB">
            <w:pPr>
              <w:pStyle w:val="TableText"/>
              <w:rPr>
                <w:rFonts w:eastAsiaTheme="minorEastAsia"/>
                <w:szCs w:val="20"/>
              </w:rPr>
            </w:pPr>
            <w:commentRangeStart w:id="308"/>
            <w:commentRangeStart w:id="309"/>
            <w:r>
              <w:rPr>
                <w:rFonts w:eastAsiaTheme="minorEastAsia"/>
                <w:szCs w:val="20"/>
              </w:rPr>
              <w:t>English, German</w:t>
            </w:r>
            <w:r w:rsidR="00287B5A">
              <w:rPr>
                <w:rFonts w:eastAsiaTheme="minorEastAsia"/>
                <w:szCs w:val="20"/>
              </w:rPr>
              <w:t>, Japanese</w:t>
            </w:r>
            <w:commentRangeEnd w:id="308"/>
            <w:r w:rsidR="009E27DC" w:rsidRPr="0076558D">
              <w:rPr>
                <w:rStyle w:val="CommentReference"/>
                <w:rFonts w:eastAsiaTheme="minorEastAsia"/>
                <w:sz w:val="20"/>
                <w:szCs w:val="20"/>
              </w:rPr>
              <w:commentReference w:id="308"/>
            </w:r>
            <w:commentRangeEnd w:id="309"/>
            <w:r w:rsidR="00B527BA" w:rsidRPr="0076558D">
              <w:rPr>
                <w:rStyle w:val="CommentReference"/>
                <w:rFonts w:eastAsiaTheme="minorEastAsia"/>
                <w:sz w:val="20"/>
                <w:szCs w:val="20"/>
              </w:rPr>
              <w:commentReference w:id="309"/>
            </w:r>
          </w:p>
        </w:tc>
        <w:tc>
          <w:tcPr>
            <w:tcW w:w="1847" w:type="dxa"/>
          </w:tcPr>
          <w:p w14:paraId="2EE5A454" w14:textId="77777777" w:rsidR="00367815" w:rsidRPr="0076558D" w:rsidRDefault="00367815" w:rsidP="008370CB">
            <w:pPr>
              <w:pStyle w:val="TableText"/>
              <w:rPr>
                <w:rFonts w:eastAsiaTheme="minorEastAsia"/>
                <w:szCs w:val="20"/>
              </w:rPr>
            </w:pPr>
          </w:p>
        </w:tc>
      </w:tr>
      <w:tr w:rsidR="000952D4" w14:paraId="0B6824A8" w14:textId="77777777" w:rsidTr="0089713B">
        <w:trPr>
          <w:cnfStyle w:val="000000010000" w:firstRow="0" w:lastRow="0" w:firstColumn="0" w:lastColumn="0" w:oddVBand="0" w:evenVBand="0" w:oddHBand="0" w:evenHBand="1" w:firstRowFirstColumn="0" w:firstRowLastColumn="0" w:lastRowFirstColumn="0" w:lastRowLastColumn="0"/>
        </w:trPr>
        <w:tc>
          <w:tcPr>
            <w:tcW w:w="2977" w:type="dxa"/>
          </w:tcPr>
          <w:p w14:paraId="123F8113" w14:textId="5E5C37E0" w:rsidR="000952D4" w:rsidRPr="000952D4" w:rsidRDefault="000952D4" w:rsidP="008370CB">
            <w:pPr>
              <w:pStyle w:val="TableText"/>
              <w:rPr>
                <w:rFonts w:eastAsia="等线"/>
                <w:szCs w:val="20"/>
                <w:lang w:eastAsia="zh-CN"/>
              </w:rPr>
            </w:pPr>
            <w:r>
              <w:rPr>
                <w:rFonts w:ascii="等线" w:eastAsia="等线" w:hAnsi="等线" w:hint="eastAsia"/>
                <w:szCs w:val="20"/>
                <w:lang w:eastAsia="zh-CN"/>
              </w:rPr>
              <w:lastRenderedPageBreak/>
              <w:t>Ar</w:t>
            </w:r>
            <w:r>
              <w:rPr>
                <w:rFonts w:eastAsia="等线" w:hint="eastAsia"/>
                <w:szCs w:val="20"/>
                <w:lang w:eastAsia="zh-CN"/>
              </w:rPr>
              <w:t>chitecture Design</w:t>
            </w:r>
          </w:p>
        </w:tc>
        <w:tc>
          <w:tcPr>
            <w:tcW w:w="4536" w:type="dxa"/>
          </w:tcPr>
          <w:p w14:paraId="4FA7AB2D" w14:textId="77777777" w:rsidR="0089713B" w:rsidRDefault="0089713B" w:rsidP="0089713B">
            <w:pPr>
              <w:pStyle w:val="TableText"/>
              <w:rPr>
                <w:rFonts w:eastAsia="等线"/>
                <w:szCs w:val="20"/>
                <w:lang w:eastAsia="zh-CN"/>
              </w:rPr>
            </w:pPr>
            <w:commentRangeStart w:id="310"/>
            <w:commentRangeStart w:id="311"/>
            <w:r w:rsidRPr="0089713B">
              <w:rPr>
                <w:szCs w:val="20"/>
              </w:rPr>
              <w:t>Support Multiple individual OEM vehicle architectures:</w:t>
            </w:r>
          </w:p>
          <w:p w14:paraId="637A3FCA" w14:textId="20E6C1DB" w:rsidR="0089713B" w:rsidRPr="0089713B" w:rsidRDefault="0089713B" w:rsidP="0089713B">
            <w:pPr>
              <w:pStyle w:val="TableText"/>
              <w:rPr>
                <w:szCs w:val="20"/>
              </w:rPr>
            </w:pPr>
            <w:r w:rsidRPr="0089713B">
              <w:rPr>
                <w:szCs w:val="20"/>
              </w:rPr>
              <w:t>1.Non AI Box scenario:​</w:t>
            </w:r>
          </w:p>
          <w:p w14:paraId="63EE1BD8" w14:textId="10199EB9" w:rsidR="0089713B" w:rsidRPr="0089713B" w:rsidRDefault="0089713B" w:rsidP="0089713B">
            <w:pPr>
              <w:pStyle w:val="TableText"/>
              <w:rPr>
                <w:szCs w:val="20"/>
              </w:rPr>
            </w:pPr>
            <w:r w:rsidRPr="0089713B">
              <w:rPr>
                <w:szCs w:val="20"/>
              </w:rPr>
              <w:t>a) AI in the cloud, Cockpit ECU acting just as the user interface layer​</w:t>
            </w:r>
          </w:p>
          <w:p w14:paraId="1AF0D73D" w14:textId="6B751CAE" w:rsidR="0089713B" w:rsidRPr="0089713B" w:rsidRDefault="0089713B" w:rsidP="0089713B">
            <w:pPr>
              <w:pStyle w:val="TableText"/>
              <w:rPr>
                <w:szCs w:val="20"/>
              </w:rPr>
            </w:pPr>
            <w:r w:rsidRPr="0089713B">
              <w:rPr>
                <w:szCs w:val="20"/>
              </w:rPr>
              <w:t>b) Powerful AI cockpit SoC based ECU (e.g. Qualcomm 8797/Renesas X5H/MTK C-X1)​</w:t>
            </w:r>
          </w:p>
          <w:p w14:paraId="247DF410" w14:textId="77777777" w:rsidR="0089713B" w:rsidRPr="0089713B" w:rsidRDefault="0089713B" w:rsidP="0089713B">
            <w:pPr>
              <w:pStyle w:val="TableText"/>
              <w:rPr>
                <w:szCs w:val="20"/>
              </w:rPr>
            </w:pPr>
            <w:r w:rsidRPr="0089713B">
              <w:rPr>
                <w:szCs w:val="20"/>
              </w:rPr>
              <w:t>2.AI Box scenario:​</w:t>
            </w:r>
          </w:p>
          <w:p w14:paraId="0F08C66F" w14:textId="5F97C830" w:rsidR="0089713B" w:rsidRPr="0089713B" w:rsidRDefault="0089713B" w:rsidP="0089713B">
            <w:pPr>
              <w:pStyle w:val="TableText"/>
              <w:rPr>
                <w:szCs w:val="20"/>
              </w:rPr>
            </w:pPr>
            <w:r w:rsidRPr="0089713B">
              <w:rPr>
                <w:szCs w:val="20"/>
              </w:rPr>
              <w:t>a) Powerful AI box (100+TOPs) + Regular cockpit ECU(no AI onboard)​</w:t>
            </w:r>
          </w:p>
          <w:p w14:paraId="5EB141C6" w14:textId="3CD178F2" w:rsidR="0089713B" w:rsidRPr="0089713B" w:rsidRDefault="0089713B" w:rsidP="0089713B">
            <w:pPr>
              <w:pStyle w:val="TableText"/>
              <w:rPr>
                <w:szCs w:val="20"/>
              </w:rPr>
            </w:pPr>
            <w:r w:rsidRPr="0089713B">
              <w:rPr>
                <w:szCs w:val="20"/>
              </w:rPr>
              <w:t>b) Less powerful AI box (~50 TOPs performance) + limited AI cockpit (Qualcomm 8255/8295, Renesas X5B, MTK 2718 with &lt;50TOPs)​</w:t>
            </w:r>
          </w:p>
          <w:p w14:paraId="29477A17" w14:textId="513544A3" w:rsidR="000952D4" w:rsidRDefault="0089713B" w:rsidP="0089713B">
            <w:pPr>
              <w:pStyle w:val="TableText"/>
              <w:rPr>
                <w:szCs w:val="20"/>
              </w:rPr>
            </w:pPr>
            <w:r w:rsidRPr="0089713B">
              <w:rPr>
                <w:szCs w:val="20"/>
              </w:rPr>
              <w:t>c)Less powerful AI box (~50 TOPs performance) + Regular cockpit ECU (no AI onboard)​</w:t>
            </w:r>
            <w:commentRangeEnd w:id="310"/>
            <w:r w:rsidR="00C77BA6">
              <w:rPr>
                <w:rStyle w:val="CommentReference"/>
                <w:sz w:val="20"/>
                <w:szCs w:val="20"/>
              </w:rPr>
              <w:commentReference w:id="310"/>
            </w:r>
            <w:commentRangeEnd w:id="311"/>
            <w:r w:rsidR="00FD4432">
              <w:rPr>
                <w:rStyle w:val="CommentReference"/>
                <w:sz w:val="20"/>
                <w:szCs w:val="20"/>
              </w:rPr>
              <w:commentReference w:id="311"/>
            </w:r>
          </w:p>
        </w:tc>
        <w:tc>
          <w:tcPr>
            <w:tcW w:w="1847" w:type="dxa"/>
          </w:tcPr>
          <w:p w14:paraId="36238312" w14:textId="119D829C" w:rsidR="000952D4" w:rsidRPr="00FD4432" w:rsidRDefault="00FD4432" w:rsidP="008370CB">
            <w:pPr>
              <w:pStyle w:val="TableText"/>
              <w:rPr>
                <w:rFonts w:eastAsia="等线" w:hint="eastAsia"/>
                <w:szCs w:val="20"/>
                <w:lang w:eastAsia="zh-CN"/>
                <w:rPrChange w:id="312" w:author="Charlie Gu" w:date="2026-06-06T22:50:00Z" w16du:dateUtc="2026-06-06T14:50:00Z">
                  <w:rPr>
                    <w:szCs w:val="20"/>
                  </w:rPr>
                </w:rPrChange>
              </w:rPr>
            </w:pPr>
            <w:ins w:id="313" w:author="Charlie Gu" w:date="2026-06-06T22:50:00Z" w16du:dateUtc="2026-06-06T14:50:00Z">
              <w:r>
                <w:rPr>
                  <w:rFonts w:eastAsia="等线" w:hint="eastAsia"/>
                  <w:szCs w:val="20"/>
                  <w:lang w:eastAsia="zh-CN"/>
                </w:rPr>
                <w:t>We will focus 1 of the supported architectures for the CES demo.</w:t>
              </w:r>
            </w:ins>
          </w:p>
        </w:tc>
      </w:tr>
      <w:tr w:rsidR="00D31C3A" w14:paraId="441284F9" w14:textId="77777777" w:rsidTr="0089713B">
        <w:trPr>
          <w:cnfStyle w:val="000000100000" w:firstRow="0" w:lastRow="0" w:firstColumn="0" w:lastColumn="0" w:oddVBand="0" w:evenVBand="0" w:oddHBand="1" w:evenHBand="0" w:firstRowFirstColumn="0" w:firstRowLastColumn="0" w:lastRowFirstColumn="0" w:lastRowLastColumn="0"/>
        </w:trPr>
        <w:tc>
          <w:tcPr>
            <w:tcW w:w="2977" w:type="dxa"/>
          </w:tcPr>
          <w:p w14:paraId="6EE1B0B1" w14:textId="4AE3E0AE" w:rsidR="00367815" w:rsidRPr="0076558D" w:rsidRDefault="00D86B81" w:rsidP="00D86B81">
            <w:pPr>
              <w:pStyle w:val="TableText"/>
              <w:rPr>
                <w:rFonts w:eastAsiaTheme="minorEastAsia"/>
                <w:szCs w:val="20"/>
              </w:rPr>
            </w:pPr>
            <w:r>
              <w:rPr>
                <w:rFonts w:eastAsiaTheme="minorEastAsia"/>
                <w:szCs w:val="20"/>
              </w:rPr>
              <w:t>Offline Capabilities</w:t>
            </w:r>
          </w:p>
        </w:tc>
        <w:tc>
          <w:tcPr>
            <w:tcW w:w="4536" w:type="dxa"/>
          </w:tcPr>
          <w:p w14:paraId="5BEFF086" w14:textId="77777777" w:rsidR="00BA5E6D" w:rsidRDefault="00FC1808" w:rsidP="00BA5E6D">
            <w:pPr>
              <w:pStyle w:val="TableText"/>
              <w:rPr>
                <w:rFonts w:eastAsia="等线"/>
                <w:szCs w:val="20"/>
                <w:lang w:eastAsia="zh-CN"/>
              </w:rPr>
            </w:pPr>
            <w:r>
              <w:rPr>
                <w:rFonts w:eastAsiaTheme="minorEastAsia"/>
                <w:szCs w:val="20"/>
              </w:rPr>
              <w:t>Fully functional Offline Assistant</w:t>
            </w:r>
            <w:r w:rsidR="00604AED">
              <w:rPr>
                <w:rFonts w:eastAsia="等线" w:hint="eastAsia"/>
                <w:szCs w:val="20"/>
                <w:lang w:eastAsia="zh-CN"/>
              </w:rPr>
              <w:t>, including:</w:t>
            </w:r>
          </w:p>
          <w:p w14:paraId="0114D3E9" w14:textId="77777777" w:rsidR="00604AED" w:rsidRDefault="00604AED" w:rsidP="00604AED">
            <w:pPr>
              <w:pStyle w:val="TableText"/>
              <w:numPr>
                <w:ilvl w:val="0"/>
                <w:numId w:val="8"/>
              </w:numPr>
              <w:rPr>
                <w:rFonts w:eastAsia="等线"/>
                <w:szCs w:val="20"/>
                <w:lang w:eastAsia="zh-CN"/>
              </w:rPr>
            </w:pPr>
            <w:r>
              <w:rPr>
                <w:rFonts w:eastAsia="等线" w:hint="eastAsia"/>
                <w:szCs w:val="20"/>
                <w:lang w:eastAsia="zh-CN"/>
              </w:rPr>
              <w:t>Wakeup word Model</w:t>
            </w:r>
          </w:p>
          <w:p w14:paraId="7D431849" w14:textId="77777777" w:rsidR="00604AED" w:rsidRDefault="00FA4670" w:rsidP="00604AED">
            <w:pPr>
              <w:pStyle w:val="TableText"/>
              <w:numPr>
                <w:ilvl w:val="0"/>
                <w:numId w:val="8"/>
              </w:numPr>
              <w:rPr>
                <w:rFonts w:eastAsia="等线"/>
                <w:szCs w:val="20"/>
                <w:lang w:eastAsia="zh-CN"/>
              </w:rPr>
            </w:pPr>
            <w:r>
              <w:rPr>
                <w:rFonts w:eastAsia="等线" w:hint="eastAsia"/>
                <w:szCs w:val="20"/>
                <w:lang w:eastAsia="zh-CN"/>
              </w:rPr>
              <w:t>Speech To Text Model</w:t>
            </w:r>
          </w:p>
          <w:p w14:paraId="7E7FDB39" w14:textId="77777777" w:rsidR="00FA4670" w:rsidRDefault="005573C3" w:rsidP="00604AED">
            <w:pPr>
              <w:pStyle w:val="TableText"/>
              <w:numPr>
                <w:ilvl w:val="0"/>
                <w:numId w:val="8"/>
              </w:numPr>
              <w:rPr>
                <w:rFonts w:eastAsia="等线"/>
                <w:szCs w:val="20"/>
                <w:lang w:eastAsia="zh-CN"/>
              </w:rPr>
            </w:pPr>
            <w:r>
              <w:rPr>
                <w:rFonts w:eastAsia="等线" w:hint="eastAsia"/>
                <w:szCs w:val="20"/>
                <w:lang w:eastAsia="zh-CN"/>
              </w:rPr>
              <w:t>SLM Model</w:t>
            </w:r>
          </w:p>
          <w:p w14:paraId="6344571B" w14:textId="74BE5F3B" w:rsidR="005573C3" w:rsidRPr="00604AED" w:rsidRDefault="005573C3" w:rsidP="00604AED">
            <w:pPr>
              <w:pStyle w:val="TableText"/>
              <w:numPr>
                <w:ilvl w:val="0"/>
                <w:numId w:val="8"/>
              </w:numPr>
              <w:rPr>
                <w:rFonts w:eastAsia="等线"/>
                <w:szCs w:val="20"/>
                <w:lang w:eastAsia="zh-CN"/>
              </w:rPr>
            </w:pPr>
            <w:r>
              <w:rPr>
                <w:rFonts w:eastAsia="等线" w:hint="eastAsia"/>
                <w:szCs w:val="20"/>
                <w:lang w:eastAsia="zh-CN"/>
              </w:rPr>
              <w:t>Text To Speech Model</w:t>
            </w:r>
          </w:p>
        </w:tc>
        <w:tc>
          <w:tcPr>
            <w:tcW w:w="1847" w:type="dxa"/>
          </w:tcPr>
          <w:p w14:paraId="4FCE9AB9" w14:textId="21D71704" w:rsidR="00367815" w:rsidRPr="0076558D" w:rsidRDefault="00FC1808" w:rsidP="008370CB">
            <w:pPr>
              <w:pStyle w:val="TableText"/>
              <w:rPr>
                <w:rFonts w:eastAsiaTheme="minorEastAsia"/>
                <w:szCs w:val="20"/>
              </w:rPr>
            </w:pPr>
            <w:r>
              <w:rPr>
                <w:rFonts w:eastAsiaTheme="minorEastAsia"/>
                <w:szCs w:val="20"/>
              </w:rPr>
              <w:t>All models run offline in the Car/Box</w:t>
            </w:r>
          </w:p>
        </w:tc>
      </w:tr>
      <w:tr w:rsidR="00FC1808" w14:paraId="4BD8B156" w14:textId="77777777" w:rsidTr="0089713B">
        <w:trPr>
          <w:cnfStyle w:val="000000010000" w:firstRow="0" w:lastRow="0" w:firstColumn="0" w:lastColumn="0" w:oddVBand="0" w:evenVBand="0" w:oddHBand="0" w:evenHBand="1" w:firstRowFirstColumn="0" w:firstRowLastColumn="0" w:lastRowFirstColumn="0" w:lastRowLastColumn="0"/>
        </w:trPr>
        <w:tc>
          <w:tcPr>
            <w:tcW w:w="2977" w:type="dxa"/>
          </w:tcPr>
          <w:p w14:paraId="3D104E5C" w14:textId="51B36266" w:rsidR="00FC1808" w:rsidRDefault="00FC1808" w:rsidP="00D86B81">
            <w:pPr>
              <w:pStyle w:val="TableText"/>
              <w:rPr>
                <w:szCs w:val="20"/>
              </w:rPr>
            </w:pPr>
            <w:r>
              <w:rPr>
                <w:szCs w:val="20"/>
              </w:rPr>
              <w:t>Online Capabilities</w:t>
            </w:r>
          </w:p>
        </w:tc>
        <w:tc>
          <w:tcPr>
            <w:tcW w:w="4536" w:type="dxa"/>
          </w:tcPr>
          <w:p w14:paraId="55EF7786" w14:textId="77777777" w:rsidR="00FC1808" w:rsidRDefault="00FC1808" w:rsidP="008370CB">
            <w:pPr>
              <w:pStyle w:val="TableText"/>
              <w:rPr>
                <w:rFonts w:eastAsia="等线"/>
                <w:szCs w:val="20"/>
                <w:lang w:eastAsia="zh-CN"/>
              </w:rPr>
            </w:pPr>
            <w:r>
              <w:rPr>
                <w:szCs w:val="20"/>
              </w:rPr>
              <w:t>Fully functional Online Assistant</w:t>
            </w:r>
          </w:p>
          <w:p w14:paraId="1E46A820" w14:textId="77777777" w:rsidR="00C7252E" w:rsidRDefault="00C7252E" w:rsidP="00C7252E">
            <w:pPr>
              <w:pStyle w:val="TableText"/>
              <w:numPr>
                <w:ilvl w:val="0"/>
                <w:numId w:val="8"/>
              </w:numPr>
              <w:rPr>
                <w:rFonts w:eastAsia="等线"/>
                <w:szCs w:val="20"/>
                <w:lang w:eastAsia="zh-CN"/>
              </w:rPr>
            </w:pPr>
            <w:r>
              <w:rPr>
                <w:rFonts w:eastAsia="等线" w:hint="eastAsia"/>
                <w:szCs w:val="20"/>
                <w:lang w:eastAsia="zh-CN"/>
              </w:rPr>
              <w:t>Speech To Text Model</w:t>
            </w:r>
          </w:p>
          <w:p w14:paraId="563CE89C" w14:textId="5EA3651B" w:rsidR="00C7252E" w:rsidRDefault="00C7252E" w:rsidP="00C7252E">
            <w:pPr>
              <w:pStyle w:val="TableText"/>
              <w:numPr>
                <w:ilvl w:val="0"/>
                <w:numId w:val="8"/>
              </w:numPr>
              <w:rPr>
                <w:rFonts w:eastAsia="等线"/>
                <w:szCs w:val="20"/>
                <w:lang w:eastAsia="zh-CN"/>
              </w:rPr>
            </w:pPr>
            <w:r>
              <w:rPr>
                <w:rFonts w:eastAsia="等线" w:hint="eastAsia"/>
                <w:szCs w:val="20"/>
                <w:lang w:eastAsia="zh-CN"/>
              </w:rPr>
              <w:t>LLM Model</w:t>
            </w:r>
          </w:p>
          <w:p w14:paraId="359AF7FD" w14:textId="168DBA9D" w:rsidR="00C7252E" w:rsidRPr="00C7252E" w:rsidRDefault="00C7252E" w:rsidP="00C7252E">
            <w:pPr>
              <w:pStyle w:val="TableText"/>
              <w:numPr>
                <w:ilvl w:val="0"/>
                <w:numId w:val="8"/>
              </w:numPr>
              <w:rPr>
                <w:rFonts w:eastAsia="等线"/>
                <w:szCs w:val="20"/>
                <w:lang w:eastAsia="zh-CN"/>
              </w:rPr>
            </w:pPr>
            <w:r>
              <w:rPr>
                <w:rFonts w:eastAsia="等线" w:hint="eastAsia"/>
                <w:szCs w:val="20"/>
                <w:lang w:eastAsia="zh-CN"/>
              </w:rPr>
              <w:t>Text To Speech Model</w:t>
            </w:r>
          </w:p>
        </w:tc>
        <w:tc>
          <w:tcPr>
            <w:tcW w:w="1847" w:type="dxa"/>
          </w:tcPr>
          <w:p w14:paraId="15287337" w14:textId="067E0BFF" w:rsidR="00FC1808" w:rsidRDefault="007D08D1" w:rsidP="008370CB">
            <w:pPr>
              <w:pStyle w:val="TableText"/>
              <w:rPr>
                <w:szCs w:val="20"/>
              </w:rPr>
            </w:pPr>
            <w:r>
              <w:rPr>
                <w:szCs w:val="20"/>
              </w:rPr>
              <w:t>ECNR and Wakeup word will be running offline</w:t>
            </w:r>
          </w:p>
        </w:tc>
      </w:tr>
      <w:tr w:rsidR="007D08D1" w14:paraId="2B89092C" w14:textId="77777777" w:rsidTr="0089713B">
        <w:trPr>
          <w:cnfStyle w:val="000000100000" w:firstRow="0" w:lastRow="0" w:firstColumn="0" w:lastColumn="0" w:oddVBand="0" w:evenVBand="0" w:oddHBand="1" w:evenHBand="0" w:firstRowFirstColumn="0" w:firstRowLastColumn="0" w:lastRowFirstColumn="0" w:lastRowLastColumn="0"/>
        </w:trPr>
        <w:tc>
          <w:tcPr>
            <w:tcW w:w="2977" w:type="dxa"/>
          </w:tcPr>
          <w:p w14:paraId="2E4540D8" w14:textId="33310C0F" w:rsidR="007D08D1" w:rsidRDefault="00F2758C" w:rsidP="00D86B81">
            <w:pPr>
              <w:pStyle w:val="TableText"/>
              <w:rPr>
                <w:szCs w:val="20"/>
              </w:rPr>
            </w:pPr>
            <w:r w:rsidRPr="00F2758C">
              <w:rPr>
                <w:szCs w:val="20"/>
              </w:rPr>
              <w:t>STS</w:t>
            </w:r>
            <w:r w:rsidR="00153CDF">
              <w:rPr>
                <w:rFonts w:eastAsia="等线" w:hint="eastAsia"/>
                <w:szCs w:val="20"/>
                <w:lang w:eastAsia="zh-CN"/>
              </w:rPr>
              <w:t xml:space="preserve"> </w:t>
            </w:r>
            <w:r w:rsidRPr="00F2758C">
              <w:rPr>
                <w:szCs w:val="20"/>
              </w:rPr>
              <w:t>(speech to speech models)</w:t>
            </w:r>
          </w:p>
        </w:tc>
        <w:tc>
          <w:tcPr>
            <w:tcW w:w="4536" w:type="dxa"/>
          </w:tcPr>
          <w:p w14:paraId="31D562E1" w14:textId="6B155EC6" w:rsidR="007D08D1" w:rsidRDefault="00153CDF" w:rsidP="008370CB">
            <w:pPr>
              <w:pStyle w:val="TableText"/>
              <w:rPr>
                <w:szCs w:val="20"/>
              </w:rPr>
            </w:pPr>
            <w:r w:rsidRPr="00153CDF">
              <w:rPr>
                <w:szCs w:val="20"/>
              </w:rPr>
              <w:t>Features such as emotion detection, tone recognition, and similar capabilities should be part of the model use cases.</w:t>
            </w:r>
          </w:p>
        </w:tc>
        <w:tc>
          <w:tcPr>
            <w:tcW w:w="1847" w:type="dxa"/>
          </w:tcPr>
          <w:p w14:paraId="623F255B" w14:textId="53E1D2B1" w:rsidR="007D08D1" w:rsidRPr="00153CDF" w:rsidRDefault="00153CDF" w:rsidP="008370CB">
            <w:pPr>
              <w:pStyle w:val="TableText"/>
              <w:rPr>
                <w:rFonts w:eastAsia="等线"/>
                <w:szCs w:val="20"/>
                <w:lang w:eastAsia="zh-CN"/>
              </w:rPr>
            </w:pPr>
            <w:r>
              <w:rPr>
                <w:rFonts w:eastAsia="等线" w:hint="eastAsia"/>
                <w:szCs w:val="20"/>
                <w:lang w:eastAsia="zh-CN"/>
              </w:rPr>
              <w:t>Requires 150 Tops</w:t>
            </w:r>
            <w:r w:rsidR="003F6930">
              <w:rPr>
                <w:rFonts w:eastAsia="等线" w:hint="eastAsia"/>
                <w:szCs w:val="20"/>
                <w:lang w:eastAsia="zh-CN"/>
              </w:rPr>
              <w:t xml:space="preserve"> Compute resource.</w:t>
            </w:r>
          </w:p>
        </w:tc>
      </w:tr>
      <w:tr w:rsidR="002234BE" w14:paraId="77EAFC16" w14:textId="77777777" w:rsidTr="0089713B">
        <w:trPr>
          <w:cnfStyle w:val="000000010000" w:firstRow="0" w:lastRow="0" w:firstColumn="0" w:lastColumn="0" w:oddVBand="0" w:evenVBand="0" w:oddHBand="0" w:evenHBand="1" w:firstRowFirstColumn="0" w:firstRowLastColumn="0" w:lastRowFirstColumn="0" w:lastRowLastColumn="0"/>
        </w:trPr>
        <w:tc>
          <w:tcPr>
            <w:tcW w:w="2977" w:type="dxa"/>
          </w:tcPr>
          <w:p w14:paraId="1DF16C47" w14:textId="7B2CA306" w:rsidR="002234BE" w:rsidRDefault="008D4FD2" w:rsidP="00D86B81">
            <w:pPr>
              <w:pStyle w:val="TableText"/>
              <w:rPr>
                <w:szCs w:val="20"/>
              </w:rPr>
            </w:pPr>
            <w:r w:rsidRPr="008D4FD2">
              <w:rPr>
                <w:szCs w:val="20"/>
              </w:rPr>
              <w:t>Configurable system</w:t>
            </w:r>
          </w:p>
        </w:tc>
        <w:tc>
          <w:tcPr>
            <w:tcW w:w="4536" w:type="dxa"/>
          </w:tcPr>
          <w:p w14:paraId="78E6AEF4" w14:textId="77777777" w:rsidR="00726899" w:rsidRPr="00726899" w:rsidRDefault="00726899" w:rsidP="00726899">
            <w:pPr>
              <w:pStyle w:val="TableText"/>
              <w:rPr>
                <w:szCs w:val="20"/>
              </w:rPr>
            </w:pPr>
            <w:r w:rsidRPr="00726899">
              <w:rPr>
                <w:szCs w:val="20"/>
              </w:rPr>
              <w:t>1. Tools can be added, and cloud-bound queries can be routed via configuration, other methods, or models.</w:t>
            </w:r>
          </w:p>
          <w:p w14:paraId="51D3A301" w14:textId="6CCF265A" w:rsidR="002234BE" w:rsidRDefault="00726899" w:rsidP="00726899">
            <w:pPr>
              <w:pStyle w:val="TableText"/>
              <w:rPr>
                <w:szCs w:val="20"/>
              </w:rPr>
            </w:pPr>
            <w:r w:rsidRPr="00726899">
              <w:rPr>
                <w:szCs w:val="20"/>
              </w:rPr>
              <w:t>2</w:t>
            </w:r>
            <w:r w:rsidR="005D1EEF" w:rsidRPr="00726899">
              <w:rPr>
                <w:szCs w:val="20"/>
              </w:rPr>
              <w:t>. Workflow</w:t>
            </w:r>
            <w:r w:rsidRPr="00726899">
              <w:rPr>
                <w:szCs w:val="20"/>
              </w:rPr>
              <w:t xml:space="preserve"> A2A; development of new agents is supported by the arbitrator.</w:t>
            </w:r>
          </w:p>
        </w:tc>
        <w:tc>
          <w:tcPr>
            <w:tcW w:w="1847" w:type="dxa"/>
          </w:tcPr>
          <w:p w14:paraId="3F213495" w14:textId="1FA30741" w:rsidR="000A3D8B" w:rsidRDefault="000A3D8B" w:rsidP="008370CB">
            <w:pPr>
              <w:pStyle w:val="TableText"/>
              <w:rPr>
                <w:szCs w:val="20"/>
              </w:rPr>
            </w:pPr>
          </w:p>
        </w:tc>
      </w:tr>
      <w:tr w:rsidR="00100467" w14:paraId="6CFB08A7" w14:textId="77777777" w:rsidTr="0089713B">
        <w:trPr>
          <w:cnfStyle w:val="000000100000" w:firstRow="0" w:lastRow="0" w:firstColumn="0" w:lastColumn="0" w:oddVBand="0" w:evenVBand="0" w:oddHBand="1" w:evenHBand="0" w:firstRowFirstColumn="0" w:firstRowLastColumn="0" w:lastRowFirstColumn="0" w:lastRowLastColumn="0"/>
        </w:trPr>
        <w:tc>
          <w:tcPr>
            <w:tcW w:w="2977" w:type="dxa"/>
          </w:tcPr>
          <w:p w14:paraId="50E86420" w14:textId="0772C330" w:rsidR="00100467" w:rsidRDefault="00726899" w:rsidP="00D86B81">
            <w:pPr>
              <w:pStyle w:val="TableText"/>
              <w:rPr>
                <w:szCs w:val="20"/>
              </w:rPr>
            </w:pPr>
            <w:r w:rsidRPr="00726899">
              <w:rPr>
                <w:szCs w:val="20"/>
              </w:rPr>
              <w:t>Vehicle Manual</w:t>
            </w:r>
          </w:p>
        </w:tc>
        <w:tc>
          <w:tcPr>
            <w:tcW w:w="4536" w:type="dxa"/>
          </w:tcPr>
          <w:p w14:paraId="7E5609B8" w14:textId="608688F1" w:rsidR="00100467" w:rsidRDefault="00726899" w:rsidP="008370CB">
            <w:pPr>
              <w:pStyle w:val="TableText"/>
              <w:rPr>
                <w:szCs w:val="20"/>
              </w:rPr>
            </w:pPr>
            <w:r w:rsidRPr="00726899">
              <w:rPr>
                <w:szCs w:val="20"/>
              </w:rPr>
              <w:t>Related Models or Vector DB should run completely local, No Cloud Depende</w:t>
            </w:r>
            <w:r>
              <w:rPr>
                <w:rFonts w:eastAsia="等线" w:hint="eastAsia"/>
                <w:szCs w:val="20"/>
                <w:lang w:eastAsia="zh-CN"/>
              </w:rPr>
              <w:t>n</w:t>
            </w:r>
            <w:r w:rsidRPr="00726899">
              <w:rPr>
                <w:szCs w:val="20"/>
              </w:rPr>
              <w:t>cy</w:t>
            </w:r>
          </w:p>
        </w:tc>
        <w:tc>
          <w:tcPr>
            <w:tcW w:w="1847" w:type="dxa"/>
          </w:tcPr>
          <w:p w14:paraId="45BFDFD7" w14:textId="4B15FBA2" w:rsidR="00100467" w:rsidRDefault="00100467" w:rsidP="008370CB">
            <w:pPr>
              <w:pStyle w:val="TableText"/>
              <w:rPr>
                <w:szCs w:val="20"/>
              </w:rPr>
            </w:pPr>
          </w:p>
        </w:tc>
      </w:tr>
      <w:tr w:rsidR="00726899" w14:paraId="401D5820" w14:textId="77777777" w:rsidTr="0089713B">
        <w:trPr>
          <w:cnfStyle w:val="000000010000" w:firstRow="0" w:lastRow="0" w:firstColumn="0" w:lastColumn="0" w:oddVBand="0" w:evenVBand="0" w:oddHBand="0" w:evenHBand="1" w:firstRowFirstColumn="0" w:firstRowLastColumn="0" w:lastRowFirstColumn="0" w:lastRowLastColumn="0"/>
        </w:trPr>
        <w:tc>
          <w:tcPr>
            <w:tcW w:w="2977" w:type="dxa"/>
          </w:tcPr>
          <w:p w14:paraId="1DD3B0F2" w14:textId="4DB8E886" w:rsidR="00726899" w:rsidRPr="00726899" w:rsidRDefault="00080885" w:rsidP="00D86B81">
            <w:pPr>
              <w:pStyle w:val="TableText"/>
              <w:rPr>
                <w:szCs w:val="20"/>
              </w:rPr>
            </w:pPr>
            <w:r w:rsidRPr="00080885">
              <w:rPr>
                <w:szCs w:val="20"/>
              </w:rPr>
              <w:lastRenderedPageBreak/>
              <w:t>Memory/context manager/arbitration</w:t>
            </w:r>
          </w:p>
        </w:tc>
        <w:tc>
          <w:tcPr>
            <w:tcW w:w="4536" w:type="dxa"/>
          </w:tcPr>
          <w:p w14:paraId="3AAC5D28" w14:textId="77777777" w:rsidR="00080885" w:rsidRPr="00080885" w:rsidRDefault="00080885" w:rsidP="00080885">
            <w:pPr>
              <w:pStyle w:val="TableText"/>
              <w:rPr>
                <w:szCs w:val="20"/>
              </w:rPr>
            </w:pPr>
            <w:r w:rsidRPr="00080885">
              <w:rPr>
                <w:szCs w:val="20"/>
              </w:rPr>
              <w:t>1. configurable and changeable as per OEM requirements with full source code.</w:t>
            </w:r>
          </w:p>
          <w:p w14:paraId="5D37EBE3" w14:textId="6BB22B20" w:rsidR="00726899" w:rsidRPr="00726899" w:rsidRDefault="00080885" w:rsidP="00080885">
            <w:pPr>
              <w:pStyle w:val="TableText"/>
              <w:rPr>
                <w:szCs w:val="20"/>
              </w:rPr>
            </w:pPr>
            <w:r w:rsidRPr="00080885">
              <w:rPr>
                <w:szCs w:val="20"/>
              </w:rPr>
              <w:t xml:space="preserve">2. Arbitration should be edge native (decision to </w:t>
            </w:r>
            <w:r w:rsidR="0041144A" w:rsidRPr="00080885">
              <w:rPr>
                <w:szCs w:val="20"/>
              </w:rPr>
              <w:t>involve</w:t>
            </w:r>
            <w:r w:rsidRPr="00080885">
              <w:rPr>
                <w:szCs w:val="20"/>
              </w:rPr>
              <w:t xml:space="preserve"> </w:t>
            </w:r>
            <w:r w:rsidR="007E5389" w:rsidRPr="00080885">
              <w:rPr>
                <w:szCs w:val="20"/>
              </w:rPr>
              <w:t>any</w:t>
            </w:r>
            <w:r w:rsidRPr="00080885">
              <w:rPr>
                <w:szCs w:val="20"/>
              </w:rPr>
              <w:t xml:space="preserve"> agents &amp; decision making to call a cloud agent)</w:t>
            </w:r>
          </w:p>
        </w:tc>
        <w:tc>
          <w:tcPr>
            <w:tcW w:w="1847" w:type="dxa"/>
          </w:tcPr>
          <w:p w14:paraId="4561483E" w14:textId="77777777" w:rsidR="00726899" w:rsidRDefault="00726899" w:rsidP="008370CB">
            <w:pPr>
              <w:pStyle w:val="TableText"/>
              <w:rPr>
                <w:szCs w:val="20"/>
              </w:rPr>
            </w:pPr>
          </w:p>
        </w:tc>
      </w:tr>
      <w:tr w:rsidR="00726899" w14:paraId="22C9464F" w14:textId="77777777" w:rsidTr="0089713B">
        <w:trPr>
          <w:cnfStyle w:val="000000100000" w:firstRow="0" w:lastRow="0" w:firstColumn="0" w:lastColumn="0" w:oddVBand="0" w:evenVBand="0" w:oddHBand="1" w:evenHBand="0" w:firstRowFirstColumn="0" w:firstRowLastColumn="0" w:lastRowFirstColumn="0" w:lastRowLastColumn="0"/>
        </w:trPr>
        <w:tc>
          <w:tcPr>
            <w:tcW w:w="2977" w:type="dxa"/>
          </w:tcPr>
          <w:p w14:paraId="6725491F" w14:textId="07743A9D" w:rsidR="00726899" w:rsidRPr="00726899" w:rsidRDefault="00B539B3" w:rsidP="00D86B81">
            <w:pPr>
              <w:pStyle w:val="TableText"/>
              <w:rPr>
                <w:szCs w:val="20"/>
              </w:rPr>
            </w:pPr>
            <w:r w:rsidRPr="00B539B3">
              <w:rPr>
                <w:szCs w:val="20"/>
              </w:rPr>
              <w:t>SLM continuous evaluation test framework</w:t>
            </w:r>
          </w:p>
        </w:tc>
        <w:tc>
          <w:tcPr>
            <w:tcW w:w="4536" w:type="dxa"/>
          </w:tcPr>
          <w:p w14:paraId="1C7325AC" w14:textId="191FECA7" w:rsidR="00726899" w:rsidRPr="00726899" w:rsidRDefault="00432CB7" w:rsidP="008370CB">
            <w:pPr>
              <w:pStyle w:val="TableText"/>
              <w:rPr>
                <w:szCs w:val="20"/>
              </w:rPr>
            </w:pPr>
            <w:r w:rsidRPr="00432CB7">
              <w:rPr>
                <w:szCs w:val="20"/>
              </w:rPr>
              <w:t xml:space="preserve">Test </w:t>
            </w:r>
            <w:r>
              <w:rPr>
                <w:rFonts w:eastAsia="等线" w:hint="eastAsia"/>
                <w:szCs w:val="20"/>
                <w:lang w:eastAsia="zh-CN"/>
              </w:rPr>
              <w:t>Framework</w:t>
            </w:r>
            <w:r w:rsidRPr="00432CB7">
              <w:rPr>
                <w:szCs w:val="20"/>
              </w:rPr>
              <w:t xml:space="preserve"> to evaluate new SLMs for their responsiveness, quality of response, tool calling confidence</w:t>
            </w:r>
            <w:r w:rsidR="008C4603">
              <w:rPr>
                <w:rFonts w:eastAsia="等线" w:hint="eastAsia"/>
                <w:szCs w:val="20"/>
                <w:lang w:eastAsia="zh-CN"/>
              </w:rPr>
              <w:t xml:space="preserve"> </w:t>
            </w:r>
            <w:r w:rsidRPr="00432CB7">
              <w:rPr>
                <w:szCs w:val="20"/>
              </w:rPr>
              <w:t>(might need further discussion to explain)</w:t>
            </w:r>
          </w:p>
        </w:tc>
        <w:tc>
          <w:tcPr>
            <w:tcW w:w="1847" w:type="dxa"/>
          </w:tcPr>
          <w:p w14:paraId="0878F12F" w14:textId="77777777" w:rsidR="00726899" w:rsidRDefault="00726899" w:rsidP="008370CB">
            <w:pPr>
              <w:pStyle w:val="TableText"/>
              <w:rPr>
                <w:szCs w:val="20"/>
              </w:rPr>
            </w:pPr>
          </w:p>
        </w:tc>
      </w:tr>
      <w:tr w:rsidR="00656F90" w14:paraId="1361C171" w14:textId="77777777" w:rsidTr="0089713B">
        <w:trPr>
          <w:cnfStyle w:val="000000010000" w:firstRow="0" w:lastRow="0" w:firstColumn="0" w:lastColumn="0" w:oddVBand="0" w:evenVBand="0" w:oddHBand="0" w:evenHBand="1" w:firstRowFirstColumn="0" w:firstRowLastColumn="0" w:lastRowFirstColumn="0" w:lastRowLastColumn="0"/>
          <w:ins w:id="314" w:author="Charlie Gu" w:date="2026-06-07T21:22:00Z" w16du:dateUtc="2026-06-07T13:22:00Z"/>
        </w:trPr>
        <w:tc>
          <w:tcPr>
            <w:tcW w:w="2977" w:type="dxa"/>
          </w:tcPr>
          <w:p w14:paraId="755AD42A" w14:textId="063C8C99" w:rsidR="00656F90" w:rsidRPr="00B539B3" w:rsidRDefault="007B23BF" w:rsidP="00D86B81">
            <w:pPr>
              <w:pStyle w:val="TableText"/>
              <w:rPr>
                <w:ins w:id="315" w:author="Charlie Gu" w:date="2026-06-07T21:22:00Z" w16du:dateUtc="2026-06-07T13:22:00Z"/>
                <w:szCs w:val="20"/>
              </w:rPr>
            </w:pPr>
            <w:ins w:id="316" w:author="Charlie Gu" w:date="2026-06-07T21:22:00Z" w16du:dateUtc="2026-06-07T13:22:00Z">
              <w:r>
                <w:rPr>
                  <w:szCs w:val="20"/>
                </w:rPr>
                <w:t>CES Demo</w:t>
              </w:r>
            </w:ins>
          </w:p>
        </w:tc>
        <w:tc>
          <w:tcPr>
            <w:tcW w:w="4536" w:type="dxa"/>
          </w:tcPr>
          <w:p w14:paraId="388A56E1" w14:textId="54C5E7AC" w:rsidR="00656F90" w:rsidRPr="00432CB7" w:rsidRDefault="007B23BF" w:rsidP="008370CB">
            <w:pPr>
              <w:pStyle w:val="TableText"/>
              <w:rPr>
                <w:ins w:id="317" w:author="Charlie Gu" w:date="2026-06-07T21:22:00Z" w16du:dateUtc="2026-06-07T13:22:00Z"/>
                <w:szCs w:val="20"/>
              </w:rPr>
            </w:pPr>
            <w:ins w:id="318" w:author="Charlie Gu" w:date="2026-06-07T21:22:00Z" w16du:dateUtc="2026-06-07T13:22:00Z">
              <w:r>
                <w:rPr>
                  <w:szCs w:val="20"/>
                </w:rPr>
                <w:t>A work</w:t>
              </w:r>
            </w:ins>
            <w:ins w:id="319" w:author="Charlie Gu" w:date="2026-06-07T21:23:00Z" w16du:dateUtc="2026-06-07T13:23:00Z">
              <w:r>
                <w:rPr>
                  <w:szCs w:val="20"/>
                </w:rPr>
                <w:t>ing demo</w:t>
              </w:r>
            </w:ins>
            <w:ins w:id="320" w:author="Charlie Gu" w:date="2026-06-07T21:24:00Z" w16du:dateUtc="2026-06-07T13:24:00Z">
              <w:r w:rsidR="00C46295">
                <w:rPr>
                  <w:szCs w:val="20"/>
                </w:rPr>
                <w:t xml:space="preserve"> </w:t>
              </w:r>
              <w:r w:rsidR="00340672">
                <w:rPr>
                  <w:szCs w:val="20"/>
                </w:rPr>
                <w:t>that can be sh</w:t>
              </w:r>
            </w:ins>
            <w:ins w:id="321" w:author="Charlie Gu" w:date="2026-06-07T21:25:00Z" w16du:dateUtc="2026-06-07T13:25:00Z">
              <w:r w:rsidR="00340672">
                <w:rPr>
                  <w:szCs w:val="20"/>
                </w:rPr>
                <w:t>own at CES</w:t>
              </w:r>
            </w:ins>
          </w:p>
        </w:tc>
        <w:tc>
          <w:tcPr>
            <w:tcW w:w="1847" w:type="dxa"/>
          </w:tcPr>
          <w:p w14:paraId="2E33C6E3" w14:textId="6CF63221" w:rsidR="00656F90" w:rsidRDefault="000226EA" w:rsidP="008370CB">
            <w:pPr>
              <w:pStyle w:val="TableText"/>
              <w:rPr>
                <w:ins w:id="322" w:author="Charlie Gu" w:date="2026-06-07T21:22:00Z" w16du:dateUtc="2026-06-07T13:22:00Z"/>
                <w:szCs w:val="20"/>
              </w:rPr>
            </w:pPr>
            <w:ins w:id="323" w:author="Charlie Gu" w:date="2026-06-07T21:25:00Z" w16du:dateUtc="2026-06-07T13:25:00Z">
              <w:r>
                <w:rPr>
                  <w:szCs w:val="20"/>
                </w:rPr>
                <w:t xml:space="preserve">Demo use cases would be decided </w:t>
              </w:r>
            </w:ins>
            <w:ins w:id="324" w:author="Charlie Gu" w:date="2026-06-07T21:26:00Z" w16du:dateUtc="2026-06-07T13:26:00Z">
              <w:r w:rsidR="00FD16BF">
                <w:rPr>
                  <w:szCs w:val="20"/>
                </w:rPr>
                <w:t>at Sprint 0.</w:t>
              </w:r>
            </w:ins>
          </w:p>
        </w:tc>
      </w:tr>
      <w:tr w:rsidR="00D9707F" w14:paraId="15D47864" w14:textId="77777777" w:rsidTr="0089713B">
        <w:trPr>
          <w:cnfStyle w:val="000000100000" w:firstRow="0" w:lastRow="0" w:firstColumn="0" w:lastColumn="0" w:oddVBand="0" w:evenVBand="0" w:oddHBand="1" w:evenHBand="0" w:firstRowFirstColumn="0" w:firstRowLastColumn="0" w:lastRowFirstColumn="0" w:lastRowLastColumn="0"/>
        </w:trPr>
        <w:tc>
          <w:tcPr>
            <w:tcW w:w="2977" w:type="dxa"/>
          </w:tcPr>
          <w:p w14:paraId="729DB2C5" w14:textId="40D489D6" w:rsidR="00D9707F" w:rsidRPr="00B539B3" w:rsidRDefault="00D9707F" w:rsidP="00D86B81">
            <w:pPr>
              <w:pStyle w:val="TableText"/>
              <w:rPr>
                <w:szCs w:val="20"/>
              </w:rPr>
            </w:pPr>
            <w:r w:rsidRPr="00D9707F">
              <w:rPr>
                <w:szCs w:val="20"/>
              </w:rPr>
              <w:t>Overall test framework</w:t>
            </w:r>
          </w:p>
        </w:tc>
        <w:tc>
          <w:tcPr>
            <w:tcW w:w="4536" w:type="dxa"/>
          </w:tcPr>
          <w:p w14:paraId="26E017B8" w14:textId="67C83DCB" w:rsidR="00D9707F" w:rsidRPr="00432CB7" w:rsidRDefault="00D9707F" w:rsidP="008370CB">
            <w:pPr>
              <w:pStyle w:val="TableText"/>
              <w:rPr>
                <w:szCs w:val="20"/>
              </w:rPr>
            </w:pPr>
            <w:r w:rsidRPr="00D9707F">
              <w:rPr>
                <w:szCs w:val="20"/>
              </w:rPr>
              <w:t>Automated test framework to test the overall system before any new release</w:t>
            </w:r>
          </w:p>
        </w:tc>
        <w:tc>
          <w:tcPr>
            <w:tcW w:w="1847" w:type="dxa"/>
          </w:tcPr>
          <w:p w14:paraId="7DFAB3E6" w14:textId="77777777" w:rsidR="00D9707F" w:rsidRDefault="00D9707F" w:rsidP="008370CB">
            <w:pPr>
              <w:pStyle w:val="TableText"/>
              <w:rPr>
                <w:szCs w:val="20"/>
              </w:rPr>
            </w:pPr>
          </w:p>
        </w:tc>
      </w:tr>
      <w:tr w:rsidR="00726899" w14:paraId="66510965" w14:textId="77777777" w:rsidTr="0089713B">
        <w:trPr>
          <w:cnfStyle w:val="000000010000" w:firstRow="0" w:lastRow="0" w:firstColumn="0" w:lastColumn="0" w:oddVBand="0" w:evenVBand="0" w:oddHBand="0" w:evenHBand="1" w:firstRowFirstColumn="0" w:firstRowLastColumn="0" w:lastRowFirstColumn="0" w:lastRowLastColumn="0"/>
        </w:trPr>
        <w:tc>
          <w:tcPr>
            <w:tcW w:w="2977" w:type="dxa"/>
          </w:tcPr>
          <w:p w14:paraId="3CE0D39B" w14:textId="40FB69A3" w:rsidR="00726899" w:rsidRPr="00AF3B84" w:rsidRDefault="00AF3B84" w:rsidP="00D86B81">
            <w:pPr>
              <w:pStyle w:val="TableText"/>
              <w:rPr>
                <w:rFonts w:eastAsia="等线"/>
                <w:szCs w:val="20"/>
                <w:lang w:eastAsia="zh-CN"/>
              </w:rPr>
            </w:pPr>
            <w:r>
              <w:rPr>
                <w:rFonts w:eastAsia="等线" w:hint="eastAsia"/>
                <w:szCs w:val="20"/>
                <w:lang w:eastAsia="zh-CN"/>
              </w:rPr>
              <w:t xml:space="preserve">Feature List for </w:t>
            </w:r>
            <w:r w:rsidR="00532D43">
              <w:rPr>
                <w:rFonts w:eastAsia="等线" w:hint="eastAsia"/>
                <w:szCs w:val="20"/>
                <w:lang w:eastAsia="zh-CN"/>
              </w:rPr>
              <w:t>Next Phase</w:t>
            </w:r>
          </w:p>
        </w:tc>
        <w:tc>
          <w:tcPr>
            <w:tcW w:w="4536" w:type="dxa"/>
          </w:tcPr>
          <w:p w14:paraId="1822B741" w14:textId="1EA13DF1" w:rsidR="00726899" w:rsidRPr="00AF3B84" w:rsidRDefault="00CC6750" w:rsidP="008370CB">
            <w:pPr>
              <w:pStyle w:val="TableText"/>
              <w:rPr>
                <w:rFonts w:eastAsia="等线"/>
                <w:szCs w:val="20"/>
                <w:lang w:eastAsia="zh-CN"/>
              </w:rPr>
            </w:pPr>
            <w:r>
              <w:rPr>
                <w:rFonts w:eastAsia="等线" w:hint="eastAsia"/>
                <w:szCs w:val="20"/>
                <w:lang w:eastAsia="zh-CN"/>
              </w:rPr>
              <w:t>Microsoft and Bosch will collaborate and form the feature lists for the next phase of the project.</w:t>
            </w:r>
          </w:p>
        </w:tc>
        <w:tc>
          <w:tcPr>
            <w:tcW w:w="1847" w:type="dxa"/>
          </w:tcPr>
          <w:p w14:paraId="06DCF935" w14:textId="77777777" w:rsidR="00726899" w:rsidRDefault="00726899" w:rsidP="008370CB">
            <w:pPr>
              <w:pStyle w:val="TableText"/>
              <w:rPr>
                <w:szCs w:val="20"/>
              </w:rPr>
            </w:pPr>
          </w:p>
        </w:tc>
      </w:tr>
      <w:tr w:rsidR="00726899" w14:paraId="1A3BFA67" w14:textId="77777777" w:rsidTr="0089713B">
        <w:trPr>
          <w:cnfStyle w:val="000000100000" w:firstRow="0" w:lastRow="0" w:firstColumn="0" w:lastColumn="0" w:oddVBand="0" w:evenVBand="0" w:oddHBand="1" w:evenHBand="0" w:firstRowFirstColumn="0" w:firstRowLastColumn="0" w:lastRowFirstColumn="0" w:lastRowLastColumn="0"/>
        </w:trPr>
        <w:tc>
          <w:tcPr>
            <w:tcW w:w="2977" w:type="dxa"/>
          </w:tcPr>
          <w:p w14:paraId="635F4EA7" w14:textId="4DA6B0DE" w:rsidR="00726899" w:rsidRPr="00726899" w:rsidRDefault="007E5389" w:rsidP="00D86B81">
            <w:pPr>
              <w:pStyle w:val="TableText"/>
              <w:rPr>
                <w:szCs w:val="20"/>
              </w:rPr>
            </w:pPr>
            <w:commentRangeStart w:id="325"/>
            <w:commentRangeStart w:id="326"/>
            <w:r>
              <w:rPr>
                <w:szCs w:val="20"/>
              </w:rPr>
              <w:t>Performance Evaluation</w:t>
            </w:r>
          </w:p>
        </w:tc>
        <w:tc>
          <w:tcPr>
            <w:tcW w:w="4536" w:type="dxa"/>
          </w:tcPr>
          <w:p w14:paraId="5A5957C6" w14:textId="7239D06D" w:rsidR="00726899" w:rsidRPr="00726899" w:rsidRDefault="007E5389" w:rsidP="008370CB">
            <w:pPr>
              <w:pStyle w:val="TableText"/>
              <w:rPr>
                <w:szCs w:val="20"/>
              </w:rPr>
            </w:pPr>
            <w:commentRangeStart w:id="327"/>
            <w:r>
              <w:rPr>
                <w:szCs w:val="20"/>
              </w:rPr>
              <w:t>With in the project, Microsoft and Bosch team will reach an agreement for how to evaluate the performance and accuracy of all the models.</w:t>
            </w:r>
            <w:commentRangeEnd w:id="327"/>
            <w:r w:rsidR="00F01A78" w:rsidRPr="00726899">
              <w:rPr>
                <w:rStyle w:val="CommentReference"/>
                <w:sz w:val="20"/>
                <w:szCs w:val="20"/>
              </w:rPr>
              <w:commentReference w:id="327"/>
            </w:r>
            <w:commentRangeEnd w:id="325"/>
            <w:r w:rsidR="0055276B" w:rsidRPr="00726899">
              <w:rPr>
                <w:rStyle w:val="CommentReference"/>
                <w:sz w:val="20"/>
                <w:szCs w:val="20"/>
              </w:rPr>
              <w:commentReference w:id="325"/>
            </w:r>
            <w:commentRangeEnd w:id="326"/>
            <w:r w:rsidR="00FD16BF" w:rsidRPr="00726899">
              <w:rPr>
                <w:rStyle w:val="CommentReference"/>
                <w:sz w:val="20"/>
                <w:szCs w:val="20"/>
              </w:rPr>
              <w:commentReference w:id="326"/>
            </w:r>
          </w:p>
        </w:tc>
        <w:tc>
          <w:tcPr>
            <w:tcW w:w="1847" w:type="dxa"/>
          </w:tcPr>
          <w:p w14:paraId="3089317B" w14:textId="77777777" w:rsidR="00726899" w:rsidRDefault="00726899" w:rsidP="008370CB">
            <w:pPr>
              <w:pStyle w:val="TableText"/>
              <w:rPr>
                <w:szCs w:val="20"/>
              </w:rPr>
            </w:pPr>
          </w:p>
        </w:tc>
      </w:tr>
    </w:tbl>
    <w:p w14:paraId="4A0D9B35" w14:textId="464F50E7" w:rsidR="00697FD1" w:rsidRPr="0087078D" w:rsidRDefault="00EC3F52" w:rsidP="0033492E">
      <w:pPr>
        <w:rPr>
          <w:rStyle w:val="Optional"/>
          <w:b w:val="0"/>
          <w:bCs w:val="0"/>
        </w:rPr>
      </w:pPr>
      <w:r w:rsidRPr="0087078D">
        <w:rPr>
          <w:rStyle w:val="Optional"/>
          <w:b w:val="0"/>
          <w:bCs w:val="0"/>
        </w:rPr>
        <w:t xml:space="preserve">See </w:t>
      </w:r>
      <w:r w:rsidR="00F40388" w:rsidRPr="0087078D">
        <w:rPr>
          <w:rStyle w:val="Optional"/>
          <w:b w:val="0"/>
          <w:bCs w:val="0"/>
          <w:i/>
          <w:iCs/>
        </w:rPr>
        <w:fldChar w:fldCharType="begin"/>
      </w:r>
      <w:r w:rsidR="00F40388" w:rsidRPr="0087078D">
        <w:rPr>
          <w:rStyle w:val="Optional"/>
          <w:b w:val="0"/>
          <w:bCs w:val="0"/>
          <w:i/>
          <w:iCs/>
        </w:rPr>
        <w:instrText xml:space="preserve"> REF _Ref183782657 \h  \* MERGEFORMAT </w:instrText>
      </w:r>
      <w:r w:rsidR="00F40388" w:rsidRPr="0087078D">
        <w:rPr>
          <w:rStyle w:val="Optional"/>
          <w:b w:val="0"/>
          <w:bCs w:val="0"/>
          <w:i/>
          <w:iCs/>
        </w:rPr>
      </w:r>
      <w:r w:rsidR="00F40388" w:rsidRPr="0087078D">
        <w:rPr>
          <w:rStyle w:val="Optional"/>
          <w:b w:val="0"/>
          <w:bCs w:val="0"/>
          <w:i/>
          <w:iCs/>
        </w:rPr>
        <w:fldChar w:fldCharType="separate"/>
      </w:r>
      <w:r w:rsidR="005A366D" w:rsidRPr="005A366D">
        <w:rPr>
          <w:rStyle w:val="Optional"/>
          <w:b w:val="0"/>
          <w:bCs w:val="0"/>
          <w:i/>
          <w:iCs/>
        </w:rPr>
        <w:t>Appendix</w:t>
      </w:r>
      <w:r w:rsidR="00F40388" w:rsidRPr="0087078D">
        <w:rPr>
          <w:rStyle w:val="Optional"/>
          <w:b w:val="0"/>
          <w:bCs w:val="0"/>
          <w:i/>
          <w:iCs/>
        </w:rPr>
        <w:fldChar w:fldCharType="end"/>
      </w:r>
      <w:r w:rsidRPr="0087078D">
        <w:rPr>
          <w:rStyle w:val="Optional"/>
          <w:b w:val="0"/>
          <w:bCs w:val="0"/>
        </w:rPr>
        <w:t xml:space="preserve"> for additional information on </w:t>
      </w:r>
      <w:r w:rsidR="00552F4B" w:rsidRPr="0087078D">
        <w:rPr>
          <w:rStyle w:val="Optional"/>
          <w:b w:val="0"/>
          <w:bCs w:val="0"/>
        </w:rPr>
        <w:t>technology and environment requirements</w:t>
      </w:r>
      <w:r w:rsidRPr="0087078D">
        <w:rPr>
          <w:rStyle w:val="Optional"/>
          <w:b w:val="0"/>
          <w:bCs w:val="0"/>
        </w:rPr>
        <w:t>.</w:t>
      </w:r>
    </w:p>
    <w:p w14:paraId="74A7A406" w14:textId="4F973A09" w:rsidR="00552F4B" w:rsidRDefault="00552F4B" w:rsidP="00254D5A">
      <w:pPr>
        <w:pStyle w:val="Heading2NUM"/>
      </w:pPr>
      <w:bookmarkStart w:id="328" w:name="_Toc183681334"/>
      <w:bookmarkStart w:id="329" w:name="_Toc231760474"/>
      <w:r>
        <w:t>Areas out of scope</w:t>
      </w:r>
      <w:bookmarkEnd w:id="328"/>
      <w:bookmarkEnd w:id="329"/>
    </w:p>
    <w:p w14:paraId="76B5B9AF" w14:textId="773D3D6A" w:rsidR="00552F4B" w:rsidRDefault="00976463" w:rsidP="0033492E">
      <w:r>
        <w:t xml:space="preserve">Any area not explicitly included in the </w:t>
      </w:r>
      <w:r w:rsidR="00BA67C4" w:rsidRPr="008824ED">
        <w:rPr>
          <w:i/>
          <w:iCs/>
          <w:highlight w:val="yellow"/>
        </w:rPr>
        <w:fldChar w:fldCharType="begin"/>
      </w:r>
      <w:r w:rsidR="00BA67C4" w:rsidRPr="008824ED">
        <w:rPr>
          <w:i/>
          <w:iCs/>
        </w:rPr>
        <w:instrText xml:space="preserve"> REF _Ref183685635 \h </w:instrText>
      </w:r>
      <w:r w:rsidR="008824ED">
        <w:rPr>
          <w:i/>
          <w:iCs/>
          <w:highlight w:val="yellow"/>
        </w:rPr>
        <w:instrText xml:space="preserve"> \* MERGEFORMAT </w:instrText>
      </w:r>
      <w:r w:rsidR="00BA67C4" w:rsidRPr="008824ED">
        <w:rPr>
          <w:i/>
          <w:iCs/>
          <w:highlight w:val="yellow"/>
        </w:rPr>
      </w:r>
      <w:r w:rsidR="00BA67C4" w:rsidRPr="008824ED">
        <w:rPr>
          <w:i/>
          <w:iCs/>
          <w:highlight w:val="yellow"/>
        </w:rPr>
        <w:fldChar w:fldCharType="separate"/>
      </w:r>
      <w:r w:rsidR="00DB74B8" w:rsidRPr="00DB74B8">
        <w:rPr>
          <w:i/>
          <w:iCs/>
        </w:rPr>
        <w:t>Targeted scope</w:t>
      </w:r>
      <w:r w:rsidR="00BA67C4" w:rsidRPr="008824ED">
        <w:rPr>
          <w:i/>
          <w:iCs/>
          <w:highlight w:val="yellow"/>
        </w:rPr>
        <w:fldChar w:fldCharType="end"/>
      </w:r>
      <w:r w:rsidR="009D14C6">
        <w:t xml:space="preserve"> (Epics)</w:t>
      </w:r>
      <w:r w:rsidR="00DB74B8">
        <w:rPr>
          <w:i/>
          <w:iCs/>
        </w:rPr>
        <w:t xml:space="preserve"> </w:t>
      </w:r>
      <w:r>
        <w:t xml:space="preserve">section is out of scope for </w:t>
      </w:r>
      <w:sdt>
        <w:sdtPr>
          <w:alias w:val="MSFT / Partner"/>
          <w:tag w:val=""/>
          <w:id w:val="1162973920"/>
          <w:placeholder>
            <w:docPart w:val="A505FA331BC44B1CAD9C6C57C9C930CD"/>
          </w:placeholder>
          <w:dataBinding w:prefixMappings="xmlns:ns0='http://purl.org/dc/elements/1.1/' xmlns:ns1='http://schemas.openxmlformats.org/package/2006/metadata/core-properties' " w:xpath="/ns1:coreProperties[1]/ns0:creator[1]" w:storeItemID="{6C3C8BC8-F283-45AE-878A-BAB7291924A1}"/>
          <w:text/>
        </w:sdtPr>
        <w:sdtEndPr/>
        <w:sdtContent>
          <w:r w:rsidR="00A371BD">
            <w:t>&lt;MSFT&gt;</w:t>
          </w:r>
        </w:sdtContent>
      </w:sdt>
      <w:r>
        <w:t xml:space="preserve"> during this </w:t>
      </w:r>
      <w:r w:rsidR="00706984">
        <w:t>p</w:t>
      </w:r>
      <w:r w:rsidR="00B911E5">
        <w:t>roject</w:t>
      </w:r>
      <w:r>
        <w:t>. The table below lists known out</w:t>
      </w:r>
      <w:r w:rsidR="00AA03CD">
        <w:t xml:space="preserve"> </w:t>
      </w:r>
      <w:r>
        <w:t>of</w:t>
      </w:r>
      <w:r w:rsidR="00AA03CD">
        <w:t xml:space="preserve"> </w:t>
      </w:r>
      <w:r>
        <w:t xml:space="preserve">scope areas identified, but not limited to, during the construction of this SOW for the </w:t>
      </w:r>
      <w:r w:rsidR="00706984">
        <w:t>project</w:t>
      </w:r>
      <w:r>
        <w:t>.</w:t>
      </w:r>
    </w:p>
    <w:p w14:paraId="3D0B6274" w14:textId="2B021585" w:rsidR="00253988" w:rsidRPr="00147199" w:rsidRDefault="00514D4E" w:rsidP="0033492E">
      <w:pPr>
        <w:rPr>
          <w:rStyle w:val="Optional"/>
          <w:color w:val="auto"/>
        </w:rPr>
      </w:pPr>
      <w:r w:rsidRPr="00147199">
        <w:rPr>
          <w:rStyle w:val="Optional"/>
          <w:color w:val="auto"/>
        </w:rPr>
        <w:t xml:space="preserve">Reference </w:t>
      </w:r>
      <w:r w:rsidRPr="00147199">
        <w:rPr>
          <w:rStyle w:val="Optional"/>
          <w:color w:val="auto"/>
        </w:rPr>
        <w:fldChar w:fldCharType="begin"/>
      </w:r>
      <w:r w:rsidRPr="00147199">
        <w:rPr>
          <w:rStyle w:val="Optional"/>
          <w:color w:val="auto"/>
        </w:rPr>
        <w:instrText xml:space="preserve"> REF _Ref194409168 \w \h </w:instrText>
      </w:r>
      <w:r w:rsidR="00E11340" w:rsidRPr="00147199">
        <w:rPr>
          <w:rStyle w:val="Optional"/>
          <w:color w:val="auto"/>
        </w:rPr>
        <w:instrText xml:space="preserve"> \* MERGEFORMAT </w:instrText>
      </w:r>
      <w:r w:rsidRPr="00147199">
        <w:rPr>
          <w:rStyle w:val="Optional"/>
          <w:color w:val="auto"/>
        </w:rPr>
      </w:r>
      <w:r w:rsidRPr="00147199">
        <w:rPr>
          <w:rStyle w:val="Optional"/>
          <w:color w:val="auto"/>
        </w:rPr>
        <w:fldChar w:fldCharType="separate"/>
      </w:r>
      <w:r w:rsidRPr="00147199">
        <w:rPr>
          <w:rStyle w:val="Optional"/>
          <w:color w:val="auto"/>
        </w:rPr>
        <w:t>6.4</w:t>
      </w:r>
      <w:r w:rsidRPr="00147199">
        <w:rPr>
          <w:rStyle w:val="Optional"/>
          <w:color w:val="auto"/>
        </w:rPr>
        <w:fldChar w:fldCharType="end"/>
      </w:r>
      <w:r w:rsidRPr="00147199">
        <w:rPr>
          <w:rStyle w:val="Optional"/>
          <w:color w:val="auto"/>
        </w:rPr>
        <w:fldChar w:fldCharType="begin"/>
      </w:r>
      <w:r w:rsidRPr="00147199">
        <w:rPr>
          <w:rStyle w:val="Optional"/>
          <w:color w:val="auto"/>
        </w:rPr>
        <w:instrText xml:space="preserve"> REF _Ref194409174 \h </w:instrText>
      </w:r>
      <w:r w:rsidR="00E11340" w:rsidRPr="00147199">
        <w:rPr>
          <w:rStyle w:val="Optional"/>
          <w:color w:val="auto"/>
        </w:rPr>
        <w:instrText xml:space="preserve"> \* MERGEFORMAT </w:instrText>
      </w:r>
      <w:r w:rsidRPr="00147199">
        <w:rPr>
          <w:rStyle w:val="Optional"/>
          <w:color w:val="auto"/>
        </w:rPr>
      </w:r>
      <w:r w:rsidRPr="00147199">
        <w:rPr>
          <w:rStyle w:val="Optional"/>
          <w:color w:val="auto"/>
        </w:rPr>
        <w:fldChar w:fldCharType="separate"/>
      </w:r>
      <w:sdt>
        <w:sdtPr>
          <w:rPr>
            <w:rStyle w:val="Optional"/>
            <w:color w:val="auto"/>
          </w:rPr>
          <w:alias w:val="Client Name"/>
          <w:tag w:val="Client Name"/>
          <w:id w:val="2143306006"/>
          <w:placeholder>
            <w:docPart w:val="C100BCD075A8485D86FE48214371BD9C"/>
          </w:placeholder>
          <w:dataBinding w:prefixMappings="xmlns:ns0='http://schemas.microsoft.com/office/2006/coverPageProps' " w:xpath="/ns0:CoverPageProperties[1]/ns0:Abstract[1]" w:storeItemID="{55AF091B-3C7A-41E3-B477-F2FDAA23CFDA}"/>
          <w:text/>
        </w:sdtPr>
        <w:sdtEndPr>
          <w:rPr>
            <w:rStyle w:val="Optional"/>
          </w:rPr>
        </w:sdtEndPr>
        <w:sdtContent>
          <w:r w:rsidR="00A371BD" w:rsidRPr="00147199">
            <w:rPr>
              <w:rStyle w:val="Optional"/>
              <w:color w:val="auto"/>
            </w:rPr>
            <w:t>&lt;Bosch&gt;</w:t>
          </w:r>
        </w:sdtContent>
      </w:sdt>
      <w:r w:rsidRPr="00147199">
        <w:rPr>
          <w:rStyle w:val="Optional"/>
          <w:color w:val="auto"/>
        </w:rPr>
        <w:t xml:space="preserve"> responsibilities</w:t>
      </w:r>
      <w:r w:rsidRPr="00147199">
        <w:rPr>
          <w:rStyle w:val="Optional"/>
          <w:color w:val="auto"/>
        </w:rPr>
        <w:fldChar w:fldCharType="end"/>
      </w:r>
      <w:r w:rsidRPr="00147199">
        <w:rPr>
          <w:rStyle w:val="Optional"/>
          <w:color w:val="auto"/>
        </w:rPr>
        <w:t xml:space="preserve"> for a list of any </w:t>
      </w:r>
      <w:r w:rsidR="008C0EDF" w:rsidRPr="00147199">
        <w:rPr>
          <w:rStyle w:val="Optional"/>
          <w:color w:val="auto"/>
        </w:rPr>
        <w:t xml:space="preserve">key customer responsibilities that are critical to project completion yet out of scope for Microsoft. </w:t>
      </w:r>
    </w:p>
    <w:p w14:paraId="69548F2A" w14:textId="4B9E8958" w:rsidR="000916BC" w:rsidRDefault="000916BC" w:rsidP="000916BC">
      <w:pPr>
        <w:pStyle w:val="Caption-Table-Above"/>
      </w:pPr>
      <w:bookmarkStart w:id="330" w:name="_Toc194478189"/>
      <w:bookmarkStart w:id="331" w:name="_Toc231760458"/>
      <w:r>
        <w:t xml:space="preserve">Table </w:t>
      </w:r>
      <w:r>
        <w:fldChar w:fldCharType="begin"/>
      </w:r>
      <w:r>
        <w:instrText>SEQ Table \* ARABIC</w:instrText>
      </w:r>
      <w:r>
        <w:fldChar w:fldCharType="separate"/>
      </w:r>
      <w:r>
        <w:rPr>
          <w:noProof/>
        </w:rPr>
        <w:t>3</w:t>
      </w:r>
      <w:r>
        <w:fldChar w:fldCharType="end"/>
      </w:r>
      <w:r w:rsidRPr="00286165">
        <w:t xml:space="preserve">: </w:t>
      </w:r>
      <w:r w:rsidR="00AD70C1">
        <w:t>Areas out of scope</w:t>
      </w:r>
      <w:bookmarkEnd w:id="330"/>
      <w:bookmarkEnd w:id="331"/>
    </w:p>
    <w:tbl>
      <w:tblPr>
        <w:tblStyle w:val="RFX-SOWTable"/>
        <w:tblW w:w="0" w:type="auto"/>
        <w:tblLook w:val="04A0" w:firstRow="1" w:lastRow="0" w:firstColumn="1" w:lastColumn="0" w:noHBand="0" w:noVBand="1"/>
      </w:tblPr>
      <w:tblGrid>
        <w:gridCol w:w="2970"/>
        <w:gridCol w:w="6380"/>
      </w:tblGrid>
      <w:tr w:rsidR="004306F7" w14:paraId="612927A9" w14:textId="77777777" w:rsidTr="006D7DEA">
        <w:trPr>
          <w:cnfStyle w:val="100000000000" w:firstRow="1" w:lastRow="0" w:firstColumn="0" w:lastColumn="0" w:oddVBand="0" w:evenVBand="0" w:oddHBand="0" w:evenHBand="0" w:firstRowFirstColumn="0" w:firstRowLastColumn="0" w:lastRowFirstColumn="0" w:lastRowLastColumn="0"/>
        </w:trPr>
        <w:tc>
          <w:tcPr>
            <w:tcW w:w="2970" w:type="dxa"/>
          </w:tcPr>
          <w:p w14:paraId="36FA6107" w14:textId="5304B0AB" w:rsidR="00C3274D" w:rsidRPr="00E8749B" w:rsidRDefault="00C3274D" w:rsidP="00B42312">
            <w:pPr>
              <w:pStyle w:val="TableText"/>
            </w:pPr>
            <w:r w:rsidRPr="00E8749B">
              <w:t>Areas out of scope</w:t>
            </w:r>
          </w:p>
        </w:tc>
        <w:tc>
          <w:tcPr>
            <w:tcW w:w="6380" w:type="dxa"/>
          </w:tcPr>
          <w:p w14:paraId="3E691A77" w14:textId="343A7C9C" w:rsidR="00C3274D" w:rsidRPr="00E8749B" w:rsidRDefault="00C3274D" w:rsidP="00B42312">
            <w:pPr>
              <w:pStyle w:val="TableText"/>
            </w:pPr>
            <w:r w:rsidRPr="00E8749B">
              <w:t>Description</w:t>
            </w:r>
          </w:p>
        </w:tc>
      </w:tr>
      <w:tr w:rsidR="00C64904" w14:paraId="19E282CD" w14:textId="77777777" w:rsidTr="006D7DEA">
        <w:trPr>
          <w:cnfStyle w:val="000000100000" w:firstRow="0" w:lastRow="0" w:firstColumn="0" w:lastColumn="0" w:oddVBand="0" w:evenVBand="0" w:oddHBand="1" w:evenHBand="0" w:firstRowFirstColumn="0" w:firstRowLastColumn="0" w:lastRowFirstColumn="0" w:lastRowLastColumn="0"/>
        </w:trPr>
        <w:tc>
          <w:tcPr>
            <w:tcW w:w="2970" w:type="dxa"/>
          </w:tcPr>
          <w:p w14:paraId="02E375D6" w14:textId="030BA752" w:rsidR="00C3274D" w:rsidRPr="00E8749B" w:rsidRDefault="00CA7A51" w:rsidP="00B42312">
            <w:pPr>
              <w:pStyle w:val="TableText"/>
            </w:pPr>
            <w:sdt>
              <w:sdtPr>
                <w:rPr>
                  <w:szCs w:val="22"/>
                </w:rPr>
                <w:alias w:val="Client Name"/>
                <w:tag w:val="Client Name"/>
                <w:id w:val="-865441344"/>
                <w:placeholder>
                  <w:docPart w:val="C43A370363DE469CAE0F912138167FEC"/>
                </w:placeholder>
                <w:dataBinding w:prefixMappings="xmlns:ns0='http://schemas.microsoft.com/office/2006/coverPageProps' " w:xpath="/ns0:CoverPageProperties[1]/ns0:Abstract[1]" w:storeItemID="{55AF091B-3C7A-41E3-B477-F2FDAA23CFDA}"/>
                <w:text/>
              </w:sdtPr>
              <w:sdtEndPr/>
              <w:sdtContent>
                <w:r w:rsidR="00A371BD">
                  <w:rPr>
                    <w:szCs w:val="22"/>
                  </w:rPr>
                  <w:t>&lt;Bosch&gt;</w:t>
                </w:r>
              </w:sdtContent>
            </w:sdt>
            <w:r w:rsidR="00E52102" w:rsidRPr="00E8749B">
              <w:t xml:space="preserve"> software</w:t>
            </w:r>
          </w:p>
        </w:tc>
        <w:tc>
          <w:tcPr>
            <w:tcW w:w="6380" w:type="dxa"/>
          </w:tcPr>
          <w:p w14:paraId="6B2C3462" w14:textId="2DBE7AE3" w:rsidR="00C3274D" w:rsidRPr="00E8749B" w:rsidRDefault="006176AE" w:rsidP="00C64A90">
            <w:pPr>
              <w:pStyle w:val="TableText"/>
            </w:pPr>
            <w:r w:rsidRPr="00C64A90">
              <w:t>Deployment</w:t>
            </w:r>
            <w:r w:rsidRPr="00E8749B">
              <w:t xml:space="preserve"> and configuration of </w:t>
            </w:r>
            <w:sdt>
              <w:sdtPr>
                <w:rPr>
                  <w:szCs w:val="22"/>
                </w:rPr>
                <w:alias w:val="Client Name"/>
                <w:tag w:val="Client Name"/>
                <w:id w:val="-921410037"/>
                <w:placeholder>
                  <w:docPart w:val="D5E79CD2CB7645C390DBADDA08224337"/>
                </w:placeholder>
                <w:dataBinding w:prefixMappings="xmlns:ns0='http://schemas.microsoft.com/office/2006/coverPageProps' " w:xpath="/ns0:CoverPageProperties[1]/ns0:Abstract[1]" w:storeItemID="{55AF091B-3C7A-41E3-B477-F2FDAA23CFDA}"/>
                <w:text/>
              </w:sdtPr>
              <w:sdtEndPr/>
              <w:sdtContent>
                <w:r w:rsidR="00A371BD">
                  <w:rPr>
                    <w:szCs w:val="22"/>
                  </w:rPr>
                  <w:t>&lt;Bosch&gt;</w:t>
                </w:r>
              </w:sdtContent>
            </w:sdt>
            <w:r w:rsidRPr="00E8749B">
              <w:t xml:space="preserve"> software is out of scope.</w:t>
            </w:r>
          </w:p>
        </w:tc>
      </w:tr>
      <w:tr w:rsidR="00C64904" w14:paraId="60B2D13C" w14:textId="77777777" w:rsidTr="006D7DEA">
        <w:trPr>
          <w:cnfStyle w:val="000000010000" w:firstRow="0" w:lastRow="0" w:firstColumn="0" w:lastColumn="0" w:oddVBand="0" w:evenVBand="0" w:oddHBand="0" w:evenHBand="1" w:firstRowFirstColumn="0" w:firstRowLastColumn="0" w:lastRowFirstColumn="0" w:lastRowLastColumn="0"/>
        </w:trPr>
        <w:tc>
          <w:tcPr>
            <w:tcW w:w="2970" w:type="dxa"/>
          </w:tcPr>
          <w:p w14:paraId="1B77F854" w14:textId="57D8FDAD" w:rsidR="006176AE" w:rsidRPr="00E8749B" w:rsidRDefault="005A0D41" w:rsidP="00B42312">
            <w:pPr>
              <w:pStyle w:val="TableText"/>
            </w:pPr>
            <w:r w:rsidRPr="00E8749B">
              <w:lastRenderedPageBreak/>
              <w:t>Commercially available third-party software</w:t>
            </w:r>
          </w:p>
        </w:tc>
        <w:tc>
          <w:tcPr>
            <w:tcW w:w="6380" w:type="dxa"/>
          </w:tcPr>
          <w:p w14:paraId="647E69EF" w14:textId="36E978FD" w:rsidR="006176AE" w:rsidRPr="006C127E" w:rsidRDefault="00A332F0" w:rsidP="00B42312">
            <w:pPr>
              <w:pStyle w:val="TableText"/>
            </w:pPr>
            <w:r w:rsidRPr="006C127E">
              <w:t xml:space="preserve">Activities where </w:t>
            </w:r>
            <w:sdt>
              <w:sdtPr>
                <w:alias w:val="MSFT / Partner"/>
                <w:tag w:val=""/>
                <w:id w:val="-45227751"/>
                <w:placeholder>
                  <w:docPart w:val="4A51331EE1EB4E3D90EF9314343BFED0"/>
                </w:placeholder>
                <w:dataBinding w:prefixMappings="xmlns:ns0='http://purl.org/dc/elements/1.1/' xmlns:ns1='http://schemas.openxmlformats.org/package/2006/metadata/core-properties' " w:xpath="/ns1:coreProperties[1]/ns0:creator[1]" w:storeItemID="{6C3C8BC8-F283-45AE-878A-BAB7291924A1}"/>
                <w:text/>
              </w:sdtPr>
              <w:sdtEndPr/>
              <w:sdtContent>
                <w:r w:rsidR="00A371BD">
                  <w:t>&lt;MSFT&gt;</w:t>
                </w:r>
              </w:sdtContent>
            </w:sdt>
            <w:r w:rsidR="001D254B" w:rsidRPr="006C127E">
              <w:t xml:space="preserve"> </w:t>
            </w:r>
            <w:r w:rsidRPr="006C127E">
              <w:t>would be designing, configuring, integrating, deploying, or fixing issues in commercially available third-party software (excluding open source)</w:t>
            </w:r>
            <w:r w:rsidR="002A70FF" w:rsidRPr="006C127E">
              <w:t xml:space="preserve"> are out of scope</w:t>
            </w:r>
            <w:r w:rsidRPr="006C127E">
              <w:t>.</w:t>
            </w:r>
          </w:p>
        </w:tc>
      </w:tr>
      <w:tr w:rsidR="00C64904" w14:paraId="7B5C6DB2" w14:textId="77777777" w:rsidTr="006D7DEA">
        <w:trPr>
          <w:cnfStyle w:val="000000100000" w:firstRow="0" w:lastRow="0" w:firstColumn="0" w:lastColumn="0" w:oddVBand="0" w:evenVBand="0" w:oddHBand="1" w:evenHBand="0" w:firstRowFirstColumn="0" w:firstRowLastColumn="0" w:lastRowFirstColumn="0" w:lastRowLastColumn="0"/>
        </w:trPr>
        <w:tc>
          <w:tcPr>
            <w:tcW w:w="2970" w:type="dxa"/>
          </w:tcPr>
          <w:p w14:paraId="3D779DC6" w14:textId="64A3BC1D" w:rsidR="00A332F0" w:rsidRPr="006C127E" w:rsidRDefault="00B8312F" w:rsidP="00B42312">
            <w:pPr>
              <w:pStyle w:val="TableText"/>
              <w:rPr>
                <w:rStyle w:val="Optional"/>
                <w:b w:val="0"/>
                <w:color w:val="auto"/>
              </w:rPr>
            </w:pPr>
            <w:r w:rsidRPr="006C127E">
              <w:rPr>
                <w:rStyle w:val="Optional"/>
                <w:b w:val="0"/>
                <w:color w:val="auto"/>
              </w:rPr>
              <w:t>Data cleansing</w:t>
            </w:r>
          </w:p>
        </w:tc>
        <w:tc>
          <w:tcPr>
            <w:tcW w:w="6380" w:type="dxa"/>
          </w:tcPr>
          <w:p w14:paraId="30EC7BF7" w14:textId="79DA90FD" w:rsidR="00A332F0" w:rsidRPr="006C127E" w:rsidRDefault="00DC4D0D" w:rsidP="00B42312">
            <w:pPr>
              <w:pStyle w:val="TableText"/>
              <w:rPr>
                <w:rStyle w:val="Optional"/>
                <w:b w:val="0"/>
                <w:color w:val="auto"/>
              </w:rPr>
            </w:pPr>
            <w:r w:rsidRPr="006C127E">
              <w:rPr>
                <w:rStyle w:val="Optional"/>
                <w:b w:val="0"/>
                <w:color w:val="auto"/>
              </w:rPr>
              <w:t xml:space="preserve">Data cleansing activities are </w:t>
            </w:r>
            <w:r w:rsidR="00A46DCB" w:rsidRPr="006C127E">
              <w:rPr>
                <w:rStyle w:val="Optional"/>
                <w:b w:val="0"/>
                <w:color w:val="auto"/>
              </w:rPr>
              <w:t>out of</w:t>
            </w:r>
            <w:r w:rsidRPr="006C127E">
              <w:rPr>
                <w:rStyle w:val="Optional"/>
                <w:b w:val="0"/>
                <w:color w:val="auto"/>
              </w:rPr>
              <w:t xml:space="preserve"> scope.</w:t>
            </w:r>
          </w:p>
        </w:tc>
      </w:tr>
      <w:tr w:rsidR="00C64904" w14:paraId="32A592B5" w14:textId="77777777" w:rsidTr="006D7DEA">
        <w:trPr>
          <w:cnfStyle w:val="000000010000" w:firstRow="0" w:lastRow="0" w:firstColumn="0" w:lastColumn="0" w:oddVBand="0" w:evenVBand="0" w:oddHBand="0" w:evenHBand="1" w:firstRowFirstColumn="0" w:firstRowLastColumn="0" w:lastRowFirstColumn="0" w:lastRowLastColumn="0"/>
        </w:trPr>
        <w:tc>
          <w:tcPr>
            <w:tcW w:w="2970" w:type="dxa"/>
          </w:tcPr>
          <w:p w14:paraId="113F7A57" w14:textId="21D28DBB" w:rsidR="00DC4D0D" w:rsidRPr="00147199" w:rsidRDefault="00E1325E" w:rsidP="00B42312">
            <w:pPr>
              <w:pStyle w:val="TableText"/>
              <w:rPr>
                <w:rStyle w:val="Optional"/>
                <w:b w:val="0"/>
                <w:bCs w:val="0"/>
                <w:color w:val="auto"/>
              </w:rPr>
            </w:pPr>
            <w:r w:rsidRPr="00147199">
              <w:rPr>
                <w:rStyle w:val="Optional"/>
                <w:b w:val="0"/>
                <w:bCs w:val="0"/>
                <w:color w:val="auto"/>
              </w:rPr>
              <w:t>Data migration</w:t>
            </w:r>
          </w:p>
        </w:tc>
        <w:tc>
          <w:tcPr>
            <w:tcW w:w="6380" w:type="dxa"/>
          </w:tcPr>
          <w:p w14:paraId="4B450A36" w14:textId="4B6C2411" w:rsidR="00DC4D0D" w:rsidRPr="00147199" w:rsidRDefault="00684440" w:rsidP="00B42312">
            <w:pPr>
              <w:pStyle w:val="TableText"/>
              <w:rPr>
                <w:rStyle w:val="Optional"/>
                <w:b w:val="0"/>
                <w:bCs w:val="0"/>
                <w:color w:val="auto"/>
              </w:rPr>
            </w:pPr>
            <w:r w:rsidRPr="00147199">
              <w:rPr>
                <w:rStyle w:val="Optional"/>
                <w:b w:val="0"/>
                <w:bCs w:val="0"/>
                <w:color w:val="auto"/>
              </w:rPr>
              <w:t xml:space="preserve">Data migration activities are </w:t>
            </w:r>
            <w:r w:rsidR="00A46DCB" w:rsidRPr="00147199">
              <w:rPr>
                <w:rStyle w:val="Optional"/>
                <w:b w:val="0"/>
                <w:bCs w:val="0"/>
                <w:color w:val="auto"/>
              </w:rPr>
              <w:t>out of</w:t>
            </w:r>
            <w:r w:rsidRPr="00147199">
              <w:rPr>
                <w:rStyle w:val="Optional"/>
                <w:b w:val="0"/>
                <w:bCs w:val="0"/>
                <w:color w:val="auto"/>
              </w:rPr>
              <w:t xml:space="preserve"> scope.</w:t>
            </w:r>
          </w:p>
        </w:tc>
      </w:tr>
      <w:tr w:rsidR="00C64904" w14:paraId="184EEE57" w14:textId="77777777" w:rsidTr="006D7DEA">
        <w:trPr>
          <w:cnfStyle w:val="000000100000" w:firstRow="0" w:lastRow="0" w:firstColumn="0" w:lastColumn="0" w:oddVBand="0" w:evenVBand="0" w:oddHBand="1" w:evenHBand="0" w:firstRowFirstColumn="0" w:firstRowLastColumn="0" w:lastRowFirstColumn="0" w:lastRowLastColumn="0"/>
        </w:trPr>
        <w:tc>
          <w:tcPr>
            <w:tcW w:w="2970" w:type="dxa"/>
          </w:tcPr>
          <w:p w14:paraId="4DABFDCA" w14:textId="511FDB70" w:rsidR="005B3DFB" w:rsidRPr="00E8749B" w:rsidRDefault="001F5EA6" w:rsidP="001F5EA6">
            <w:pPr>
              <w:pStyle w:val="TableText"/>
              <w:rPr>
                <w:rStyle w:val="Instructional"/>
                <w:i w:val="0"/>
                <w:color w:val="auto"/>
              </w:rPr>
            </w:pPr>
            <w:r w:rsidRPr="00E8749B">
              <w:rPr>
                <w:rStyle w:val="Instructional"/>
                <w:i w:val="0"/>
                <w:color w:val="auto"/>
              </w:rPr>
              <w:t>Hardware</w:t>
            </w:r>
          </w:p>
        </w:tc>
        <w:tc>
          <w:tcPr>
            <w:tcW w:w="6380" w:type="dxa"/>
          </w:tcPr>
          <w:p w14:paraId="5A340273" w14:textId="40AAA2E5" w:rsidR="005B3DFB" w:rsidRPr="00E8749B" w:rsidRDefault="00CA7A51" w:rsidP="001F5EA6">
            <w:pPr>
              <w:pStyle w:val="TableText"/>
              <w:rPr>
                <w:rStyle w:val="Instructional"/>
                <w:i w:val="0"/>
                <w:color w:val="auto"/>
              </w:rPr>
            </w:pPr>
            <w:sdt>
              <w:sdtPr>
                <w:rPr>
                  <w:rStyle w:val="Instructional"/>
                  <w:i w:val="0"/>
                  <w:color w:val="auto"/>
                </w:rPr>
                <w:alias w:val="MSFT / Partner"/>
                <w:tag w:val=""/>
                <w:id w:val="-543138069"/>
                <w:placeholder>
                  <w:docPart w:val="33758CCAC9F84B9E81F2ACCDAFF2FF04"/>
                </w:placeholder>
                <w:dataBinding w:prefixMappings="xmlns:ns0='http://purl.org/dc/elements/1.1/' xmlns:ns1='http://schemas.openxmlformats.org/package/2006/metadata/core-properties' " w:xpath="/ns1:coreProperties[1]/ns0:creator[1]" w:storeItemID="{6C3C8BC8-F283-45AE-878A-BAB7291924A1}"/>
                <w:text/>
              </w:sdtPr>
              <w:sdtEndPr>
                <w:rPr>
                  <w:rStyle w:val="Instructional"/>
                </w:rPr>
              </w:sdtEndPr>
              <w:sdtContent>
                <w:r w:rsidR="00A371BD">
                  <w:rPr>
                    <w:rStyle w:val="Instructional"/>
                    <w:i w:val="0"/>
                    <w:color w:val="auto"/>
                  </w:rPr>
                  <w:t>&lt;MSFT&gt;</w:t>
                </w:r>
              </w:sdtContent>
            </w:sdt>
            <w:r w:rsidR="0067421D">
              <w:t xml:space="preserve"> </w:t>
            </w:r>
            <w:r w:rsidR="00986D59" w:rsidRPr="00E8749B">
              <w:rPr>
                <w:rStyle w:val="Instructional"/>
                <w:i w:val="0"/>
                <w:color w:val="auto"/>
              </w:rPr>
              <w:t xml:space="preserve">will not provide hardware for this </w:t>
            </w:r>
            <w:r w:rsidR="00706984">
              <w:rPr>
                <w:rStyle w:val="Instructional"/>
                <w:i w:val="0"/>
                <w:color w:val="auto"/>
              </w:rPr>
              <w:t>project</w:t>
            </w:r>
            <w:r w:rsidR="00986D59" w:rsidRPr="00E8749B">
              <w:rPr>
                <w:rStyle w:val="Instructional"/>
                <w:i w:val="0"/>
                <w:color w:val="auto"/>
              </w:rPr>
              <w:t>.</w:t>
            </w:r>
          </w:p>
        </w:tc>
      </w:tr>
      <w:tr w:rsidR="00C64904" w14:paraId="35B2A554" w14:textId="77777777" w:rsidTr="006D7DEA">
        <w:trPr>
          <w:cnfStyle w:val="000000010000" w:firstRow="0" w:lastRow="0" w:firstColumn="0" w:lastColumn="0" w:oddVBand="0" w:evenVBand="0" w:oddHBand="0" w:evenHBand="1" w:firstRowFirstColumn="0" w:firstRowLastColumn="0" w:lastRowFirstColumn="0" w:lastRowLastColumn="0"/>
        </w:trPr>
        <w:tc>
          <w:tcPr>
            <w:tcW w:w="2970" w:type="dxa"/>
          </w:tcPr>
          <w:p w14:paraId="70F83D27" w14:textId="72BF5370" w:rsidR="00986D59" w:rsidRPr="00E8749B" w:rsidRDefault="00004E29" w:rsidP="001F5EA6">
            <w:pPr>
              <w:pStyle w:val="TableText"/>
              <w:rPr>
                <w:rStyle w:val="Instructional"/>
                <w:i w:val="0"/>
                <w:color w:val="auto"/>
              </w:rPr>
            </w:pPr>
            <w:r w:rsidRPr="00E8749B">
              <w:rPr>
                <w:rStyle w:val="Instructional"/>
                <w:i w:val="0"/>
                <w:color w:val="auto"/>
              </w:rPr>
              <w:t>Network and storage</w:t>
            </w:r>
          </w:p>
        </w:tc>
        <w:tc>
          <w:tcPr>
            <w:tcW w:w="6380" w:type="dxa"/>
          </w:tcPr>
          <w:p w14:paraId="7E4EF24E" w14:textId="0A49E9D6" w:rsidR="00986D59" w:rsidRPr="00E8749B" w:rsidRDefault="006B7044" w:rsidP="001F5EA6">
            <w:pPr>
              <w:pStyle w:val="TableText"/>
              <w:rPr>
                <w:rStyle w:val="Instructional"/>
                <w:i w:val="0"/>
                <w:color w:val="auto"/>
              </w:rPr>
            </w:pPr>
            <w:r w:rsidRPr="00E8749B">
              <w:rPr>
                <w:rStyle w:val="Instructional"/>
                <w:i w:val="0"/>
                <w:color w:val="auto"/>
              </w:rPr>
              <w:t xml:space="preserve">Troubleshooting or remediation of existing network and storage systems is </w:t>
            </w:r>
            <w:r w:rsidR="00CB706C" w:rsidRPr="00CB706C">
              <w:rPr>
                <w:rStyle w:val="Instructional"/>
                <w:i w:val="0"/>
                <w:color w:val="auto"/>
              </w:rPr>
              <w:t>o</w:t>
            </w:r>
            <w:r w:rsidR="00CB706C" w:rsidRPr="00CB706C">
              <w:rPr>
                <w:rStyle w:val="Instructional"/>
                <w:i w:val="0"/>
                <w:iCs w:val="0"/>
                <w:color w:val="auto"/>
              </w:rPr>
              <w:t>ut</w:t>
            </w:r>
            <w:r w:rsidR="00CB706C" w:rsidRPr="00CB706C">
              <w:rPr>
                <w:rStyle w:val="Instructional"/>
                <w:color w:val="auto"/>
              </w:rPr>
              <w:t xml:space="preserve"> </w:t>
            </w:r>
            <w:r w:rsidR="00CB706C" w:rsidRPr="00CB706C">
              <w:rPr>
                <w:rStyle w:val="Instructional"/>
                <w:i w:val="0"/>
                <w:iCs w:val="0"/>
                <w:color w:val="auto"/>
              </w:rPr>
              <w:t xml:space="preserve">of </w:t>
            </w:r>
            <w:r w:rsidR="00CB706C" w:rsidRPr="00E8749B">
              <w:rPr>
                <w:rStyle w:val="Instructional"/>
                <w:i w:val="0"/>
                <w:color w:val="auto"/>
              </w:rPr>
              <w:t>scope</w:t>
            </w:r>
            <w:r w:rsidRPr="00E8749B">
              <w:rPr>
                <w:rStyle w:val="Instructional"/>
                <w:i w:val="0"/>
                <w:color w:val="auto"/>
              </w:rPr>
              <w:t>.</w:t>
            </w:r>
          </w:p>
        </w:tc>
      </w:tr>
      <w:tr w:rsidR="00C64904" w14:paraId="53E6411C" w14:textId="77777777" w:rsidTr="006D7DEA">
        <w:trPr>
          <w:cnfStyle w:val="000000100000" w:firstRow="0" w:lastRow="0" w:firstColumn="0" w:lastColumn="0" w:oddVBand="0" w:evenVBand="0" w:oddHBand="1" w:evenHBand="0" w:firstRowFirstColumn="0" w:firstRowLastColumn="0" w:lastRowFirstColumn="0" w:lastRowLastColumn="0"/>
        </w:trPr>
        <w:tc>
          <w:tcPr>
            <w:tcW w:w="2970" w:type="dxa"/>
          </w:tcPr>
          <w:p w14:paraId="157158C1" w14:textId="42DA8AE0" w:rsidR="006B7044" w:rsidRPr="00E8749B" w:rsidRDefault="00736C85" w:rsidP="001F5EA6">
            <w:pPr>
              <w:pStyle w:val="TableText"/>
              <w:rPr>
                <w:rStyle w:val="Instructional"/>
                <w:i w:val="0"/>
                <w:color w:val="auto"/>
              </w:rPr>
            </w:pPr>
            <w:r w:rsidRPr="00E8749B">
              <w:rPr>
                <w:rStyle w:val="Instructional"/>
                <w:i w:val="0"/>
                <w:color w:val="auto"/>
              </w:rPr>
              <w:t>Organizational change management</w:t>
            </w:r>
          </w:p>
        </w:tc>
        <w:tc>
          <w:tcPr>
            <w:tcW w:w="6380" w:type="dxa"/>
          </w:tcPr>
          <w:p w14:paraId="38669EC8" w14:textId="3FB9EBCE" w:rsidR="006B7044" w:rsidRPr="00E8749B" w:rsidRDefault="004C05E6" w:rsidP="001F5EA6">
            <w:pPr>
              <w:pStyle w:val="TableText"/>
              <w:rPr>
                <w:rStyle w:val="Instructional"/>
                <w:i w:val="0"/>
                <w:color w:val="auto"/>
              </w:rPr>
            </w:pPr>
            <w:r w:rsidRPr="00E8749B">
              <w:t>Designing—or redesigning—</w:t>
            </w:r>
            <w:r w:rsidR="002C3B55" w:rsidRPr="00FF5A41">
              <w:rPr>
                <w:szCs w:val="22"/>
              </w:rPr>
              <w:t xml:space="preserve"> </w:t>
            </w:r>
            <w:sdt>
              <w:sdtPr>
                <w:rPr>
                  <w:szCs w:val="22"/>
                </w:rPr>
                <w:alias w:val="Client Name"/>
                <w:tag w:val="Client Name"/>
                <w:id w:val="-1302065700"/>
                <w:placeholder>
                  <w:docPart w:val="A8D9CF3042DF4F4EBC863945AFCA643C"/>
                </w:placeholder>
                <w:dataBinding w:prefixMappings="xmlns:ns0='http://schemas.microsoft.com/office/2006/coverPageProps' " w:xpath="/ns0:CoverPageProperties[1]/ns0:Abstract[1]" w:storeItemID="{55AF091B-3C7A-41E3-B477-F2FDAA23CFDA}"/>
                <w:text/>
              </w:sdtPr>
              <w:sdtEndPr/>
              <w:sdtContent>
                <w:r w:rsidR="00A371BD">
                  <w:rPr>
                    <w:szCs w:val="22"/>
                  </w:rPr>
                  <w:t>&lt;Bosch&gt;</w:t>
                </w:r>
              </w:sdtContent>
            </w:sdt>
            <w:r w:rsidRPr="00E8749B">
              <w:t xml:space="preserve">’s functional organization is </w:t>
            </w:r>
            <w:r w:rsidR="00CB706C">
              <w:t>out of scope</w:t>
            </w:r>
            <w:r w:rsidRPr="00E8749B">
              <w:t>.</w:t>
            </w:r>
          </w:p>
        </w:tc>
      </w:tr>
      <w:tr w:rsidR="00C64904" w14:paraId="0238EC5B" w14:textId="77777777" w:rsidTr="006D7DEA">
        <w:trPr>
          <w:cnfStyle w:val="000000010000" w:firstRow="0" w:lastRow="0" w:firstColumn="0" w:lastColumn="0" w:oddVBand="0" w:evenVBand="0" w:oddHBand="0" w:evenHBand="1" w:firstRowFirstColumn="0" w:firstRowLastColumn="0" w:lastRowFirstColumn="0" w:lastRowLastColumn="0"/>
        </w:trPr>
        <w:tc>
          <w:tcPr>
            <w:tcW w:w="2970" w:type="dxa"/>
          </w:tcPr>
          <w:p w14:paraId="11929FF5" w14:textId="7FE9405B" w:rsidR="004C05E6" w:rsidRPr="00E8749B" w:rsidRDefault="005C23FF" w:rsidP="001F5EA6">
            <w:pPr>
              <w:pStyle w:val="TableText"/>
              <w:rPr>
                <w:rStyle w:val="Instructional"/>
                <w:i w:val="0"/>
                <w:color w:val="auto"/>
              </w:rPr>
            </w:pPr>
            <w:r w:rsidRPr="00E8749B">
              <w:rPr>
                <w:rStyle w:val="Instructional"/>
                <w:i w:val="0"/>
                <w:color w:val="auto"/>
              </w:rPr>
              <w:t>Process re</w:t>
            </w:r>
            <w:r w:rsidR="00F826D5">
              <w:rPr>
                <w:rStyle w:val="Instructional"/>
                <w:i w:val="0"/>
                <w:color w:val="auto"/>
              </w:rPr>
              <w:t>-engineering</w:t>
            </w:r>
          </w:p>
        </w:tc>
        <w:tc>
          <w:tcPr>
            <w:tcW w:w="6380" w:type="dxa"/>
          </w:tcPr>
          <w:p w14:paraId="410F478E" w14:textId="27E78AAD" w:rsidR="004C05E6" w:rsidRPr="00E8749B" w:rsidRDefault="002E1C35" w:rsidP="001F5EA6">
            <w:pPr>
              <w:pStyle w:val="TableText"/>
            </w:pPr>
            <w:r w:rsidRPr="00E8749B">
              <w:t xml:space="preserve">Designing functional business components and business processes of the solution is </w:t>
            </w:r>
            <w:r w:rsidR="00CB706C">
              <w:t>out of scope</w:t>
            </w:r>
            <w:r w:rsidRPr="00E8749B">
              <w:t>.</w:t>
            </w:r>
          </w:p>
        </w:tc>
      </w:tr>
      <w:tr w:rsidR="00C64904" w14:paraId="019A5448" w14:textId="77777777" w:rsidTr="006D7DEA">
        <w:trPr>
          <w:cnfStyle w:val="000000100000" w:firstRow="0" w:lastRow="0" w:firstColumn="0" w:lastColumn="0" w:oddVBand="0" w:evenVBand="0" w:oddHBand="1" w:evenHBand="0" w:firstRowFirstColumn="0" w:firstRowLastColumn="0" w:lastRowFirstColumn="0" w:lastRowLastColumn="0"/>
        </w:trPr>
        <w:tc>
          <w:tcPr>
            <w:tcW w:w="2970" w:type="dxa"/>
          </w:tcPr>
          <w:p w14:paraId="49D25500" w14:textId="23DDC0C7" w:rsidR="002E1C35" w:rsidRPr="00147199" w:rsidRDefault="003C5F5C" w:rsidP="001F5EA6">
            <w:pPr>
              <w:pStyle w:val="TableText"/>
              <w:rPr>
                <w:rStyle w:val="Instructional"/>
                <w:i w:val="0"/>
                <w:color w:val="auto"/>
              </w:rPr>
            </w:pPr>
            <w:r w:rsidRPr="00147199">
              <w:rPr>
                <w:rStyle w:val="Instructional"/>
                <w:i w:val="0"/>
                <w:color w:val="auto"/>
              </w:rPr>
              <w:t>Product licenses and subscriptions</w:t>
            </w:r>
          </w:p>
        </w:tc>
        <w:tc>
          <w:tcPr>
            <w:tcW w:w="6380" w:type="dxa"/>
          </w:tcPr>
          <w:p w14:paraId="2513BF30" w14:textId="1E187F18" w:rsidR="002E1C35" w:rsidRPr="00147199" w:rsidRDefault="005F0F6B" w:rsidP="001F5EA6">
            <w:pPr>
              <w:pStyle w:val="TableText"/>
            </w:pPr>
            <w:r w:rsidRPr="00147199">
              <w:t xml:space="preserve">Product licenses (Microsoft or non-Microsoft) and cloud service subscriptions are </w:t>
            </w:r>
            <w:r w:rsidR="00E3404A" w:rsidRPr="00147199">
              <w:t>out of scope</w:t>
            </w:r>
            <w:r w:rsidRPr="00147199">
              <w:t>, unless otherwise noted in this SOW.</w:t>
            </w:r>
          </w:p>
        </w:tc>
      </w:tr>
      <w:tr w:rsidR="00C64904" w14:paraId="0C89BF05" w14:textId="77777777" w:rsidTr="006D7DEA">
        <w:trPr>
          <w:cnfStyle w:val="000000010000" w:firstRow="0" w:lastRow="0" w:firstColumn="0" w:lastColumn="0" w:oddVBand="0" w:evenVBand="0" w:oddHBand="0" w:evenHBand="1" w:firstRowFirstColumn="0" w:firstRowLastColumn="0" w:lastRowFirstColumn="0" w:lastRowLastColumn="0"/>
        </w:trPr>
        <w:tc>
          <w:tcPr>
            <w:tcW w:w="2970" w:type="dxa"/>
          </w:tcPr>
          <w:p w14:paraId="18CCB2AA" w14:textId="5057E92F" w:rsidR="005F0F6B" w:rsidRPr="00147199" w:rsidRDefault="00F34302" w:rsidP="001F5EA6">
            <w:pPr>
              <w:pStyle w:val="TableText"/>
              <w:rPr>
                <w:rStyle w:val="Instructional"/>
                <w:i w:val="0"/>
                <w:color w:val="auto"/>
              </w:rPr>
            </w:pPr>
            <w:r w:rsidRPr="00147199">
              <w:rPr>
                <w:rStyle w:val="Instructional"/>
                <w:i w:val="0"/>
                <w:color w:val="auto"/>
              </w:rPr>
              <w:t>Solution/product adoption</w:t>
            </w:r>
          </w:p>
        </w:tc>
        <w:tc>
          <w:tcPr>
            <w:tcW w:w="6380" w:type="dxa"/>
          </w:tcPr>
          <w:p w14:paraId="7FEEF068" w14:textId="518685A9" w:rsidR="005F0F6B" w:rsidRPr="00147199" w:rsidRDefault="000B04D4" w:rsidP="001F5EA6">
            <w:pPr>
              <w:pStyle w:val="TableText"/>
            </w:pPr>
            <w:r w:rsidRPr="00147199">
              <w:t xml:space="preserve">End user </w:t>
            </w:r>
            <w:r w:rsidR="00521FE5" w:rsidRPr="00147199">
              <w:t>change management and adoption.</w:t>
            </w:r>
          </w:p>
        </w:tc>
      </w:tr>
      <w:tr w:rsidR="00C64904" w14:paraId="58D783FF" w14:textId="77777777" w:rsidTr="006D7DEA">
        <w:trPr>
          <w:cnfStyle w:val="000000100000" w:firstRow="0" w:lastRow="0" w:firstColumn="0" w:lastColumn="0" w:oddVBand="0" w:evenVBand="0" w:oddHBand="1" w:evenHBand="0" w:firstRowFirstColumn="0" w:firstRowLastColumn="0" w:lastRowFirstColumn="0" w:lastRowLastColumn="0"/>
        </w:trPr>
        <w:tc>
          <w:tcPr>
            <w:tcW w:w="2970" w:type="dxa"/>
          </w:tcPr>
          <w:p w14:paraId="4FEAF343" w14:textId="76E5EB55" w:rsidR="00D55981" w:rsidRPr="00147199" w:rsidRDefault="008973E3" w:rsidP="001F5EA6">
            <w:pPr>
              <w:pStyle w:val="TableText"/>
              <w:rPr>
                <w:rStyle w:val="Instructional"/>
                <w:i w:val="0"/>
                <w:color w:val="auto"/>
              </w:rPr>
            </w:pPr>
            <w:r w:rsidRPr="00147199">
              <w:rPr>
                <w:rStyle w:val="Instructional"/>
                <w:i w:val="0"/>
                <w:color w:val="auto"/>
              </w:rPr>
              <w:t>System integration</w:t>
            </w:r>
          </w:p>
        </w:tc>
        <w:tc>
          <w:tcPr>
            <w:tcW w:w="6380" w:type="dxa"/>
          </w:tcPr>
          <w:p w14:paraId="038322B7" w14:textId="508642F2" w:rsidR="00D55981" w:rsidRPr="00147199" w:rsidRDefault="005C6E8A" w:rsidP="001F5EA6">
            <w:pPr>
              <w:pStyle w:val="TableText"/>
            </w:pPr>
            <w:r w:rsidRPr="00147199">
              <w:t xml:space="preserve">Modifications to commercially available third-party systems and/or external interfaces to support integration are </w:t>
            </w:r>
            <w:r w:rsidR="00E3404A" w:rsidRPr="00147199">
              <w:t>out of</w:t>
            </w:r>
            <w:r w:rsidRPr="00147199">
              <w:t xml:space="preserve"> scope.</w:t>
            </w:r>
          </w:p>
        </w:tc>
      </w:tr>
      <w:tr w:rsidR="00C64904" w14:paraId="30867436" w14:textId="77777777" w:rsidTr="006D7DEA">
        <w:trPr>
          <w:cnfStyle w:val="000000010000" w:firstRow="0" w:lastRow="0" w:firstColumn="0" w:lastColumn="0" w:oddVBand="0" w:evenVBand="0" w:oddHBand="0" w:evenHBand="1" w:firstRowFirstColumn="0" w:firstRowLastColumn="0" w:lastRowFirstColumn="0" w:lastRowLastColumn="0"/>
        </w:trPr>
        <w:tc>
          <w:tcPr>
            <w:tcW w:w="2970" w:type="dxa"/>
          </w:tcPr>
          <w:p w14:paraId="4995EAEC" w14:textId="36040123" w:rsidR="005C6E8A" w:rsidRPr="00147199" w:rsidRDefault="00526F76" w:rsidP="001F5EA6">
            <w:pPr>
              <w:pStyle w:val="TableText"/>
              <w:rPr>
                <w:rStyle w:val="Instructional"/>
                <w:i w:val="0"/>
                <w:color w:val="auto"/>
              </w:rPr>
            </w:pPr>
            <w:r w:rsidRPr="00147199">
              <w:rPr>
                <w:rStyle w:val="Instructional"/>
                <w:i w:val="0"/>
                <w:color w:val="auto"/>
              </w:rPr>
              <w:t>Testing</w:t>
            </w:r>
          </w:p>
        </w:tc>
        <w:tc>
          <w:tcPr>
            <w:tcW w:w="6380" w:type="dxa"/>
          </w:tcPr>
          <w:p w14:paraId="17624890" w14:textId="63835AD6" w:rsidR="005C6E8A" w:rsidRPr="00147199" w:rsidRDefault="00330D79" w:rsidP="001F5EA6">
            <w:pPr>
              <w:pStyle w:val="TableText"/>
            </w:pPr>
            <w:r w:rsidRPr="00147199">
              <w:t xml:space="preserve">Testing and configuration of applications and services outside of those required to support the deployment of the solution are </w:t>
            </w:r>
            <w:r w:rsidR="00E3404A" w:rsidRPr="00147199">
              <w:t>out of</w:t>
            </w:r>
            <w:r w:rsidRPr="00147199">
              <w:t xml:space="preserve"> scope.</w:t>
            </w:r>
          </w:p>
        </w:tc>
      </w:tr>
      <w:tr w:rsidR="00C64904" w14:paraId="6F38AE3D" w14:textId="77777777" w:rsidTr="006D7DEA">
        <w:trPr>
          <w:cnfStyle w:val="000000100000" w:firstRow="0" w:lastRow="0" w:firstColumn="0" w:lastColumn="0" w:oddVBand="0" w:evenVBand="0" w:oddHBand="1" w:evenHBand="0" w:firstRowFirstColumn="0" w:firstRowLastColumn="0" w:lastRowFirstColumn="0" w:lastRowLastColumn="0"/>
        </w:trPr>
        <w:tc>
          <w:tcPr>
            <w:tcW w:w="2970" w:type="dxa"/>
          </w:tcPr>
          <w:p w14:paraId="2981F487" w14:textId="09E3218F" w:rsidR="00330D79" w:rsidRPr="00147199" w:rsidRDefault="00DE7F3B" w:rsidP="001F5EA6">
            <w:pPr>
              <w:pStyle w:val="TableText"/>
              <w:rPr>
                <w:rStyle w:val="Optional"/>
                <w:b w:val="0"/>
                <w:bCs w:val="0"/>
                <w:color w:val="auto"/>
              </w:rPr>
            </w:pPr>
            <w:r w:rsidRPr="00147199">
              <w:rPr>
                <w:rStyle w:val="Optional"/>
                <w:b w:val="0"/>
                <w:bCs w:val="0"/>
                <w:color w:val="auto"/>
              </w:rPr>
              <w:t>Training</w:t>
            </w:r>
          </w:p>
        </w:tc>
        <w:tc>
          <w:tcPr>
            <w:tcW w:w="6380" w:type="dxa"/>
          </w:tcPr>
          <w:p w14:paraId="798E9D62" w14:textId="62D104E9" w:rsidR="00330D79" w:rsidRPr="00147199" w:rsidRDefault="000539B8" w:rsidP="001F5EA6">
            <w:pPr>
              <w:pStyle w:val="TableText"/>
              <w:rPr>
                <w:rStyle w:val="Optional"/>
                <w:b w:val="0"/>
                <w:bCs w:val="0"/>
                <w:color w:val="auto"/>
              </w:rPr>
            </w:pPr>
            <w:r w:rsidRPr="00147199">
              <w:rPr>
                <w:rStyle w:val="Optional"/>
                <w:b w:val="0"/>
                <w:bCs w:val="0"/>
                <w:color w:val="auto"/>
              </w:rPr>
              <w:t xml:space="preserve">Formal user training or the creation of training materials is </w:t>
            </w:r>
            <w:r w:rsidR="00E3404A" w:rsidRPr="00147199">
              <w:rPr>
                <w:rStyle w:val="Optional"/>
                <w:b w:val="0"/>
                <w:bCs w:val="0"/>
                <w:color w:val="auto"/>
              </w:rPr>
              <w:t>out of</w:t>
            </w:r>
            <w:r w:rsidRPr="00147199">
              <w:rPr>
                <w:rStyle w:val="Optional"/>
                <w:b w:val="0"/>
                <w:bCs w:val="0"/>
                <w:color w:val="auto"/>
              </w:rPr>
              <w:t xml:space="preserve"> scope.</w:t>
            </w:r>
          </w:p>
        </w:tc>
      </w:tr>
      <w:tr w:rsidR="00C64904" w14:paraId="773022B4" w14:textId="77777777" w:rsidTr="006D7DEA">
        <w:trPr>
          <w:cnfStyle w:val="000000010000" w:firstRow="0" w:lastRow="0" w:firstColumn="0" w:lastColumn="0" w:oddVBand="0" w:evenVBand="0" w:oddHBand="0" w:evenHBand="1" w:firstRowFirstColumn="0" w:firstRowLastColumn="0" w:lastRowFirstColumn="0" w:lastRowLastColumn="0"/>
        </w:trPr>
        <w:tc>
          <w:tcPr>
            <w:tcW w:w="2970" w:type="dxa"/>
          </w:tcPr>
          <w:p w14:paraId="271AA11D" w14:textId="6BC379F6" w:rsidR="000539B8" w:rsidRPr="00147199" w:rsidRDefault="00DB6E06" w:rsidP="001F5EA6">
            <w:pPr>
              <w:pStyle w:val="TableText"/>
              <w:rPr>
                <w:rStyle w:val="Instructional"/>
                <w:i w:val="0"/>
                <w:color w:val="auto"/>
              </w:rPr>
            </w:pPr>
            <w:r w:rsidRPr="00147199">
              <w:rPr>
                <w:rStyle w:val="Instructional"/>
                <w:i w:val="0"/>
                <w:color w:val="auto"/>
              </w:rPr>
              <w:t>Upgrades, updates, patches, and fixes</w:t>
            </w:r>
          </w:p>
        </w:tc>
        <w:tc>
          <w:tcPr>
            <w:tcW w:w="6380" w:type="dxa"/>
          </w:tcPr>
          <w:p w14:paraId="43A39FA4" w14:textId="5C6FF91E" w:rsidR="000539B8" w:rsidRPr="00147199" w:rsidRDefault="00572F68" w:rsidP="001F5EA6">
            <w:pPr>
              <w:pStyle w:val="TableText"/>
            </w:pPr>
            <w:r w:rsidRPr="00147199">
              <w:t xml:space="preserve">Product upgrades, updates, patches, fixes, and design change requests for Microsoft products are </w:t>
            </w:r>
            <w:r w:rsidR="00E3404A" w:rsidRPr="00147199">
              <w:t>out of</w:t>
            </w:r>
            <w:r w:rsidRPr="00147199">
              <w:t xml:space="preserve"> scope.</w:t>
            </w:r>
          </w:p>
        </w:tc>
      </w:tr>
      <w:tr w:rsidR="00C64904" w14:paraId="382CAF25" w14:textId="77777777" w:rsidTr="006D7DEA">
        <w:trPr>
          <w:cnfStyle w:val="000000100000" w:firstRow="0" w:lastRow="0" w:firstColumn="0" w:lastColumn="0" w:oddVBand="0" w:evenVBand="0" w:oddHBand="1" w:evenHBand="0" w:firstRowFirstColumn="0" w:firstRowLastColumn="0" w:lastRowFirstColumn="0" w:lastRowLastColumn="0"/>
        </w:trPr>
        <w:tc>
          <w:tcPr>
            <w:tcW w:w="2970" w:type="dxa"/>
          </w:tcPr>
          <w:p w14:paraId="4108DBDA" w14:textId="53EA60FB" w:rsidR="00572F68" w:rsidRPr="00147199" w:rsidRDefault="008D341A" w:rsidP="001F5EA6">
            <w:pPr>
              <w:pStyle w:val="TableText"/>
              <w:rPr>
                <w:rStyle w:val="Optional"/>
                <w:b w:val="0"/>
                <w:bCs w:val="0"/>
                <w:color w:val="auto"/>
              </w:rPr>
            </w:pPr>
            <w:r w:rsidRPr="00147199">
              <w:rPr>
                <w:rStyle w:val="Optional"/>
                <w:b w:val="0"/>
                <w:bCs w:val="0"/>
                <w:color w:val="auto"/>
              </w:rPr>
              <w:t>User communications</w:t>
            </w:r>
          </w:p>
        </w:tc>
        <w:tc>
          <w:tcPr>
            <w:tcW w:w="6380" w:type="dxa"/>
          </w:tcPr>
          <w:p w14:paraId="0BE70161" w14:textId="38425774" w:rsidR="00572F68" w:rsidRPr="00147199" w:rsidRDefault="00A6087A" w:rsidP="001F5EA6">
            <w:pPr>
              <w:pStyle w:val="TableText"/>
              <w:rPr>
                <w:rStyle w:val="Optional"/>
                <w:b w:val="0"/>
                <w:bCs w:val="0"/>
                <w:color w:val="auto"/>
              </w:rPr>
            </w:pPr>
            <w:r w:rsidRPr="00147199">
              <w:rPr>
                <w:rStyle w:val="Optional"/>
                <w:b w:val="0"/>
                <w:bCs w:val="0"/>
                <w:color w:val="auto"/>
              </w:rPr>
              <w:t xml:space="preserve">Planning or undertaking user communications is </w:t>
            </w:r>
            <w:r w:rsidR="00E3404A" w:rsidRPr="00147199">
              <w:rPr>
                <w:rStyle w:val="Optional"/>
                <w:b w:val="0"/>
                <w:bCs w:val="0"/>
                <w:color w:val="auto"/>
              </w:rPr>
              <w:t>out of</w:t>
            </w:r>
            <w:r w:rsidRPr="00147199">
              <w:rPr>
                <w:rStyle w:val="Optional"/>
                <w:b w:val="0"/>
                <w:bCs w:val="0"/>
                <w:color w:val="auto"/>
              </w:rPr>
              <w:t xml:space="preserve"> scope.</w:t>
            </w:r>
          </w:p>
        </w:tc>
      </w:tr>
      <w:tr w:rsidR="00C64904" w14:paraId="2F99DE2C" w14:textId="77777777" w:rsidTr="006D7DEA">
        <w:trPr>
          <w:cnfStyle w:val="000000010000" w:firstRow="0" w:lastRow="0" w:firstColumn="0" w:lastColumn="0" w:oddVBand="0" w:evenVBand="0" w:oddHBand="0" w:evenHBand="1" w:firstRowFirstColumn="0" w:firstRowLastColumn="0" w:lastRowFirstColumn="0" w:lastRowLastColumn="0"/>
          <w:trHeight w:val="300"/>
        </w:trPr>
        <w:tc>
          <w:tcPr>
            <w:tcW w:w="2970" w:type="dxa"/>
          </w:tcPr>
          <w:p w14:paraId="57459506" w14:textId="22B1A1CE" w:rsidR="00F01258" w:rsidRPr="00147199" w:rsidRDefault="00F01258" w:rsidP="006C127E">
            <w:pPr>
              <w:pStyle w:val="TableText"/>
              <w:rPr>
                <w:rStyle w:val="Optional"/>
                <w:b w:val="0"/>
                <w:bCs w:val="0"/>
                <w:color w:val="auto"/>
              </w:rPr>
            </w:pPr>
            <w:r w:rsidRPr="00147199">
              <w:rPr>
                <w:rStyle w:val="Optional"/>
                <w:b w:val="0"/>
                <w:bCs w:val="0"/>
                <w:color w:val="auto"/>
              </w:rPr>
              <w:t>User Browser Testing</w:t>
            </w:r>
          </w:p>
        </w:tc>
        <w:tc>
          <w:tcPr>
            <w:tcW w:w="6380" w:type="dxa"/>
          </w:tcPr>
          <w:p w14:paraId="194DF86C" w14:textId="01F4B288" w:rsidR="7DF364D0" w:rsidRPr="00147199" w:rsidRDefault="0AD2A727" w:rsidP="62A29ACF">
            <w:pPr>
              <w:pStyle w:val="Bullet1"/>
              <w:numPr>
                <w:ilvl w:val="0"/>
                <w:numId w:val="0"/>
              </w:numPr>
              <w:rPr>
                <w:rStyle w:val="Optional"/>
                <w:b w:val="0"/>
                <w:bCs w:val="0"/>
                <w:color w:val="auto"/>
              </w:rPr>
            </w:pPr>
            <w:r w:rsidRPr="00147199">
              <w:rPr>
                <w:rStyle w:val="Optional"/>
                <w:b w:val="0"/>
                <w:bCs w:val="0"/>
                <w:color w:val="auto"/>
              </w:rPr>
              <w:t>Browser compatibility testing has not been included in the project. If desired, backlog items may be added and prioritized for this effort.</w:t>
            </w:r>
          </w:p>
          <w:p w14:paraId="0FB9D144" w14:textId="1EA37D82" w:rsidR="62A29ACF" w:rsidRPr="00147199" w:rsidRDefault="62A29ACF" w:rsidP="62A29ACF">
            <w:pPr>
              <w:pStyle w:val="TableText"/>
              <w:rPr>
                <w:rStyle w:val="Optional"/>
                <w:b w:val="0"/>
                <w:bCs w:val="0"/>
                <w:color w:val="auto"/>
              </w:rPr>
            </w:pPr>
          </w:p>
        </w:tc>
      </w:tr>
    </w:tbl>
    <w:p w14:paraId="408B5079" w14:textId="42A5B812" w:rsidR="00394CD6" w:rsidRDefault="00A6087A" w:rsidP="001D40AA">
      <w:pPr>
        <w:pStyle w:val="Heading1NUM"/>
      </w:pPr>
      <w:bookmarkStart w:id="332" w:name="_Toc183681335"/>
      <w:bookmarkStart w:id="333" w:name="_Ref183685074"/>
      <w:bookmarkStart w:id="334" w:name="_Ref183685991"/>
      <w:bookmarkStart w:id="335" w:name="_Ref183771202"/>
      <w:bookmarkStart w:id="336" w:name="_Toc231760475"/>
      <w:r w:rsidRPr="002D0243">
        <w:lastRenderedPageBreak/>
        <w:t>Delivery</w:t>
      </w:r>
      <w:r>
        <w:t xml:space="preserve"> approach, </w:t>
      </w:r>
      <w:r w:rsidR="00DF5F68">
        <w:t>completion</w:t>
      </w:r>
      <w:r>
        <w:t xml:space="preserve"> and timeline</w:t>
      </w:r>
      <w:bookmarkEnd w:id="332"/>
      <w:bookmarkEnd w:id="333"/>
      <w:bookmarkEnd w:id="334"/>
      <w:bookmarkEnd w:id="335"/>
      <w:bookmarkEnd w:id="336"/>
    </w:p>
    <w:p w14:paraId="212C0132" w14:textId="35B4DBDE" w:rsidR="00A6087A" w:rsidRDefault="00F61F93" w:rsidP="00254D5A">
      <w:pPr>
        <w:pStyle w:val="Heading2NUM"/>
      </w:pPr>
      <w:bookmarkStart w:id="337" w:name="_Toc183681336"/>
      <w:bookmarkStart w:id="338" w:name="_Toc231760476"/>
      <w:r>
        <w:t>Delivery overview</w:t>
      </w:r>
      <w:bookmarkEnd w:id="337"/>
      <w:bookmarkEnd w:id="338"/>
    </w:p>
    <w:p w14:paraId="3EB07AEA" w14:textId="397A2792" w:rsidR="00A84A96" w:rsidRDefault="00CA7A51" w:rsidP="00A84A96">
      <w:sdt>
        <w:sdtPr>
          <w:alias w:val="MSFT / Partner"/>
          <w:tag w:val=""/>
          <w:id w:val="565615137"/>
          <w:placeholder>
            <w:docPart w:val="532C39AE3D254C3BBF656B1CAA8AD704"/>
          </w:placeholder>
          <w:dataBinding w:prefixMappings="xmlns:ns0='http://purl.org/dc/elements/1.1/' xmlns:ns1='http://schemas.openxmlformats.org/package/2006/metadata/core-properties' " w:xpath="/ns1:coreProperties[1]/ns0:creator[1]" w:storeItemID="{6C3C8BC8-F283-45AE-878A-BAB7291924A1}"/>
          <w:text/>
        </w:sdtPr>
        <w:sdtEndPr/>
        <w:sdtContent>
          <w:r w:rsidR="00A371BD">
            <w:t>&lt;MSFT&gt;</w:t>
          </w:r>
        </w:sdtContent>
      </w:sdt>
      <w:r w:rsidR="007129BB">
        <w:t xml:space="preserve"> </w:t>
      </w:r>
      <w:r w:rsidR="00A84A96">
        <w:t xml:space="preserve">will follow an </w:t>
      </w:r>
      <w:r w:rsidR="00A44362">
        <w:t>A</w:t>
      </w:r>
      <w:r w:rsidR="00A84A96">
        <w:t xml:space="preserve">gile-based delivery approach that adapts to changing requirements and feedback throughout the </w:t>
      </w:r>
      <w:r w:rsidR="00706984">
        <w:t>project</w:t>
      </w:r>
      <w:r w:rsidR="00A84A96">
        <w:t xml:space="preserve">. The </w:t>
      </w:r>
      <w:r w:rsidR="00A44362">
        <w:t>A</w:t>
      </w:r>
      <w:r w:rsidR="00A84A96">
        <w:t xml:space="preserve">gile delivery approach is based on </w:t>
      </w:r>
      <w:r w:rsidR="00F94464">
        <w:t xml:space="preserve">fixed </w:t>
      </w:r>
      <w:r w:rsidR="7CFE044B">
        <w:t>capacity</w:t>
      </w:r>
      <w:r w:rsidR="00F94464">
        <w:t>, variable scope</w:t>
      </w:r>
      <w:r w:rsidR="00BD4348">
        <w:t xml:space="preserve"> </w:t>
      </w:r>
      <w:r w:rsidR="00A84A96">
        <w:t>known as the scrum process (</w:t>
      </w:r>
      <w:hyperlink r:id="rId20" w:history="1">
        <w:r w:rsidR="000451A2" w:rsidRPr="00871FA5">
          <w:rPr>
            <w:rStyle w:val="Hyperlink"/>
          </w:rPr>
          <w:t>http://scrumguides.org</w:t>
        </w:r>
      </w:hyperlink>
      <w:r w:rsidR="00A84A96">
        <w:t>)</w:t>
      </w:r>
      <w:r w:rsidR="006A5491">
        <w:t>.</w:t>
      </w:r>
      <w:r w:rsidR="00A84A96">
        <w:t xml:space="preserve"> </w:t>
      </w:r>
      <w:r w:rsidR="00C81480">
        <w:t xml:space="preserve">This </w:t>
      </w:r>
      <w:r w:rsidR="00A84A96">
        <w:t>organizes the work into small and frequent iterations called sprints.</w:t>
      </w:r>
    </w:p>
    <w:p w14:paraId="13682805" w14:textId="0ABC6C46" w:rsidR="00A84A96" w:rsidRDefault="00A84A96" w:rsidP="00133C71">
      <w:r>
        <w:t xml:space="preserve">At the start of the </w:t>
      </w:r>
      <w:r w:rsidR="00706984">
        <w:t>project</w:t>
      </w:r>
      <w:r>
        <w:t xml:space="preserve">, </w:t>
      </w:r>
      <w:sdt>
        <w:sdtPr>
          <w:alias w:val="MSFT / Partner"/>
          <w:tag w:val=""/>
          <w:id w:val="-1154599261"/>
          <w:placeholder>
            <w:docPart w:val="7F751D6B17864F29A80DADF274E59C56"/>
          </w:placeholder>
          <w:dataBinding w:prefixMappings="xmlns:ns0='http://purl.org/dc/elements/1.1/' xmlns:ns1='http://schemas.openxmlformats.org/package/2006/metadata/core-properties' " w:xpath="/ns1:coreProperties[1]/ns0:creator[1]" w:storeItemID="{6C3C8BC8-F283-45AE-878A-BAB7291924A1}"/>
          <w:text/>
        </w:sdtPr>
        <w:sdtEndPr/>
        <w:sdtContent>
          <w:r w:rsidR="00A371BD">
            <w:t>&lt;MSFT&gt;</w:t>
          </w:r>
        </w:sdtContent>
      </w:sdt>
      <w:r w:rsidR="007129BB">
        <w:t xml:space="preserve"> </w:t>
      </w:r>
      <w:r>
        <w:t xml:space="preserve">and </w:t>
      </w:r>
      <w:sdt>
        <w:sdtPr>
          <w:alias w:val="Client Name"/>
          <w:tag w:val="Client Name"/>
          <w:id w:val="1057435623"/>
          <w:placeholder>
            <w:docPart w:val="9F8FD6CE4D8741DD95E23ED3A30D7550"/>
          </w:placeholder>
          <w:dataBinding w:prefixMappings="xmlns:ns0='http://schemas.microsoft.com/office/2006/coverPageProps' " w:xpath="/ns0:CoverPageProperties[1]/ns0:Abstract[1]" w:storeItemID="{55AF091B-3C7A-41E3-B477-F2FDAA23CFDA}"/>
          <w:text/>
        </w:sdtPr>
        <w:sdtEndPr/>
        <w:sdtContent>
          <w:r w:rsidR="00A371BD">
            <w:t>&lt;Bosch&gt;</w:t>
          </w:r>
        </w:sdtContent>
      </w:sdt>
      <w:r>
        <w:t xml:space="preserve"> will </w:t>
      </w:r>
      <w:r w:rsidR="00851B54">
        <w:t>jointly</w:t>
      </w:r>
      <w:r>
        <w:t xml:space="preserve"> define and prioritize the product backlog</w:t>
      </w:r>
      <w:r w:rsidR="0011202F">
        <w:t>; this</w:t>
      </w:r>
      <w:r>
        <w:t xml:space="preserve"> is a list of features and tasks that need to be delivered. The product backlog will be refined and updated throughout the </w:t>
      </w:r>
      <w:r w:rsidR="00706984">
        <w:t>project</w:t>
      </w:r>
      <w:r>
        <w:t xml:space="preserve"> as new insights and learnings emerge. The product backlog will be used to plan and execute sprints</w:t>
      </w:r>
      <w:r w:rsidR="008451EC">
        <w:t>. These</w:t>
      </w:r>
      <w:r>
        <w:t xml:space="preserve"> are fixed-length periods of time, typically two to four weeks, during which a subset of the product backlog is completed and delivered. The key tenets of the scrum sprint process include:</w:t>
      </w:r>
    </w:p>
    <w:p w14:paraId="1DD40675" w14:textId="1434DECA" w:rsidR="00A84A96" w:rsidRPr="00133C71" w:rsidRDefault="00A84A96" w:rsidP="00133C71">
      <w:pPr>
        <w:pStyle w:val="Bullet1"/>
      </w:pPr>
      <w:r w:rsidRPr="00133C71">
        <w:t>Short implementation units (sprints)</w:t>
      </w:r>
      <w:r w:rsidR="00187D6D">
        <w:t>.</w:t>
      </w:r>
    </w:p>
    <w:p w14:paraId="6A088AA5" w14:textId="5E85B70E" w:rsidR="00A84A96" w:rsidRPr="00133C71" w:rsidRDefault="00A84A96" w:rsidP="00133C71">
      <w:pPr>
        <w:pStyle w:val="Bullet1"/>
      </w:pPr>
      <w:r w:rsidRPr="00133C71">
        <w:t>Prioritization of business and technical debt objectives in a product backlog</w:t>
      </w:r>
      <w:r w:rsidR="00187D6D">
        <w:t>.</w:t>
      </w:r>
    </w:p>
    <w:p w14:paraId="64BBDB78" w14:textId="69EC6AEF" w:rsidR="00A84A96" w:rsidRPr="00133C71" w:rsidRDefault="00A84A96" w:rsidP="00133C71">
      <w:pPr>
        <w:pStyle w:val="Bullet1"/>
      </w:pPr>
      <w:r w:rsidRPr="00133C71">
        <w:t>Time-bound planning for each sprint</w:t>
      </w:r>
      <w:r w:rsidR="00187D6D">
        <w:t>.</w:t>
      </w:r>
    </w:p>
    <w:p w14:paraId="15DF6A48" w14:textId="4039ABBD" w:rsidR="00A84A96" w:rsidRPr="00133C71" w:rsidRDefault="00A84A96" w:rsidP="00133C71">
      <w:pPr>
        <w:pStyle w:val="Bullet1"/>
      </w:pPr>
      <w:r w:rsidRPr="00133C71">
        <w:t>Emphasis on the remaining work</w:t>
      </w:r>
      <w:r w:rsidR="00187D6D">
        <w:t>.</w:t>
      </w:r>
    </w:p>
    <w:p w14:paraId="36FCFDE9" w14:textId="000E38B0" w:rsidR="00A84A96" w:rsidRPr="00133C71" w:rsidRDefault="00A84A96" w:rsidP="00133C71">
      <w:pPr>
        <w:pStyle w:val="Bullet1"/>
      </w:pPr>
      <w:r w:rsidRPr="00133C71">
        <w:t>Sprints that produce a releasable product increment</w:t>
      </w:r>
      <w:r w:rsidR="00187D6D">
        <w:t>.</w:t>
      </w:r>
    </w:p>
    <w:p w14:paraId="22A59E80" w14:textId="5DA43FFB" w:rsidR="00A84A96" w:rsidRPr="00133C71" w:rsidRDefault="00A84A96" w:rsidP="00133C71">
      <w:pPr>
        <w:pStyle w:val="Bullet1"/>
      </w:pPr>
      <w:r w:rsidRPr="00133C71">
        <w:t>Sprint demonstrations that are time-restricted and have regular checkpoints</w:t>
      </w:r>
      <w:r w:rsidR="00187D6D">
        <w:t>.</w:t>
      </w:r>
    </w:p>
    <w:p w14:paraId="46BE5995" w14:textId="23C65002" w:rsidR="00A84A96" w:rsidRPr="00133C71" w:rsidRDefault="00A84A96" w:rsidP="00133C71">
      <w:pPr>
        <w:pStyle w:val="Bullet1"/>
      </w:pPr>
      <w:r w:rsidRPr="00133C71">
        <w:t>Automation approach and pipeline strategy</w:t>
      </w:r>
      <w:r w:rsidR="00187D6D">
        <w:t>.</w:t>
      </w:r>
    </w:p>
    <w:p w14:paraId="0F7F951B" w14:textId="141E05EE" w:rsidR="00A84A96" w:rsidRPr="00133C71" w:rsidRDefault="00A84A96" w:rsidP="00133C71">
      <w:pPr>
        <w:pStyle w:val="Bullet1"/>
      </w:pPr>
      <w:r w:rsidRPr="00133C71">
        <w:t>Zero downtime deployment strategy</w:t>
      </w:r>
      <w:r w:rsidR="00187D6D">
        <w:t>.</w:t>
      </w:r>
    </w:p>
    <w:p w14:paraId="2C87D678" w14:textId="650C676C" w:rsidR="00A84A96" w:rsidRPr="00133C71" w:rsidRDefault="00A84A96" w:rsidP="00133C71">
      <w:pPr>
        <w:pStyle w:val="Bullet1"/>
      </w:pPr>
      <w:r w:rsidRPr="00133C71">
        <w:t>Retrospective meetings that may be used for course correction</w:t>
      </w:r>
      <w:r w:rsidR="00187D6D">
        <w:t>.</w:t>
      </w:r>
    </w:p>
    <w:p w14:paraId="69E95BBC" w14:textId="3457B555" w:rsidR="00F61F93" w:rsidRDefault="00F47C4A" w:rsidP="00A84A96">
      <w:r w:rsidRPr="002557CD">
        <w:t xml:space="preserve">Microsoft and </w:t>
      </w:r>
      <w:sdt>
        <w:sdtPr>
          <w:alias w:val="Client Name"/>
          <w:tag w:val="Client Name"/>
          <w:id w:val="-1240479702"/>
          <w:placeholder>
            <w:docPart w:val="2FD2F53FE64E4FA98BF4D8F709A3BF25"/>
          </w:placeholder>
          <w:dataBinding w:prefixMappings="xmlns:ns0='http://schemas.microsoft.com/office/2006/coverPageProps' " w:xpath="/ns0:CoverPageProperties[1]/ns0:Abstract[1]" w:storeItemID="{55AF091B-3C7A-41E3-B477-F2FDAA23CFDA}"/>
          <w:text/>
        </w:sdtPr>
        <w:sdtEndPr/>
        <w:sdtContent>
          <w:r w:rsidR="00A371BD">
            <w:t>&lt;Bosch&gt;</w:t>
          </w:r>
        </w:sdtContent>
      </w:sdt>
      <w:r w:rsidR="005B7AF4">
        <w:t xml:space="preserve"> </w:t>
      </w:r>
      <w:r>
        <w:t>will jointly take</w:t>
      </w:r>
      <w:r w:rsidRPr="002557CD">
        <w:t xml:space="preserve"> </w:t>
      </w:r>
      <w:r w:rsidR="008F0532">
        <w:t>f</w:t>
      </w:r>
      <w:r w:rsidR="002557CD" w:rsidRPr="002557CD">
        <w:t xml:space="preserve">inal decisions on the backlog and priorities for the </w:t>
      </w:r>
      <w:r w:rsidR="25CCF6F3" w:rsidRPr="002557CD">
        <w:t xml:space="preserve">contracted </w:t>
      </w:r>
      <w:r w:rsidR="002557CD" w:rsidRPr="002557CD">
        <w:t xml:space="preserve">capacity and </w:t>
      </w:r>
      <w:r w:rsidR="000D0734">
        <w:t xml:space="preserve">agreed sprint </w:t>
      </w:r>
      <w:r w:rsidR="002557CD" w:rsidRPr="002557CD">
        <w:t>du</w:t>
      </w:r>
      <w:r w:rsidR="000843A5">
        <w:t xml:space="preserve">ration. </w:t>
      </w:r>
      <w:r w:rsidR="00A84A96">
        <w:t>At the conclusion of each sprint, there will be a sprint review and retrospective</w:t>
      </w:r>
      <w:r w:rsidR="004A17C2">
        <w:t>. These aim</w:t>
      </w:r>
      <w:r w:rsidR="00A84A96">
        <w:t xml:space="preserve"> to demonstrate completed work and identify improvements.</w:t>
      </w:r>
    </w:p>
    <w:p w14:paraId="11901FDC" w14:textId="1E9D98C0" w:rsidR="00EC0F24" w:rsidRDefault="00EC0F24" w:rsidP="00254D5A">
      <w:pPr>
        <w:pStyle w:val="Heading2NUM"/>
      </w:pPr>
      <w:bookmarkStart w:id="339" w:name="_Toc183681337"/>
      <w:bookmarkStart w:id="340" w:name="_Toc231760477"/>
      <w:r>
        <w:t>Delivery approach</w:t>
      </w:r>
      <w:bookmarkEnd w:id="339"/>
      <w:bookmarkEnd w:id="340"/>
    </w:p>
    <w:p w14:paraId="07D92788" w14:textId="2E797F11" w:rsidR="000B615D" w:rsidRPr="00016394" w:rsidRDefault="000B615D" w:rsidP="2353B797">
      <w:pPr>
        <w:rPr>
          <w:rStyle w:val="Instructional"/>
        </w:rPr>
      </w:pPr>
      <w:moveFromRangeStart w:id="341" w:author="Charlie Gu" w:date="2026-06-07T21:28:00Z" w:name="move231760123"/>
      <w:commentRangeStart w:id="342"/>
      <w:moveFrom w:id="343" w:author="Charlie Gu" w:date="2026-06-07T21:28:00Z" w16du:dateUtc="2026-06-07T13:28:00Z">
        <w:r w:rsidRPr="000B615D" w:rsidDel="0031563C">
          <w:rPr>
            <w:rStyle w:val="Instructional"/>
            <w:i w:val="0"/>
            <w:iCs w:val="0"/>
            <w:noProof/>
            <w:color w:val="auto"/>
          </w:rPr>
          <w:drawing>
            <wp:inline distT="0" distB="0" distL="0" distR="0" wp14:anchorId="305F1A28" wp14:editId="060C8892">
              <wp:extent cx="5943600" cy="457835"/>
              <wp:effectExtent l="0" t="0" r="0" b="0"/>
              <wp:docPr id="67306355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457835"/>
                      </a:xfrm>
                      <a:prstGeom prst="rect">
                        <a:avLst/>
                      </a:prstGeom>
                      <a:noFill/>
                      <a:ln>
                        <a:noFill/>
                      </a:ln>
                    </pic:spPr>
                  </pic:pic>
                </a:graphicData>
              </a:graphic>
            </wp:inline>
          </w:drawing>
        </w:r>
      </w:moveFrom>
      <w:moveFromRangeEnd w:id="341"/>
      <w:commentRangeEnd w:id="342"/>
      <w:del w:id="344" w:author="Charlie Gu" w:date="2026-06-07T21:28:00Z" w16du:dateUtc="2026-06-07T13:28:00Z">
        <w:r w:rsidR="00490FA4" w:rsidRPr="00016394" w:rsidDel="0031563C">
          <w:rPr>
            <w:rStyle w:val="CommentReference"/>
            <w:i/>
            <w:iCs/>
            <w:color w:val="950095"/>
            <w:sz w:val="20"/>
            <w:szCs w:val="20"/>
          </w:rPr>
          <w:commentReference w:id="342"/>
        </w:r>
      </w:del>
    </w:p>
    <w:p w14:paraId="3B08664A" w14:textId="163CF3EF" w:rsidR="00695DC0" w:rsidRDefault="00695DC0" w:rsidP="00695DC0">
      <w:r>
        <w:t xml:space="preserve">The key phases, activities, </w:t>
      </w:r>
      <w:sdt>
        <w:sdtPr>
          <w:alias w:val="Client Name"/>
          <w:tag w:val="Client Name"/>
          <w:id w:val="799813603"/>
          <w:placeholder>
            <w:docPart w:val="940BAF7954FE4C599E690271F467B578"/>
          </w:placeholder>
          <w:dataBinding w:prefixMappings="xmlns:ns0='http://schemas.microsoft.com/office/2006/coverPageProps' " w:xpath="/ns0:CoverPageProperties[1]/ns0:Abstract[1]" w:storeItemID="{55AF091B-3C7A-41E3-B477-F2FDAA23CFDA}"/>
          <w:text/>
        </w:sdtPr>
        <w:sdtEndPr/>
        <w:sdtContent>
          <w:r w:rsidR="00A371BD">
            <w:t>&lt;Bosch&gt;</w:t>
          </w:r>
        </w:sdtContent>
      </w:sdt>
      <w:r>
        <w:t xml:space="preserve"> dependencies, and assumptions for the delivery approach are described in the table below.</w:t>
      </w:r>
    </w:p>
    <w:p w14:paraId="532B33F6" w14:textId="5CA54844" w:rsidR="000916BC" w:rsidRDefault="000916BC" w:rsidP="000916BC">
      <w:pPr>
        <w:pStyle w:val="Caption-Table-Above"/>
      </w:pPr>
      <w:bookmarkStart w:id="345" w:name="_Ref183783566"/>
      <w:bookmarkStart w:id="346" w:name="_Toc194478190"/>
      <w:bookmarkStart w:id="347" w:name="_Toc231760459"/>
      <w:r>
        <w:lastRenderedPageBreak/>
        <w:t xml:space="preserve">Table </w:t>
      </w:r>
      <w:r>
        <w:fldChar w:fldCharType="begin"/>
      </w:r>
      <w:r>
        <w:instrText>SEQ Table \* ARABIC</w:instrText>
      </w:r>
      <w:r>
        <w:fldChar w:fldCharType="separate"/>
      </w:r>
      <w:r>
        <w:rPr>
          <w:noProof/>
        </w:rPr>
        <w:t>4</w:t>
      </w:r>
      <w:r>
        <w:fldChar w:fldCharType="end"/>
      </w:r>
      <w:r w:rsidRPr="007D7A2C">
        <w:t xml:space="preserve">: </w:t>
      </w:r>
      <w:r w:rsidR="00FD57DD">
        <w:t xml:space="preserve">Delivery </w:t>
      </w:r>
      <w:r w:rsidR="00D315E2">
        <w:t>approach</w:t>
      </w:r>
      <w:bookmarkEnd w:id="345"/>
      <w:bookmarkEnd w:id="346"/>
      <w:bookmarkEnd w:id="347"/>
    </w:p>
    <w:tbl>
      <w:tblPr>
        <w:tblStyle w:val="RFX-SOWTable"/>
        <w:tblW w:w="0" w:type="auto"/>
        <w:tblLook w:val="04A0" w:firstRow="1" w:lastRow="0" w:firstColumn="1" w:lastColumn="0" w:noHBand="0" w:noVBand="1"/>
      </w:tblPr>
      <w:tblGrid>
        <w:gridCol w:w="1276"/>
        <w:gridCol w:w="3969"/>
        <w:gridCol w:w="4115"/>
      </w:tblGrid>
      <w:tr w:rsidR="00D31C3A" w14:paraId="73F15680" w14:textId="77777777" w:rsidTr="006D7DEA">
        <w:trPr>
          <w:cnfStyle w:val="100000000000" w:firstRow="1" w:lastRow="0" w:firstColumn="0" w:lastColumn="0" w:oddVBand="0" w:evenVBand="0" w:oddHBand="0" w:evenHBand="0" w:firstRowFirstColumn="0" w:firstRowLastColumn="0" w:lastRowFirstColumn="0" w:lastRowLastColumn="0"/>
        </w:trPr>
        <w:tc>
          <w:tcPr>
            <w:tcW w:w="1276" w:type="dxa"/>
          </w:tcPr>
          <w:p w14:paraId="545F2A97" w14:textId="078E376F" w:rsidR="00892976" w:rsidRPr="00E8749B" w:rsidRDefault="00892976" w:rsidP="00892976">
            <w:pPr>
              <w:pStyle w:val="TableText"/>
            </w:pPr>
            <w:r w:rsidRPr="00E8749B">
              <w:t>Phase</w:t>
            </w:r>
          </w:p>
        </w:tc>
        <w:tc>
          <w:tcPr>
            <w:tcW w:w="3969" w:type="dxa"/>
          </w:tcPr>
          <w:p w14:paraId="61F1B74C" w14:textId="45B3319B" w:rsidR="00892976" w:rsidRPr="00E8749B" w:rsidRDefault="00CA7A51" w:rsidP="00892976">
            <w:pPr>
              <w:pStyle w:val="TableText"/>
            </w:pPr>
            <w:sdt>
              <w:sdtPr>
                <w:alias w:val="MSFT / Partner"/>
                <w:tag w:val=""/>
                <w:id w:val="664131319"/>
                <w:placeholder>
                  <w:docPart w:val="254B3A1F4A4D4DD0815D220071F1B154"/>
                </w:placeholder>
                <w:dataBinding w:prefixMappings="xmlns:ns0='http://purl.org/dc/elements/1.1/' xmlns:ns1='http://schemas.openxmlformats.org/package/2006/metadata/core-properties' " w:xpath="/ns1:coreProperties[1]/ns0:creator[1]" w:storeItemID="{6C3C8BC8-F283-45AE-878A-BAB7291924A1}"/>
                <w:text/>
              </w:sdtPr>
              <w:sdtEndPr/>
              <w:sdtContent>
                <w:r w:rsidR="00A371BD">
                  <w:t>&lt;MSFT&gt;</w:t>
                </w:r>
              </w:sdtContent>
            </w:sdt>
            <w:r w:rsidR="001D0E4E" w:rsidRPr="00E8749B">
              <w:t xml:space="preserve"> </w:t>
            </w:r>
            <w:r w:rsidR="00956D8C">
              <w:t>activities</w:t>
            </w:r>
          </w:p>
        </w:tc>
        <w:tc>
          <w:tcPr>
            <w:tcW w:w="4115" w:type="dxa"/>
          </w:tcPr>
          <w:p w14:paraId="1111D3A7" w14:textId="50954DE8" w:rsidR="00892976" w:rsidRPr="00E8749B" w:rsidRDefault="00BA0DBD" w:rsidP="00892976">
            <w:pPr>
              <w:pStyle w:val="TableText"/>
            </w:pPr>
            <w:r w:rsidRPr="00E8749B">
              <w:t xml:space="preserve">Key </w:t>
            </w:r>
            <w:sdt>
              <w:sdtPr>
                <w:rPr>
                  <w:szCs w:val="22"/>
                </w:rPr>
                <w:alias w:val="Client Name"/>
                <w:tag w:val="Client Name"/>
                <w:id w:val="-1367370355"/>
                <w:placeholder>
                  <w:docPart w:val="CF496BFAF5FE457082CDE7641E2387F7"/>
                </w:placeholder>
                <w:dataBinding w:prefixMappings="xmlns:ns0='http://schemas.microsoft.com/office/2006/coverPageProps' " w:xpath="/ns0:CoverPageProperties[1]/ns0:Abstract[1]" w:storeItemID="{55AF091B-3C7A-41E3-B477-F2FDAA23CFDA}"/>
                <w:text/>
              </w:sdtPr>
              <w:sdtEndPr/>
              <w:sdtContent>
                <w:r w:rsidR="00A371BD">
                  <w:rPr>
                    <w:szCs w:val="22"/>
                  </w:rPr>
                  <w:t>&lt;Bosch&gt;</w:t>
                </w:r>
              </w:sdtContent>
            </w:sdt>
            <w:r w:rsidRPr="00E8749B">
              <w:t xml:space="preserve"> </w:t>
            </w:r>
            <w:r w:rsidR="00236794">
              <w:t>activities</w:t>
            </w:r>
          </w:p>
        </w:tc>
      </w:tr>
      <w:tr w:rsidR="00D31C3A" w14:paraId="68630A81" w14:textId="77777777" w:rsidTr="006D7DEA">
        <w:trPr>
          <w:cnfStyle w:val="000000100000" w:firstRow="0" w:lastRow="0" w:firstColumn="0" w:lastColumn="0" w:oddVBand="0" w:evenVBand="0" w:oddHBand="1" w:evenHBand="0" w:firstRowFirstColumn="0" w:firstRowLastColumn="0" w:lastRowFirstColumn="0" w:lastRowLastColumn="0"/>
        </w:trPr>
        <w:tc>
          <w:tcPr>
            <w:tcW w:w="1276" w:type="dxa"/>
          </w:tcPr>
          <w:p w14:paraId="0C906C7B" w14:textId="0F7E916C" w:rsidR="00892976" w:rsidRPr="00A63CCB" w:rsidRDefault="00B911E5" w:rsidP="00892976">
            <w:pPr>
              <w:pStyle w:val="TableText"/>
            </w:pPr>
            <w:r>
              <w:t>Project</w:t>
            </w:r>
            <w:r w:rsidR="00A63CCB" w:rsidRPr="00A63CCB">
              <w:t xml:space="preserve"> initiation</w:t>
            </w:r>
          </w:p>
        </w:tc>
        <w:tc>
          <w:tcPr>
            <w:tcW w:w="3969" w:type="dxa"/>
          </w:tcPr>
          <w:p w14:paraId="7D816460" w14:textId="01FB4A58" w:rsidR="00946E5E" w:rsidRDefault="00946E5E" w:rsidP="00946E5E">
            <w:pPr>
              <w:pStyle w:val="TableText"/>
            </w:pPr>
            <w:r>
              <w:t xml:space="preserve">Initiation starts the </w:t>
            </w:r>
            <w:r w:rsidR="00B911E5">
              <w:t>project</w:t>
            </w:r>
            <w:r>
              <w:t xml:space="preserve"> from a delivery perspective. This includes the activities required to effectively initiate, prepare, and plan the </w:t>
            </w:r>
            <w:r w:rsidR="00B911E5">
              <w:t>project</w:t>
            </w:r>
            <w:r>
              <w:t xml:space="preserve"> with the </w:t>
            </w:r>
            <w:sdt>
              <w:sdtPr>
                <w:alias w:val="MSFT / Partner"/>
                <w:tag w:val=""/>
                <w:id w:val="-491099610"/>
                <w:placeholder>
                  <w:docPart w:val="18D945F03C3E48189D2E34EA2215C2E8"/>
                </w:placeholder>
                <w:dataBinding w:prefixMappings="xmlns:ns0='http://purl.org/dc/elements/1.1/' xmlns:ns1='http://schemas.openxmlformats.org/package/2006/metadata/core-properties' " w:xpath="/ns1:coreProperties[1]/ns0:creator[1]" w:storeItemID="{6C3C8BC8-F283-45AE-878A-BAB7291924A1}"/>
                <w:text/>
              </w:sdtPr>
              <w:sdtEndPr/>
              <w:sdtContent>
                <w:r w:rsidR="00A371BD">
                  <w:t>&lt;MSFT&gt;</w:t>
                </w:r>
              </w:sdtContent>
            </w:sdt>
            <w:r>
              <w:t xml:space="preserve"> and </w:t>
            </w:r>
            <w:sdt>
              <w:sdtPr>
                <w:rPr>
                  <w:szCs w:val="22"/>
                </w:rPr>
                <w:alias w:val="Client Name"/>
                <w:tag w:val="Client Name"/>
                <w:id w:val="196900388"/>
                <w:placeholder>
                  <w:docPart w:val="B67351CB7D014855AB5AE4AF32971D42"/>
                </w:placeholder>
                <w:dataBinding w:prefixMappings="xmlns:ns0='http://schemas.microsoft.com/office/2006/coverPageProps' " w:xpath="/ns0:CoverPageProperties[1]/ns0:Abstract[1]" w:storeItemID="{55AF091B-3C7A-41E3-B477-F2FDAA23CFDA}"/>
                <w:text/>
              </w:sdtPr>
              <w:sdtEndPr/>
              <w:sdtContent>
                <w:r w:rsidR="00A371BD">
                  <w:rPr>
                    <w:szCs w:val="22"/>
                  </w:rPr>
                  <w:t>&lt;Bosch&gt;</w:t>
                </w:r>
              </w:sdtContent>
            </w:sdt>
            <w:r>
              <w:t xml:space="preserve"> team members. The goals of this phase include:</w:t>
            </w:r>
          </w:p>
          <w:p w14:paraId="0965D0B7" w14:textId="305833E9" w:rsidR="007E4855" w:rsidRPr="00D557EC" w:rsidRDefault="007E4855" w:rsidP="3E55F6E5">
            <w:pPr>
              <w:pStyle w:val="Tablebullet1"/>
              <w:rPr>
                <w:rStyle w:val="eop"/>
              </w:rPr>
            </w:pPr>
            <w:r w:rsidRPr="3E55F6E5">
              <w:rPr>
                <w:rStyle w:val="normaltextrun"/>
              </w:rPr>
              <w:t xml:space="preserve">Conduct pre-initiation </w:t>
            </w:r>
            <w:r w:rsidR="00EA66BE" w:rsidRPr="3E55F6E5">
              <w:rPr>
                <w:rStyle w:val="normaltextrun"/>
              </w:rPr>
              <w:t xml:space="preserve">meeting and </w:t>
            </w:r>
            <w:r w:rsidRPr="3E55F6E5">
              <w:rPr>
                <w:rStyle w:val="normaltextrun"/>
              </w:rPr>
              <w:t xml:space="preserve">activities required before </w:t>
            </w:r>
            <w:r w:rsidR="00EA66BE" w:rsidRPr="3E55F6E5">
              <w:rPr>
                <w:rStyle w:val="normaltextrun"/>
              </w:rPr>
              <w:t>project</w:t>
            </w:r>
            <w:r w:rsidRPr="3E55F6E5">
              <w:rPr>
                <w:rStyle w:val="normaltextrun"/>
              </w:rPr>
              <w:t xml:space="preserve"> kickoff such as establishing the core team, engagement pre-planning, etc.</w:t>
            </w:r>
            <w:r w:rsidRPr="3E55F6E5">
              <w:rPr>
                <w:rStyle w:val="eop"/>
              </w:rPr>
              <w:t> </w:t>
            </w:r>
            <w:r w:rsidR="7FE603D9" w:rsidRPr="3E55F6E5">
              <w:rPr>
                <w:rStyle w:val="eop"/>
              </w:rPr>
              <w:t>to confirm readiness of customer for project kickoff.</w:t>
            </w:r>
          </w:p>
          <w:p w14:paraId="67F4A637" w14:textId="5E453103" w:rsidR="00946E5E" w:rsidRDefault="00946E5E" w:rsidP="00751AE1">
            <w:pPr>
              <w:pStyle w:val="Tablebullet1"/>
            </w:pPr>
            <w:r>
              <w:t>Conduct a kick-off meeting.</w:t>
            </w:r>
          </w:p>
          <w:p w14:paraId="2F998930" w14:textId="13123703" w:rsidR="00946E5E" w:rsidRDefault="00946E5E" w:rsidP="00751AE1">
            <w:pPr>
              <w:pStyle w:val="Tablebullet1"/>
            </w:pPr>
            <w:r>
              <w:t>Review and confirm alignment with the SOW.</w:t>
            </w:r>
          </w:p>
          <w:p w14:paraId="3030BDEC" w14:textId="03A16CE4" w:rsidR="00946E5E" w:rsidRDefault="00946E5E" w:rsidP="00751AE1">
            <w:pPr>
              <w:pStyle w:val="Tablebullet1"/>
            </w:pPr>
            <w:r>
              <w:t xml:space="preserve">Document </w:t>
            </w:r>
            <w:r w:rsidR="00B911E5">
              <w:t>project</w:t>
            </w:r>
            <w:r>
              <w:t xml:space="preserve"> prerequisites.</w:t>
            </w:r>
          </w:p>
          <w:p w14:paraId="58F2C526" w14:textId="67318971" w:rsidR="00946E5E" w:rsidRDefault="00946E5E" w:rsidP="00751AE1">
            <w:pPr>
              <w:pStyle w:val="Tablebullet1"/>
            </w:pPr>
            <w:r>
              <w:t>Prepare for product baseline planning.</w:t>
            </w:r>
          </w:p>
          <w:p w14:paraId="1B9E6774" w14:textId="0F2B7FCD" w:rsidR="00892976" w:rsidRDefault="00946E5E" w:rsidP="00751AE1">
            <w:pPr>
              <w:pStyle w:val="Tablebullet1"/>
            </w:pPr>
            <w:r>
              <w:t xml:space="preserve">Establish access to </w:t>
            </w:r>
            <w:sdt>
              <w:sdtPr>
                <w:alias w:val="Client Name"/>
                <w:tag w:val="Client Name"/>
                <w:id w:val="-1735304532"/>
                <w:placeholder>
                  <w:docPart w:val="F8EDBC721BD84C1892C845BE07CBE9E9"/>
                </w:placeholder>
                <w:dataBinding w:prefixMappings="xmlns:ns0='http://schemas.microsoft.com/office/2006/coverPageProps' " w:xpath="/ns0:CoverPageProperties[1]/ns0:Abstract[1]" w:storeItemID="{55AF091B-3C7A-41E3-B477-F2FDAA23CFDA}"/>
                <w:text/>
              </w:sdtPr>
              <w:sdtEndPr/>
              <w:sdtContent>
                <w:r w:rsidR="00A371BD">
                  <w:t>&lt;Bosch&gt;</w:t>
                </w:r>
              </w:sdtContent>
            </w:sdt>
            <w:r>
              <w:t xml:space="preserve"> environment.</w:t>
            </w:r>
          </w:p>
        </w:tc>
        <w:tc>
          <w:tcPr>
            <w:tcW w:w="4115" w:type="dxa"/>
          </w:tcPr>
          <w:p w14:paraId="198776E2" w14:textId="78A79835" w:rsidR="00320DDD" w:rsidRDefault="00320DDD" w:rsidP="00751AE1">
            <w:pPr>
              <w:pStyle w:val="Tablebullet1"/>
            </w:pPr>
            <w:r>
              <w:t>Attend and participate in initiation meetings.</w:t>
            </w:r>
          </w:p>
          <w:p w14:paraId="7CE875CB" w14:textId="5AF339AD" w:rsidR="00320DDD" w:rsidRDefault="00320DDD" w:rsidP="00751AE1">
            <w:pPr>
              <w:pStyle w:val="Tablebullet1"/>
            </w:pPr>
            <w:r>
              <w:t xml:space="preserve">Assign responsibilities to accountable </w:t>
            </w:r>
            <w:sdt>
              <w:sdtPr>
                <w:alias w:val="Client Name"/>
                <w:tag w:val="Client Name"/>
                <w:id w:val="658052597"/>
                <w:placeholder>
                  <w:docPart w:val="9867D2FE694C4E048424F1C58A73FF33"/>
                </w:placeholder>
                <w:dataBinding w:prefixMappings="xmlns:ns0='http://schemas.microsoft.com/office/2006/coverPageProps' " w:xpath="/ns0:CoverPageProperties[1]/ns0:Abstract[1]" w:storeItemID="{55AF091B-3C7A-41E3-B477-F2FDAA23CFDA}"/>
                <w:text/>
              </w:sdtPr>
              <w:sdtEndPr/>
              <w:sdtContent>
                <w:r w:rsidR="00A371BD">
                  <w:t>&lt;Bosch&gt;</w:t>
                </w:r>
              </w:sdtContent>
            </w:sdt>
            <w:r>
              <w:t xml:space="preserve"> leadership and establish target completion dates.</w:t>
            </w:r>
          </w:p>
          <w:p w14:paraId="7CFBE7B3" w14:textId="401A5957" w:rsidR="00320DDD" w:rsidRDefault="00320DDD" w:rsidP="00751AE1">
            <w:pPr>
              <w:pStyle w:val="Tablebullet1"/>
            </w:pPr>
            <w:r>
              <w:t xml:space="preserve">Staff the </w:t>
            </w:r>
            <w:r w:rsidR="00B911E5">
              <w:t>project</w:t>
            </w:r>
            <w:r>
              <w:t xml:space="preserve"> with the required personnel in the time frames agreed upon during initiation.</w:t>
            </w:r>
          </w:p>
          <w:p w14:paraId="66F4C113" w14:textId="350474C3" w:rsidR="00320DDD" w:rsidRDefault="00320DDD" w:rsidP="00751AE1">
            <w:pPr>
              <w:pStyle w:val="Tablebullet1"/>
            </w:pPr>
            <w:r>
              <w:t xml:space="preserve">Own and complete any orientation requirements for </w:t>
            </w:r>
            <w:sdt>
              <w:sdtPr>
                <w:alias w:val="MSFT / Partner"/>
                <w:tag w:val=""/>
                <w:id w:val="-1527314186"/>
                <w:placeholder>
                  <w:docPart w:val="9F529C6E058F49429788EF1A53CADAD2"/>
                </w:placeholder>
                <w:dataBinding w:prefixMappings="xmlns:ns0='http://purl.org/dc/elements/1.1/' xmlns:ns1='http://schemas.openxmlformats.org/package/2006/metadata/core-properties' " w:xpath="/ns1:coreProperties[1]/ns0:creator[1]" w:storeItemID="{6C3C8BC8-F283-45AE-878A-BAB7291924A1}"/>
                <w:text/>
              </w:sdtPr>
              <w:sdtEndPr/>
              <w:sdtContent>
                <w:r w:rsidR="00A371BD">
                  <w:t>&lt;MSFT&gt;</w:t>
                </w:r>
              </w:sdtContent>
            </w:sdt>
            <w:r w:rsidR="00D2394D">
              <w:t xml:space="preserve"> </w:t>
            </w:r>
            <w:r>
              <w:t xml:space="preserve">resources within the </w:t>
            </w:r>
            <w:sdt>
              <w:sdtPr>
                <w:alias w:val="Client Name"/>
                <w:tag w:val="Client Name"/>
                <w:id w:val="-2119818078"/>
                <w:placeholder>
                  <w:docPart w:val="71EA576158C64FDBA29B8FCDEFCCF652"/>
                </w:placeholder>
                <w:dataBinding w:prefixMappings="xmlns:ns0='http://schemas.microsoft.com/office/2006/coverPageProps' " w:xpath="/ns0:CoverPageProperties[1]/ns0:Abstract[1]" w:storeItemID="{55AF091B-3C7A-41E3-B477-F2FDAA23CFDA}"/>
                <w:text/>
              </w:sdtPr>
              <w:sdtEndPr/>
              <w:sdtContent>
                <w:r w:rsidR="00A371BD">
                  <w:t>&lt;Bosch&gt;</w:t>
                </w:r>
              </w:sdtContent>
            </w:sdt>
            <w:r>
              <w:t xml:space="preserve"> environment.</w:t>
            </w:r>
          </w:p>
          <w:p w14:paraId="569FEA44" w14:textId="36B8E199" w:rsidR="00320DDD" w:rsidRDefault="00320DDD" w:rsidP="00751AE1">
            <w:pPr>
              <w:pStyle w:val="Tablebullet1"/>
            </w:pPr>
            <w:r>
              <w:t xml:space="preserve">Provide </w:t>
            </w:r>
            <w:sdt>
              <w:sdtPr>
                <w:alias w:val="MSFT / Partner"/>
                <w:tag w:val=""/>
                <w:id w:val="569691728"/>
                <w:placeholder>
                  <w:docPart w:val="59EE0D851432466691BC7968C8316046"/>
                </w:placeholder>
                <w:dataBinding w:prefixMappings="xmlns:ns0='http://purl.org/dc/elements/1.1/' xmlns:ns1='http://schemas.openxmlformats.org/package/2006/metadata/core-properties' " w:xpath="/ns1:coreProperties[1]/ns0:creator[1]" w:storeItemID="{6C3C8BC8-F283-45AE-878A-BAB7291924A1}"/>
                <w:text/>
              </w:sdtPr>
              <w:sdtEndPr/>
              <w:sdtContent>
                <w:r w:rsidR="00A371BD">
                  <w:t>&lt;MSFT&gt;</w:t>
                </w:r>
              </w:sdtContent>
            </w:sdt>
            <w:r w:rsidR="00D2394D">
              <w:t xml:space="preserve"> </w:t>
            </w:r>
            <w:r>
              <w:t xml:space="preserve">team access to </w:t>
            </w:r>
            <w:sdt>
              <w:sdtPr>
                <w:alias w:val="Client Name"/>
                <w:tag w:val="Client Name"/>
                <w:id w:val="1163596877"/>
                <w:placeholder>
                  <w:docPart w:val="212F02B4392845298D36A13CDFAC3A92"/>
                </w:placeholder>
                <w:dataBinding w:prefixMappings="xmlns:ns0='http://schemas.microsoft.com/office/2006/coverPageProps' " w:xpath="/ns0:CoverPageProperties[1]/ns0:Abstract[1]" w:storeItemID="{55AF091B-3C7A-41E3-B477-F2FDAA23CFDA}"/>
                <w:text/>
              </w:sdtPr>
              <w:sdtEndPr/>
              <w:sdtContent>
                <w:r w:rsidR="00A371BD">
                  <w:t>&lt;Bosch&gt;</w:t>
                </w:r>
              </w:sdtContent>
            </w:sdt>
            <w:r>
              <w:t xml:space="preserve"> environment(s).</w:t>
            </w:r>
          </w:p>
          <w:p w14:paraId="26F38C88" w14:textId="2105972B" w:rsidR="00892976" w:rsidRDefault="00320DDD" w:rsidP="00751AE1">
            <w:pPr>
              <w:pStyle w:val="Tablebullet1"/>
            </w:pPr>
            <w:r>
              <w:t xml:space="preserve">Provide </w:t>
            </w:r>
            <w:sdt>
              <w:sdtPr>
                <w:alias w:val="MSFT / Partner"/>
                <w:tag w:val=""/>
                <w:id w:val="2106073529"/>
                <w:placeholder>
                  <w:docPart w:val="3281D1CC9E194E0EA43532F2167E13C8"/>
                </w:placeholder>
                <w:dataBinding w:prefixMappings="xmlns:ns0='http://purl.org/dc/elements/1.1/' xmlns:ns1='http://schemas.openxmlformats.org/package/2006/metadata/core-properties' " w:xpath="/ns1:coreProperties[1]/ns0:creator[1]" w:storeItemID="{6C3C8BC8-F283-45AE-878A-BAB7291924A1}"/>
                <w:text/>
              </w:sdtPr>
              <w:sdtEndPr/>
              <w:sdtContent>
                <w:r w:rsidR="00A371BD">
                  <w:t>&lt;MSFT&gt;</w:t>
                </w:r>
              </w:sdtContent>
            </w:sdt>
            <w:r w:rsidR="00D2394D">
              <w:t xml:space="preserve"> </w:t>
            </w:r>
            <w:r>
              <w:t>team access to suitable work environment (building, internet, etc.).</w:t>
            </w:r>
          </w:p>
        </w:tc>
      </w:tr>
      <w:tr w:rsidR="00D31C3A" w14:paraId="3D705830" w14:textId="77777777" w:rsidTr="006D7DEA">
        <w:trPr>
          <w:cnfStyle w:val="000000010000" w:firstRow="0" w:lastRow="0" w:firstColumn="0" w:lastColumn="0" w:oddVBand="0" w:evenVBand="0" w:oddHBand="0" w:evenHBand="1" w:firstRowFirstColumn="0" w:firstRowLastColumn="0" w:lastRowFirstColumn="0" w:lastRowLastColumn="0"/>
        </w:trPr>
        <w:tc>
          <w:tcPr>
            <w:tcW w:w="1276" w:type="dxa"/>
          </w:tcPr>
          <w:p w14:paraId="3900AF29" w14:textId="2E145FD6" w:rsidR="001D6111" w:rsidRPr="00A63CCB" w:rsidRDefault="00B27F76" w:rsidP="00892976">
            <w:pPr>
              <w:pStyle w:val="TableText"/>
            </w:pPr>
            <w:r w:rsidRPr="00B27F76">
              <w:t>Product baseline planning</w:t>
            </w:r>
          </w:p>
        </w:tc>
        <w:tc>
          <w:tcPr>
            <w:tcW w:w="3969" w:type="dxa"/>
          </w:tcPr>
          <w:p w14:paraId="655213E8" w14:textId="61DA6A86" w:rsidR="0031019E" w:rsidRDefault="0031019E" w:rsidP="0031019E">
            <w:pPr>
              <w:pStyle w:val="TableText"/>
            </w:pPr>
            <w:r>
              <w:t>Product baseline planning creates a product roadmap or high</w:t>
            </w:r>
            <w:r w:rsidR="00B5127D">
              <w:t>-</w:t>
            </w:r>
            <w:r>
              <w:t>level</w:t>
            </w:r>
            <w:r w:rsidR="00B5127D">
              <w:t xml:space="preserve"> </w:t>
            </w:r>
            <w:r>
              <w:t xml:space="preserve">plan. This may include defining the product objectives, major features, or functionality to be developed. This phase helps align the team on the overall direction, length, and available capacity for sprints to achieve the desired </w:t>
            </w:r>
            <w:r w:rsidR="00665069">
              <w:t>objectives</w:t>
            </w:r>
            <w:r>
              <w:t>. The goals of this phase include:</w:t>
            </w:r>
          </w:p>
          <w:p w14:paraId="18D29C93" w14:textId="2EFED764" w:rsidR="0031019E" w:rsidRPr="00147199" w:rsidRDefault="0031019E" w:rsidP="00C57652">
            <w:pPr>
              <w:pStyle w:val="Tablebullet1"/>
              <w:rPr>
                <w:rStyle w:val="Optional"/>
                <w:b w:val="0"/>
                <w:bCs w:val="0"/>
                <w:color w:val="auto"/>
              </w:rPr>
            </w:pPr>
            <w:r w:rsidRPr="00147199">
              <w:rPr>
                <w:rStyle w:val="Optional"/>
                <w:b w:val="0"/>
                <w:bCs w:val="0"/>
                <w:color w:val="auto"/>
              </w:rPr>
              <w:t>Conduct Agile/scrum workshops.</w:t>
            </w:r>
          </w:p>
          <w:p w14:paraId="62CD7F74" w14:textId="04E31867" w:rsidR="0031019E" w:rsidRDefault="0031019E" w:rsidP="00C57652">
            <w:pPr>
              <w:pStyle w:val="Tablebullet1"/>
            </w:pPr>
            <w:r>
              <w:t>Define the goal for the overall solution.</w:t>
            </w:r>
          </w:p>
          <w:p w14:paraId="009F6CFF" w14:textId="36AB55B6" w:rsidR="0031019E" w:rsidRDefault="0031019E" w:rsidP="00C57652">
            <w:pPr>
              <w:pStyle w:val="Tablebullet1"/>
            </w:pPr>
            <w:r>
              <w:t>Define sprint duration, capacity, epics, and features.</w:t>
            </w:r>
          </w:p>
          <w:p w14:paraId="7F251CAB" w14:textId="41B1E778" w:rsidR="0031019E" w:rsidRDefault="0031019E" w:rsidP="00C57652">
            <w:pPr>
              <w:pStyle w:val="Tablebullet1"/>
            </w:pPr>
            <w:r>
              <w:t>Create a proposed backlog.</w:t>
            </w:r>
          </w:p>
          <w:p w14:paraId="4DC9C881" w14:textId="020951B3" w:rsidR="0031019E" w:rsidRDefault="0031019E" w:rsidP="00C57652">
            <w:pPr>
              <w:pStyle w:val="Tablebullet1"/>
            </w:pPr>
            <w:r>
              <w:t>Define SLOs, SLIs, DOR, DOD, ORC, and BWBM.</w:t>
            </w:r>
          </w:p>
          <w:p w14:paraId="511DCFF5" w14:textId="52D2B8D5" w:rsidR="0031019E" w:rsidRDefault="0031019E" w:rsidP="00C57652">
            <w:pPr>
              <w:pStyle w:val="Tablebullet1"/>
            </w:pPr>
            <w:r>
              <w:t>Identify any impediments to efficient development.</w:t>
            </w:r>
          </w:p>
          <w:p w14:paraId="7FBFD4B3" w14:textId="4CA3877B" w:rsidR="0031019E" w:rsidRDefault="0031019E" w:rsidP="00C57652">
            <w:pPr>
              <w:pStyle w:val="Tablebullet1"/>
            </w:pPr>
            <w:r>
              <w:t xml:space="preserve">Define a test strategy and plan for all in-scope testing (as defined in </w:t>
            </w:r>
            <w:r w:rsidR="006748C9">
              <w:t xml:space="preserve">the </w:t>
            </w:r>
            <w:r w:rsidR="008C194C" w:rsidRPr="00C57652">
              <w:rPr>
                <w:highlight w:val="yellow"/>
              </w:rPr>
              <w:fldChar w:fldCharType="begin"/>
            </w:r>
            <w:r w:rsidR="008C194C" w:rsidRPr="00C57652">
              <w:instrText xml:space="preserve"> REF _Ref183685720 \h </w:instrText>
            </w:r>
            <w:r w:rsidR="006748C9" w:rsidRPr="00C57652">
              <w:rPr>
                <w:highlight w:val="yellow"/>
              </w:rPr>
              <w:instrText xml:space="preserve"> \* MERGEFORMAT </w:instrText>
            </w:r>
            <w:r w:rsidR="008C194C" w:rsidRPr="00C57652">
              <w:rPr>
                <w:highlight w:val="yellow"/>
              </w:rPr>
            </w:r>
            <w:r w:rsidR="008C194C" w:rsidRPr="00C57652">
              <w:rPr>
                <w:highlight w:val="yellow"/>
              </w:rPr>
              <w:fldChar w:fldCharType="separate"/>
            </w:r>
            <w:r w:rsidR="002721B1" w:rsidRPr="00C57652">
              <w:t>Testing and defect remediation</w:t>
            </w:r>
            <w:r w:rsidR="008C194C" w:rsidRPr="00C57652">
              <w:rPr>
                <w:highlight w:val="yellow"/>
              </w:rPr>
              <w:fldChar w:fldCharType="end"/>
            </w:r>
            <w:r>
              <w:t xml:space="preserve"> section).</w:t>
            </w:r>
          </w:p>
          <w:p w14:paraId="4B2FF6BE" w14:textId="4232F855" w:rsidR="00E87CCA" w:rsidRDefault="00E87CCA" w:rsidP="00C57652">
            <w:pPr>
              <w:pStyle w:val="Tablebullet1"/>
            </w:pPr>
            <w:r w:rsidRPr="00E87CCA">
              <w:lastRenderedPageBreak/>
              <w:t xml:space="preserve">Review </w:t>
            </w:r>
            <w:r>
              <w:t>project</w:t>
            </w:r>
            <w:r w:rsidRPr="00E87CCA">
              <w:t xml:space="preserve"> assumptions and document in the RAID log so these can be tracked and validated throughout the </w:t>
            </w:r>
            <w:r w:rsidR="00927AD5">
              <w:t>project</w:t>
            </w:r>
            <w:r w:rsidRPr="00E87CCA">
              <w:t>. </w:t>
            </w:r>
          </w:p>
          <w:p w14:paraId="6A4C7735" w14:textId="210EF0B1" w:rsidR="001D6111" w:rsidRPr="00147199" w:rsidRDefault="5E9DAA6A" w:rsidP="00C070AC">
            <w:pPr>
              <w:pStyle w:val="Tablebullet1"/>
              <w:rPr>
                <w:b/>
                <w:bCs/>
              </w:rPr>
            </w:pPr>
            <w:r w:rsidRPr="00147199">
              <w:rPr>
                <w:rStyle w:val="Optional"/>
                <w:b w:val="0"/>
                <w:bCs w:val="0"/>
                <w:color w:val="auto"/>
              </w:rPr>
              <w:t>Define any agreed upon work products to be delivered during sprints.</w:t>
            </w:r>
            <w:r w:rsidRPr="00147199">
              <w:rPr>
                <w:b/>
                <w:bCs/>
              </w:rPr>
              <w:t xml:space="preserve"> </w:t>
            </w:r>
          </w:p>
        </w:tc>
        <w:tc>
          <w:tcPr>
            <w:tcW w:w="4115" w:type="dxa"/>
          </w:tcPr>
          <w:p w14:paraId="4B6DEE8E" w14:textId="77777777" w:rsidR="0001513C" w:rsidRDefault="0001513C" w:rsidP="00751AE1">
            <w:pPr>
              <w:pStyle w:val="Tablebullet1"/>
            </w:pPr>
            <w:r>
              <w:lastRenderedPageBreak/>
              <w:t>Determine who is responsible for environment setup and operations.</w:t>
            </w:r>
          </w:p>
          <w:p w14:paraId="5365A330" w14:textId="7689F64D" w:rsidR="0001513C" w:rsidRDefault="0001513C" w:rsidP="00751AE1">
            <w:pPr>
              <w:pStyle w:val="Tablebullet1"/>
            </w:pPr>
            <w:r>
              <w:t xml:space="preserve">Identify a </w:t>
            </w:r>
            <w:r w:rsidR="004C348F">
              <w:t xml:space="preserve">Product </w:t>
            </w:r>
            <w:r>
              <w:t xml:space="preserve">owner </w:t>
            </w:r>
            <w:r w:rsidR="004C348F">
              <w:t>and project</w:t>
            </w:r>
            <w:r w:rsidR="00EA40DD">
              <w:t xml:space="preserve"> </w:t>
            </w:r>
            <w:r>
              <w:t>sponsor.</w:t>
            </w:r>
          </w:p>
          <w:p w14:paraId="7D324DF6" w14:textId="77777777" w:rsidR="0001513C" w:rsidRDefault="0001513C" w:rsidP="00751AE1">
            <w:pPr>
              <w:pStyle w:val="Tablebullet1"/>
            </w:pPr>
            <w:r>
              <w:t>Attend and participate in workshops.</w:t>
            </w:r>
          </w:p>
          <w:p w14:paraId="0DE5DB4B" w14:textId="77777777" w:rsidR="0001513C" w:rsidRDefault="0001513C" w:rsidP="00751AE1">
            <w:pPr>
              <w:pStyle w:val="Tablebullet1"/>
            </w:pPr>
            <w:r>
              <w:t>Provide background information, documentation, and business requirements.</w:t>
            </w:r>
          </w:p>
          <w:p w14:paraId="461A88B7" w14:textId="77777777" w:rsidR="0001513C" w:rsidRDefault="0001513C" w:rsidP="00751AE1">
            <w:pPr>
              <w:pStyle w:val="Tablebullet1"/>
            </w:pPr>
            <w:r>
              <w:t>Help remove any impediments.</w:t>
            </w:r>
          </w:p>
          <w:p w14:paraId="02FB9E5D" w14:textId="017C081C" w:rsidR="0001513C" w:rsidRPr="00147199" w:rsidRDefault="0001513C" w:rsidP="00751AE1">
            <w:pPr>
              <w:pStyle w:val="Tablebullet1"/>
              <w:rPr>
                <w:rStyle w:val="Optional"/>
                <w:b w:val="0"/>
                <w:bCs w:val="0"/>
                <w:color w:val="auto"/>
              </w:rPr>
            </w:pPr>
            <w:r w:rsidRPr="00147199">
              <w:rPr>
                <w:rStyle w:val="Optional"/>
                <w:b w:val="0"/>
                <w:bCs w:val="0"/>
                <w:color w:val="auto"/>
              </w:rPr>
              <w:t xml:space="preserve">Define a </w:t>
            </w:r>
            <w:r w:rsidR="002D79A8" w:rsidRPr="00147199">
              <w:rPr>
                <w:rStyle w:val="Optional"/>
                <w:b w:val="0"/>
                <w:bCs w:val="0"/>
                <w:color w:val="auto"/>
              </w:rPr>
              <w:t>user acceptance testing (UAT)</w:t>
            </w:r>
            <w:r w:rsidRPr="00147199">
              <w:rPr>
                <w:rStyle w:val="Optional"/>
                <w:b w:val="0"/>
                <w:bCs w:val="0"/>
                <w:color w:val="auto"/>
              </w:rPr>
              <w:t xml:space="preserve"> process.</w:t>
            </w:r>
          </w:p>
          <w:p w14:paraId="09F70D03" w14:textId="6109C620" w:rsidR="0001513C" w:rsidRDefault="0001513C" w:rsidP="00C57652">
            <w:pPr>
              <w:pStyle w:val="Tablebullet1"/>
            </w:pPr>
            <w:r>
              <w:t>Identify all security procedures and policies.</w:t>
            </w:r>
          </w:p>
          <w:p w14:paraId="128618C1" w14:textId="08318C50" w:rsidR="001D6111" w:rsidRDefault="0001513C" w:rsidP="00C57652">
            <w:pPr>
              <w:pStyle w:val="Tablebullet1"/>
            </w:pPr>
            <w:r>
              <w:t xml:space="preserve">Jointly agree with </w:t>
            </w:r>
            <w:sdt>
              <w:sdtPr>
                <w:alias w:val="MSFT / Partner"/>
                <w:tag w:val=""/>
                <w:id w:val="-1050693998"/>
                <w:placeholder>
                  <w:docPart w:val="8616A483E58549198FFDD69FBCB7A976"/>
                </w:placeholder>
                <w:dataBinding w:prefixMappings="xmlns:ns0='http://purl.org/dc/elements/1.1/' xmlns:ns1='http://schemas.openxmlformats.org/package/2006/metadata/core-properties' " w:xpath="/ns1:coreProperties[1]/ns0:creator[1]" w:storeItemID="{6C3C8BC8-F283-45AE-878A-BAB7291924A1}"/>
                <w:text/>
              </w:sdtPr>
              <w:sdtEndPr/>
              <w:sdtContent>
                <w:r w:rsidR="00A371BD">
                  <w:t>&lt;MSFT&gt;</w:t>
                </w:r>
              </w:sdtContent>
            </w:sdt>
            <w:r w:rsidR="00501981">
              <w:t xml:space="preserve"> </w:t>
            </w:r>
            <w:r>
              <w:t>on “definition of done”.</w:t>
            </w:r>
          </w:p>
        </w:tc>
      </w:tr>
      <w:tr w:rsidR="001458EB" w14:paraId="61BD9CE9" w14:textId="77777777" w:rsidTr="006D7DEA">
        <w:trPr>
          <w:cnfStyle w:val="000000100000" w:firstRow="0" w:lastRow="0" w:firstColumn="0" w:lastColumn="0" w:oddVBand="0" w:evenVBand="0" w:oddHBand="1" w:evenHBand="0" w:firstRowFirstColumn="0" w:firstRowLastColumn="0" w:lastRowFirstColumn="0" w:lastRowLastColumn="0"/>
        </w:trPr>
        <w:tc>
          <w:tcPr>
            <w:tcW w:w="1276" w:type="dxa"/>
          </w:tcPr>
          <w:p w14:paraId="080D148E" w14:textId="77777777" w:rsidR="0001513C" w:rsidRPr="00B27F76" w:rsidRDefault="0001513C" w:rsidP="00892976">
            <w:pPr>
              <w:pStyle w:val="TableText"/>
            </w:pPr>
          </w:p>
        </w:tc>
        <w:tc>
          <w:tcPr>
            <w:tcW w:w="8084" w:type="dxa"/>
            <w:gridSpan w:val="2"/>
          </w:tcPr>
          <w:p w14:paraId="43E68C4F" w14:textId="77777777" w:rsidR="00557293" w:rsidRDefault="00557293" w:rsidP="00557293">
            <w:pPr>
              <w:pStyle w:val="TableText"/>
            </w:pPr>
            <w:r w:rsidRPr="00557293">
              <w:t>Key assumptions</w:t>
            </w:r>
            <w:r>
              <w:t>:</w:t>
            </w:r>
          </w:p>
          <w:p w14:paraId="7EA186D7" w14:textId="0454E7A6" w:rsidR="00557293" w:rsidRDefault="00CA7A51" w:rsidP="00C070AC">
            <w:pPr>
              <w:pStyle w:val="Tablebullet1"/>
            </w:pPr>
            <w:sdt>
              <w:sdtPr>
                <w:alias w:val="Client Name"/>
                <w:tag w:val="Client Name"/>
                <w:id w:val="-1534031592"/>
                <w:placeholder>
                  <w:docPart w:val="46820E169DDE42D488E1A929AC9F5C9D"/>
                </w:placeholder>
                <w:dataBinding w:prefixMappings="xmlns:ns0='http://schemas.microsoft.com/office/2006/coverPageProps' " w:xpath="/ns0:CoverPageProperties[1]/ns0:Abstract[1]" w:storeItemID="{55AF091B-3C7A-41E3-B477-F2FDAA23CFDA}"/>
                <w:text/>
              </w:sdtPr>
              <w:sdtEndPr/>
              <w:sdtContent>
                <w:r w:rsidR="00A371BD">
                  <w:t>&lt;Bosch&gt;</w:t>
                </w:r>
              </w:sdtContent>
            </w:sdt>
            <w:r w:rsidR="00557293">
              <w:t xml:space="preserve"> personnel in key roles are available and knowledgeable about the product.</w:t>
            </w:r>
          </w:p>
          <w:p w14:paraId="15BEE5A3" w14:textId="707A8E27" w:rsidR="00557293" w:rsidRDefault="00CA7A51" w:rsidP="00C070AC">
            <w:pPr>
              <w:pStyle w:val="Tablebullet1"/>
            </w:pPr>
            <w:sdt>
              <w:sdtPr>
                <w:alias w:val="Client Name"/>
                <w:tag w:val="Client Name"/>
                <w:id w:val="-600875597"/>
                <w:placeholder>
                  <w:docPart w:val="F30DC745729B4AAA9B7156EDC6C600D4"/>
                </w:placeholder>
                <w:dataBinding w:prefixMappings="xmlns:ns0='http://schemas.microsoft.com/office/2006/coverPageProps' " w:xpath="/ns0:CoverPageProperties[1]/ns0:Abstract[1]" w:storeItemID="{55AF091B-3C7A-41E3-B477-F2FDAA23CFDA}"/>
                <w:text/>
              </w:sdtPr>
              <w:sdtEndPr/>
              <w:sdtContent>
                <w:r w:rsidR="00A371BD">
                  <w:t>&lt;Bosch&gt;</w:t>
                </w:r>
              </w:sdtContent>
            </w:sdt>
            <w:r w:rsidR="00557293">
              <w:t xml:space="preserve"> is able to meet all responsibilities and requirements agreed to during </w:t>
            </w:r>
            <w:r w:rsidR="00B911E5">
              <w:t>project</w:t>
            </w:r>
            <w:r w:rsidR="00557293">
              <w:t xml:space="preserve">/sprint planning, in the timeframes agreed to between </w:t>
            </w:r>
            <w:sdt>
              <w:sdtPr>
                <w:alias w:val="MSFT / Partner"/>
                <w:tag w:val=""/>
                <w:id w:val="271513215"/>
                <w:placeholder>
                  <w:docPart w:val="9AB2134A45B74A5A9BD12C96F1A01A17"/>
                </w:placeholder>
                <w:dataBinding w:prefixMappings="xmlns:ns0='http://purl.org/dc/elements/1.1/' xmlns:ns1='http://schemas.openxmlformats.org/package/2006/metadata/core-properties' " w:xpath="/ns1:coreProperties[1]/ns0:creator[1]" w:storeItemID="{6C3C8BC8-F283-45AE-878A-BAB7291924A1}"/>
                <w:text/>
              </w:sdtPr>
              <w:sdtEndPr/>
              <w:sdtContent>
                <w:r w:rsidR="00A371BD">
                  <w:t>&lt;MSFT&gt;</w:t>
                </w:r>
              </w:sdtContent>
            </w:sdt>
            <w:r w:rsidR="001D0E4E">
              <w:t xml:space="preserve"> </w:t>
            </w:r>
            <w:r w:rsidR="00557293">
              <w:t xml:space="preserve">and </w:t>
            </w:r>
            <w:sdt>
              <w:sdtPr>
                <w:alias w:val="Client Name"/>
                <w:tag w:val="Client Name"/>
                <w:id w:val="-436902610"/>
                <w:placeholder>
                  <w:docPart w:val="48CD647FDC854071971C485B9756406E"/>
                </w:placeholder>
                <w:dataBinding w:prefixMappings="xmlns:ns0='http://schemas.microsoft.com/office/2006/coverPageProps' " w:xpath="/ns0:CoverPageProperties[1]/ns0:Abstract[1]" w:storeItemID="{55AF091B-3C7A-41E3-B477-F2FDAA23CFDA}"/>
                <w:text/>
              </w:sdtPr>
              <w:sdtEndPr/>
              <w:sdtContent>
                <w:r w:rsidR="00A371BD">
                  <w:t>&lt;Bosch&gt;</w:t>
                </w:r>
              </w:sdtContent>
            </w:sdt>
            <w:r w:rsidR="00557293">
              <w:t>.</w:t>
            </w:r>
          </w:p>
          <w:p w14:paraId="694A481E" w14:textId="25223C4B" w:rsidR="0001513C" w:rsidRPr="00235A8D" w:rsidRDefault="00557293" w:rsidP="00C070AC">
            <w:pPr>
              <w:pStyle w:val="Tablebullet1"/>
            </w:pPr>
            <w:r w:rsidRPr="00235A8D">
              <w:t>The backlog will be refined during product baseline planning</w:t>
            </w:r>
            <w:r w:rsidR="001E032A">
              <w:t>.</w:t>
            </w:r>
            <w:r w:rsidRPr="00235A8D">
              <w:t xml:space="preserve"> </w:t>
            </w:r>
            <w:r w:rsidR="001E032A">
              <w:t>This</w:t>
            </w:r>
            <w:r w:rsidRPr="00235A8D">
              <w:t xml:space="preserve"> may result in changes to the overall scope and changes to required capacity.</w:t>
            </w:r>
          </w:p>
        </w:tc>
      </w:tr>
      <w:tr w:rsidR="00D31C3A" w:rsidRPr="00514CDE" w14:paraId="3BBC0AFF" w14:textId="77777777" w:rsidTr="006D7DEA">
        <w:trPr>
          <w:cnfStyle w:val="000000010000" w:firstRow="0" w:lastRow="0" w:firstColumn="0" w:lastColumn="0" w:oddVBand="0" w:evenVBand="0" w:oddHBand="0" w:evenHBand="1" w:firstRowFirstColumn="0" w:firstRowLastColumn="0" w:lastRowFirstColumn="0" w:lastRowLastColumn="0"/>
        </w:trPr>
        <w:tc>
          <w:tcPr>
            <w:tcW w:w="1276" w:type="dxa"/>
          </w:tcPr>
          <w:p w14:paraId="1532C6BE" w14:textId="758E4FCE" w:rsidR="0001513C" w:rsidRPr="00514CDE" w:rsidRDefault="002046EA" w:rsidP="00892976">
            <w:pPr>
              <w:pStyle w:val="TableText"/>
            </w:pPr>
            <w:r w:rsidRPr="00514CDE">
              <w:t>Delivery sprints</w:t>
            </w:r>
          </w:p>
        </w:tc>
        <w:tc>
          <w:tcPr>
            <w:tcW w:w="3969" w:type="dxa"/>
          </w:tcPr>
          <w:p w14:paraId="72B401F3" w14:textId="17A47DC7" w:rsidR="00AE491C" w:rsidRPr="00514CDE" w:rsidRDefault="00AE491C" w:rsidP="00AE491C">
            <w:pPr>
              <w:pStyle w:val="TableText"/>
            </w:pPr>
            <w:r w:rsidRPr="00514CDE">
              <w:t xml:space="preserve">As described above, sprints will be used to deliver the product backlog items. Each delivery sprint will last no longer than four weeks. The final duration for sprints will be determined in collaboration with </w:t>
            </w:r>
            <w:sdt>
              <w:sdtPr>
                <w:rPr>
                  <w:szCs w:val="22"/>
                </w:rPr>
                <w:alias w:val="Client Name"/>
                <w:tag w:val="Client Name"/>
                <w:id w:val="1932858398"/>
                <w:placeholder>
                  <w:docPart w:val="40B94F39478A4C8298428306D2390E91"/>
                </w:placeholder>
                <w:dataBinding w:prefixMappings="xmlns:ns0='http://schemas.microsoft.com/office/2006/coverPageProps' " w:xpath="/ns0:CoverPageProperties[1]/ns0:Abstract[1]" w:storeItemID="{55AF091B-3C7A-41E3-B477-F2FDAA23CFDA}"/>
                <w:text/>
              </w:sdtPr>
              <w:sdtEndPr/>
              <w:sdtContent>
                <w:r w:rsidR="00A371BD" w:rsidRPr="00514CDE">
                  <w:rPr>
                    <w:szCs w:val="22"/>
                  </w:rPr>
                  <w:t>&lt;Bosch&gt;</w:t>
                </w:r>
              </w:sdtContent>
            </w:sdt>
            <w:r w:rsidRPr="00514CDE">
              <w:t xml:space="preserve"> during product baseline planning. </w:t>
            </w:r>
            <w:sdt>
              <w:sdtPr>
                <w:alias w:val="MSFT / Partner"/>
                <w:tag w:val=""/>
                <w:id w:val="-550000081"/>
                <w:placeholder>
                  <w:docPart w:val="B69F14E2208F467F997DAE8B89F505F5"/>
                </w:placeholder>
                <w:dataBinding w:prefixMappings="xmlns:ns0='http://purl.org/dc/elements/1.1/' xmlns:ns1='http://schemas.openxmlformats.org/package/2006/metadata/core-properties' " w:xpath="/ns1:coreProperties[1]/ns0:creator[1]" w:storeItemID="{6C3C8BC8-F283-45AE-878A-BAB7291924A1}"/>
                <w:text/>
              </w:sdtPr>
              <w:sdtEndPr/>
              <w:sdtContent>
                <w:r w:rsidR="00A371BD" w:rsidRPr="00514CDE">
                  <w:t>&lt;MSFT&gt;</w:t>
                </w:r>
              </w:sdtContent>
            </w:sdt>
            <w:r w:rsidR="001D0E4E" w:rsidRPr="00514CDE">
              <w:t xml:space="preserve"> </w:t>
            </w:r>
            <w:r w:rsidRPr="00514CDE">
              <w:t xml:space="preserve">and </w:t>
            </w:r>
            <w:sdt>
              <w:sdtPr>
                <w:rPr>
                  <w:szCs w:val="22"/>
                </w:rPr>
                <w:alias w:val="Client Name"/>
                <w:tag w:val="Client Name"/>
                <w:id w:val="550508967"/>
                <w:placeholder>
                  <w:docPart w:val="C6116ED981024F6D96AFFAA391338D4A"/>
                </w:placeholder>
                <w:dataBinding w:prefixMappings="xmlns:ns0='http://schemas.microsoft.com/office/2006/coverPageProps' " w:xpath="/ns0:CoverPageProperties[1]/ns0:Abstract[1]" w:storeItemID="{55AF091B-3C7A-41E3-B477-F2FDAA23CFDA}"/>
                <w:text/>
              </w:sdtPr>
              <w:sdtEndPr/>
              <w:sdtContent>
                <w:r w:rsidR="00A371BD" w:rsidRPr="00514CDE">
                  <w:rPr>
                    <w:szCs w:val="22"/>
                  </w:rPr>
                  <w:t>&lt;Bosch&gt;</w:t>
                </w:r>
              </w:sdtContent>
            </w:sdt>
            <w:r w:rsidRPr="00514CDE">
              <w:t xml:space="preserve"> will review delivered </w:t>
            </w:r>
            <w:r w:rsidR="00602595" w:rsidRPr="00514CDE">
              <w:t>objectives</w:t>
            </w:r>
            <w:r w:rsidRPr="00514CDE">
              <w:t xml:space="preserve"> after every sprint to determine whether updates are needed to the backlog or </w:t>
            </w:r>
            <w:r w:rsidR="00602595" w:rsidRPr="00514CDE">
              <w:t>objective</w:t>
            </w:r>
            <w:r w:rsidR="00666943" w:rsidRPr="00514CDE">
              <w:t>s</w:t>
            </w:r>
            <w:r w:rsidRPr="00514CDE">
              <w:t>. The goals of this phase include:</w:t>
            </w:r>
          </w:p>
          <w:p w14:paraId="7EBBAAB4" w14:textId="01B33A83" w:rsidR="00AE491C" w:rsidRPr="00514CDE" w:rsidRDefault="00AE491C" w:rsidP="00C070AC">
            <w:pPr>
              <w:pStyle w:val="Tablebullet1"/>
            </w:pPr>
            <w:r w:rsidRPr="00514CDE">
              <w:t>Define clear sprint goals during sprint planning.</w:t>
            </w:r>
          </w:p>
          <w:p w14:paraId="0090BD18" w14:textId="2D676656" w:rsidR="00AE491C" w:rsidRPr="00514CDE" w:rsidRDefault="00AE491C" w:rsidP="00C070AC">
            <w:pPr>
              <w:pStyle w:val="Tablebullet1"/>
            </w:pPr>
            <w:r w:rsidRPr="00514CDE">
              <w:t>Assess user stories/PBIs for required information and capacity.</w:t>
            </w:r>
          </w:p>
          <w:p w14:paraId="4BB30561" w14:textId="5C6A90FF" w:rsidR="00AE491C" w:rsidRPr="00514CDE" w:rsidRDefault="00AE491C" w:rsidP="00C070AC">
            <w:pPr>
              <w:pStyle w:val="Tablebullet1"/>
            </w:pPr>
            <w:r w:rsidRPr="00514CDE">
              <w:t>Conduct daily scrum meetings.</w:t>
            </w:r>
          </w:p>
          <w:p w14:paraId="2DE234E7" w14:textId="40655332" w:rsidR="00AE491C" w:rsidRPr="00514CDE" w:rsidRDefault="00AE491C" w:rsidP="00C070AC">
            <w:pPr>
              <w:pStyle w:val="Tablebullet1"/>
            </w:pPr>
            <w:r w:rsidRPr="00514CDE">
              <w:t>Design, plan, and implement PBIs.</w:t>
            </w:r>
          </w:p>
          <w:p w14:paraId="5A145EFA" w14:textId="3FFD2A8E" w:rsidR="00AE491C" w:rsidRPr="00514CDE" w:rsidRDefault="00AE491C" w:rsidP="00C070AC">
            <w:pPr>
              <w:pStyle w:val="Tablebullet1"/>
            </w:pPr>
            <w:r w:rsidRPr="00514CDE">
              <w:t>Create and perform unit, functional, and system tests.</w:t>
            </w:r>
          </w:p>
          <w:p w14:paraId="5A8C8D96" w14:textId="027EE64B" w:rsidR="00AE491C" w:rsidRPr="00514CDE" w:rsidRDefault="00AE491C" w:rsidP="00C070AC">
            <w:pPr>
              <w:pStyle w:val="Tablebullet1"/>
            </w:pPr>
            <w:r w:rsidRPr="00514CDE">
              <w:t>Assess PBI completion against remaining capacity.</w:t>
            </w:r>
          </w:p>
          <w:p w14:paraId="57FF34CC" w14:textId="352BA358" w:rsidR="0001513C" w:rsidRPr="00514CDE" w:rsidRDefault="00AE491C" w:rsidP="00C070AC">
            <w:pPr>
              <w:pStyle w:val="Tablebullet1"/>
            </w:pPr>
            <w:r w:rsidRPr="00514CDE">
              <w:t>At the end of a sprint, conduct a sprint review and sprint retrospective</w:t>
            </w:r>
            <w:r w:rsidR="00EE34DF" w:rsidRPr="00514CDE">
              <w:t xml:space="preserve"> </w:t>
            </w:r>
            <w:r w:rsidR="000E661D" w:rsidRPr="00514CDE">
              <w:t>(see Section 2.4)</w:t>
            </w:r>
            <w:r w:rsidRPr="00514CDE">
              <w:t>.</w:t>
            </w:r>
          </w:p>
        </w:tc>
        <w:tc>
          <w:tcPr>
            <w:tcW w:w="4115" w:type="dxa"/>
          </w:tcPr>
          <w:p w14:paraId="7344D852" w14:textId="77777777" w:rsidR="00FA6D8D" w:rsidRPr="00514CDE" w:rsidRDefault="00FA6D8D" w:rsidP="00C070AC">
            <w:pPr>
              <w:pStyle w:val="Tablebullet1"/>
            </w:pPr>
            <w:r w:rsidRPr="00514CDE">
              <w:t>Attend daily scrum meetings.</w:t>
            </w:r>
          </w:p>
          <w:p w14:paraId="332BC630" w14:textId="77777777" w:rsidR="00FA6D8D" w:rsidRPr="00514CDE" w:rsidRDefault="00FA6D8D" w:rsidP="00C070AC">
            <w:pPr>
              <w:pStyle w:val="Tablebullet1"/>
            </w:pPr>
            <w:r w:rsidRPr="00514CDE">
              <w:t>Help refine PBIs and provide timely clarifications.</w:t>
            </w:r>
          </w:p>
          <w:p w14:paraId="315EF7C7" w14:textId="07E8A38A" w:rsidR="00FA6D8D" w:rsidRPr="00514CDE" w:rsidRDefault="00FA6D8D" w:rsidP="00C070AC">
            <w:pPr>
              <w:pStyle w:val="Tablebullet1"/>
            </w:pPr>
            <w:r w:rsidRPr="00514CDE">
              <w:t xml:space="preserve">Collaborate with </w:t>
            </w:r>
            <w:sdt>
              <w:sdtPr>
                <w:alias w:val="MSFT / Partner"/>
                <w:tag w:val=""/>
                <w:id w:val="1919207047"/>
                <w:placeholder>
                  <w:docPart w:val="65D914A6B2754FF8AEB79BBC92016B50"/>
                </w:placeholder>
                <w:dataBinding w:prefixMappings="xmlns:ns0='http://purl.org/dc/elements/1.1/' xmlns:ns1='http://schemas.openxmlformats.org/package/2006/metadata/core-properties' " w:xpath="/ns1:coreProperties[1]/ns0:creator[1]" w:storeItemID="{6C3C8BC8-F283-45AE-878A-BAB7291924A1}"/>
                <w:text/>
              </w:sdtPr>
              <w:sdtEndPr/>
              <w:sdtContent>
                <w:r w:rsidR="00A371BD" w:rsidRPr="00514CDE">
                  <w:t>&lt;MSFT&gt;</w:t>
                </w:r>
              </w:sdtContent>
            </w:sdt>
            <w:r w:rsidR="001D0E4E" w:rsidRPr="00514CDE">
              <w:t xml:space="preserve"> </w:t>
            </w:r>
            <w:r w:rsidRPr="00514CDE">
              <w:t>to update the product backlog for future sprints.</w:t>
            </w:r>
          </w:p>
          <w:p w14:paraId="23546D0E" w14:textId="6806EBF6" w:rsidR="00FA6D8D" w:rsidRPr="00514CDE" w:rsidRDefault="00FA6D8D" w:rsidP="00C070AC">
            <w:pPr>
              <w:pStyle w:val="Tablebullet1"/>
            </w:pPr>
            <w:r w:rsidRPr="00514CDE">
              <w:t xml:space="preserve">Support the </w:t>
            </w:r>
            <w:sdt>
              <w:sdtPr>
                <w:alias w:val="MSFT / Partner"/>
                <w:tag w:val=""/>
                <w:id w:val="-543369794"/>
                <w:placeholder>
                  <w:docPart w:val="27089F5865064599AA21798609A3AFC9"/>
                </w:placeholder>
                <w:dataBinding w:prefixMappings="xmlns:ns0='http://purl.org/dc/elements/1.1/' xmlns:ns1='http://schemas.openxmlformats.org/package/2006/metadata/core-properties' " w:xpath="/ns1:coreProperties[1]/ns0:creator[1]" w:storeItemID="{6C3C8BC8-F283-45AE-878A-BAB7291924A1}"/>
                <w:text/>
              </w:sdtPr>
              <w:sdtEndPr/>
              <w:sdtContent>
                <w:r w:rsidR="00A371BD" w:rsidRPr="00514CDE">
                  <w:t>&lt;MSFT&gt;</w:t>
                </w:r>
              </w:sdtContent>
            </w:sdt>
            <w:r w:rsidR="001D0E4E" w:rsidRPr="00514CDE">
              <w:t xml:space="preserve"> </w:t>
            </w:r>
            <w:r w:rsidRPr="00514CDE">
              <w:t>team with deployments to the agreed-upon environments.</w:t>
            </w:r>
          </w:p>
          <w:p w14:paraId="78E86ACE" w14:textId="14036CBC" w:rsidR="00FA6D8D" w:rsidRPr="00514CDE" w:rsidRDefault="00FA6D8D" w:rsidP="00C070AC">
            <w:pPr>
              <w:pStyle w:val="Tablebullet1"/>
            </w:pPr>
            <w:r w:rsidRPr="00514CDE">
              <w:t xml:space="preserve">Provide input into backlog to  </w:t>
            </w:r>
            <w:r w:rsidR="000E5B04" w:rsidRPr="00514CDE">
              <w:t>prioritize</w:t>
            </w:r>
            <w:r w:rsidRPr="00514CDE">
              <w:t xml:space="preserve"> solution design </w:t>
            </w:r>
            <w:r w:rsidR="008D182E" w:rsidRPr="00514CDE">
              <w:t xml:space="preserve">features </w:t>
            </w:r>
            <w:r w:rsidR="008A5EF1" w:rsidRPr="00514CDE">
              <w:t>required to</w:t>
            </w:r>
            <w:r w:rsidR="008D182E" w:rsidRPr="00514CDE">
              <w:t xml:space="preserve"> </w:t>
            </w:r>
            <w:r w:rsidRPr="00514CDE">
              <w:t xml:space="preserve"> meet industry-specific, business, and regulatory requirements.</w:t>
            </w:r>
          </w:p>
          <w:p w14:paraId="07564DEF" w14:textId="77777777" w:rsidR="00FA6D8D" w:rsidRPr="00514CDE" w:rsidRDefault="00FA6D8D" w:rsidP="00C070AC">
            <w:pPr>
              <w:pStyle w:val="Tablebullet1"/>
            </w:pPr>
            <w:r w:rsidRPr="00514CDE">
              <w:t>If localization support is required, add it to the product backlog.</w:t>
            </w:r>
          </w:p>
          <w:p w14:paraId="14F88F49" w14:textId="0833C73E" w:rsidR="00FA6D8D" w:rsidRPr="00514CDE" w:rsidRDefault="00FA6D8D" w:rsidP="00C070AC">
            <w:pPr>
              <w:pStyle w:val="Tablebullet1"/>
              <w:rPr>
                <w:rStyle w:val="Optional"/>
                <w:b w:val="0"/>
                <w:bCs w:val="0"/>
                <w:color w:val="auto"/>
              </w:rPr>
            </w:pPr>
            <w:r w:rsidRPr="00514CDE">
              <w:rPr>
                <w:rStyle w:val="Optional"/>
                <w:b w:val="0"/>
                <w:bCs w:val="0"/>
                <w:color w:val="auto"/>
              </w:rPr>
              <w:t xml:space="preserve">Conduct </w:t>
            </w:r>
            <w:r w:rsidR="0093451E" w:rsidRPr="00514CDE">
              <w:rPr>
                <w:rStyle w:val="Optional"/>
                <w:b w:val="0"/>
                <w:bCs w:val="0"/>
                <w:color w:val="auto"/>
              </w:rPr>
              <w:t>UAT</w:t>
            </w:r>
            <w:r w:rsidRPr="00514CDE">
              <w:rPr>
                <w:rStyle w:val="Optional"/>
                <w:b w:val="0"/>
                <w:bCs w:val="0"/>
                <w:color w:val="auto"/>
              </w:rPr>
              <w:t xml:space="preserve"> on completed PBIs according to the UAT cycle defined in the release plan.</w:t>
            </w:r>
          </w:p>
          <w:p w14:paraId="1E9DA59C" w14:textId="77777777" w:rsidR="00FA6D8D" w:rsidRPr="00514CDE" w:rsidRDefault="00FA6D8D" w:rsidP="00C070AC">
            <w:pPr>
              <w:pStyle w:val="Tablebullet1"/>
              <w:rPr>
                <w:rStyle w:val="Optional"/>
                <w:b w:val="0"/>
                <w:bCs w:val="0"/>
                <w:color w:val="auto"/>
              </w:rPr>
            </w:pPr>
            <w:r w:rsidRPr="00514CDE">
              <w:rPr>
                <w:rStyle w:val="Optional"/>
                <w:b w:val="0"/>
                <w:bCs w:val="0"/>
                <w:color w:val="auto"/>
              </w:rPr>
              <w:t>Identify items to be handled via automation.</w:t>
            </w:r>
          </w:p>
          <w:p w14:paraId="749964C7" w14:textId="20E70D18" w:rsidR="0001513C" w:rsidRPr="00514CDE" w:rsidRDefault="00FA6D8D" w:rsidP="00C070AC">
            <w:pPr>
              <w:pStyle w:val="Tablebullet1"/>
            </w:pPr>
            <w:r w:rsidRPr="00514CDE">
              <w:t>Attend sprint reviews and provide feedback.</w:t>
            </w:r>
          </w:p>
        </w:tc>
      </w:tr>
      <w:tr w:rsidR="001458EB" w:rsidRPr="00514CDE" w14:paraId="6CCE65FC" w14:textId="77777777" w:rsidTr="006D7DEA">
        <w:trPr>
          <w:cnfStyle w:val="000000100000" w:firstRow="0" w:lastRow="0" w:firstColumn="0" w:lastColumn="0" w:oddVBand="0" w:evenVBand="0" w:oddHBand="1" w:evenHBand="0" w:firstRowFirstColumn="0" w:firstRowLastColumn="0" w:lastRowFirstColumn="0" w:lastRowLastColumn="0"/>
        </w:trPr>
        <w:tc>
          <w:tcPr>
            <w:tcW w:w="1276" w:type="dxa"/>
          </w:tcPr>
          <w:p w14:paraId="4DB685A8" w14:textId="77777777" w:rsidR="00DE41C7" w:rsidRPr="00514CDE" w:rsidRDefault="00DE41C7" w:rsidP="00892976">
            <w:pPr>
              <w:pStyle w:val="TableText"/>
            </w:pPr>
          </w:p>
        </w:tc>
        <w:tc>
          <w:tcPr>
            <w:tcW w:w="8084" w:type="dxa"/>
            <w:gridSpan w:val="2"/>
          </w:tcPr>
          <w:p w14:paraId="3B000861" w14:textId="77777777" w:rsidR="009B3D4D" w:rsidRPr="00514CDE" w:rsidRDefault="009B3D4D" w:rsidP="009B3D4D">
            <w:pPr>
              <w:pStyle w:val="TableText"/>
            </w:pPr>
            <w:r w:rsidRPr="00514CDE">
              <w:t>Key assumptions:</w:t>
            </w:r>
          </w:p>
          <w:p w14:paraId="0B4E3457" w14:textId="3511A3BC" w:rsidR="009B3D4D" w:rsidRPr="00514CDE" w:rsidRDefault="009B3D4D" w:rsidP="00C070AC">
            <w:pPr>
              <w:pStyle w:val="Tablebullet1"/>
            </w:pPr>
            <w:r w:rsidRPr="00514CDE">
              <w:t xml:space="preserve">The </w:t>
            </w:r>
            <w:sdt>
              <w:sdtPr>
                <w:alias w:val="Client Name"/>
                <w:tag w:val="Client Name"/>
                <w:id w:val="472561972"/>
                <w:placeholder>
                  <w:docPart w:val="3D8D65BD5AF748CD811AA2EC556CFC06"/>
                </w:placeholder>
                <w:dataBinding w:prefixMappings="xmlns:ns0='http://schemas.microsoft.com/office/2006/coverPageProps' " w:xpath="/ns0:CoverPageProperties[1]/ns0:Abstract[1]" w:storeItemID="{55AF091B-3C7A-41E3-B477-F2FDAA23CFDA}"/>
                <w:text/>
              </w:sdtPr>
              <w:sdtEndPr/>
              <w:sdtContent>
                <w:r w:rsidR="00A371BD" w:rsidRPr="00514CDE">
                  <w:t>&lt;Bosch&gt;</w:t>
                </w:r>
              </w:sdtContent>
            </w:sdt>
            <w:r w:rsidRPr="00514CDE">
              <w:t xml:space="preserve"> representatives, especially the product owner, will be present for the entire duration of the sprints.</w:t>
            </w:r>
          </w:p>
          <w:p w14:paraId="523AA726" w14:textId="290F3D90" w:rsidR="009B3D4D" w:rsidRPr="00514CDE" w:rsidRDefault="009B3D4D" w:rsidP="00C070AC">
            <w:pPr>
              <w:pStyle w:val="Tablebullet1"/>
            </w:pPr>
            <w:r w:rsidRPr="00514CDE">
              <w:lastRenderedPageBreak/>
              <w:t>The product backlog will be updated as required in each sprint</w:t>
            </w:r>
            <w:r w:rsidR="00F65E3C" w:rsidRPr="00514CDE">
              <w:t>. This</w:t>
            </w:r>
            <w:r w:rsidRPr="00514CDE">
              <w:t xml:space="preserve"> may result in changes to the overall scope and changes to required capacity. Any changes to scope or necessary capacity will be managed through the change management process described in this SOW.</w:t>
            </w:r>
          </w:p>
          <w:p w14:paraId="1B92E0FF" w14:textId="7677CF43" w:rsidR="00DE41C7" w:rsidRPr="00514CDE" w:rsidRDefault="009B3D4D" w:rsidP="00C070AC">
            <w:pPr>
              <w:pStyle w:val="Tablebullet1"/>
            </w:pPr>
            <w:r w:rsidRPr="00514CDE">
              <w:t xml:space="preserve">Upon the completion of each delivery sprint, as part of the sprint review activity, the capacity available will be assessed with the </w:t>
            </w:r>
            <w:sdt>
              <w:sdtPr>
                <w:alias w:val="Client Name"/>
                <w:tag w:val="Client Name"/>
                <w:id w:val="-1229455752"/>
                <w:placeholder>
                  <w:docPart w:val="924EF3E42C954B5CB70083929E7FA932"/>
                </w:placeholder>
                <w:dataBinding w:prefixMappings="xmlns:ns0='http://schemas.microsoft.com/office/2006/coverPageProps' " w:xpath="/ns0:CoverPageProperties[1]/ns0:Abstract[1]" w:storeItemID="{55AF091B-3C7A-41E3-B477-F2FDAA23CFDA}"/>
                <w:text/>
              </w:sdtPr>
              <w:sdtEndPr/>
              <w:sdtContent>
                <w:r w:rsidR="00A371BD" w:rsidRPr="00514CDE">
                  <w:t>&lt;Bosch&gt;</w:t>
                </w:r>
              </w:sdtContent>
            </w:sdt>
            <w:r w:rsidRPr="00514CDE">
              <w:t xml:space="preserve"> </w:t>
            </w:r>
            <w:r w:rsidR="0020162C" w:rsidRPr="00514CDE">
              <w:t xml:space="preserve">product owner </w:t>
            </w:r>
            <w:r w:rsidRPr="00514CDE">
              <w:t>against the required capacity as per the backlog items. This might result in a change in contracted capacity/fees</w:t>
            </w:r>
            <w:r w:rsidR="00EE2BE0" w:rsidRPr="00514CDE">
              <w:t>. This</w:t>
            </w:r>
            <w:r w:rsidRPr="00514CDE">
              <w:t xml:space="preserve"> will be managed through the </w:t>
            </w:r>
            <w:r w:rsidR="00721D31" w:rsidRPr="00514CDE">
              <w:t>c</w:t>
            </w:r>
            <w:r w:rsidRPr="00514CDE">
              <w:t>hange management process described in this SOW.</w:t>
            </w:r>
          </w:p>
        </w:tc>
      </w:tr>
    </w:tbl>
    <w:p w14:paraId="6350F5F2" w14:textId="46B522CA" w:rsidR="00892976" w:rsidRPr="00514CDE" w:rsidRDefault="009B3D4D" w:rsidP="00254D5A">
      <w:pPr>
        <w:pStyle w:val="Heading2NUM"/>
        <w:rPr>
          <w:color w:val="auto"/>
        </w:rPr>
      </w:pPr>
      <w:bookmarkStart w:id="348" w:name="_Toc183681338"/>
      <w:bookmarkStart w:id="349" w:name="_Ref183685720"/>
      <w:bookmarkStart w:id="350" w:name="_Toc231760478"/>
      <w:r w:rsidRPr="00514CDE">
        <w:rPr>
          <w:color w:val="auto"/>
        </w:rPr>
        <w:lastRenderedPageBreak/>
        <w:t>Testing and defect remediation</w:t>
      </w:r>
      <w:bookmarkEnd w:id="348"/>
      <w:bookmarkEnd w:id="349"/>
      <w:bookmarkEnd w:id="350"/>
    </w:p>
    <w:p w14:paraId="5CDD71D8" w14:textId="77777777" w:rsidR="002A07A1" w:rsidRPr="00514CDE" w:rsidRDefault="002A07A1" w:rsidP="002A07A1">
      <w:r w:rsidRPr="00514CDE">
        <w:t>Testing</w:t>
      </w:r>
    </w:p>
    <w:p w14:paraId="0EB2E322" w14:textId="7F28F273" w:rsidR="002D0243" w:rsidRPr="00514CDE" w:rsidRDefault="002A07A1" w:rsidP="002A07A1">
      <w:r w:rsidRPr="00514CDE">
        <w:t xml:space="preserve">The following kinds of testing are included in the </w:t>
      </w:r>
      <w:r w:rsidR="00B911E5" w:rsidRPr="00514CDE">
        <w:t>project</w:t>
      </w:r>
      <w:r w:rsidRPr="00514CDE">
        <w:t>.</w:t>
      </w:r>
    </w:p>
    <w:p w14:paraId="5DB19B56" w14:textId="43D1A976" w:rsidR="000916BC" w:rsidRPr="00514CDE" w:rsidRDefault="000916BC" w:rsidP="000916BC">
      <w:pPr>
        <w:pStyle w:val="Caption-Table-Above"/>
        <w:rPr>
          <w:bCs w:val="0"/>
          <w:color w:val="auto"/>
        </w:rPr>
      </w:pPr>
      <w:bookmarkStart w:id="351" w:name="_Toc194478191"/>
      <w:bookmarkStart w:id="352" w:name="_Toc231760460"/>
      <w:r w:rsidRPr="00514CDE">
        <w:rPr>
          <w:bCs w:val="0"/>
          <w:color w:val="auto"/>
        </w:rPr>
        <w:t xml:space="preserve">Table </w:t>
      </w:r>
      <w:r w:rsidRPr="00514CDE">
        <w:rPr>
          <w:bCs w:val="0"/>
          <w:color w:val="auto"/>
        </w:rPr>
        <w:fldChar w:fldCharType="begin"/>
      </w:r>
      <w:r w:rsidRPr="00514CDE">
        <w:rPr>
          <w:bCs w:val="0"/>
          <w:color w:val="auto"/>
        </w:rPr>
        <w:instrText>SEQ Table \* ARABIC</w:instrText>
      </w:r>
      <w:r w:rsidRPr="00514CDE">
        <w:rPr>
          <w:bCs w:val="0"/>
          <w:color w:val="auto"/>
        </w:rPr>
        <w:fldChar w:fldCharType="separate"/>
      </w:r>
      <w:r w:rsidRPr="00514CDE">
        <w:rPr>
          <w:bCs w:val="0"/>
          <w:noProof/>
          <w:color w:val="auto"/>
        </w:rPr>
        <w:t>5</w:t>
      </w:r>
      <w:r w:rsidRPr="00514CDE">
        <w:rPr>
          <w:bCs w:val="0"/>
          <w:color w:val="auto"/>
        </w:rPr>
        <w:fldChar w:fldCharType="end"/>
      </w:r>
      <w:r w:rsidRPr="00514CDE">
        <w:rPr>
          <w:bCs w:val="0"/>
          <w:color w:val="auto"/>
        </w:rPr>
        <w:t xml:space="preserve">: </w:t>
      </w:r>
      <w:r w:rsidR="00FD57DD" w:rsidRPr="00514CDE">
        <w:rPr>
          <w:bCs w:val="0"/>
          <w:color w:val="auto"/>
        </w:rPr>
        <w:t>Testing in scope</w:t>
      </w:r>
      <w:bookmarkEnd w:id="351"/>
      <w:bookmarkEnd w:id="352"/>
    </w:p>
    <w:tbl>
      <w:tblPr>
        <w:tblStyle w:val="RFX-SOWTable"/>
        <w:tblW w:w="0" w:type="auto"/>
        <w:tblLook w:val="04A0" w:firstRow="1" w:lastRow="0" w:firstColumn="1" w:lastColumn="0" w:noHBand="0" w:noVBand="1"/>
      </w:tblPr>
      <w:tblGrid>
        <w:gridCol w:w="1255"/>
        <w:gridCol w:w="3605"/>
        <w:gridCol w:w="1440"/>
        <w:gridCol w:w="1530"/>
        <w:gridCol w:w="1520"/>
      </w:tblGrid>
      <w:tr w:rsidR="00F13C34" w:rsidRPr="00514CDE" w14:paraId="73EE9335" w14:textId="77777777" w:rsidTr="006D7DEA">
        <w:trPr>
          <w:cnfStyle w:val="100000000000" w:firstRow="1" w:lastRow="0" w:firstColumn="0" w:lastColumn="0" w:oddVBand="0" w:evenVBand="0" w:oddHBand="0" w:evenHBand="0" w:firstRowFirstColumn="0" w:firstRowLastColumn="0" w:lastRowFirstColumn="0" w:lastRowLastColumn="0"/>
        </w:trPr>
        <w:tc>
          <w:tcPr>
            <w:tcW w:w="1255" w:type="dxa"/>
            <w:vMerge w:val="restart"/>
          </w:tcPr>
          <w:p w14:paraId="0D80C4BE" w14:textId="63BFA853" w:rsidR="00D83D6E" w:rsidRPr="00514CDE" w:rsidRDefault="00D83D6E" w:rsidP="002A07A1">
            <w:pPr>
              <w:pStyle w:val="TableText"/>
              <w:rPr>
                <w:b w:val="0"/>
                <w:color w:val="auto"/>
              </w:rPr>
            </w:pPr>
            <w:r w:rsidRPr="00514CDE">
              <w:rPr>
                <w:b w:val="0"/>
                <w:color w:val="auto"/>
              </w:rPr>
              <w:t>Test type</w:t>
            </w:r>
          </w:p>
        </w:tc>
        <w:tc>
          <w:tcPr>
            <w:tcW w:w="3605" w:type="dxa"/>
            <w:vMerge w:val="restart"/>
          </w:tcPr>
          <w:p w14:paraId="200861ED" w14:textId="18C0961A" w:rsidR="00D83D6E" w:rsidRPr="00514CDE" w:rsidRDefault="00D83D6E" w:rsidP="002A07A1">
            <w:pPr>
              <w:pStyle w:val="TableText"/>
              <w:rPr>
                <w:b w:val="0"/>
                <w:color w:val="auto"/>
              </w:rPr>
            </w:pPr>
            <w:r w:rsidRPr="00514CDE">
              <w:rPr>
                <w:b w:val="0"/>
                <w:color w:val="auto"/>
              </w:rPr>
              <w:t>Description</w:t>
            </w:r>
          </w:p>
        </w:tc>
        <w:tc>
          <w:tcPr>
            <w:tcW w:w="4490" w:type="dxa"/>
            <w:gridSpan w:val="3"/>
          </w:tcPr>
          <w:p w14:paraId="49E511F4" w14:textId="7FEC11E2" w:rsidR="00D83D6E" w:rsidRPr="00514CDE" w:rsidRDefault="00D83D6E" w:rsidP="00C64A90">
            <w:pPr>
              <w:pStyle w:val="TableText"/>
              <w:rPr>
                <w:b w:val="0"/>
                <w:color w:val="auto"/>
              </w:rPr>
            </w:pPr>
            <w:r w:rsidRPr="00514CDE">
              <w:rPr>
                <w:b w:val="0"/>
                <w:color w:val="auto"/>
              </w:rPr>
              <w:t>Responsibility</w:t>
            </w:r>
          </w:p>
        </w:tc>
      </w:tr>
      <w:tr w:rsidR="00F13C34" w:rsidRPr="00514CDE" w14:paraId="2F1CD1F9" w14:textId="77777777" w:rsidTr="006D7DEA">
        <w:trPr>
          <w:cnfStyle w:val="000000100000" w:firstRow="0" w:lastRow="0" w:firstColumn="0" w:lastColumn="0" w:oddVBand="0" w:evenVBand="0" w:oddHBand="1" w:evenHBand="0" w:firstRowFirstColumn="0" w:firstRowLastColumn="0" w:lastRowFirstColumn="0" w:lastRowLastColumn="0"/>
        </w:trPr>
        <w:tc>
          <w:tcPr>
            <w:tcW w:w="1255" w:type="dxa"/>
            <w:vMerge/>
          </w:tcPr>
          <w:p w14:paraId="229242BB" w14:textId="77777777" w:rsidR="00D83D6E" w:rsidRPr="00514CDE" w:rsidRDefault="00D83D6E" w:rsidP="002A07A1">
            <w:pPr>
              <w:pStyle w:val="TableText"/>
            </w:pPr>
          </w:p>
        </w:tc>
        <w:tc>
          <w:tcPr>
            <w:tcW w:w="3605" w:type="dxa"/>
            <w:vMerge/>
          </w:tcPr>
          <w:p w14:paraId="6016B7C1" w14:textId="77777777" w:rsidR="00D83D6E" w:rsidRPr="00514CDE" w:rsidRDefault="00D83D6E" w:rsidP="002A07A1">
            <w:pPr>
              <w:pStyle w:val="TableText"/>
            </w:pPr>
          </w:p>
        </w:tc>
        <w:tc>
          <w:tcPr>
            <w:tcW w:w="1440" w:type="dxa"/>
            <w:shd w:val="clear" w:color="auto" w:fill="0070C0"/>
          </w:tcPr>
          <w:p w14:paraId="62944D50" w14:textId="0D5FAE25" w:rsidR="00D83D6E" w:rsidRPr="00514CDE" w:rsidRDefault="00D83D6E" w:rsidP="002A07A1">
            <w:pPr>
              <w:pStyle w:val="TableText"/>
            </w:pPr>
            <w:r w:rsidRPr="00514CDE">
              <w:t>Has responsibility for testing</w:t>
            </w:r>
          </w:p>
        </w:tc>
        <w:tc>
          <w:tcPr>
            <w:tcW w:w="1530" w:type="dxa"/>
            <w:shd w:val="clear" w:color="auto" w:fill="0070C0"/>
          </w:tcPr>
          <w:p w14:paraId="6E66ECF9" w14:textId="3F9BBC89" w:rsidR="00D83D6E" w:rsidRPr="00514CDE" w:rsidRDefault="000F0F1E" w:rsidP="002A07A1">
            <w:pPr>
              <w:pStyle w:val="TableText"/>
            </w:pPr>
            <w:r w:rsidRPr="00514CDE">
              <w:t>Provides test data and test cases</w:t>
            </w:r>
          </w:p>
        </w:tc>
        <w:tc>
          <w:tcPr>
            <w:tcW w:w="1520" w:type="dxa"/>
            <w:shd w:val="clear" w:color="auto" w:fill="0070C0"/>
          </w:tcPr>
          <w:p w14:paraId="7D9DF068" w14:textId="77D8A740" w:rsidR="00D83D6E" w:rsidRPr="00514CDE" w:rsidRDefault="008616B6" w:rsidP="002A07A1">
            <w:pPr>
              <w:pStyle w:val="TableText"/>
            </w:pPr>
            <w:r w:rsidRPr="00514CDE">
              <w:t>Provides guidance and support</w:t>
            </w:r>
          </w:p>
        </w:tc>
      </w:tr>
      <w:tr w:rsidR="00F13C34" w:rsidRPr="00514CDE" w14:paraId="0E6219E2" w14:textId="77777777" w:rsidTr="006D7DEA">
        <w:trPr>
          <w:cnfStyle w:val="000000010000" w:firstRow="0" w:lastRow="0" w:firstColumn="0" w:lastColumn="0" w:oddVBand="0" w:evenVBand="0" w:oddHBand="0" w:evenHBand="1" w:firstRowFirstColumn="0" w:firstRowLastColumn="0" w:lastRowFirstColumn="0" w:lastRowLastColumn="0"/>
        </w:trPr>
        <w:tc>
          <w:tcPr>
            <w:tcW w:w="1255" w:type="dxa"/>
          </w:tcPr>
          <w:p w14:paraId="7FB01199" w14:textId="5BDDAB76" w:rsidR="002A07A1" w:rsidRPr="00514CDE" w:rsidRDefault="00D76952" w:rsidP="002A07A1">
            <w:pPr>
              <w:pStyle w:val="TableText"/>
            </w:pPr>
            <w:r w:rsidRPr="00514CDE">
              <w:t>Functional testing</w:t>
            </w:r>
          </w:p>
        </w:tc>
        <w:tc>
          <w:tcPr>
            <w:tcW w:w="3605" w:type="dxa"/>
          </w:tcPr>
          <w:p w14:paraId="20A01A1D" w14:textId="57611C59" w:rsidR="002A07A1" w:rsidRPr="00514CDE" w:rsidRDefault="00454CF8" w:rsidP="002A07A1">
            <w:pPr>
              <w:pStyle w:val="TableText"/>
            </w:pPr>
            <w:r w:rsidRPr="00514CDE">
              <w:t>Tests performed by a feature team within a delivery sprint to validate that the product features function in accordance with the acceptance criteria defined per PBIs.</w:t>
            </w:r>
          </w:p>
        </w:tc>
        <w:tc>
          <w:tcPr>
            <w:tcW w:w="1440" w:type="dxa"/>
          </w:tcPr>
          <w:p w14:paraId="39168402" w14:textId="1946CAE3" w:rsidR="002A07A1" w:rsidRPr="00514CDE" w:rsidRDefault="00FF05F9" w:rsidP="002A07A1">
            <w:pPr>
              <w:pStyle w:val="TableText"/>
            </w:pPr>
            <w:r w:rsidRPr="00514CDE">
              <w:t>Feature team</w:t>
            </w:r>
          </w:p>
        </w:tc>
        <w:tc>
          <w:tcPr>
            <w:tcW w:w="1530" w:type="dxa"/>
          </w:tcPr>
          <w:p w14:paraId="2FD3006B" w14:textId="6637DD12" w:rsidR="002A07A1" w:rsidRPr="00514CDE" w:rsidRDefault="00FF05F9" w:rsidP="002A07A1">
            <w:pPr>
              <w:pStyle w:val="TableText"/>
            </w:pPr>
            <w:r w:rsidRPr="00514CDE">
              <w:t>Feature team</w:t>
            </w:r>
          </w:p>
        </w:tc>
        <w:tc>
          <w:tcPr>
            <w:tcW w:w="1520" w:type="dxa"/>
          </w:tcPr>
          <w:p w14:paraId="4CC3CB7B" w14:textId="63F0975D" w:rsidR="002A07A1" w:rsidRPr="00514CDE" w:rsidRDefault="00CA7A51" w:rsidP="002A07A1">
            <w:pPr>
              <w:pStyle w:val="TableText"/>
            </w:pPr>
            <w:sdt>
              <w:sdtPr>
                <w:alias w:val="MSFT / Partner"/>
                <w:tag w:val=""/>
                <w:id w:val="468865331"/>
                <w:placeholder>
                  <w:docPart w:val="6DE062058B794A7BB25C441E2422B068"/>
                </w:placeholder>
                <w:dataBinding w:prefixMappings="xmlns:ns0='http://purl.org/dc/elements/1.1/' xmlns:ns1='http://schemas.openxmlformats.org/package/2006/metadata/core-properties' " w:xpath="/ns1:coreProperties[1]/ns0:creator[1]" w:storeItemID="{6C3C8BC8-F283-45AE-878A-BAB7291924A1}"/>
                <w:text/>
              </w:sdtPr>
              <w:sdtEndPr/>
              <w:sdtContent>
                <w:r w:rsidR="00A371BD" w:rsidRPr="00514CDE">
                  <w:t>&lt;MSFT&gt;</w:t>
                </w:r>
              </w:sdtContent>
            </w:sdt>
          </w:p>
        </w:tc>
      </w:tr>
      <w:tr w:rsidR="00F13C34" w:rsidRPr="00514CDE" w14:paraId="16C01E3D" w14:textId="77777777" w:rsidTr="006D7DEA">
        <w:trPr>
          <w:cnfStyle w:val="000000100000" w:firstRow="0" w:lastRow="0" w:firstColumn="0" w:lastColumn="0" w:oddVBand="0" w:evenVBand="0" w:oddHBand="1" w:evenHBand="0" w:firstRowFirstColumn="0" w:firstRowLastColumn="0" w:lastRowFirstColumn="0" w:lastRowLastColumn="0"/>
        </w:trPr>
        <w:tc>
          <w:tcPr>
            <w:tcW w:w="1255" w:type="dxa"/>
          </w:tcPr>
          <w:p w14:paraId="590FF564" w14:textId="780EB016" w:rsidR="00DD5622" w:rsidRPr="00514CDE" w:rsidRDefault="00DD5622" w:rsidP="00DD5622">
            <w:pPr>
              <w:pStyle w:val="TableText"/>
              <w:rPr>
                <w:rStyle w:val="Optional"/>
                <w:b w:val="0"/>
                <w:bCs w:val="0"/>
                <w:color w:val="auto"/>
              </w:rPr>
            </w:pPr>
            <w:r w:rsidRPr="00514CDE">
              <w:rPr>
                <w:rStyle w:val="Optional"/>
                <w:b w:val="0"/>
                <w:bCs w:val="0"/>
                <w:color w:val="auto"/>
              </w:rPr>
              <w:t>Non-functional testing</w:t>
            </w:r>
          </w:p>
        </w:tc>
        <w:tc>
          <w:tcPr>
            <w:tcW w:w="3605" w:type="dxa"/>
          </w:tcPr>
          <w:p w14:paraId="5445EA20" w14:textId="328B6C8E" w:rsidR="00DD5622" w:rsidRPr="00514CDE" w:rsidRDefault="00DD5622" w:rsidP="00DD5622">
            <w:pPr>
              <w:pStyle w:val="TableText"/>
              <w:rPr>
                <w:rStyle w:val="Optional"/>
                <w:b w:val="0"/>
                <w:bCs w:val="0"/>
                <w:color w:val="auto"/>
              </w:rPr>
            </w:pPr>
            <w:r w:rsidRPr="00514CDE">
              <w:rPr>
                <w:rStyle w:val="Optional"/>
                <w:b w:val="0"/>
                <w:bCs w:val="0"/>
                <w:color w:val="auto"/>
              </w:rPr>
              <w:t>Tests performed on the system or components of the system to validate their respective adherence to non-functional requirements in different, expected, operational conditions. These include, but are not limited to</w:t>
            </w:r>
            <w:r w:rsidR="00D57FC8" w:rsidRPr="00514CDE">
              <w:rPr>
                <w:rStyle w:val="Optional"/>
                <w:b w:val="0"/>
                <w:bCs w:val="0"/>
                <w:color w:val="auto"/>
              </w:rPr>
              <w:t>:</w:t>
            </w:r>
            <w:r w:rsidRPr="00514CDE">
              <w:rPr>
                <w:rStyle w:val="Optional"/>
                <w:b w:val="0"/>
                <w:bCs w:val="0"/>
                <w:color w:val="auto"/>
              </w:rPr>
              <w:t xml:space="preserve"> performance, load endurance, and stress testing. These tests should exercise the system or component and results should include metrics gathered from monitoring and other operational observability sources.</w:t>
            </w:r>
          </w:p>
        </w:tc>
        <w:tc>
          <w:tcPr>
            <w:tcW w:w="1440" w:type="dxa"/>
          </w:tcPr>
          <w:p w14:paraId="19339D94" w14:textId="294BA5FC" w:rsidR="00DD5622" w:rsidRPr="00514CDE" w:rsidRDefault="00CA7A51" w:rsidP="00DD5622">
            <w:pPr>
              <w:pStyle w:val="TableText"/>
              <w:rPr>
                <w:rStyle w:val="Optional"/>
                <w:b w:val="0"/>
                <w:bCs w:val="0"/>
                <w:color w:val="auto"/>
              </w:rPr>
            </w:pPr>
            <w:sdt>
              <w:sdtPr>
                <w:rPr>
                  <w:rStyle w:val="Optional"/>
                  <w:b w:val="0"/>
                  <w:bCs w:val="0"/>
                  <w:color w:val="auto"/>
                </w:rPr>
                <w:alias w:val="MSFT / Partner"/>
                <w:tag w:val=""/>
                <w:id w:val="-676113921"/>
                <w:placeholder>
                  <w:docPart w:val="AF1579F5807F42A1A78E422F4F4BDEE4"/>
                </w:placeholder>
                <w:dataBinding w:prefixMappings="xmlns:ns0='http://purl.org/dc/elements/1.1/' xmlns:ns1='http://schemas.openxmlformats.org/package/2006/metadata/core-properties' " w:xpath="/ns1:coreProperties[1]/ns0:creator[1]" w:storeItemID="{6C3C8BC8-F283-45AE-878A-BAB7291924A1}"/>
                <w:text/>
              </w:sdtPr>
              <w:sdtEndPr>
                <w:rPr>
                  <w:rStyle w:val="Optional"/>
                </w:rPr>
              </w:sdtEndPr>
              <w:sdtContent>
                <w:r w:rsidR="00A371BD" w:rsidRPr="00514CDE">
                  <w:rPr>
                    <w:rStyle w:val="Optional"/>
                    <w:b w:val="0"/>
                    <w:bCs w:val="0"/>
                    <w:color w:val="auto"/>
                  </w:rPr>
                  <w:t>&lt;MSFT&gt;</w:t>
                </w:r>
              </w:sdtContent>
            </w:sdt>
            <w:r w:rsidR="001D0E4E" w:rsidRPr="00514CDE">
              <w:t xml:space="preserve"> </w:t>
            </w:r>
          </w:p>
        </w:tc>
        <w:tc>
          <w:tcPr>
            <w:tcW w:w="1530" w:type="dxa"/>
          </w:tcPr>
          <w:p w14:paraId="6C30E2F9" w14:textId="79A12D40" w:rsidR="00DD5622" w:rsidRPr="00514CDE" w:rsidRDefault="00CA7A51" w:rsidP="00DD5622">
            <w:pPr>
              <w:pStyle w:val="TableText"/>
            </w:pPr>
            <w:sdt>
              <w:sdtPr>
                <w:rPr>
                  <w:rStyle w:val="Optional"/>
                  <w:b w:val="0"/>
                  <w:bCs w:val="0"/>
                  <w:color w:val="auto"/>
                </w:rPr>
                <w:alias w:val="MSFT / Partner"/>
                <w:tag w:val=""/>
                <w:id w:val="-1755037313"/>
                <w:placeholder>
                  <w:docPart w:val="48A814439C3D4481987CD9689612C9A3"/>
                </w:placeholder>
                <w:dataBinding w:prefixMappings="xmlns:ns0='http://purl.org/dc/elements/1.1/' xmlns:ns1='http://schemas.openxmlformats.org/package/2006/metadata/core-properties' " w:xpath="/ns1:coreProperties[1]/ns0:creator[1]" w:storeItemID="{6C3C8BC8-F283-45AE-878A-BAB7291924A1}"/>
                <w:text/>
              </w:sdtPr>
              <w:sdtEndPr>
                <w:rPr>
                  <w:rStyle w:val="Optional"/>
                </w:rPr>
              </w:sdtEndPr>
              <w:sdtContent>
                <w:r w:rsidR="007F5F99" w:rsidRPr="00514CDE">
                  <w:rPr>
                    <w:rStyle w:val="Optional"/>
                    <w:b w:val="0"/>
                    <w:bCs w:val="0"/>
                    <w:color w:val="auto"/>
                  </w:rPr>
                  <w:t>&lt;MSFT&gt;</w:t>
                </w:r>
              </w:sdtContent>
            </w:sdt>
          </w:p>
        </w:tc>
        <w:tc>
          <w:tcPr>
            <w:tcW w:w="1520" w:type="dxa"/>
          </w:tcPr>
          <w:p w14:paraId="2A804ABE" w14:textId="41E7E6E7" w:rsidR="00DD5622" w:rsidRPr="00514CDE" w:rsidRDefault="00CA7A51" w:rsidP="00DD5622">
            <w:pPr>
              <w:pStyle w:val="TableText"/>
              <w:rPr>
                <w:rStyle w:val="Optional"/>
                <w:b w:val="0"/>
                <w:bCs w:val="0"/>
                <w:color w:val="auto"/>
              </w:rPr>
            </w:pPr>
            <w:sdt>
              <w:sdtPr>
                <w:rPr>
                  <w:rStyle w:val="Optional"/>
                  <w:b w:val="0"/>
                  <w:bCs w:val="0"/>
                  <w:color w:val="auto"/>
                </w:rPr>
                <w:alias w:val="MSFT / Partner"/>
                <w:tag w:val=""/>
                <w:id w:val="1113250836"/>
                <w:placeholder>
                  <w:docPart w:val="6FFA3BD3B23F4CCEBEB089C14D4CCA10"/>
                </w:placeholder>
                <w:dataBinding w:prefixMappings="xmlns:ns0='http://purl.org/dc/elements/1.1/' xmlns:ns1='http://schemas.openxmlformats.org/package/2006/metadata/core-properties' " w:xpath="/ns1:coreProperties[1]/ns0:creator[1]" w:storeItemID="{6C3C8BC8-F283-45AE-878A-BAB7291924A1}"/>
                <w:text/>
              </w:sdtPr>
              <w:sdtEndPr>
                <w:rPr>
                  <w:rStyle w:val="Optional"/>
                </w:rPr>
              </w:sdtEndPr>
              <w:sdtContent>
                <w:r w:rsidR="00A371BD" w:rsidRPr="00514CDE">
                  <w:rPr>
                    <w:rStyle w:val="Optional"/>
                    <w:b w:val="0"/>
                    <w:bCs w:val="0"/>
                    <w:color w:val="auto"/>
                  </w:rPr>
                  <w:t>&lt;MSFT&gt;</w:t>
                </w:r>
              </w:sdtContent>
            </w:sdt>
          </w:p>
        </w:tc>
      </w:tr>
      <w:tr w:rsidR="00B8423A" w:rsidRPr="00E10168" w14:paraId="4BFA6DB6" w14:textId="77777777" w:rsidTr="006D7DEA">
        <w:trPr>
          <w:cnfStyle w:val="000000010000" w:firstRow="0" w:lastRow="0" w:firstColumn="0" w:lastColumn="0" w:oddVBand="0" w:evenVBand="0" w:oddHBand="0" w:evenHBand="1" w:firstRowFirstColumn="0" w:firstRowLastColumn="0" w:lastRowFirstColumn="0" w:lastRowLastColumn="0"/>
        </w:trPr>
        <w:tc>
          <w:tcPr>
            <w:tcW w:w="1255" w:type="dxa"/>
          </w:tcPr>
          <w:p w14:paraId="23D23342" w14:textId="39FECD0A" w:rsidR="00B8423A" w:rsidRPr="00514CDE" w:rsidRDefault="00B8423A" w:rsidP="00B8423A">
            <w:pPr>
              <w:pStyle w:val="TableText"/>
              <w:rPr>
                <w:rStyle w:val="Optional"/>
                <w:b w:val="0"/>
                <w:bCs w:val="0"/>
                <w:color w:val="auto"/>
              </w:rPr>
            </w:pPr>
            <w:r w:rsidRPr="00514CDE">
              <w:rPr>
                <w:rStyle w:val="Optional"/>
                <w:b w:val="0"/>
                <w:bCs w:val="0"/>
                <w:color w:val="auto"/>
              </w:rPr>
              <w:t>System testing</w:t>
            </w:r>
          </w:p>
        </w:tc>
        <w:tc>
          <w:tcPr>
            <w:tcW w:w="3605" w:type="dxa"/>
          </w:tcPr>
          <w:p w14:paraId="52051DB4" w14:textId="7922623A" w:rsidR="00B8423A" w:rsidRPr="00514CDE" w:rsidRDefault="00B8423A" w:rsidP="00B8423A">
            <w:pPr>
              <w:pStyle w:val="TableText"/>
              <w:rPr>
                <w:rStyle w:val="Optional"/>
                <w:b w:val="0"/>
                <w:bCs w:val="0"/>
                <w:color w:val="auto"/>
              </w:rPr>
            </w:pPr>
            <w:r w:rsidRPr="00514CDE">
              <w:rPr>
                <w:rStyle w:val="Optional"/>
                <w:b w:val="0"/>
                <w:bCs w:val="0"/>
                <w:color w:val="auto"/>
              </w:rPr>
              <w:t xml:space="preserve">Tests performed to validate that the deployed solution operates as </w:t>
            </w:r>
            <w:r w:rsidRPr="00514CDE">
              <w:rPr>
                <w:rStyle w:val="Optional"/>
                <w:b w:val="0"/>
                <w:bCs w:val="0"/>
                <w:color w:val="auto"/>
              </w:rPr>
              <w:lastRenderedPageBreak/>
              <w:t>designed, across functionality delivered by different feature teams.</w:t>
            </w:r>
          </w:p>
        </w:tc>
        <w:tc>
          <w:tcPr>
            <w:tcW w:w="1440" w:type="dxa"/>
          </w:tcPr>
          <w:p w14:paraId="29515B1C" w14:textId="2913DC9E" w:rsidR="00B8423A" w:rsidRPr="00514CDE" w:rsidRDefault="00CA7A51" w:rsidP="00B8423A">
            <w:pPr>
              <w:pStyle w:val="TableText"/>
              <w:rPr>
                <w:rStyle w:val="Instructional"/>
                <w:i w:val="0"/>
                <w:iCs w:val="0"/>
                <w:color w:val="auto"/>
              </w:rPr>
            </w:pPr>
            <w:sdt>
              <w:sdtPr>
                <w:rPr>
                  <w:i/>
                  <w:iCs/>
                  <w:color w:val="950095"/>
                  <w:szCs w:val="22"/>
                </w:rPr>
                <w:alias w:val="Client Name"/>
                <w:tag w:val="Client Name"/>
                <w:id w:val="2017493275"/>
                <w:placeholder>
                  <w:docPart w:val="4420538C821F4A3D9F29E3C424C02035"/>
                </w:placeholder>
                <w:dataBinding w:prefixMappings="xmlns:ns0='http://schemas.microsoft.com/office/2006/coverPageProps' " w:xpath="/ns0:CoverPageProperties[1]/ns0:Abstract[1]" w:storeItemID="{55AF091B-3C7A-41E3-B477-F2FDAA23CFDA}"/>
                <w:text/>
              </w:sdtPr>
              <w:sdtEndPr/>
              <w:sdtContent>
                <w:r w:rsidR="00B8423A" w:rsidRPr="00514CDE">
                  <w:rPr>
                    <w:szCs w:val="22"/>
                  </w:rPr>
                  <w:t>&lt;Bosch&gt;</w:t>
                </w:r>
              </w:sdtContent>
            </w:sdt>
          </w:p>
        </w:tc>
        <w:tc>
          <w:tcPr>
            <w:tcW w:w="1530" w:type="dxa"/>
          </w:tcPr>
          <w:p w14:paraId="3120F70C" w14:textId="4991D7B6" w:rsidR="00B8423A" w:rsidRPr="00514CDE" w:rsidRDefault="00CA7A51" w:rsidP="00B8423A">
            <w:pPr>
              <w:pStyle w:val="TableText"/>
              <w:rPr>
                <w:rStyle w:val="Instructional"/>
                <w:i w:val="0"/>
                <w:iCs w:val="0"/>
                <w:color w:val="auto"/>
              </w:rPr>
            </w:pPr>
            <w:sdt>
              <w:sdtPr>
                <w:rPr>
                  <w:i/>
                  <w:iCs/>
                  <w:color w:val="950095"/>
                  <w:szCs w:val="22"/>
                </w:rPr>
                <w:alias w:val="Client Name"/>
                <w:tag w:val="Client Name"/>
                <w:id w:val="1658028444"/>
                <w:placeholder>
                  <w:docPart w:val="05DB40F4C47442449BDFEF7BA35BB0A5"/>
                </w:placeholder>
                <w:dataBinding w:prefixMappings="xmlns:ns0='http://schemas.microsoft.com/office/2006/coverPageProps' " w:xpath="/ns0:CoverPageProperties[1]/ns0:Abstract[1]" w:storeItemID="{55AF091B-3C7A-41E3-B477-F2FDAA23CFDA}"/>
                <w:text/>
              </w:sdtPr>
              <w:sdtEndPr/>
              <w:sdtContent>
                <w:r w:rsidR="00B8423A" w:rsidRPr="00514CDE">
                  <w:rPr>
                    <w:szCs w:val="22"/>
                  </w:rPr>
                  <w:t>&lt;Bosch&gt;</w:t>
                </w:r>
              </w:sdtContent>
            </w:sdt>
          </w:p>
        </w:tc>
        <w:tc>
          <w:tcPr>
            <w:tcW w:w="1520" w:type="dxa"/>
          </w:tcPr>
          <w:p w14:paraId="58B251D6" w14:textId="37B11D29" w:rsidR="00B8423A" w:rsidRPr="00514CDE" w:rsidRDefault="00CA7A51" w:rsidP="00B8423A">
            <w:pPr>
              <w:pStyle w:val="TableText"/>
            </w:pPr>
            <w:sdt>
              <w:sdtPr>
                <w:rPr>
                  <w:szCs w:val="22"/>
                </w:rPr>
                <w:alias w:val="Client Name"/>
                <w:tag w:val="Client Name"/>
                <w:id w:val="-2015527365"/>
                <w:placeholder>
                  <w:docPart w:val="3E3F14D12C5C403591750A038D786553"/>
                </w:placeholder>
                <w:dataBinding w:prefixMappings="xmlns:ns0='http://schemas.microsoft.com/office/2006/coverPageProps' " w:xpath="/ns0:CoverPageProperties[1]/ns0:Abstract[1]" w:storeItemID="{55AF091B-3C7A-41E3-B477-F2FDAA23CFDA}"/>
                <w:text/>
              </w:sdtPr>
              <w:sdtEndPr/>
              <w:sdtContent>
                <w:r w:rsidR="00B8423A" w:rsidRPr="00514CDE">
                  <w:rPr>
                    <w:szCs w:val="22"/>
                  </w:rPr>
                  <w:t>&lt;Bosch&gt;</w:t>
                </w:r>
              </w:sdtContent>
            </w:sdt>
          </w:p>
        </w:tc>
      </w:tr>
      <w:tr w:rsidR="00F13C34" w:rsidRPr="00E10168" w14:paraId="6DA9866A" w14:textId="77777777" w:rsidTr="006D7DEA">
        <w:trPr>
          <w:cnfStyle w:val="000000100000" w:firstRow="0" w:lastRow="0" w:firstColumn="0" w:lastColumn="0" w:oddVBand="0" w:evenVBand="0" w:oddHBand="1" w:evenHBand="0" w:firstRowFirstColumn="0" w:firstRowLastColumn="0" w:lastRowFirstColumn="0" w:lastRowLastColumn="0"/>
        </w:trPr>
        <w:tc>
          <w:tcPr>
            <w:tcW w:w="1255" w:type="dxa"/>
          </w:tcPr>
          <w:p w14:paraId="10D03C65" w14:textId="7959567C" w:rsidR="00BD76AA" w:rsidRPr="00514CDE" w:rsidRDefault="00BD76AA" w:rsidP="005C09BF">
            <w:pPr>
              <w:pStyle w:val="TableText"/>
              <w:rPr>
                <w:rStyle w:val="Optional"/>
                <w:b w:val="0"/>
                <w:bCs w:val="0"/>
                <w:color w:val="auto"/>
              </w:rPr>
            </w:pPr>
            <w:r w:rsidRPr="00514CDE">
              <w:rPr>
                <w:rStyle w:val="Optional"/>
                <w:b w:val="0"/>
                <w:bCs w:val="0"/>
                <w:color w:val="auto"/>
              </w:rPr>
              <w:t>UAT</w:t>
            </w:r>
          </w:p>
        </w:tc>
        <w:tc>
          <w:tcPr>
            <w:tcW w:w="3605" w:type="dxa"/>
          </w:tcPr>
          <w:p w14:paraId="1FA998F4" w14:textId="4B937F53" w:rsidR="00BD76AA" w:rsidRPr="00514CDE" w:rsidRDefault="0020055C" w:rsidP="005C09BF">
            <w:pPr>
              <w:pStyle w:val="TableText"/>
              <w:rPr>
                <w:rStyle w:val="Optional"/>
                <w:color w:val="auto"/>
              </w:rPr>
            </w:pPr>
            <w:r w:rsidRPr="00514CDE">
              <w:rPr>
                <w:rStyle w:val="Optional"/>
                <w:b w:val="0"/>
                <w:bCs w:val="0"/>
                <w:color w:val="auto"/>
              </w:rPr>
              <w:t xml:space="preserve">UAT will be conducted over the course of the </w:t>
            </w:r>
            <w:r w:rsidR="00B911E5" w:rsidRPr="00514CDE">
              <w:rPr>
                <w:rStyle w:val="Optional"/>
                <w:b w:val="0"/>
                <w:bCs w:val="0"/>
                <w:color w:val="auto"/>
              </w:rPr>
              <w:t>project</w:t>
            </w:r>
            <w:r w:rsidRPr="00514CDE">
              <w:rPr>
                <w:rStyle w:val="Optional"/>
                <w:b w:val="0"/>
                <w:bCs w:val="0"/>
                <w:color w:val="auto"/>
              </w:rPr>
              <w:t xml:space="preserve"> according to the UAT time frames agreed upon during product baseline planning (as described in the </w:t>
            </w:r>
            <w:r w:rsidR="00254628" w:rsidRPr="00514CDE">
              <w:rPr>
                <w:rStyle w:val="Optional"/>
                <w:b w:val="0"/>
                <w:bCs w:val="0"/>
                <w:color w:val="auto"/>
              </w:rPr>
              <w:t>p</w:t>
            </w:r>
            <w:r w:rsidRPr="00514CDE">
              <w:rPr>
                <w:rStyle w:val="Optional"/>
                <w:b w:val="0"/>
                <w:bCs w:val="0"/>
                <w:color w:val="auto"/>
              </w:rPr>
              <w:t>roduct baseline planning phase</w:t>
            </w:r>
            <w:r w:rsidR="00302DD8" w:rsidRPr="00514CDE">
              <w:rPr>
                <w:rStyle w:val="Optional"/>
                <w:b w:val="0"/>
                <w:bCs w:val="0"/>
                <w:color w:val="auto"/>
              </w:rPr>
              <w:t xml:space="preserve"> in </w:t>
            </w:r>
            <w:r w:rsidR="001B4F85" w:rsidRPr="00514CDE">
              <w:rPr>
                <w:rStyle w:val="Optional"/>
                <w:b w:val="0"/>
                <w:bCs w:val="0"/>
                <w:i/>
                <w:iCs/>
                <w:color w:val="auto"/>
              </w:rPr>
              <w:fldChar w:fldCharType="begin"/>
            </w:r>
            <w:r w:rsidR="001B4F85" w:rsidRPr="00514CDE">
              <w:rPr>
                <w:rStyle w:val="Optional"/>
                <w:b w:val="0"/>
                <w:bCs w:val="0"/>
                <w:i/>
                <w:iCs/>
                <w:color w:val="auto"/>
              </w:rPr>
              <w:instrText xml:space="preserve"> REF _Ref183783566 \h  \* MERGEFORMAT Table 4: Delivery approach</w:instrText>
            </w:r>
            <w:r w:rsidR="001B4F85" w:rsidRPr="00514CDE">
              <w:rPr>
                <w:rStyle w:val="Optional"/>
                <w:b w:val="0"/>
                <w:bCs w:val="0"/>
                <w:i/>
                <w:iCs/>
                <w:color w:val="auto"/>
              </w:rPr>
            </w:r>
            <w:r w:rsidR="001B4F85" w:rsidRPr="00514CDE">
              <w:rPr>
                <w:rStyle w:val="Optional"/>
                <w:b w:val="0"/>
                <w:bCs w:val="0"/>
                <w:i/>
                <w:iCs/>
                <w:color w:val="auto"/>
              </w:rPr>
              <w:fldChar w:fldCharType="end"/>
            </w:r>
            <w:r w:rsidRPr="00514CDE">
              <w:rPr>
                <w:rStyle w:val="Optional"/>
                <w:b w:val="0"/>
                <w:bCs w:val="0"/>
                <w:color w:val="auto"/>
              </w:rPr>
              <w:t>). Feedback from UAT (defect or additional PBIs) and other product backlog items will be prioritized in the product backlog.</w:t>
            </w:r>
          </w:p>
        </w:tc>
        <w:tc>
          <w:tcPr>
            <w:tcW w:w="1440" w:type="dxa"/>
          </w:tcPr>
          <w:p w14:paraId="485D8D33" w14:textId="5616B9C0" w:rsidR="00BD76AA" w:rsidRPr="00514CDE" w:rsidRDefault="00CA7A51" w:rsidP="00931515">
            <w:pPr>
              <w:pStyle w:val="TableText"/>
              <w:rPr>
                <w:rStyle w:val="Optional"/>
                <w:b w:val="0"/>
                <w:bCs w:val="0"/>
                <w:color w:val="auto"/>
              </w:rPr>
            </w:pPr>
            <w:sdt>
              <w:sdtPr>
                <w:rPr>
                  <w:rStyle w:val="Optional"/>
                  <w:b w:val="0"/>
                  <w:bCs w:val="0"/>
                  <w:color w:val="auto"/>
                </w:rPr>
                <w:alias w:val="Client Name"/>
                <w:tag w:val="Client Name"/>
                <w:id w:val="-1490087836"/>
                <w:placeholder>
                  <w:docPart w:val="D807D4B6F1BD4A0F97F2821C71E4C19B"/>
                </w:placeholder>
                <w:dataBinding w:prefixMappings="xmlns:ns0='http://schemas.microsoft.com/office/2006/coverPageProps' " w:xpath="/ns0:CoverPageProperties[1]/ns0:Abstract[1]" w:storeItemID="{55AF091B-3C7A-41E3-B477-F2FDAA23CFDA}"/>
                <w:text/>
              </w:sdtPr>
              <w:sdtEndPr>
                <w:rPr>
                  <w:rStyle w:val="Optional"/>
                </w:rPr>
              </w:sdtEndPr>
              <w:sdtContent>
                <w:r w:rsidR="00A371BD" w:rsidRPr="00514CDE">
                  <w:rPr>
                    <w:rStyle w:val="Optional"/>
                    <w:b w:val="0"/>
                    <w:bCs w:val="0"/>
                    <w:color w:val="auto"/>
                  </w:rPr>
                  <w:t>&lt;Bosch&gt;</w:t>
                </w:r>
              </w:sdtContent>
            </w:sdt>
          </w:p>
        </w:tc>
        <w:tc>
          <w:tcPr>
            <w:tcW w:w="1530" w:type="dxa"/>
          </w:tcPr>
          <w:p w14:paraId="47FEBF15" w14:textId="5DC9F552" w:rsidR="00BD76AA" w:rsidRPr="00514CDE" w:rsidRDefault="00CA7A51" w:rsidP="005C09BF">
            <w:pPr>
              <w:pStyle w:val="TableText"/>
              <w:rPr>
                <w:rStyle w:val="Optional"/>
                <w:b w:val="0"/>
                <w:bCs w:val="0"/>
                <w:color w:val="auto"/>
              </w:rPr>
            </w:pPr>
            <w:sdt>
              <w:sdtPr>
                <w:rPr>
                  <w:rStyle w:val="Optional"/>
                  <w:b w:val="0"/>
                  <w:bCs w:val="0"/>
                  <w:color w:val="auto"/>
                </w:rPr>
                <w:alias w:val="Client Name"/>
                <w:tag w:val="Client Name"/>
                <w:id w:val="1055670819"/>
                <w:placeholder>
                  <w:docPart w:val="596279BCDD654E5FAFC40FDDEBACE470"/>
                </w:placeholder>
                <w:dataBinding w:prefixMappings="xmlns:ns0='http://schemas.microsoft.com/office/2006/coverPageProps' " w:xpath="/ns0:CoverPageProperties[1]/ns0:Abstract[1]" w:storeItemID="{55AF091B-3C7A-41E3-B477-F2FDAA23CFDA}"/>
                <w:text/>
              </w:sdtPr>
              <w:sdtEndPr>
                <w:rPr>
                  <w:rStyle w:val="Optional"/>
                </w:rPr>
              </w:sdtEndPr>
              <w:sdtContent>
                <w:r w:rsidR="00A371BD" w:rsidRPr="00514CDE">
                  <w:rPr>
                    <w:rStyle w:val="Optional"/>
                    <w:b w:val="0"/>
                    <w:bCs w:val="0"/>
                    <w:color w:val="auto"/>
                  </w:rPr>
                  <w:t>&lt;Bosch&gt;</w:t>
                </w:r>
              </w:sdtContent>
            </w:sdt>
          </w:p>
        </w:tc>
        <w:tc>
          <w:tcPr>
            <w:tcW w:w="1520" w:type="dxa"/>
          </w:tcPr>
          <w:p w14:paraId="12F57581" w14:textId="1456C652" w:rsidR="00BD76AA" w:rsidRPr="00514CDE" w:rsidRDefault="00CA7A51" w:rsidP="005C09BF">
            <w:pPr>
              <w:pStyle w:val="TableText"/>
              <w:rPr>
                <w:rStyle w:val="Optional"/>
                <w:b w:val="0"/>
                <w:bCs w:val="0"/>
                <w:color w:val="auto"/>
              </w:rPr>
            </w:pPr>
            <w:sdt>
              <w:sdtPr>
                <w:rPr>
                  <w:rStyle w:val="Optional"/>
                  <w:b w:val="0"/>
                  <w:bCs w:val="0"/>
                  <w:color w:val="auto"/>
                </w:rPr>
                <w:alias w:val="MSFT / Partner"/>
                <w:tag w:val=""/>
                <w:id w:val="-1110662519"/>
                <w:placeholder>
                  <w:docPart w:val="EC1C04CA994C466381C0409E19B8D9F0"/>
                </w:placeholder>
                <w:dataBinding w:prefixMappings="xmlns:ns0='http://purl.org/dc/elements/1.1/' xmlns:ns1='http://schemas.openxmlformats.org/package/2006/metadata/core-properties' " w:xpath="/ns1:coreProperties[1]/ns0:creator[1]" w:storeItemID="{6C3C8BC8-F283-45AE-878A-BAB7291924A1}"/>
                <w:text/>
              </w:sdtPr>
              <w:sdtEndPr>
                <w:rPr>
                  <w:rStyle w:val="Optional"/>
                </w:rPr>
              </w:sdtEndPr>
              <w:sdtContent>
                <w:r w:rsidR="00A371BD" w:rsidRPr="00514CDE">
                  <w:rPr>
                    <w:rStyle w:val="Optional"/>
                    <w:b w:val="0"/>
                    <w:bCs w:val="0"/>
                    <w:color w:val="auto"/>
                  </w:rPr>
                  <w:t>&lt;MSFT&gt;</w:t>
                </w:r>
              </w:sdtContent>
            </w:sdt>
          </w:p>
        </w:tc>
      </w:tr>
    </w:tbl>
    <w:p w14:paraId="67920B6B" w14:textId="77777777" w:rsidR="005E0142" w:rsidRPr="005E0142" w:rsidRDefault="005E0142" w:rsidP="005E0142">
      <w:pPr>
        <w:rPr>
          <w:b/>
          <w:bCs/>
        </w:rPr>
      </w:pPr>
      <w:r w:rsidRPr="005E0142">
        <w:rPr>
          <w:b/>
          <w:bCs/>
        </w:rPr>
        <w:t>Defect remediation</w:t>
      </w:r>
    </w:p>
    <w:p w14:paraId="1C6B1633" w14:textId="1BF6B44B" w:rsidR="005E0142" w:rsidRDefault="005E0142" w:rsidP="005E0142">
      <w:r>
        <w:t xml:space="preserve">If possible, </w:t>
      </w:r>
      <w:r w:rsidR="007419F4">
        <w:t xml:space="preserve">any </w:t>
      </w:r>
      <w:r>
        <w:t>defects</w:t>
      </w:r>
      <w:r w:rsidR="00FD0282">
        <w:t xml:space="preserve"> the feature team finds</w:t>
      </w:r>
      <w:r>
        <w:t xml:space="preserve"> during a delivery sprint are fixed within the sprint itself. Defects that cannot be resolved during the sprint will be added to the product backlog. Defects found elsewhere, will be prioritized and become part of the product backlog for the feature team.</w:t>
      </w:r>
    </w:p>
    <w:p w14:paraId="7B2D3F20" w14:textId="2169E065" w:rsidR="00EC3419" w:rsidRPr="00EC3419" w:rsidRDefault="00FB2570" w:rsidP="00EC3419">
      <w:r>
        <w:t>Microsoft will address any</w:t>
      </w:r>
      <w:r w:rsidR="005E0142">
        <w:t xml:space="preserve"> testing scope exceeding available allocated capacity for resources or timeline</w:t>
      </w:r>
      <w:r w:rsidR="00884487">
        <w:t>. This will</w:t>
      </w:r>
      <w:r w:rsidR="005E0142">
        <w:t xml:space="preserve"> trigger the change management process.</w:t>
      </w:r>
    </w:p>
    <w:p w14:paraId="3313F53F" w14:textId="0FF8A955" w:rsidR="00EC3419" w:rsidRPr="00514CDE" w:rsidRDefault="00EC3419" w:rsidP="00EC3419">
      <w:pPr>
        <w:rPr>
          <w:rStyle w:val="Optional"/>
          <w:b w:val="0"/>
          <w:bCs w:val="0"/>
          <w:color w:val="auto"/>
          <w:lang w:val="en-CA"/>
        </w:rPr>
      </w:pPr>
      <w:r w:rsidRPr="00514CDE">
        <w:rPr>
          <w:rStyle w:val="Optional"/>
          <w:b w:val="0"/>
          <w:bCs w:val="0"/>
          <w:color w:val="auto"/>
          <w:lang w:val="en-CA"/>
        </w:rPr>
        <w:t>During testing, </w:t>
      </w:r>
      <w:sdt>
        <w:sdtPr>
          <w:rPr>
            <w:rStyle w:val="Optional"/>
            <w:b w:val="0"/>
            <w:bCs w:val="0"/>
            <w:color w:val="auto"/>
            <w:highlight w:val="yellow"/>
            <w:lang w:val="en-GB"/>
          </w:rPr>
          <w:alias w:val="Customer Name"/>
          <w:tag w:val="Customer Name"/>
          <w:id w:val="-638254089"/>
          <w:placeholder>
            <w:docPart w:val="E3898F62F1154732B4E220A6EE3A535B"/>
          </w:placeholder>
          <w:dataBinding w:prefixMappings="xmlns:ns0='http://schemas.microsoft.com/office/2006/coverPageProps' " w:xpath="/ns0:CoverPageProperties[1]/ns0:Abstract[1]" w:storeItemID="{55AF091B-3C7A-41E3-B477-F2FDAA23CFDA}"/>
          <w:text/>
        </w:sdtPr>
        <w:sdtEndPr>
          <w:rPr>
            <w:rStyle w:val="Optional"/>
          </w:rPr>
        </w:sdtEndPr>
        <w:sdtContent>
          <w:r w:rsidR="00A371BD" w:rsidRPr="00514CDE">
            <w:rPr>
              <w:rStyle w:val="Optional"/>
              <w:b w:val="0"/>
              <w:bCs w:val="0"/>
              <w:color w:val="auto"/>
              <w:highlight w:val="yellow"/>
              <w:lang w:val="en-GB"/>
            </w:rPr>
            <w:t>&lt;Bosch&gt;</w:t>
          </w:r>
        </w:sdtContent>
      </w:sdt>
      <w:r w:rsidR="006D7DEA" w:rsidRPr="00514CDE">
        <w:rPr>
          <w:rStyle w:val="Optional"/>
          <w:b w:val="0"/>
          <w:bCs w:val="0"/>
          <w:color w:val="auto"/>
          <w:lang w:val="en-CA"/>
        </w:rPr>
        <w:t xml:space="preserve"> </w:t>
      </w:r>
      <w:r w:rsidRPr="00514CDE">
        <w:rPr>
          <w:rStyle w:val="Optional"/>
          <w:b w:val="0"/>
          <w:bCs w:val="0"/>
          <w:color w:val="auto"/>
          <w:lang w:val="en-CA"/>
        </w:rPr>
        <w:t>​and Microsoft will jointly evaluate solution-related defects and their severity based on the following definitions. Defects in each severity level will be remediated in priority order, where possible. Defects with the same severity will be prioritized in partnership with </w:t>
      </w:r>
      <w:sdt>
        <w:sdtPr>
          <w:rPr>
            <w:rStyle w:val="Optional"/>
            <w:b w:val="0"/>
            <w:bCs w:val="0"/>
            <w:color w:val="auto"/>
            <w:highlight w:val="yellow"/>
            <w:lang w:val="en-GB"/>
          </w:rPr>
          <w:alias w:val="Customer Name"/>
          <w:tag w:val="Customer Name"/>
          <w:id w:val="-2007436775"/>
          <w:placeholder>
            <w:docPart w:val="A2C0128BBFD745DFACECAEB9D34B2C57"/>
          </w:placeholder>
          <w:dataBinding w:prefixMappings="xmlns:ns0='http://schemas.microsoft.com/office/2006/coverPageProps' " w:xpath="/ns0:CoverPageProperties[1]/ns0:Abstract[1]" w:storeItemID="{55AF091B-3C7A-41E3-B477-F2FDAA23CFDA}"/>
          <w:text/>
        </w:sdtPr>
        <w:sdtEndPr>
          <w:rPr>
            <w:rStyle w:val="Optional"/>
          </w:rPr>
        </w:sdtEndPr>
        <w:sdtContent>
          <w:r w:rsidR="00A371BD" w:rsidRPr="00514CDE">
            <w:rPr>
              <w:rStyle w:val="Optional"/>
              <w:b w:val="0"/>
              <w:bCs w:val="0"/>
              <w:color w:val="auto"/>
              <w:highlight w:val="yellow"/>
              <w:lang w:val="en-GB"/>
            </w:rPr>
            <w:t>&lt;Bosch&gt;</w:t>
          </w:r>
        </w:sdtContent>
      </w:sdt>
      <w:r w:rsidRPr="00514CDE">
        <w:rPr>
          <w:rStyle w:val="Optional"/>
          <w:b w:val="0"/>
          <w:bCs w:val="0"/>
          <w:color w:val="auto"/>
          <w:lang w:val="en-CA"/>
        </w:rPr>
        <w:t>.  </w:t>
      </w:r>
    </w:p>
    <w:p w14:paraId="1FB4322D" w14:textId="77777777" w:rsidR="00EC3419" w:rsidRPr="006D7DEA" w:rsidRDefault="00EC3419" w:rsidP="00EC3419">
      <w:pPr>
        <w:rPr>
          <w:rStyle w:val="Optional"/>
          <w:lang w:val="en-CA"/>
        </w:rPr>
      </w:pPr>
      <w:r w:rsidRPr="006D7DEA">
        <w:rPr>
          <w:rStyle w:val="Optional"/>
          <w:lang w:val="en-CA"/>
        </w:rPr>
        <w:t>Priority </w:t>
      </w:r>
    </w:p>
    <w:p w14:paraId="5EF5BC57" w14:textId="288E2E2D" w:rsidR="00EC3419" w:rsidRPr="00514CDE" w:rsidRDefault="00EC3419" w:rsidP="00EC3419">
      <w:pPr>
        <w:rPr>
          <w:rStyle w:val="Optional"/>
          <w:b w:val="0"/>
          <w:bCs w:val="0"/>
          <w:color w:val="auto"/>
          <w:lang w:val="en-CA"/>
        </w:rPr>
      </w:pPr>
      <w:r w:rsidRPr="00514CDE">
        <w:rPr>
          <w:rStyle w:val="Optional"/>
          <w:b w:val="0"/>
          <w:bCs w:val="0"/>
          <w:color w:val="auto"/>
          <w:lang w:val="en-CA"/>
        </w:rPr>
        <w:t>The priority is a rating of the defect as it relates to the business or </w:t>
      </w:r>
      <w:sdt>
        <w:sdtPr>
          <w:rPr>
            <w:rStyle w:val="Optional"/>
            <w:b w:val="0"/>
            <w:bCs w:val="0"/>
            <w:color w:val="auto"/>
            <w:highlight w:val="yellow"/>
            <w:lang w:val="en-GB"/>
          </w:rPr>
          <w:alias w:val="Customer Name"/>
          <w:tag w:val="Customer Name"/>
          <w:id w:val="1405491024"/>
          <w:placeholder>
            <w:docPart w:val="E0964FD4E71945A0BD98147B33D2012C"/>
          </w:placeholder>
          <w:dataBinding w:prefixMappings="xmlns:ns0='http://schemas.microsoft.com/office/2006/coverPageProps' " w:xpath="/ns0:CoverPageProperties[1]/ns0:Abstract[1]" w:storeItemID="{55AF091B-3C7A-41E3-B477-F2FDAA23CFDA}"/>
          <w:text/>
        </w:sdtPr>
        <w:sdtEndPr>
          <w:rPr>
            <w:rStyle w:val="Optional"/>
          </w:rPr>
        </w:sdtEndPr>
        <w:sdtContent>
          <w:r w:rsidR="00A371BD" w:rsidRPr="00514CDE">
            <w:rPr>
              <w:rStyle w:val="Optional"/>
              <w:b w:val="0"/>
              <w:bCs w:val="0"/>
              <w:color w:val="auto"/>
              <w:highlight w:val="yellow"/>
              <w:lang w:val="en-GB"/>
            </w:rPr>
            <w:t>&lt;Bosch&gt;</w:t>
          </w:r>
        </w:sdtContent>
      </w:sdt>
      <w:r w:rsidR="006D7DEA" w:rsidRPr="00514CDE">
        <w:rPr>
          <w:rStyle w:val="Optional"/>
          <w:b w:val="0"/>
          <w:bCs w:val="0"/>
          <w:color w:val="auto"/>
          <w:lang w:val="en-CA"/>
        </w:rPr>
        <w:t xml:space="preserve"> </w:t>
      </w:r>
      <w:r w:rsidRPr="00514CDE">
        <w:rPr>
          <w:rStyle w:val="Optional"/>
          <w:b w:val="0"/>
          <w:bCs w:val="0"/>
          <w:color w:val="auto"/>
          <w:lang w:val="en-CA"/>
        </w:rPr>
        <w:t>​ requirements. Priority indicates the order in which code defects should be fixed. </w:t>
      </w:r>
    </w:p>
    <w:p w14:paraId="14474733" w14:textId="77777777" w:rsidR="00EC3419" w:rsidRPr="00EC3419" w:rsidRDefault="00EC3419" w:rsidP="006D7DEA">
      <w:pPr>
        <w:pStyle w:val="Caption-Table-Above"/>
        <w:rPr>
          <w:lang w:val="en-CA"/>
        </w:rPr>
      </w:pPr>
      <w:r w:rsidRPr="00EC3419">
        <w:rPr>
          <w:lang w:val="en-CA"/>
        </w:rPr>
        <w:t>Table 8: Defects priority definitions </w:t>
      </w:r>
    </w:p>
    <w:tbl>
      <w:tblPr>
        <w:tblStyle w:val="RFX-SOWTable"/>
        <w:tblW w:w="0" w:type="dxa"/>
        <w:tblLook w:val="04A0" w:firstRow="1" w:lastRow="0" w:firstColumn="1" w:lastColumn="0" w:noHBand="0" w:noVBand="1"/>
      </w:tblPr>
      <w:tblGrid>
        <w:gridCol w:w="990"/>
        <w:gridCol w:w="5580"/>
        <w:gridCol w:w="2775"/>
      </w:tblGrid>
      <w:tr w:rsidR="00EC3419" w:rsidRPr="00EC3419" w14:paraId="5EF398D0" w14:textId="77777777" w:rsidTr="006D7DEA">
        <w:trPr>
          <w:cnfStyle w:val="100000000000" w:firstRow="1" w:lastRow="0" w:firstColumn="0" w:lastColumn="0" w:oddVBand="0" w:evenVBand="0" w:oddHBand="0" w:evenHBand="0" w:firstRowFirstColumn="0" w:firstRowLastColumn="0" w:lastRowFirstColumn="0" w:lastRowLastColumn="0"/>
          <w:trHeight w:val="300"/>
        </w:trPr>
        <w:tc>
          <w:tcPr>
            <w:tcW w:w="990" w:type="dxa"/>
            <w:hideMark/>
          </w:tcPr>
          <w:p w14:paraId="0D833118" w14:textId="77777777" w:rsidR="00EC3419" w:rsidRPr="00EC3419" w:rsidRDefault="00EC3419" w:rsidP="00EC3419">
            <w:pPr>
              <w:rPr>
                <w:lang w:val="en-CA"/>
              </w:rPr>
            </w:pPr>
            <w:r w:rsidRPr="00EC3419">
              <w:rPr>
                <w:bCs/>
                <w:lang w:val="en-CA"/>
              </w:rPr>
              <w:t>Priority </w:t>
            </w:r>
          </w:p>
        </w:tc>
        <w:tc>
          <w:tcPr>
            <w:tcW w:w="5580" w:type="dxa"/>
            <w:hideMark/>
          </w:tcPr>
          <w:p w14:paraId="7CFF16B8" w14:textId="77777777" w:rsidR="00EC3419" w:rsidRPr="00EC3419" w:rsidRDefault="00EC3419" w:rsidP="00EC3419">
            <w:pPr>
              <w:rPr>
                <w:lang w:val="en-CA"/>
              </w:rPr>
            </w:pPr>
            <w:r w:rsidRPr="00EC3419">
              <w:rPr>
                <w:bCs/>
                <w:lang w:val="en-CA"/>
              </w:rPr>
              <w:t>Description </w:t>
            </w:r>
          </w:p>
        </w:tc>
        <w:tc>
          <w:tcPr>
            <w:tcW w:w="2775" w:type="dxa"/>
            <w:hideMark/>
          </w:tcPr>
          <w:p w14:paraId="6117891A" w14:textId="77777777" w:rsidR="00EC3419" w:rsidRPr="00EC3419" w:rsidRDefault="00EC3419" w:rsidP="00EC3419">
            <w:pPr>
              <w:rPr>
                <w:lang w:val="en-CA"/>
              </w:rPr>
            </w:pPr>
            <w:r w:rsidRPr="00EC3419">
              <w:rPr>
                <w:bCs/>
                <w:lang w:val="en-CA"/>
              </w:rPr>
              <w:t>Remediation in scope? </w:t>
            </w:r>
          </w:p>
        </w:tc>
      </w:tr>
      <w:tr w:rsidR="00EC3419" w:rsidRPr="00EC3419" w14:paraId="0A04A508" w14:textId="77777777" w:rsidTr="006D7DEA">
        <w:trPr>
          <w:cnfStyle w:val="000000100000" w:firstRow="0" w:lastRow="0" w:firstColumn="0" w:lastColumn="0" w:oddVBand="0" w:evenVBand="0" w:oddHBand="1" w:evenHBand="0" w:firstRowFirstColumn="0" w:firstRowLastColumn="0" w:lastRowFirstColumn="0" w:lastRowLastColumn="0"/>
          <w:trHeight w:val="300"/>
        </w:trPr>
        <w:tc>
          <w:tcPr>
            <w:tcW w:w="990" w:type="dxa"/>
            <w:hideMark/>
          </w:tcPr>
          <w:p w14:paraId="423A52C2" w14:textId="77777777" w:rsidR="00EC3419" w:rsidRPr="00514CDE" w:rsidRDefault="00EC3419" w:rsidP="00EC3419">
            <w:pPr>
              <w:rPr>
                <w:rStyle w:val="Optional"/>
                <w:b w:val="0"/>
                <w:bCs w:val="0"/>
                <w:color w:val="auto"/>
                <w:lang w:val="en-CA"/>
              </w:rPr>
            </w:pPr>
            <w:r w:rsidRPr="00514CDE">
              <w:rPr>
                <w:rStyle w:val="Optional"/>
                <w:b w:val="0"/>
                <w:bCs w:val="0"/>
                <w:color w:val="auto"/>
                <w:lang w:val="en-CA"/>
              </w:rPr>
              <w:t>P1 </w:t>
            </w:r>
          </w:p>
        </w:tc>
        <w:tc>
          <w:tcPr>
            <w:tcW w:w="5580" w:type="dxa"/>
            <w:hideMark/>
          </w:tcPr>
          <w:p w14:paraId="5285A53B" w14:textId="77777777" w:rsidR="00EC3419" w:rsidRPr="00514CDE" w:rsidRDefault="00EC3419" w:rsidP="00EC3419">
            <w:pPr>
              <w:rPr>
                <w:rStyle w:val="Optional"/>
                <w:b w:val="0"/>
                <w:bCs w:val="0"/>
                <w:color w:val="auto"/>
                <w:lang w:val="en-CA"/>
              </w:rPr>
            </w:pPr>
            <w:r w:rsidRPr="00514CDE">
              <w:rPr>
                <w:rStyle w:val="Optional"/>
                <w:b w:val="0"/>
                <w:bCs w:val="0"/>
                <w:color w:val="auto"/>
                <w:lang w:val="en-CA"/>
              </w:rPr>
              <w:t>Blocking defect  </w:t>
            </w:r>
          </w:p>
          <w:p w14:paraId="6C20B095" w14:textId="77777777" w:rsidR="00EC3419" w:rsidRPr="00514CDE" w:rsidRDefault="00EC3419" w:rsidP="00EC3419">
            <w:pPr>
              <w:rPr>
                <w:rStyle w:val="Optional"/>
                <w:b w:val="0"/>
                <w:bCs w:val="0"/>
                <w:color w:val="auto"/>
                <w:lang w:val="en-CA"/>
              </w:rPr>
            </w:pPr>
            <w:r w:rsidRPr="00514CDE">
              <w:rPr>
                <w:rStyle w:val="Optional"/>
                <w:b w:val="0"/>
                <w:bCs w:val="0"/>
                <w:color w:val="auto"/>
                <w:lang w:val="en-CA"/>
              </w:rPr>
              <w:t xml:space="preserve">Development, testing, or production launch cannot proceed until this type of defect is corrected. A defect of this type blocks further progress in this area. The solution </w:t>
            </w:r>
            <w:r w:rsidRPr="00514CDE">
              <w:rPr>
                <w:rStyle w:val="Optional"/>
                <w:b w:val="0"/>
                <w:bCs w:val="0"/>
                <w:color w:val="auto"/>
                <w:lang w:val="en-CA"/>
              </w:rPr>
              <w:lastRenderedPageBreak/>
              <w:t>cannot ship, and the project team cannot achieve the next milestone until such a defect is corrected. </w:t>
            </w:r>
          </w:p>
        </w:tc>
        <w:tc>
          <w:tcPr>
            <w:tcW w:w="2775" w:type="dxa"/>
            <w:hideMark/>
          </w:tcPr>
          <w:p w14:paraId="3D233067" w14:textId="77777777" w:rsidR="00EC3419" w:rsidRPr="00514CDE" w:rsidRDefault="00EC3419" w:rsidP="00EC3419">
            <w:pPr>
              <w:rPr>
                <w:rStyle w:val="Optional"/>
                <w:b w:val="0"/>
                <w:bCs w:val="0"/>
                <w:color w:val="auto"/>
                <w:lang w:val="en-CA"/>
              </w:rPr>
            </w:pPr>
            <w:r w:rsidRPr="00514CDE">
              <w:rPr>
                <w:rStyle w:val="Optional"/>
                <w:b w:val="0"/>
                <w:bCs w:val="0"/>
                <w:color w:val="auto"/>
                <w:lang w:val="en-CA"/>
              </w:rPr>
              <w:lastRenderedPageBreak/>
              <w:t>Yes </w:t>
            </w:r>
          </w:p>
        </w:tc>
      </w:tr>
      <w:tr w:rsidR="00EC3419" w:rsidRPr="00EC3419" w14:paraId="5B0FC842" w14:textId="77777777" w:rsidTr="006D7DEA">
        <w:trPr>
          <w:cnfStyle w:val="000000010000" w:firstRow="0" w:lastRow="0" w:firstColumn="0" w:lastColumn="0" w:oddVBand="0" w:evenVBand="0" w:oddHBand="0" w:evenHBand="1" w:firstRowFirstColumn="0" w:firstRowLastColumn="0" w:lastRowFirstColumn="0" w:lastRowLastColumn="0"/>
          <w:trHeight w:val="300"/>
        </w:trPr>
        <w:tc>
          <w:tcPr>
            <w:tcW w:w="990" w:type="dxa"/>
            <w:hideMark/>
          </w:tcPr>
          <w:p w14:paraId="6F3BCD90" w14:textId="77777777" w:rsidR="00EC3419" w:rsidRPr="00514CDE" w:rsidRDefault="00EC3419" w:rsidP="00EC3419">
            <w:pPr>
              <w:rPr>
                <w:rStyle w:val="Optional"/>
                <w:b w:val="0"/>
                <w:bCs w:val="0"/>
                <w:color w:val="auto"/>
                <w:lang w:val="en-CA"/>
              </w:rPr>
            </w:pPr>
            <w:r w:rsidRPr="00514CDE">
              <w:rPr>
                <w:rStyle w:val="Optional"/>
                <w:b w:val="0"/>
                <w:bCs w:val="0"/>
                <w:color w:val="auto"/>
                <w:lang w:val="en-CA"/>
              </w:rPr>
              <w:t>P2 </w:t>
            </w:r>
          </w:p>
        </w:tc>
        <w:tc>
          <w:tcPr>
            <w:tcW w:w="5580" w:type="dxa"/>
            <w:hideMark/>
          </w:tcPr>
          <w:p w14:paraId="644A0D37" w14:textId="77777777" w:rsidR="00EC3419" w:rsidRPr="00514CDE" w:rsidRDefault="00EC3419" w:rsidP="00EC3419">
            <w:pPr>
              <w:rPr>
                <w:rStyle w:val="Optional"/>
                <w:b w:val="0"/>
                <w:bCs w:val="0"/>
                <w:color w:val="auto"/>
                <w:lang w:val="en-CA"/>
              </w:rPr>
            </w:pPr>
            <w:r w:rsidRPr="00514CDE">
              <w:rPr>
                <w:rStyle w:val="Optional"/>
                <w:b w:val="0"/>
                <w:bCs w:val="0"/>
                <w:color w:val="auto"/>
                <w:lang w:val="en-CA"/>
              </w:rPr>
              <w:t>Significant defect </w:t>
            </w:r>
          </w:p>
          <w:p w14:paraId="07E9D339" w14:textId="77777777" w:rsidR="00EC3419" w:rsidRPr="00514CDE" w:rsidRDefault="00EC3419" w:rsidP="00EC3419">
            <w:pPr>
              <w:rPr>
                <w:rStyle w:val="Optional"/>
                <w:b w:val="0"/>
                <w:bCs w:val="0"/>
                <w:color w:val="auto"/>
                <w:lang w:val="en-CA"/>
              </w:rPr>
            </w:pPr>
            <w:r w:rsidRPr="00514CDE">
              <w:rPr>
                <w:rStyle w:val="Optional"/>
                <w:b w:val="0"/>
                <w:bCs w:val="0"/>
                <w:color w:val="auto"/>
                <w:lang w:val="en-CA"/>
              </w:rPr>
              <w:t>The defect must be fixed prior to moving to production. Such a defect, however, will not affect test plan implementation. </w:t>
            </w:r>
          </w:p>
        </w:tc>
        <w:tc>
          <w:tcPr>
            <w:tcW w:w="2775" w:type="dxa"/>
            <w:hideMark/>
          </w:tcPr>
          <w:p w14:paraId="3058D5D3" w14:textId="77777777" w:rsidR="00EC3419" w:rsidRPr="00514CDE" w:rsidRDefault="00EC3419" w:rsidP="00EC3419">
            <w:pPr>
              <w:rPr>
                <w:rStyle w:val="Optional"/>
                <w:b w:val="0"/>
                <w:bCs w:val="0"/>
                <w:color w:val="auto"/>
                <w:lang w:val="en-CA"/>
              </w:rPr>
            </w:pPr>
            <w:r w:rsidRPr="00514CDE">
              <w:rPr>
                <w:rStyle w:val="Optional"/>
                <w:b w:val="0"/>
                <w:bCs w:val="0"/>
                <w:color w:val="auto"/>
                <w:lang w:val="en-CA"/>
              </w:rPr>
              <w:t>Yes </w:t>
            </w:r>
          </w:p>
        </w:tc>
      </w:tr>
      <w:tr w:rsidR="00EC3419" w:rsidRPr="00EC3419" w14:paraId="1484BA2D" w14:textId="77777777" w:rsidTr="006D7DEA">
        <w:trPr>
          <w:cnfStyle w:val="000000100000" w:firstRow="0" w:lastRow="0" w:firstColumn="0" w:lastColumn="0" w:oddVBand="0" w:evenVBand="0" w:oddHBand="1" w:evenHBand="0" w:firstRowFirstColumn="0" w:firstRowLastColumn="0" w:lastRowFirstColumn="0" w:lastRowLastColumn="0"/>
          <w:trHeight w:val="300"/>
        </w:trPr>
        <w:tc>
          <w:tcPr>
            <w:tcW w:w="990" w:type="dxa"/>
            <w:hideMark/>
          </w:tcPr>
          <w:p w14:paraId="07826632" w14:textId="77777777" w:rsidR="00EC3419" w:rsidRPr="00514CDE" w:rsidRDefault="00EC3419" w:rsidP="00EC3419">
            <w:pPr>
              <w:rPr>
                <w:rStyle w:val="Optional"/>
                <w:b w:val="0"/>
                <w:bCs w:val="0"/>
                <w:color w:val="auto"/>
                <w:lang w:val="en-CA"/>
              </w:rPr>
            </w:pPr>
            <w:r w:rsidRPr="00514CDE">
              <w:rPr>
                <w:rStyle w:val="Optional"/>
                <w:b w:val="0"/>
                <w:bCs w:val="0"/>
                <w:color w:val="auto"/>
                <w:lang w:val="en-CA"/>
              </w:rPr>
              <w:t>P3 </w:t>
            </w:r>
          </w:p>
        </w:tc>
        <w:tc>
          <w:tcPr>
            <w:tcW w:w="5580" w:type="dxa"/>
            <w:hideMark/>
          </w:tcPr>
          <w:p w14:paraId="309733F4" w14:textId="77777777" w:rsidR="00EC3419" w:rsidRPr="00514CDE" w:rsidRDefault="00EC3419" w:rsidP="00EC3419">
            <w:pPr>
              <w:rPr>
                <w:rStyle w:val="Optional"/>
                <w:b w:val="0"/>
                <w:bCs w:val="0"/>
                <w:color w:val="auto"/>
                <w:lang w:val="en-CA"/>
              </w:rPr>
            </w:pPr>
            <w:r w:rsidRPr="00514CDE">
              <w:rPr>
                <w:rStyle w:val="Optional"/>
                <w:b w:val="0"/>
                <w:bCs w:val="0"/>
                <w:color w:val="auto"/>
                <w:lang w:val="en-CA"/>
              </w:rPr>
              <w:t>Important defect </w:t>
            </w:r>
          </w:p>
          <w:p w14:paraId="33B0DC6D" w14:textId="77777777" w:rsidR="00EC3419" w:rsidRPr="00514CDE" w:rsidRDefault="00EC3419" w:rsidP="00EC3419">
            <w:pPr>
              <w:rPr>
                <w:rStyle w:val="Optional"/>
                <w:b w:val="0"/>
                <w:bCs w:val="0"/>
                <w:color w:val="auto"/>
                <w:lang w:val="en-CA"/>
              </w:rPr>
            </w:pPr>
            <w:r w:rsidRPr="00514CDE">
              <w:rPr>
                <w:rStyle w:val="Optional"/>
                <w:b w:val="0"/>
                <w:bCs w:val="0"/>
                <w:color w:val="auto"/>
                <w:lang w:val="en-CA"/>
              </w:rPr>
              <w:t>It is important to correct the defect. However, it is possible to move forward into production using a workaround. </w:t>
            </w:r>
          </w:p>
        </w:tc>
        <w:tc>
          <w:tcPr>
            <w:tcW w:w="2775" w:type="dxa"/>
            <w:hideMark/>
          </w:tcPr>
          <w:p w14:paraId="230511B3" w14:textId="77777777" w:rsidR="00EC3419" w:rsidRPr="00514CDE" w:rsidRDefault="00EC3419" w:rsidP="00EC3419">
            <w:pPr>
              <w:rPr>
                <w:rStyle w:val="Optional"/>
                <w:b w:val="0"/>
                <w:bCs w:val="0"/>
                <w:color w:val="auto"/>
                <w:lang w:val="en-CA"/>
              </w:rPr>
            </w:pPr>
            <w:r w:rsidRPr="00514CDE">
              <w:rPr>
                <w:rStyle w:val="Optional"/>
                <w:b w:val="0"/>
                <w:bCs w:val="0"/>
                <w:color w:val="auto"/>
                <w:lang w:val="en-CA"/>
              </w:rPr>
              <w:t>No; the defect will be logged. Remediation will be performed through an agreed-upon change request only. </w:t>
            </w:r>
          </w:p>
        </w:tc>
      </w:tr>
      <w:tr w:rsidR="00EC3419" w:rsidRPr="00EC3419" w14:paraId="3E44221B" w14:textId="77777777" w:rsidTr="006D7DEA">
        <w:trPr>
          <w:cnfStyle w:val="000000010000" w:firstRow="0" w:lastRow="0" w:firstColumn="0" w:lastColumn="0" w:oddVBand="0" w:evenVBand="0" w:oddHBand="0" w:evenHBand="1" w:firstRowFirstColumn="0" w:firstRowLastColumn="0" w:lastRowFirstColumn="0" w:lastRowLastColumn="0"/>
          <w:trHeight w:val="300"/>
        </w:trPr>
        <w:tc>
          <w:tcPr>
            <w:tcW w:w="990" w:type="dxa"/>
            <w:hideMark/>
          </w:tcPr>
          <w:p w14:paraId="42E70206" w14:textId="77777777" w:rsidR="00EC3419" w:rsidRPr="00514CDE" w:rsidRDefault="00EC3419" w:rsidP="00EC3419">
            <w:pPr>
              <w:rPr>
                <w:rStyle w:val="Optional"/>
                <w:b w:val="0"/>
                <w:bCs w:val="0"/>
                <w:color w:val="auto"/>
                <w:lang w:val="en-CA"/>
              </w:rPr>
            </w:pPr>
            <w:r w:rsidRPr="00514CDE">
              <w:rPr>
                <w:rStyle w:val="Optional"/>
                <w:b w:val="0"/>
                <w:bCs w:val="0"/>
                <w:color w:val="auto"/>
                <w:lang w:val="en-CA"/>
              </w:rPr>
              <w:t>P4 </w:t>
            </w:r>
          </w:p>
        </w:tc>
        <w:tc>
          <w:tcPr>
            <w:tcW w:w="5580" w:type="dxa"/>
            <w:hideMark/>
          </w:tcPr>
          <w:p w14:paraId="33458A6E" w14:textId="77777777" w:rsidR="00EC3419" w:rsidRPr="00514CDE" w:rsidRDefault="00EC3419" w:rsidP="00EC3419">
            <w:pPr>
              <w:rPr>
                <w:rStyle w:val="Optional"/>
                <w:b w:val="0"/>
                <w:bCs w:val="0"/>
                <w:color w:val="auto"/>
                <w:lang w:val="en-CA"/>
              </w:rPr>
            </w:pPr>
            <w:r w:rsidRPr="00514CDE">
              <w:rPr>
                <w:rStyle w:val="Optional"/>
                <w:b w:val="0"/>
                <w:bCs w:val="0"/>
                <w:color w:val="auto"/>
                <w:lang w:val="en-CA"/>
              </w:rPr>
              <w:t>Enhancements and cosmetic defects </w:t>
            </w:r>
          </w:p>
          <w:p w14:paraId="0DDC672B" w14:textId="77777777" w:rsidR="00EC3419" w:rsidRPr="00514CDE" w:rsidRDefault="00EC3419" w:rsidP="00EC3419">
            <w:pPr>
              <w:rPr>
                <w:rStyle w:val="Optional"/>
                <w:b w:val="0"/>
                <w:bCs w:val="0"/>
                <w:color w:val="auto"/>
                <w:lang w:val="en-CA"/>
              </w:rPr>
            </w:pPr>
            <w:r w:rsidRPr="00514CDE">
              <w:rPr>
                <w:rStyle w:val="Optional"/>
                <w:b w:val="0"/>
                <w:bCs w:val="0"/>
                <w:color w:val="auto"/>
                <w:lang w:val="en-CA"/>
              </w:rPr>
              <w:t>Feature enhancement and cosmetic defects, including design requests that vary from original concepts. </w:t>
            </w:r>
          </w:p>
        </w:tc>
        <w:tc>
          <w:tcPr>
            <w:tcW w:w="2775" w:type="dxa"/>
            <w:hideMark/>
          </w:tcPr>
          <w:p w14:paraId="5B6EA1DA" w14:textId="77777777" w:rsidR="00EC3419" w:rsidRPr="00514CDE" w:rsidRDefault="00EC3419" w:rsidP="00EC3419">
            <w:pPr>
              <w:rPr>
                <w:rStyle w:val="Optional"/>
                <w:b w:val="0"/>
                <w:bCs w:val="0"/>
                <w:color w:val="auto"/>
                <w:lang w:val="en-CA"/>
              </w:rPr>
            </w:pPr>
            <w:r w:rsidRPr="00514CDE">
              <w:rPr>
                <w:rStyle w:val="Optional"/>
                <w:b w:val="0"/>
                <w:bCs w:val="0"/>
                <w:color w:val="auto"/>
                <w:lang w:val="en-CA"/>
              </w:rPr>
              <w:t>No; the defect will be logged. Remediation will be performed through an agreed-upon change request only. </w:t>
            </w:r>
          </w:p>
        </w:tc>
      </w:tr>
    </w:tbl>
    <w:p w14:paraId="7E2AD424" w14:textId="77777777" w:rsidR="00EC3419" w:rsidRPr="006D7DEA" w:rsidRDefault="00EC3419" w:rsidP="00EC3419">
      <w:pPr>
        <w:rPr>
          <w:rStyle w:val="Optional"/>
          <w:lang w:val="en-CA"/>
        </w:rPr>
      </w:pPr>
      <w:r w:rsidRPr="006D7DEA">
        <w:rPr>
          <w:rStyle w:val="Optional"/>
          <w:lang w:val="en-CA"/>
        </w:rPr>
        <w:t>Severity </w:t>
      </w:r>
    </w:p>
    <w:p w14:paraId="4C19648F" w14:textId="77777777" w:rsidR="00EC3419" w:rsidRPr="00F4512F" w:rsidRDefault="00EC3419" w:rsidP="00EC3419">
      <w:pPr>
        <w:rPr>
          <w:rStyle w:val="Optional"/>
          <w:b w:val="0"/>
          <w:bCs w:val="0"/>
          <w:color w:val="auto"/>
          <w:lang w:val="en-CA"/>
        </w:rPr>
      </w:pPr>
      <w:r w:rsidRPr="00F4512F">
        <w:rPr>
          <w:rStyle w:val="Optional"/>
          <w:b w:val="0"/>
          <w:bCs w:val="0"/>
          <w:color w:val="auto"/>
          <w:lang w:val="en-CA"/>
        </w:rPr>
        <w:t>A rating of the impact of a defect on the project. </w:t>
      </w:r>
    </w:p>
    <w:p w14:paraId="0533A8FB" w14:textId="77777777" w:rsidR="00EC3419" w:rsidRPr="00EC3419" w:rsidRDefault="00EC3419" w:rsidP="006D7DEA">
      <w:pPr>
        <w:pStyle w:val="Caption-Table-Above"/>
        <w:rPr>
          <w:lang w:val="en-CA"/>
        </w:rPr>
      </w:pPr>
      <w:r w:rsidRPr="00EC3419">
        <w:rPr>
          <w:lang w:val="en-CA"/>
        </w:rPr>
        <w:t>Table 9: Defect severity definitions </w:t>
      </w:r>
    </w:p>
    <w:tbl>
      <w:tblPr>
        <w:tblStyle w:val="RFX-SOWTable"/>
        <w:tblW w:w="0" w:type="dxa"/>
        <w:tblLook w:val="04A0" w:firstRow="1" w:lastRow="0" w:firstColumn="1" w:lastColumn="0" w:noHBand="0" w:noVBand="1"/>
      </w:tblPr>
      <w:tblGrid>
        <w:gridCol w:w="1260"/>
        <w:gridCol w:w="8085"/>
      </w:tblGrid>
      <w:tr w:rsidR="00D874E9" w:rsidRPr="00EC3419" w14:paraId="65DA3A3B" w14:textId="77777777" w:rsidTr="006D7DEA">
        <w:trPr>
          <w:cnfStyle w:val="100000000000" w:firstRow="1" w:lastRow="0" w:firstColumn="0" w:lastColumn="0" w:oddVBand="0" w:evenVBand="0" w:oddHBand="0" w:evenHBand="0" w:firstRowFirstColumn="0" w:firstRowLastColumn="0" w:lastRowFirstColumn="0" w:lastRowLastColumn="0"/>
          <w:trHeight w:val="300"/>
        </w:trPr>
        <w:tc>
          <w:tcPr>
            <w:tcW w:w="1260" w:type="dxa"/>
            <w:hideMark/>
          </w:tcPr>
          <w:p w14:paraId="29E64F4C" w14:textId="77777777" w:rsidR="00EC3419" w:rsidRPr="006D7DEA" w:rsidRDefault="00EC3419" w:rsidP="006D7DEA">
            <w:pPr>
              <w:rPr>
                <w:lang w:val="en-CA"/>
              </w:rPr>
            </w:pPr>
            <w:r w:rsidRPr="006D7DEA">
              <w:rPr>
                <w:lang w:val="en-CA"/>
              </w:rPr>
              <w:t>Severity </w:t>
            </w:r>
          </w:p>
        </w:tc>
        <w:tc>
          <w:tcPr>
            <w:tcW w:w="8085" w:type="dxa"/>
            <w:hideMark/>
          </w:tcPr>
          <w:p w14:paraId="037CCD3C" w14:textId="77777777" w:rsidR="00EC3419" w:rsidRPr="006D7DEA" w:rsidRDefault="00EC3419" w:rsidP="006D7DEA">
            <w:pPr>
              <w:rPr>
                <w:lang w:val="en-CA"/>
              </w:rPr>
            </w:pPr>
            <w:r w:rsidRPr="006D7DEA">
              <w:rPr>
                <w:lang w:val="en-CA"/>
              </w:rPr>
              <w:t>Severity definition </w:t>
            </w:r>
          </w:p>
        </w:tc>
      </w:tr>
      <w:tr w:rsidR="00D874E9" w:rsidRPr="00EC3419" w14:paraId="22A77A4F" w14:textId="77777777" w:rsidTr="006D7DEA">
        <w:trPr>
          <w:cnfStyle w:val="000000100000" w:firstRow="0" w:lastRow="0" w:firstColumn="0" w:lastColumn="0" w:oddVBand="0" w:evenVBand="0" w:oddHBand="1" w:evenHBand="0" w:firstRowFirstColumn="0" w:firstRowLastColumn="0" w:lastRowFirstColumn="0" w:lastRowLastColumn="0"/>
          <w:trHeight w:val="300"/>
        </w:trPr>
        <w:tc>
          <w:tcPr>
            <w:tcW w:w="1260" w:type="dxa"/>
            <w:hideMark/>
          </w:tcPr>
          <w:p w14:paraId="7FF8D58D" w14:textId="77777777" w:rsidR="00EC3419" w:rsidRPr="00F4512F" w:rsidRDefault="00EC3419" w:rsidP="00EC3419">
            <w:pPr>
              <w:rPr>
                <w:rStyle w:val="Optional"/>
                <w:b w:val="0"/>
                <w:bCs w:val="0"/>
                <w:color w:val="auto"/>
                <w:lang w:val="en-CA"/>
              </w:rPr>
            </w:pPr>
            <w:r w:rsidRPr="00F4512F">
              <w:rPr>
                <w:rStyle w:val="Optional"/>
                <w:b w:val="0"/>
                <w:bCs w:val="0"/>
                <w:color w:val="auto"/>
                <w:lang w:val="en-CA"/>
              </w:rPr>
              <w:t>S1 (Severe) </w:t>
            </w:r>
          </w:p>
        </w:tc>
        <w:tc>
          <w:tcPr>
            <w:tcW w:w="8085" w:type="dxa"/>
            <w:hideMark/>
          </w:tcPr>
          <w:p w14:paraId="0825868D" w14:textId="77777777" w:rsidR="00EC3419" w:rsidRPr="00F4512F" w:rsidRDefault="00EC3419" w:rsidP="00EC3419">
            <w:pPr>
              <w:rPr>
                <w:rStyle w:val="Optional"/>
                <w:b w:val="0"/>
                <w:bCs w:val="0"/>
                <w:color w:val="auto"/>
                <w:lang w:val="en-CA"/>
              </w:rPr>
            </w:pPr>
            <w:r w:rsidRPr="00F4512F">
              <w:rPr>
                <w:rStyle w:val="Optional"/>
                <w:b w:val="0"/>
                <w:bCs w:val="0"/>
                <w:color w:val="auto"/>
                <w:lang w:val="en-CA"/>
              </w:rPr>
              <w:t>This type of defect causes a crash or stop responding and may destroy files or cause serious data corruption or loss. </w:t>
            </w:r>
          </w:p>
        </w:tc>
      </w:tr>
      <w:tr w:rsidR="00D874E9" w:rsidRPr="00EC3419" w14:paraId="0DB48A64" w14:textId="77777777" w:rsidTr="006D7DEA">
        <w:trPr>
          <w:cnfStyle w:val="000000010000" w:firstRow="0" w:lastRow="0" w:firstColumn="0" w:lastColumn="0" w:oddVBand="0" w:evenVBand="0" w:oddHBand="0" w:evenHBand="1" w:firstRowFirstColumn="0" w:firstRowLastColumn="0" w:lastRowFirstColumn="0" w:lastRowLastColumn="0"/>
          <w:trHeight w:val="300"/>
        </w:trPr>
        <w:tc>
          <w:tcPr>
            <w:tcW w:w="1260" w:type="dxa"/>
            <w:hideMark/>
          </w:tcPr>
          <w:p w14:paraId="0E0BED30" w14:textId="77777777" w:rsidR="00EC3419" w:rsidRPr="00F4512F" w:rsidRDefault="00EC3419" w:rsidP="00EC3419">
            <w:pPr>
              <w:rPr>
                <w:rStyle w:val="Optional"/>
                <w:b w:val="0"/>
                <w:bCs w:val="0"/>
                <w:color w:val="auto"/>
                <w:lang w:val="en-CA"/>
              </w:rPr>
            </w:pPr>
            <w:r w:rsidRPr="00F4512F">
              <w:rPr>
                <w:rStyle w:val="Optional"/>
                <w:b w:val="0"/>
                <w:bCs w:val="0"/>
                <w:color w:val="auto"/>
                <w:lang w:val="en-CA"/>
              </w:rPr>
              <w:t>S2 (Major) </w:t>
            </w:r>
          </w:p>
        </w:tc>
        <w:tc>
          <w:tcPr>
            <w:tcW w:w="8085" w:type="dxa"/>
            <w:hideMark/>
          </w:tcPr>
          <w:p w14:paraId="7A96FEA9" w14:textId="77777777" w:rsidR="00EC3419" w:rsidRPr="00F4512F" w:rsidRDefault="00EC3419" w:rsidP="00EC3419">
            <w:pPr>
              <w:rPr>
                <w:rStyle w:val="Optional"/>
                <w:b w:val="0"/>
                <w:bCs w:val="0"/>
                <w:color w:val="auto"/>
                <w:lang w:val="en-CA"/>
              </w:rPr>
            </w:pPr>
            <w:r w:rsidRPr="00F4512F">
              <w:rPr>
                <w:rStyle w:val="Optional"/>
                <w:b w:val="0"/>
                <w:bCs w:val="0"/>
                <w:color w:val="auto"/>
                <w:lang w:val="en-CA"/>
              </w:rPr>
              <w:t>This is a serious defect in the functionality of the solution. This type of defect causes the software to operate contrary to the acceptance criteria or may cause data loss. </w:t>
            </w:r>
          </w:p>
        </w:tc>
      </w:tr>
      <w:tr w:rsidR="00D874E9" w:rsidRPr="00EC3419" w14:paraId="10A77BB4" w14:textId="77777777" w:rsidTr="006D7DEA">
        <w:trPr>
          <w:cnfStyle w:val="000000100000" w:firstRow="0" w:lastRow="0" w:firstColumn="0" w:lastColumn="0" w:oddVBand="0" w:evenVBand="0" w:oddHBand="1" w:evenHBand="0" w:firstRowFirstColumn="0" w:firstRowLastColumn="0" w:lastRowFirstColumn="0" w:lastRowLastColumn="0"/>
          <w:trHeight w:val="300"/>
        </w:trPr>
        <w:tc>
          <w:tcPr>
            <w:tcW w:w="1260" w:type="dxa"/>
            <w:hideMark/>
          </w:tcPr>
          <w:p w14:paraId="622DCE81" w14:textId="77777777" w:rsidR="00EC3419" w:rsidRPr="00F4512F" w:rsidRDefault="00EC3419" w:rsidP="00EC3419">
            <w:pPr>
              <w:rPr>
                <w:rStyle w:val="Optional"/>
                <w:b w:val="0"/>
                <w:bCs w:val="0"/>
                <w:color w:val="auto"/>
                <w:lang w:val="en-CA"/>
              </w:rPr>
            </w:pPr>
            <w:r w:rsidRPr="00F4512F">
              <w:rPr>
                <w:rStyle w:val="Optional"/>
                <w:b w:val="0"/>
                <w:bCs w:val="0"/>
                <w:color w:val="auto"/>
                <w:lang w:val="en-CA"/>
              </w:rPr>
              <w:t>S3 (Minor) </w:t>
            </w:r>
          </w:p>
        </w:tc>
        <w:tc>
          <w:tcPr>
            <w:tcW w:w="8085" w:type="dxa"/>
            <w:hideMark/>
          </w:tcPr>
          <w:p w14:paraId="12582334" w14:textId="77777777" w:rsidR="00EC3419" w:rsidRPr="00F4512F" w:rsidRDefault="00EC3419" w:rsidP="00EC3419">
            <w:pPr>
              <w:rPr>
                <w:rStyle w:val="Optional"/>
                <w:b w:val="0"/>
                <w:bCs w:val="0"/>
                <w:color w:val="auto"/>
                <w:lang w:val="en-CA"/>
              </w:rPr>
            </w:pPr>
            <w:r w:rsidRPr="00F4512F">
              <w:rPr>
                <w:rStyle w:val="Optional"/>
                <w:b w:val="0"/>
                <w:bCs w:val="0"/>
                <w:color w:val="auto"/>
                <w:lang w:val="en-CA"/>
              </w:rPr>
              <w:t>This is a minor defect, with no risk of data loss or major functionality issues. This type of defect causes the feature to operate contrary to feature specifications to some extent; however, a workaround exists. </w:t>
            </w:r>
          </w:p>
          <w:p w14:paraId="5A4B2A6D" w14:textId="77777777" w:rsidR="00EC3419" w:rsidRPr="00F4512F" w:rsidRDefault="00EC3419" w:rsidP="00EC3419">
            <w:pPr>
              <w:rPr>
                <w:rStyle w:val="Optional"/>
                <w:b w:val="0"/>
                <w:bCs w:val="0"/>
                <w:color w:val="auto"/>
                <w:lang w:val="en-CA"/>
              </w:rPr>
            </w:pPr>
            <w:r w:rsidRPr="00F4512F">
              <w:rPr>
                <w:rStyle w:val="Optional"/>
                <w:b w:val="0"/>
                <w:bCs w:val="0"/>
                <w:color w:val="auto"/>
                <w:lang w:val="en-CA"/>
              </w:rPr>
              <w:t>It is advisable to fix the defect; however, the solution can perform its intended functionality with a workaround. Therefore, it, can be fixed after going live. </w:t>
            </w:r>
          </w:p>
        </w:tc>
      </w:tr>
      <w:tr w:rsidR="00D874E9" w:rsidRPr="00EC3419" w14:paraId="7D38DE90" w14:textId="77777777" w:rsidTr="006D7DEA">
        <w:trPr>
          <w:cnfStyle w:val="000000010000" w:firstRow="0" w:lastRow="0" w:firstColumn="0" w:lastColumn="0" w:oddVBand="0" w:evenVBand="0" w:oddHBand="0" w:evenHBand="1" w:firstRowFirstColumn="0" w:firstRowLastColumn="0" w:lastRowFirstColumn="0" w:lastRowLastColumn="0"/>
          <w:trHeight w:val="300"/>
        </w:trPr>
        <w:tc>
          <w:tcPr>
            <w:tcW w:w="1260" w:type="dxa"/>
            <w:hideMark/>
          </w:tcPr>
          <w:p w14:paraId="044175A5" w14:textId="77777777" w:rsidR="00EC3419" w:rsidRPr="00F4512F" w:rsidRDefault="00EC3419" w:rsidP="00EC3419">
            <w:pPr>
              <w:rPr>
                <w:rStyle w:val="Optional"/>
                <w:b w:val="0"/>
                <w:bCs w:val="0"/>
                <w:color w:val="auto"/>
                <w:lang w:val="en-CA"/>
              </w:rPr>
            </w:pPr>
            <w:r w:rsidRPr="00F4512F">
              <w:rPr>
                <w:rStyle w:val="Optional"/>
                <w:b w:val="0"/>
                <w:bCs w:val="0"/>
                <w:color w:val="auto"/>
                <w:lang w:val="en-CA"/>
              </w:rPr>
              <w:lastRenderedPageBreak/>
              <w:t>S4 (Trivial-cosmetic) </w:t>
            </w:r>
          </w:p>
        </w:tc>
        <w:tc>
          <w:tcPr>
            <w:tcW w:w="8085" w:type="dxa"/>
            <w:hideMark/>
          </w:tcPr>
          <w:p w14:paraId="5E4AF8D5" w14:textId="77777777" w:rsidR="00EC3419" w:rsidRPr="00F4512F" w:rsidRDefault="00EC3419" w:rsidP="00EC3419">
            <w:pPr>
              <w:rPr>
                <w:rStyle w:val="Optional"/>
                <w:b w:val="0"/>
                <w:bCs w:val="0"/>
                <w:color w:val="auto"/>
                <w:lang w:val="en-CA"/>
              </w:rPr>
            </w:pPr>
            <w:r w:rsidRPr="00F4512F">
              <w:rPr>
                <w:rStyle w:val="Optional"/>
                <w:b w:val="0"/>
                <w:bCs w:val="0"/>
                <w:color w:val="auto"/>
                <w:lang w:val="en-CA"/>
              </w:rPr>
              <w:t>This type of defect is primarily a cosmetic problem or consists of other small distractions that do not impact the intended functionality. However, the impairment could lead to dissatisfaction from a user experience perspective. </w:t>
            </w:r>
          </w:p>
        </w:tc>
      </w:tr>
    </w:tbl>
    <w:p w14:paraId="09BF3CB1" w14:textId="37208677" w:rsidR="00EC3419" w:rsidRPr="00F4512F" w:rsidRDefault="00EC3419" w:rsidP="00EC3419">
      <w:pPr>
        <w:rPr>
          <w:rStyle w:val="Optional"/>
          <w:b w:val="0"/>
          <w:bCs w:val="0"/>
          <w:color w:val="auto"/>
          <w:lang w:val="en-CA"/>
        </w:rPr>
      </w:pPr>
      <w:r w:rsidRPr="00F4512F">
        <w:rPr>
          <w:rStyle w:val="Optional"/>
          <w:b w:val="0"/>
          <w:bCs w:val="0"/>
          <w:color w:val="auto"/>
          <w:lang w:val="en-CA"/>
        </w:rPr>
        <w:t>Note: S3 and S4 defects will be logged and </w:t>
      </w:r>
      <w:sdt>
        <w:sdtPr>
          <w:rPr>
            <w:rStyle w:val="Optional"/>
            <w:b w:val="0"/>
            <w:bCs w:val="0"/>
            <w:color w:val="auto"/>
            <w:highlight w:val="yellow"/>
            <w:lang w:val="en-GB"/>
          </w:rPr>
          <w:alias w:val="Customer Name"/>
          <w:tag w:val="Customer Name"/>
          <w:id w:val="984590619"/>
          <w:placeholder>
            <w:docPart w:val="402185E62F2C45D49F080BD8135DC08C"/>
          </w:placeholder>
          <w:dataBinding w:prefixMappings="xmlns:ns0='http://schemas.microsoft.com/office/2006/coverPageProps' " w:xpath="/ns0:CoverPageProperties[1]/ns0:Abstract[1]" w:storeItemID="{55AF091B-3C7A-41E3-B477-F2FDAA23CFDA}"/>
          <w:text/>
        </w:sdtPr>
        <w:sdtEndPr>
          <w:rPr>
            <w:rStyle w:val="Optional"/>
          </w:rPr>
        </w:sdtEndPr>
        <w:sdtContent>
          <w:r w:rsidR="00A371BD" w:rsidRPr="00F4512F">
            <w:rPr>
              <w:rStyle w:val="Optional"/>
              <w:b w:val="0"/>
              <w:bCs w:val="0"/>
              <w:color w:val="auto"/>
              <w:highlight w:val="yellow"/>
              <w:lang w:val="en-GB"/>
            </w:rPr>
            <w:t>&lt;Bosch&gt;</w:t>
          </w:r>
        </w:sdtContent>
      </w:sdt>
      <w:r w:rsidR="006D7DEA" w:rsidRPr="00F4512F">
        <w:rPr>
          <w:rStyle w:val="Optional"/>
          <w:b w:val="0"/>
          <w:bCs w:val="0"/>
          <w:color w:val="auto"/>
          <w:lang w:val="en-CA"/>
        </w:rPr>
        <w:t xml:space="preserve"> </w:t>
      </w:r>
      <w:r w:rsidRPr="00F4512F">
        <w:rPr>
          <w:rStyle w:val="Optional"/>
          <w:b w:val="0"/>
          <w:bCs w:val="0"/>
          <w:color w:val="auto"/>
          <w:lang w:val="en-CA"/>
        </w:rPr>
        <w:t>​can choose to schedule remediation using the change management process described in in this SOW. S3 and S4 defects, however, will not be corrected by default as part of this SOW. </w:t>
      </w:r>
    </w:p>
    <w:p w14:paraId="75511F1F" w14:textId="58FEAB81" w:rsidR="00EC3419" w:rsidRPr="00F4512F" w:rsidRDefault="00EC3419" w:rsidP="005E0142">
      <w:pPr>
        <w:rPr>
          <w:b/>
          <w:bCs/>
          <w:lang w:val="en-CA"/>
        </w:rPr>
      </w:pPr>
      <w:r w:rsidRPr="00F4512F">
        <w:rPr>
          <w:rStyle w:val="Optional"/>
          <w:b w:val="0"/>
          <w:bCs w:val="0"/>
          <w:color w:val="auto"/>
          <w:lang w:val="en-CA"/>
        </w:rPr>
        <w:t>Note: Product bugs and design change requests (DCRs) are not in the scope of this SOW. Product-related problems must be addressed separately through a Premier support agreement. </w:t>
      </w:r>
    </w:p>
    <w:p w14:paraId="3FCD764B" w14:textId="47EF80E4" w:rsidR="005E0142" w:rsidRDefault="005E0142" w:rsidP="00254D5A">
      <w:pPr>
        <w:pStyle w:val="Heading2NUM"/>
      </w:pPr>
      <w:bookmarkStart w:id="353" w:name="_Toc183681339"/>
      <w:bookmarkStart w:id="354" w:name="_Toc231760479"/>
      <w:r>
        <w:t>Sprint completion</w:t>
      </w:r>
      <w:bookmarkEnd w:id="353"/>
      <w:bookmarkEnd w:id="354"/>
    </w:p>
    <w:p w14:paraId="2089F303" w14:textId="1E77EE10" w:rsidR="00892D9B" w:rsidRDefault="005E0142" w:rsidP="005E0142">
      <w:r>
        <w:t xml:space="preserve">Sprints will end based on the calendar schedule defined during product baseline planning. At the conclusion of each sprint, feature teams will conduct a sprint review and sprint retrospective. </w:t>
      </w:r>
    </w:p>
    <w:p w14:paraId="45E73ADF" w14:textId="0BA76A76" w:rsidR="00892D9B" w:rsidRDefault="00892D9B" w:rsidP="00E97BFA">
      <w:pPr>
        <w:pStyle w:val="Bullet1"/>
      </w:pPr>
      <w:r w:rsidRPr="00892D9B">
        <w:rPr>
          <w:b/>
          <w:bCs/>
        </w:rPr>
        <w:t xml:space="preserve">Sprint review: </w:t>
      </w:r>
      <w:r w:rsidRPr="00892D9B">
        <w:t xml:space="preserve">A sprint review meeting, which is a single meeting held at the end of the sprint to evaluate the progress of the </w:t>
      </w:r>
      <w:r w:rsidR="002726AD">
        <w:t>sprint</w:t>
      </w:r>
      <w:r w:rsidRPr="00892D9B">
        <w:t xml:space="preserve"> and adapt the product backlog if needed. The </w:t>
      </w:r>
      <w:sdt>
        <w:sdtPr>
          <w:alias w:val="Client Name"/>
          <w:tag w:val="Client Name"/>
          <w:id w:val="391623755"/>
          <w:placeholder>
            <w:docPart w:val="BEEFDB7A717A42EE92EBB6B97FB5F6B9"/>
          </w:placeholder>
          <w:dataBinding w:prefixMappings="xmlns:ns0='http://schemas.microsoft.com/office/2006/coverPageProps' " w:xpath="/ns0:CoverPageProperties[1]/ns0:Abstract[1]" w:storeItemID="{55AF091B-3C7A-41E3-B477-F2FDAA23CFDA}"/>
          <w:text/>
        </w:sdtPr>
        <w:sdtEndPr/>
        <w:sdtContent>
          <w:r w:rsidR="00A371BD">
            <w:t>&lt;Bosch&gt;</w:t>
          </w:r>
        </w:sdtContent>
      </w:sdt>
      <w:r w:rsidRPr="00892D9B">
        <w:t xml:space="preserve"> product owner (mandatory) and </w:t>
      </w:r>
      <w:sdt>
        <w:sdtPr>
          <w:alias w:val="Client Name"/>
          <w:tag w:val="Client Name"/>
          <w:id w:val="-1192068625"/>
          <w:placeholder>
            <w:docPart w:val="4B9B8BFB3F944F9A9245796FB5DAF856"/>
          </w:placeholder>
          <w:dataBinding w:prefixMappings="xmlns:ns0='http://schemas.microsoft.com/office/2006/coverPageProps' " w:xpath="/ns0:CoverPageProperties[1]/ns0:Abstract[1]" w:storeItemID="{55AF091B-3C7A-41E3-B477-F2FDAA23CFDA}"/>
          <w:text/>
        </w:sdtPr>
        <w:sdtEndPr/>
        <w:sdtContent>
          <w:r w:rsidR="00A371BD">
            <w:t>&lt;Bosch&gt;</w:t>
          </w:r>
        </w:sdtContent>
      </w:sdt>
      <w:r w:rsidRPr="00892D9B">
        <w:t xml:space="preserve"> stakeholders (optional but recommended) will attend.</w:t>
      </w:r>
      <w:r w:rsidR="00D27325">
        <w:t xml:space="preserve">  During the sprint review, the following </w:t>
      </w:r>
      <w:r w:rsidR="00DA7006">
        <w:t>w</w:t>
      </w:r>
      <w:r w:rsidR="00C17747">
        <w:t>ork products</w:t>
      </w:r>
      <w:r w:rsidR="00D27325">
        <w:t xml:space="preserve"> will be reviewed:</w:t>
      </w:r>
    </w:p>
    <w:p w14:paraId="206D92D8" w14:textId="42D14636" w:rsidR="00BF16C9" w:rsidRDefault="00BF16C9" w:rsidP="00BF16C9">
      <w:pPr>
        <w:pStyle w:val="Caption-Table-Above"/>
      </w:pPr>
      <w:bookmarkStart w:id="355" w:name="_Toc194478192"/>
      <w:bookmarkStart w:id="356" w:name="_Toc231760461"/>
      <w:r>
        <w:t xml:space="preserve">Table </w:t>
      </w:r>
      <w:r>
        <w:fldChar w:fldCharType="begin"/>
      </w:r>
      <w:r>
        <w:instrText>SEQ Table \* ARABIC</w:instrText>
      </w:r>
      <w:r>
        <w:fldChar w:fldCharType="separate"/>
      </w:r>
      <w:r>
        <w:rPr>
          <w:noProof/>
        </w:rPr>
        <w:t>6</w:t>
      </w:r>
      <w:r>
        <w:fldChar w:fldCharType="end"/>
      </w:r>
      <w:r>
        <w:t>: Sprint review work products</w:t>
      </w:r>
      <w:bookmarkEnd w:id="355"/>
      <w:bookmarkEnd w:id="356"/>
    </w:p>
    <w:tbl>
      <w:tblPr>
        <w:tblStyle w:val="RFX-SOWTable"/>
        <w:tblW w:w="9344" w:type="dxa"/>
        <w:tblLook w:val="04A0" w:firstRow="1" w:lastRow="0" w:firstColumn="1" w:lastColumn="0" w:noHBand="0" w:noVBand="1"/>
      </w:tblPr>
      <w:tblGrid>
        <w:gridCol w:w="1957"/>
        <w:gridCol w:w="7387"/>
      </w:tblGrid>
      <w:tr w:rsidR="004306F7" w:rsidRPr="00E1506A" w14:paraId="2479BAD8" w14:textId="77777777" w:rsidTr="006D7DEA">
        <w:trPr>
          <w:cnfStyle w:val="100000000000" w:firstRow="1" w:lastRow="0" w:firstColumn="0" w:lastColumn="0" w:oddVBand="0" w:evenVBand="0" w:oddHBand="0" w:evenHBand="0" w:firstRowFirstColumn="0" w:firstRowLastColumn="0" w:lastRowFirstColumn="0" w:lastRowLastColumn="0"/>
          <w:trHeight w:val="300"/>
        </w:trPr>
        <w:tc>
          <w:tcPr>
            <w:tcW w:w="1957" w:type="dxa"/>
            <w:hideMark/>
          </w:tcPr>
          <w:p w14:paraId="19CF06A6" w14:textId="77777777" w:rsidR="00D27325" w:rsidRPr="00E1506A" w:rsidRDefault="00D27325">
            <w:pPr>
              <w:rPr>
                <w:b w:val="0"/>
              </w:rPr>
            </w:pPr>
            <w:r w:rsidRPr="00E1506A">
              <w:t>Name </w:t>
            </w:r>
          </w:p>
        </w:tc>
        <w:tc>
          <w:tcPr>
            <w:tcW w:w="7387" w:type="dxa"/>
            <w:hideMark/>
          </w:tcPr>
          <w:p w14:paraId="363EDB8F" w14:textId="77777777" w:rsidR="00D27325" w:rsidRPr="00E1506A" w:rsidRDefault="00D27325">
            <w:pPr>
              <w:rPr>
                <w:b w:val="0"/>
              </w:rPr>
            </w:pPr>
            <w:r w:rsidRPr="00E1506A">
              <w:t>Description </w:t>
            </w:r>
          </w:p>
        </w:tc>
      </w:tr>
      <w:tr w:rsidR="00C64904" w:rsidRPr="00E1506A" w14:paraId="731E230C" w14:textId="77777777" w:rsidTr="006D7DEA">
        <w:trPr>
          <w:cnfStyle w:val="000000100000" w:firstRow="0" w:lastRow="0" w:firstColumn="0" w:lastColumn="0" w:oddVBand="0" w:evenVBand="0" w:oddHBand="1" w:evenHBand="0" w:firstRowFirstColumn="0" w:firstRowLastColumn="0" w:lastRowFirstColumn="0" w:lastRowLastColumn="0"/>
          <w:trHeight w:val="300"/>
        </w:trPr>
        <w:tc>
          <w:tcPr>
            <w:tcW w:w="1957" w:type="dxa"/>
            <w:hideMark/>
          </w:tcPr>
          <w:p w14:paraId="6D01A54A" w14:textId="77777777" w:rsidR="00D27325" w:rsidRPr="00F4512F" w:rsidRDefault="00D27325">
            <w:r w:rsidRPr="00F4512F">
              <w:t>Sprint completion report </w:t>
            </w:r>
          </w:p>
        </w:tc>
        <w:tc>
          <w:tcPr>
            <w:tcW w:w="7387" w:type="dxa"/>
            <w:hideMark/>
          </w:tcPr>
          <w:p w14:paraId="083FC2F5" w14:textId="77777777" w:rsidR="009D4DAE" w:rsidRDefault="00D27325" w:rsidP="009D4DAE">
            <w:r w:rsidRPr="00E1506A">
              <w:t xml:space="preserve">This report lists the in-scope items that have been completed during the sprint, any planned work that was not completed, and any engagement risks or problems. </w:t>
            </w:r>
          </w:p>
          <w:p w14:paraId="6EA961E9" w14:textId="610E51FD" w:rsidR="00D27325" w:rsidRPr="00E1506A" w:rsidRDefault="00D27325" w:rsidP="009D4DAE">
            <w:r w:rsidRPr="00E1506A">
              <w:t>Note: The sprint completion report is created from information within Azure DevOps</w:t>
            </w:r>
            <w:r w:rsidRPr="00E1506A">
              <w:rPr>
                <w:i/>
                <w:iCs/>
              </w:rPr>
              <w:t>.</w:t>
            </w:r>
            <w:r w:rsidRPr="00E1506A">
              <w:t> </w:t>
            </w:r>
          </w:p>
        </w:tc>
      </w:tr>
      <w:tr w:rsidR="00C64904" w:rsidRPr="00E1506A" w14:paraId="43F5C79F" w14:textId="77777777" w:rsidTr="006D7DEA">
        <w:trPr>
          <w:cnfStyle w:val="000000010000" w:firstRow="0" w:lastRow="0" w:firstColumn="0" w:lastColumn="0" w:oddVBand="0" w:evenVBand="0" w:oddHBand="0" w:evenHBand="1" w:firstRowFirstColumn="0" w:firstRowLastColumn="0" w:lastRowFirstColumn="0" w:lastRowLastColumn="0"/>
          <w:trHeight w:val="300"/>
        </w:trPr>
        <w:tc>
          <w:tcPr>
            <w:tcW w:w="1957" w:type="dxa"/>
            <w:hideMark/>
          </w:tcPr>
          <w:p w14:paraId="663389DB" w14:textId="77777777" w:rsidR="00D27325" w:rsidRPr="00F4512F" w:rsidRDefault="00D27325">
            <w:pPr>
              <w:rPr>
                <w:rStyle w:val="Optional"/>
                <w:b w:val="0"/>
                <w:bCs w:val="0"/>
                <w:color w:val="auto"/>
              </w:rPr>
            </w:pPr>
            <w:r w:rsidRPr="00F4512F">
              <w:rPr>
                <w:rStyle w:val="Optional"/>
                <w:b w:val="0"/>
                <w:bCs w:val="0"/>
                <w:color w:val="auto"/>
              </w:rPr>
              <w:t>Latest Product Roadmap and Burn-Up Chart </w:t>
            </w:r>
          </w:p>
        </w:tc>
        <w:tc>
          <w:tcPr>
            <w:tcW w:w="7387" w:type="dxa"/>
            <w:hideMark/>
          </w:tcPr>
          <w:p w14:paraId="648324D9" w14:textId="39BBA8BD" w:rsidR="00E4772F" w:rsidRPr="00F4512F" w:rsidRDefault="00E4772F">
            <w:pPr>
              <w:rPr>
                <w:rStyle w:val="Optional"/>
                <w:b w:val="0"/>
                <w:bCs w:val="0"/>
                <w:color w:val="auto"/>
              </w:rPr>
            </w:pPr>
            <w:r w:rsidRPr="00F4512F">
              <w:rPr>
                <w:rStyle w:val="Optional"/>
                <w:b w:val="0"/>
                <w:bCs w:val="0"/>
                <w:color w:val="auto"/>
              </w:rPr>
              <w:t>This row is optional and should be considered for larger program</w:t>
            </w:r>
            <w:r w:rsidR="00BE50AD" w:rsidRPr="00F4512F">
              <w:rPr>
                <w:rStyle w:val="Optional"/>
                <w:b w:val="0"/>
                <w:bCs w:val="0"/>
                <w:color w:val="auto"/>
              </w:rPr>
              <w:t>s and where the capacity has been included in project estimates.</w:t>
            </w:r>
          </w:p>
          <w:p w14:paraId="623C7232" w14:textId="143C3327" w:rsidR="00D27325" w:rsidRPr="00F4512F" w:rsidRDefault="00D27325">
            <w:pPr>
              <w:rPr>
                <w:rStyle w:val="Optional"/>
                <w:b w:val="0"/>
                <w:bCs w:val="0"/>
                <w:color w:val="auto"/>
              </w:rPr>
            </w:pPr>
            <w:r w:rsidRPr="00F4512F">
              <w:rPr>
                <w:rStyle w:val="Optional"/>
                <w:b w:val="0"/>
                <w:bCs w:val="0"/>
                <w:color w:val="auto"/>
              </w:rPr>
              <w:t xml:space="preserve">This document shows the capacity expended </w:t>
            </w:r>
            <w:r w:rsidR="003A7EFB" w:rsidRPr="00F4512F">
              <w:rPr>
                <w:rStyle w:val="Optional"/>
                <w:b w:val="0"/>
                <w:bCs w:val="0"/>
                <w:color w:val="auto"/>
              </w:rPr>
              <w:t>per</w:t>
            </w:r>
            <w:r w:rsidRPr="00F4512F">
              <w:rPr>
                <w:rStyle w:val="Optional"/>
                <w:b w:val="0"/>
                <w:bCs w:val="0"/>
                <w:color w:val="auto"/>
              </w:rPr>
              <w:t xml:space="preserve"> business objectives desired. It will provide awareness to the project team and stakeholders on where in the roadmap the engagement is and how much capacity has been </w:t>
            </w:r>
            <w:r w:rsidR="005362F3" w:rsidRPr="00F4512F">
              <w:rPr>
                <w:rStyle w:val="Optional"/>
                <w:b w:val="0"/>
                <w:bCs w:val="0"/>
                <w:color w:val="auto"/>
              </w:rPr>
              <w:t xml:space="preserve">expended per </w:t>
            </w:r>
            <w:r w:rsidR="009B634F" w:rsidRPr="00F4512F">
              <w:rPr>
                <w:rStyle w:val="Optional"/>
                <w:b w:val="0"/>
                <w:bCs w:val="0"/>
                <w:color w:val="auto"/>
              </w:rPr>
              <w:t xml:space="preserve">product </w:t>
            </w:r>
            <w:r w:rsidR="001B7EDE" w:rsidRPr="00F4512F">
              <w:rPr>
                <w:rStyle w:val="Optional"/>
                <w:b w:val="0"/>
                <w:bCs w:val="0"/>
                <w:color w:val="auto"/>
              </w:rPr>
              <w:t>objective</w:t>
            </w:r>
            <w:r w:rsidRPr="00F4512F">
              <w:rPr>
                <w:rStyle w:val="Optional"/>
                <w:b w:val="0"/>
                <w:bCs w:val="0"/>
                <w:color w:val="auto"/>
              </w:rPr>
              <w:t>.   </w:t>
            </w:r>
          </w:p>
        </w:tc>
      </w:tr>
      <w:tr w:rsidR="00C64904" w:rsidRPr="00E1506A" w14:paraId="13B94CD5" w14:textId="77777777" w:rsidTr="006D7DEA">
        <w:trPr>
          <w:cnfStyle w:val="000000100000" w:firstRow="0" w:lastRow="0" w:firstColumn="0" w:lastColumn="0" w:oddVBand="0" w:evenVBand="0" w:oddHBand="1" w:evenHBand="0" w:firstRowFirstColumn="0" w:firstRowLastColumn="0" w:lastRowFirstColumn="0" w:lastRowLastColumn="0"/>
          <w:trHeight w:val="300"/>
        </w:trPr>
        <w:tc>
          <w:tcPr>
            <w:tcW w:w="1957" w:type="dxa"/>
            <w:hideMark/>
          </w:tcPr>
          <w:p w14:paraId="46F80856" w14:textId="77777777" w:rsidR="00D27325" w:rsidRPr="00E1506A" w:rsidRDefault="00D27325">
            <w:r w:rsidRPr="00E1506A">
              <w:rPr>
                <w:b/>
                <w:bCs/>
              </w:rPr>
              <w:t>Capacity Burndown Chart</w:t>
            </w:r>
            <w:r w:rsidRPr="00E1506A">
              <w:t> </w:t>
            </w:r>
          </w:p>
        </w:tc>
        <w:tc>
          <w:tcPr>
            <w:tcW w:w="7387" w:type="dxa"/>
            <w:hideMark/>
          </w:tcPr>
          <w:p w14:paraId="3464A276" w14:textId="77777777" w:rsidR="00D27325" w:rsidRPr="00E1506A" w:rsidRDefault="00D27325">
            <w:r w:rsidRPr="00E1506A">
              <w:t>A document showing the consumed capacity relative to the total capacity burndown of the project. </w:t>
            </w:r>
          </w:p>
        </w:tc>
      </w:tr>
    </w:tbl>
    <w:p w14:paraId="68D5B9E9" w14:textId="50502BED" w:rsidR="00E1506A" w:rsidRDefault="00892D9B" w:rsidP="005F05ED">
      <w:pPr>
        <w:pStyle w:val="Bullet1"/>
      </w:pPr>
      <w:r w:rsidRPr="00892D9B">
        <w:rPr>
          <w:b/>
          <w:bCs/>
        </w:rPr>
        <w:lastRenderedPageBreak/>
        <w:t>Sprint retrospective</w:t>
      </w:r>
      <w:r w:rsidRPr="00892D9B">
        <w:t>: A sprint retrospective, which is an opportunity for the scrum team to evaluate its progress and determine if there are any improvements that need to be made during the next sprint. </w:t>
      </w:r>
    </w:p>
    <w:p w14:paraId="483FFCE1" w14:textId="2A33765C" w:rsidR="005E0142" w:rsidRDefault="005E0142" w:rsidP="005E0142">
      <w:r>
        <w:t xml:space="preserve">At the end of each sprint, </w:t>
      </w:r>
      <w:sdt>
        <w:sdtPr>
          <w:alias w:val="MSFT / Partner"/>
          <w:tag w:val=""/>
          <w:id w:val="-691227660"/>
          <w:placeholder>
            <w:docPart w:val="D7BB3E0CDBA14DC2A80BB88153142DE7"/>
          </w:placeholder>
          <w:dataBinding w:prefixMappings="xmlns:ns0='http://purl.org/dc/elements/1.1/' xmlns:ns1='http://schemas.openxmlformats.org/package/2006/metadata/core-properties' " w:xpath="/ns1:coreProperties[1]/ns0:creator[1]" w:storeItemID="{6C3C8BC8-F283-45AE-878A-BAB7291924A1}"/>
          <w:text/>
        </w:sdtPr>
        <w:sdtEndPr/>
        <w:sdtContent>
          <w:r w:rsidR="00A371BD">
            <w:t>&lt;MSFT&gt;</w:t>
          </w:r>
        </w:sdtContent>
      </w:sdt>
      <w:r w:rsidR="001D0E4E">
        <w:t xml:space="preserve"> </w:t>
      </w:r>
      <w:r>
        <w:t xml:space="preserve">will provide a sprint completion report. Backlog items do not require formal sign-off or </w:t>
      </w:r>
      <w:sdt>
        <w:sdtPr>
          <w:alias w:val="Client Name"/>
          <w:tag w:val="Client Name"/>
          <w:id w:val="-170640248"/>
          <w:placeholder>
            <w:docPart w:val="3EF1FE214FBB4E96844C7BF350DF9A18"/>
          </w:placeholder>
          <w:dataBinding w:prefixMappings="xmlns:ns0='http://schemas.microsoft.com/office/2006/coverPageProps' " w:xpath="/ns0:CoverPageProperties[1]/ns0:Abstract[1]" w:storeItemID="{55AF091B-3C7A-41E3-B477-F2FDAA23CFDA}"/>
          <w:text/>
        </w:sdtPr>
        <w:sdtEndPr/>
        <w:sdtContent>
          <w:r w:rsidR="00A371BD">
            <w:t>&lt;Bosch&gt;</w:t>
          </w:r>
        </w:sdtContent>
      </w:sdt>
      <w:r>
        <w:t xml:space="preserve"> acceptance when they are completed by the feature team.</w:t>
      </w:r>
    </w:p>
    <w:p w14:paraId="1708CA1F" w14:textId="6BF20693" w:rsidR="005E0142" w:rsidRDefault="00B911E5" w:rsidP="00254D5A">
      <w:pPr>
        <w:pStyle w:val="Heading2NUM"/>
      </w:pPr>
      <w:bookmarkStart w:id="357" w:name="_Toc183681340"/>
      <w:bookmarkStart w:id="358" w:name="_Toc231760480"/>
      <w:r>
        <w:t>Project</w:t>
      </w:r>
      <w:r w:rsidR="005E0142">
        <w:t xml:space="preserve"> completion</w:t>
      </w:r>
      <w:bookmarkEnd w:id="357"/>
      <w:bookmarkEnd w:id="358"/>
    </w:p>
    <w:commentRangeStart w:id="359"/>
    <w:p w14:paraId="4D0D30A4" w14:textId="39A1E44A" w:rsidR="005E0142" w:rsidRDefault="0031563C" w:rsidP="005E0142">
      <w:sdt>
        <w:sdtPr>
          <w:alias w:val="MSFT / Partner"/>
          <w:tag w:val=""/>
          <w:id w:val="664590699"/>
          <w:placeholder>
            <w:docPart w:val="A866816B8B92447C974584E60D0A779A"/>
          </w:placeholder>
          <w:dataBinding w:prefixMappings="xmlns:ns0='http://purl.org/dc/elements/1.1/' xmlns:ns1='http://schemas.openxmlformats.org/package/2006/metadata/core-properties' " w:xpath="/ns1:coreProperties[1]/ns0:creator[1]" w:storeItemID="{6C3C8BC8-F283-45AE-878A-BAB7291924A1}"/>
          <w:text/>
        </w:sdtPr>
        <w:sdtContent>
          <w:r>
            <w:t>&lt;MSFT&gt;</w:t>
          </w:r>
        </w:sdtContent>
      </w:sdt>
      <w:r w:rsidR="00F371F0">
        <w:t xml:space="preserve"> </w:t>
      </w:r>
      <w:commentRangeEnd w:id="359"/>
      <w:r w:rsidR="004C1056">
        <w:rPr>
          <w:rStyle w:val="CommentReference"/>
          <w:sz w:val="20"/>
          <w:szCs w:val="20"/>
        </w:rPr>
        <w:commentReference w:id="359"/>
      </w:r>
      <w:r w:rsidR="005E0142">
        <w:t xml:space="preserve">will provide services defined in this SOW during the </w:t>
      </w:r>
      <w:r w:rsidR="00B51C1B">
        <w:t>t</w:t>
      </w:r>
      <w:r w:rsidR="005E0142">
        <w:t xml:space="preserve">erm specified in the WO. If additional services are required, the change management process will be followed, and the contract modified. The </w:t>
      </w:r>
      <w:r w:rsidR="00B911E5">
        <w:t>project</w:t>
      </w:r>
      <w:r w:rsidR="005E0142">
        <w:t xml:space="preserve"> will be considered complete when at least one of the following conditions has been met:</w:t>
      </w:r>
    </w:p>
    <w:p w14:paraId="0E0FE776" w14:textId="0A87FCAE" w:rsidR="005E0142" w:rsidRDefault="005E0142" w:rsidP="001D767B">
      <w:pPr>
        <w:pStyle w:val="Bullet1"/>
      </w:pPr>
      <w:commentRangeStart w:id="360"/>
      <w:r>
        <w:t>All available capacity has been utilized for services delivered.</w:t>
      </w:r>
    </w:p>
    <w:p w14:paraId="132F5237" w14:textId="018725FD" w:rsidR="005E0142" w:rsidRDefault="005E0142" w:rsidP="001D767B">
      <w:pPr>
        <w:pStyle w:val="Bullet1"/>
      </w:pPr>
      <w:r>
        <w:t xml:space="preserve">The </w:t>
      </w:r>
      <w:r w:rsidR="00F80466">
        <w:t>t</w:t>
      </w:r>
      <w:r>
        <w:t xml:space="preserve">erm of the </w:t>
      </w:r>
      <w:r w:rsidR="00B911E5">
        <w:t>project</w:t>
      </w:r>
      <w:r>
        <w:t xml:space="preserve"> has expired.</w:t>
      </w:r>
    </w:p>
    <w:p w14:paraId="1971D23D" w14:textId="1E3997E3" w:rsidR="005E0142" w:rsidRDefault="005E0142" w:rsidP="001D767B">
      <w:pPr>
        <w:pStyle w:val="Bullet1"/>
      </w:pPr>
      <w:r>
        <w:t xml:space="preserve">All </w:t>
      </w:r>
      <w:sdt>
        <w:sdtPr>
          <w:alias w:val="MSFT / Partner"/>
          <w:tag w:val=""/>
          <w:id w:val="-785276055"/>
          <w:placeholder>
            <w:docPart w:val="5E715F2255174D16BA176EB45DCFC9FF"/>
          </w:placeholder>
          <w:dataBinding w:prefixMappings="xmlns:ns0='http://purl.org/dc/elements/1.1/' xmlns:ns1='http://schemas.openxmlformats.org/package/2006/metadata/core-properties' " w:xpath="/ns1:coreProperties[1]/ns0:creator[1]" w:storeItemID="{6C3C8BC8-F283-45AE-878A-BAB7291924A1}"/>
          <w:text/>
        </w:sdtPr>
        <w:sdtContent>
          <w:r w:rsidR="00FD4432">
            <w:t>&lt;MSFT&gt;</w:t>
          </w:r>
        </w:sdtContent>
      </w:sdt>
      <w:r w:rsidR="00F371F0">
        <w:t xml:space="preserve"> </w:t>
      </w:r>
      <w:r>
        <w:t>activities and product backlog items have been completed.</w:t>
      </w:r>
    </w:p>
    <w:p w14:paraId="3E9B21DC" w14:textId="38FF4D74" w:rsidR="005E0142" w:rsidRDefault="005E0142" w:rsidP="001D767B">
      <w:pPr>
        <w:pStyle w:val="Bullet1"/>
      </w:pPr>
      <w:r>
        <w:t>The WO has been terminated.</w:t>
      </w:r>
      <w:commentRangeEnd w:id="360"/>
      <w:r w:rsidR="0078008F">
        <w:rPr>
          <w:rStyle w:val="CommentReference"/>
          <w:sz w:val="20"/>
          <w:szCs w:val="20"/>
        </w:rPr>
        <w:commentReference w:id="360"/>
      </w:r>
    </w:p>
    <w:p w14:paraId="17E78A87" w14:textId="7780508C" w:rsidR="005E0142" w:rsidRPr="00962349" w:rsidRDefault="005E0142" w:rsidP="005E0142">
      <w:r>
        <w:t xml:space="preserve">Due to the nature of </w:t>
      </w:r>
      <w:r w:rsidR="00A44362">
        <w:t>A</w:t>
      </w:r>
      <w:r>
        <w:t xml:space="preserve">gile delivery, not all backlog items or </w:t>
      </w:r>
      <w:r w:rsidR="004C15E8">
        <w:t xml:space="preserve">objectives </w:t>
      </w:r>
      <w:r>
        <w:t xml:space="preserve">may be completed during the </w:t>
      </w:r>
      <w:r w:rsidR="00B911E5">
        <w:t>project</w:t>
      </w:r>
      <w:r>
        <w:t xml:space="preserve">. The </w:t>
      </w:r>
      <w:sdt>
        <w:sdtPr>
          <w:alias w:val="MSFT / Partner"/>
          <w:tag w:val=""/>
          <w:id w:val="-857424981"/>
          <w:placeholder>
            <w:docPart w:val="60CD9546536F48929B2CFBF727962422"/>
          </w:placeholder>
          <w:dataBinding w:prefixMappings="xmlns:ns0='http://purl.org/dc/elements/1.1/' xmlns:ns1='http://schemas.openxmlformats.org/package/2006/metadata/core-properties' " w:xpath="/ns1:coreProperties[1]/ns0:creator[1]" w:storeItemID="{6C3C8BC8-F283-45AE-878A-BAB7291924A1}"/>
          <w:text/>
        </w:sdtPr>
        <w:sdtEndPr/>
        <w:sdtContent>
          <w:r w:rsidR="00A371BD">
            <w:t>&lt;MSFT&gt;</w:t>
          </w:r>
        </w:sdtContent>
      </w:sdt>
      <w:r w:rsidR="00F371F0">
        <w:t xml:space="preserve"> </w:t>
      </w:r>
      <w:r>
        <w:t xml:space="preserve">team will rely on the </w:t>
      </w:r>
      <w:sdt>
        <w:sdtPr>
          <w:alias w:val="Client Name"/>
          <w:tag w:val="Client Name"/>
          <w:id w:val="-1212720643"/>
          <w:placeholder>
            <w:docPart w:val="869B5F85B4E242F89EB972B8C441D1B1"/>
          </w:placeholder>
          <w:dataBinding w:prefixMappings="xmlns:ns0='http://schemas.microsoft.com/office/2006/coverPageProps' " w:xpath="/ns0:CoverPageProperties[1]/ns0:Abstract[1]" w:storeItemID="{55AF091B-3C7A-41E3-B477-F2FDAA23CFDA}"/>
          <w:text/>
        </w:sdtPr>
        <w:sdtEndPr/>
        <w:sdtContent>
          <w:r w:rsidR="00A371BD">
            <w:t>&lt;Bosch&gt;</w:t>
          </w:r>
        </w:sdtContent>
      </w:sdt>
      <w:r>
        <w:t xml:space="preserve"> product </w:t>
      </w:r>
      <w:r w:rsidRPr="00962349">
        <w:t xml:space="preserve">owner </w:t>
      </w:r>
      <w:r w:rsidRPr="00962349">
        <w:rPr>
          <w:rStyle w:val="Optional"/>
          <w:b w:val="0"/>
          <w:bCs w:val="0"/>
          <w:color w:val="auto"/>
        </w:rPr>
        <w:t>in conjunction with the product council</w:t>
      </w:r>
      <w:r w:rsidRPr="00962349">
        <w:t xml:space="preserve"> to determine priority of the product backlog so that the important backlog items can be completed during the </w:t>
      </w:r>
      <w:r w:rsidR="00B911E5" w:rsidRPr="00962349">
        <w:t>project</w:t>
      </w:r>
      <w:r w:rsidRPr="00962349">
        <w:t>.</w:t>
      </w:r>
    </w:p>
    <w:p w14:paraId="28BA2C65" w14:textId="41EE5A8F" w:rsidR="005E0142" w:rsidRDefault="005E0142" w:rsidP="00254D5A">
      <w:pPr>
        <w:pStyle w:val="Heading2NUM"/>
      </w:pPr>
      <w:bookmarkStart w:id="361" w:name="_Toc183681341"/>
      <w:bookmarkStart w:id="362" w:name="_Toc231760481"/>
      <w:r>
        <w:t>Timeline</w:t>
      </w:r>
      <w:bookmarkEnd w:id="361"/>
      <w:bookmarkEnd w:id="362"/>
    </w:p>
    <w:p w14:paraId="256FD7AE" w14:textId="6F97B4D7" w:rsidR="000F4700" w:rsidRDefault="005E0142" w:rsidP="005E0142">
      <w:r>
        <w:t xml:space="preserve">The timeline for this </w:t>
      </w:r>
      <w:r w:rsidR="00B911E5">
        <w:t>project</w:t>
      </w:r>
      <w:r>
        <w:t xml:space="preserve"> is relative to the </w:t>
      </w:r>
      <w:r w:rsidR="00B911E5">
        <w:t>project</w:t>
      </w:r>
      <w:r>
        <w:t xml:space="preserve"> start date. All dates and durations provided are estimates only. </w:t>
      </w:r>
      <w:r w:rsidR="000F4700">
        <w:t>T</w:t>
      </w:r>
      <w:r w:rsidR="000F4700" w:rsidRPr="00DF24D9">
        <w:t xml:space="preserve">he estimated timeline is based upon the assumption of uninterrupted delivery from the start of the engagement. In addition, it is based on the </w:t>
      </w:r>
      <w:r w:rsidR="003C054F">
        <w:t xml:space="preserve">assumptions outlined </w:t>
      </w:r>
      <w:r w:rsidR="00B05233">
        <w:t>throughout this SOW</w:t>
      </w:r>
      <w:r w:rsidR="000F4700" w:rsidRPr="00DF24D9">
        <w:t xml:space="preserve">. If there are delays to the schedule of the engagement or </w:t>
      </w:r>
      <w:r w:rsidR="00094715">
        <w:t>if the assumptions</w:t>
      </w:r>
      <w:r w:rsidR="004A0143">
        <w:t xml:space="preserve"> are </w:t>
      </w:r>
      <w:r w:rsidR="00604C64">
        <w:t>incorrect</w:t>
      </w:r>
      <w:r w:rsidR="000F4700" w:rsidRPr="00DF24D9">
        <w:t xml:space="preserve">, </w:t>
      </w:r>
      <w:r w:rsidR="000F4700">
        <w:t>a change request</w:t>
      </w:r>
      <w:r w:rsidR="000F4700" w:rsidRPr="00DF24D9">
        <w:t xml:space="preserve"> may be used </w:t>
      </w:r>
      <w:r w:rsidR="000F4700">
        <w:t xml:space="preserve">following the change control process described in this SOW </w:t>
      </w:r>
      <w:r w:rsidR="000F4700" w:rsidRPr="00DF24D9">
        <w:t xml:space="preserve">to extend the timeline and potentially add cost to </w:t>
      </w:r>
      <w:sdt>
        <w:sdtPr>
          <w:alias w:val="Client Name"/>
          <w:tag w:val="Client Name"/>
          <w:id w:val="427080238"/>
          <w:placeholder>
            <w:docPart w:val="C5C64955A32C4EA38652525F0996DB9D"/>
          </w:placeholder>
          <w:dataBinding w:prefixMappings="xmlns:ns0='http://schemas.microsoft.com/office/2006/coverPageProps' " w:xpath="/ns0:CoverPageProperties[1]/ns0:Abstract[1]" w:storeItemID="{55AF091B-3C7A-41E3-B477-F2FDAA23CFDA}"/>
          <w:text/>
        </w:sdtPr>
        <w:sdtEndPr/>
        <w:sdtContent>
          <w:r w:rsidR="00A371BD">
            <w:t>&lt;Bosch&gt;</w:t>
          </w:r>
        </w:sdtContent>
      </w:sdt>
      <w:r w:rsidR="00C7549F">
        <w:t>.</w:t>
      </w:r>
    </w:p>
    <w:p w14:paraId="58AA95A0" w14:textId="75EF1491" w:rsidR="005E0142" w:rsidRDefault="005E0142" w:rsidP="005E0142">
      <w:r>
        <w:t xml:space="preserve"> </w:t>
      </w:r>
      <w:sdt>
        <w:sdtPr>
          <w:alias w:val="MSFT / Partner"/>
          <w:tag w:val=""/>
          <w:id w:val="510491545"/>
          <w:placeholder>
            <w:docPart w:val="EB471F884DF74FCBB123C3E1FB3D9619"/>
          </w:placeholder>
          <w:dataBinding w:prefixMappings="xmlns:ns0='http://purl.org/dc/elements/1.1/' xmlns:ns1='http://schemas.openxmlformats.org/package/2006/metadata/core-properties' " w:xpath="/ns1:coreProperties[1]/ns0:creator[1]" w:storeItemID="{6C3C8BC8-F283-45AE-878A-BAB7291924A1}"/>
          <w:text/>
        </w:sdtPr>
        <w:sdtEndPr/>
        <w:sdtContent>
          <w:r w:rsidR="00A371BD">
            <w:t>&lt;MSFT&gt;</w:t>
          </w:r>
        </w:sdtContent>
      </w:sdt>
      <w:r w:rsidR="00F371F0">
        <w:t xml:space="preserve"> </w:t>
      </w:r>
      <w:r>
        <w:t xml:space="preserve">will provide the </w:t>
      </w:r>
      <w:sdt>
        <w:sdtPr>
          <w:alias w:val="MSFT / Partner"/>
          <w:tag w:val=""/>
          <w:id w:val="-1773465221"/>
          <w:placeholder>
            <w:docPart w:val="4D132F4E397344F7961125B498ED71C9"/>
          </w:placeholder>
          <w:dataBinding w:prefixMappings="xmlns:ns0='http://purl.org/dc/elements/1.1/' xmlns:ns1='http://schemas.openxmlformats.org/package/2006/metadata/core-properties' " w:xpath="/ns1:coreProperties[1]/ns0:creator[1]" w:storeItemID="{6C3C8BC8-F283-45AE-878A-BAB7291924A1}"/>
          <w:text/>
        </w:sdtPr>
        <w:sdtEndPr/>
        <w:sdtContent>
          <w:r w:rsidR="00A371BD">
            <w:t>&lt;MSFT&gt;</w:t>
          </w:r>
        </w:sdtContent>
      </w:sdt>
      <w:r w:rsidR="00F371F0">
        <w:t xml:space="preserve"> </w:t>
      </w:r>
      <w:r>
        <w:t xml:space="preserve">team described in the </w:t>
      </w:r>
      <w:r w:rsidR="008C194C" w:rsidRPr="00034BA1">
        <w:rPr>
          <w:i/>
          <w:iCs/>
          <w:highlight w:val="yellow"/>
        </w:rPr>
        <w:fldChar w:fldCharType="begin"/>
      </w:r>
      <w:r w:rsidR="008C194C" w:rsidRPr="00034BA1">
        <w:rPr>
          <w:i/>
          <w:iCs/>
        </w:rPr>
        <w:instrText xml:space="preserve"> REF _Ref183685743 \h </w:instrText>
      </w:r>
      <w:r w:rsidR="00034BA1">
        <w:rPr>
          <w:i/>
          <w:iCs/>
          <w:highlight w:val="yellow"/>
        </w:rPr>
        <w:instrText xml:space="preserve"> \* MERGEFORMAT </w:instrText>
      </w:r>
      <w:r w:rsidR="008C194C" w:rsidRPr="00034BA1">
        <w:rPr>
          <w:i/>
          <w:iCs/>
          <w:highlight w:val="yellow"/>
        </w:rPr>
      </w:r>
      <w:r w:rsidR="008C194C" w:rsidRPr="00034BA1">
        <w:rPr>
          <w:i/>
          <w:iCs/>
          <w:highlight w:val="yellow"/>
        </w:rPr>
        <w:fldChar w:fldCharType="separate"/>
      </w:r>
      <w:r w:rsidR="00FF1631" w:rsidRPr="00FF1631">
        <w:rPr>
          <w:i/>
          <w:iCs/>
        </w:rPr>
        <w:t>Project organization</w:t>
      </w:r>
      <w:r w:rsidR="008C194C" w:rsidRPr="00034BA1">
        <w:rPr>
          <w:i/>
          <w:iCs/>
          <w:highlight w:val="yellow"/>
        </w:rPr>
        <w:fldChar w:fldCharType="end"/>
      </w:r>
      <w:r>
        <w:t xml:space="preserve"> section until the capacity defined in the </w:t>
      </w:r>
      <w:r w:rsidR="008C194C" w:rsidRPr="00034BA1">
        <w:rPr>
          <w:i/>
          <w:iCs/>
          <w:highlight w:val="yellow"/>
        </w:rPr>
        <w:fldChar w:fldCharType="begin"/>
      </w:r>
      <w:r w:rsidR="008C194C" w:rsidRPr="00034BA1">
        <w:rPr>
          <w:i/>
          <w:iCs/>
        </w:rPr>
        <w:instrText xml:space="preserve"> REF _Ref183685757 \h </w:instrText>
      </w:r>
      <w:r w:rsidR="00034BA1">
        <w:rPr>
          <w:i/>
          <w:iCs/>
          <w:highlight w:val="yellow"/>
        </w:rPr>
        <w:instrText xml:space="preserve"> \* MERGEFORMAT </w:instrText>
      </w:r>
      <w:r w:rsidR="008C194C" w:rsidRPr="00034BA1">
        <w:rPr>
          <w:i/>
          <w:iCs/>
          <w:highlight w:val="yellow"/>
        </w:rPr>
      </w:r>
      <w:r w:rsidR="008C194C" w:rsidRPr="00034BA1">
        <w:rPr>
          <w:i/>
          <w:iCs/>
          <w:highlight w:val="yellow"/>
        </w:rPr>
        <w:fldChar w:fldCharType="separate"/>
      </w:r>
      <w:r w:rsidR="00FF1631" w:rsidRPr="00FF1631">
        <w:rPr>
          <w:i/>
          <w:iCs/>
        </w:rPr>
        <w:t>Project capacity</w:t>
      </w:r>
      <w:r w:rsidR="008C194C" w:rsidRPr="00034BA1">
        <w:rPr>
          <w:i/>
          <w:iCs/>
          <w:highlight w:val="yellow"/>
        </w:rPr>
        <w:fldChar w:fldCharType="end"/>
      </w:r>
      <w:r>
        <w:t xml:space="preserve"> section is consumed. The specific timeline will be finalized during product baseline planning with </w:t>
      </w:r>
      <w:sdt>
        <w:sdtPr>
          <w:alias w:val="Client Name"/>
          <w:tag w:val="Client Name"/>
          <w:id w:val="-1551532348"/>
          <w:placeholder>
            <w:docPart w:val="7E65AE318A3744579CBAADAC1B3C6542"/>
          </w:placeholder>
          <w:dataBinding w:prefixMappings="xmlns:ns0='http://schemas.microsoft.com/office/2006/coverPageProps' " w:xpath="/ns0:CoverPageProperties[1]/ns0:Abstract[1]" w:storeItemID="{55AF091B-3C7A-41E3-B477-F2FDAA23CFDA}"/>
          <w:text/>
        </w:sdtPr>
        <w:sdtEndPr/>
        <w:sdtContent>
          <w:r w:rsidR="00A371BD">
            <w:t>&lt;Bosch&gt;</w:t>
          </w:r>
        </w:sdtContent>
      </w:sdt>
      <w:r>
        <w:t xml:space="preserve"> and will be updated as part of delivery sprint approach activities.</w:t>
      </w:r>
    </w:p>
    <w:p w14:paraId="24DDA0BE" w14:textId="79EF8DAB" w:rsidR="002A07A1" w:rsidRDefault="005E0142" w:rsidP="005E0142">
      <w:pPr>
        <w:rPr>
          <w:ins w:id="363" w:author="Charlie Gu" w:date="2026-06-07T21:28:00Z" w16du:dateUtc="2026-06-07T13:28:00Z"/>
        </w:rPr>
      </w:pPr>
      <w:r>
        <w:t xml:space="preserve">The high-level </w:t>
      </w:r>
      <w:commentRangeStart w:id="364"/>
      <w:commentRangeStart w:id="365"/>
      <w:r>
        <w:t xml:space="preserve">timeline of the </w:t>
      </w:r>
      <w:r w:rsidR="00B911E5">
        <w:t>project</w:t>
      </w:r>
      <w:r>
        <w:t xml:space="preserve"> is depicted in the following graphic</w:t>
      </w:r>
      <w:commentRangeEnd w:id="364"/>
      <w:r w:rsidR="000B61D8">
        <w:rPr>
          <w:rStyle w:val="CommentReference"/>
          <w:sz w:val="20"/>
          <w:szCs w:val="20"/>
        </w:rPr>
        <w:commentReference w:id="364"/>
      </w:r>
      <w:commentRangeEnd w:id="365"/>
      <w:r w:rsidR="00C04077">
        <w:rPr>
          <w:rStyle w:val="CommentReference"/>
          <w:sz w:val="20"/>
          <w:szCs w:val="20"/>
        </w:rPr>
        <w:commentReference w:id="365"/>
      </w:r>
      <w:r w:rsidR="007859A0">
        <w:t>, with an estimated delivery time-frame of 26 weeks:</w:t>
      </w:r>
    </w:p>
    <w:p w14:paraId="78CD746B" w14:textId="7469D106" w:rsidR="0031563C" w:rsidRDefault="0031563C" w:rsidP="005E0142">
      <w:moveToRangeStart w:id="366" w:author="Charlie Gu" w:date="2026-06-07T21:28:00Z" w:name="move231760123"/>
      <w:commentRangeStart w:id="367"/>
      <w:moveTo w:id="368" w:author="Charlie Gu" w:date="2026-06-07T21:28:00Z" w16du:dateUtc="2026-06-07T13:28:00Z">
        <w:r w:rsidRPr="000B615D">
          <w:rPr>
            <w:rStyle w:val="Instructional"/>
            <w:i w:val="0"/>
            <w:iCs w:val="0"/>
            <w:noProof/>
            <w:color w:val="auto"/>
          </w:rPr>
          <w:drawing>
            <wp:inline distT="0" distB="0" distL="0" distR="0" wp14:anchorId="1A84BF01" wp14:editId="55936ABF">
              <wp:extent cx="5943600" cy="457835"/>
              <wp:effectExtent l="0" t="0" r="0" b="0"/>
              <wp:docPr id="159226937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457835"/>
                      </a:xfrm>
                      <a:prstGeom prst="rect">
                        <a:avLst/>
                      </a:prstGeom>
                      <a:noFill/>
                      <a:ln>
                        <a:noFill/>
                      </a:ln>
                    </pic:spPr>
                  </pic:pic>
                </a:graphicData>
              </a:graphic>
            </wp:inline>
          </w:drawing>
        </w:r>
      </w:moveTo>
      <w:moveToRangeEnd w:id="366"/>
      <w:commentRangeEnd w:id="367"/>
      <w:ins w:id="369" w:author="Charlie Gu" w:date="2026-06-07T21:28:00Z" w16du:dateUtc="2026-06-07T13:28:00Z">
        <w:r>
          <w:rPr>
            <w:rStyle w:val="CommentReference"/>
            <w:sz w:val="20"/>
            <w:szCs w:val="20"/>
          </w:rPr>
          <w:commentReference w:id="367"/>
        </w:r>
      </w:ins>
    </w:p>
    <w:p w14:paraId="38C3DA86" w14:textId="77777777" w:rsidR="006D7DEA" w:rsidRDefault="00A55BCC" w:rsidP="006D7DEA">
      <w:pPr>
        <w:keepNext/>
      </w:pPr>
      <w:r>
        <w:object w:dxaOrig="9679" w:dyaOrig="3406" w14:anchorId="484614C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0.1pt;height:169.6pt" o:ole="">
            <v:imagedata r:id="rId22" o:title=""/>
          </v:shape>
          <o:OLEObject Type="Embed" ProgID="PowerPoint.Slide.12" ShapeID="_x0000_i1025" DrawAspect="Content" ObjectID="_1842373287" r:id="rId23"/>
        </w:object>
      </w:r>
    </w:p>
    <w:p w14:paraId="38BD7A9B" w14:textId="67DC848E" w:rsidR="00EE612E" w:rsidRDefault="006D7DEA" w:rsidP="006D7DEA">
      <w:pPr>
        <w:pStyle w:val="Caption-Figure-Below"/>
      </w:pPr>
      <w:bookmarkStart w:id="370" w:name="_Toc227840189"/>
      <w:r>
        <w:t xml:space="preserve">Figure </w:t>
      </w:r>
      <w:r>
        <w:fldChar w:fldCharType="begin"/>
      </w:r>
      <w:r>
        <w:instrText>SEQ Figure \* ARABIC</w:instrText>
      </w:r>
      <w:r>
        <w:fldChar w:fldCharType="separate"/>
      </w:r>
      <w:r>
        <w:rPr>
          <w:noProof/>
        </w:rPr>
        <w:t>1</w:t>
      </w:r>
      <w:r>
        <w:fldChar w:fldCharType="end"/>
      </w:r>
      <w:r>
        <w:t xml:space="preserve">: </w:t>
      </w:r>
      <w:r w:rsidRPr="00EB0889">
        <w:t>High-level timeline</w:t>
      </w:r>
      <w:bookmarkEnd w:id="370"/>
    </w:p>
    <w:p w14:paraId="7227F9A9" w14:textId="29323ECC" w:rsidR="00521890" w:rsidRDefault="00B911E5" w:rsidP="001D40AA">
      <w:pPr>
        <w:pStyle w:val="Heading1NUM"/>
      </w:pPr>
      <w:bookmarkStart w:id="371" w:name="_Toc183681342"/>
      <w:bookmarkStart w:id="372" w:name="_Ref183685743"/>
      <w:bookmarkStart w:id="373" w:name="_Toc231760482"/>
      <w:r>
        <w:t>Project</w:t>
      </w:r>
      <w:r w:rsidR="00521890">
        <w:t xml:space="preserve"> organization</w:t>
      </w:r>
      <w:bookmarkEnd w:id="371"/>
      <w:bookmarkEnd w:id="372"/>
      <w:bookmarkEnd w:id="373"/>
    </w:p>
    <w:p w14:paraId="02A1AA54" w14:textId="1843C7CA" w:rsidR="00521890" w:rsidRDefault="00B911E5" w:rsidP="00254D5A">
      <w:pPr>
        <w:pStyle w:val="Heading2NUM"/>
      </w:pPr>
      <w:bookmarkStart w:id="374" w:name="_Toc183681343"/>
      <w:bookmarkStart w:id="375" w:name="_Ref183685757"/>
      <w:bookmarkStart w:id="376" w:name="_Toc231760483"/>
      <w:r>
        <w:t>Project</w:t>
      </w:r>
      <w:r w:rsidR="00521890">
        <w:t xml:space="preserve"> capacity</w:t>
      </w:r>
      <w:bookmarkEnd w:id="374"/>
      <w:bookmarkEnd w:id="375"/>
      <w:bookmarkEnd w:id="376"/>
    </w:p>
    <w:p w14:paraId="2DE81E23" w14:textId="4990264D" w:rsidR="00247F13" w:rsidRPr="00962349" w:rsidRDefault="00521890" w:rsidP="00521890">
      <w:pPr>
        <w:rPr>
          <w:rStyle w:val="Optional"/>
          <w:b w:val="0"/>
          <w:bCs w:val="0"/>
          <w:color w:val="auto"/>
        </w:rPr>
      </w:pPr>
      <w:r w:rsidRPr="00962349">
        <w:rPr>
          <w:rStyle w:val="Optional"/>
          <w:b w:val="0"/>
          <w:bCs w:val="0"/>
          <w:color w:val="auto"/>
        </w:rPr>
        <w:t xml:space="preserve">The role descriptions for each area in the </w:t>
      </w:r>
      <w:r w:rsidR="00B911E5" w:rsidRPr="00962349">
        <w:rPr>
          <w:rStyle w:val="Optional"/>
          <w:b w:val="0"/>
          <w:bCs w:val="0"/>
          <w:color w:val="auto"/>
        </w:rPr>
        <w:t>project</w:t>
      </w:r>
      <w:r w:rsidRPr="00962349">
        <w:rPr>
          <w:rStyle w:val="Optional"/>
          <w:b w:val="0"/>
          <w:bCs w:val="0"/>
          <w:color w:val="auto"/>
        </w:rPr>
        <w:t xml:space="preserve"> organization are shown in the roles and responsibilities table in the sections that follow.</w:t>
      </w:r>
    </w:p>
    <w:p w14:paraId="655EF615" w14:textId="5491EB35" w:rsidR="00247F13" w:rsidRPr="00962349" w:rsidRDefault="00B26DBE" w:rsidP="00521890">
      <w:pPr>
        <w:rPr>
          <w:rStyle w:val="Optional"/>
          <w:b w:val="0"/>
          <w:bCs w:val="0"/>
          <w:color w:val="auto"/>
        </w:rPr>
      </w:pPr>
      <w:r w:rsidRPr="00962349">
        <w:rPr>
          <w:rStyle w:val="Optional"/>
          <w:b w:val="0"/>
          <w:bCs w:val="0"/>
          <w:color w:val="auto"/>
        </w:rPr>
        <w:t xml:space="preserve">Guidance from </w:t>
      </w:r>
      <w:r w:rsidR="00E66A31" w:rsidRPr="00962349">
        <w:rPr>
          <w:rStyle w:val="Optional"/>
          <w:b w:val="0"/>
          <w:bCs w:val="0"/>
          <w:color w:val="auto"/>
        </w:rPr>
        <w:t xml:space="preserve">4.2.2.1. </w:t>
      </w:r>
      <w:r w:rsidR="00B66031" w:rsidRPr="00962349">
        <w:rPr>
          <w:rStyle w:val="Optional"/>
          <w:b w:val="0"/>
          <w:bCs w:val="0"/>
          <w:color w:val="auto"/>
        </w:rPr>
        <w:t>Fixed Fee Guidelines</w:t>
      </w:r>
      <w:r w:rsidR="00E66A31" w:rsidRPr="00962349">
        <w:rPr>
          <w:rStyle w:val="Optional"/>
          <w:b w:val="0"/>
          <w:bCs w:val="0"/>
          <w:color w:val="auto"/>
        </w:rPr>
        <w:t xml:space="preserve"> - </w:t>
      </w:r>
      <w:r w:rsidR="00FA6982" w:rsidRPr="00962349">
        <w:rPr>
          <w:rStyle w:val="Optional"/>
          <w:b w:val="0"/>
          <w:bCs w:val="0"/>
          <w:color w:val="auto"/>
        </w:rPr>
        <w:t>Option 1: Capacity as Story Points</w:t>
      </w:r>
    </w:p>
    <w:p w14:paraId="044421F2" w14:textId="537CBA75" w:rsidR="00521890" w:rsidRDefault="00B911E5" w:rsidP="00254D5A">
      <w:pPr>
        <w:pStyle w:val="Heading2NUM"/>
      </w:pPr>
      <w:bookmarkStart w:id="377" w:name="_Toc183681344"/>
      <w:bookmarkStart w:id="378" w:name="_Toc231760484"/>
      <w:r>
        <w:t>Project</w:t>
      </w:r>
      <w:r w:rsidR="00521890">
        <w:t xml:space="preserve"> staffing</w:t>
      </w:r>
      <w:bookmarkEnd w:id="377"/>
      <w:bookmarkEnd w:id="378"/>
    </w:p>
    <w:p w14:paraId="44D6FA76" w14:textId="18E2CD20" w:rsidR="00521890" w:rsidRDefault="00521890" w:rsidP="00521890">
      <w:r>
        <w:t>The role descriptions are shown in the table below.</w:t>
      </w:r>
    </w:p>
    <w:p w14:paraId="755E1C90" w14:textId="51A18691" w:rsidR="000916BC" w:rsidRDefault="000916BC" w:rsidP="000916BC">
      <w:pPr>
        <w:pStyle w:val="Caption-Table-Above"/>
      </w:pPr>
      <w:bookmarkStart w:id="379" w:name="_Toc194478193"/>
      <w:bookmarkStart w:id="380" w:name="_Toc231760462"/>
      <w:r>
        <w:t xml:space="preserve">Table </w:t>
      </w:r>
      <w:r>
        <w:fldChar w:fldCharType="begin"/>
      </w:r>
      <w:r>
        <w:instrText>SEQ Table \* ARABIC</w:instrText>
      </w:r>
      <w:r>
        <w:fldChar w:fldCharType="separate"/>
      </w:r>
      <w:r w:rsidR="00BF16C9">
        <w:rPr>
          <w:noProof/>
        </w:rPr>
        <w:t>7</w:t>
      </w:r>
      <w:r>
        <w:fldChar w:fldCharType="end"/>
      </w:r>
      <w:r w:rsidRPr="00FB021F">
        <w:t xml:space="preserve">: </w:t>
      </w:r>
      <w:r w:rsidR="00B911E5">
        <w:t>Project</w:t>
      </w:r>
      <w:r w:rsidR="0028156B">
        <w:t xml:space="preserve"> staffing</w:t>
      </w:r>
      <w:r w:rsidR="00DC1567">
        <w:t xml:space="preserve"> - </w:t>
      </w:r>
      <w:sdt>
        <w:sdtPr>
          <w:rPr>
            <w:szCs w:val="22"/>
          </w:rPr>
          <w:alias w:val="Client Name"/>
          <w:tag w:val="Client Name"/>
          <w:id w:val="-289200953"/>
          <w:placeholder>
            <w:docPart w:val="B463BA03E77C439EABA6844366DAFFB0"/>
          </w:placeholder>
          <w:dataBinding w:prefixMappings="xmlns:ns0='http://schemas.microsoft.com/office/2006/coverPageProps' " w:xpath="/ns0:CoverPageProperties[1]/ns0:Abstract[1]" w:storeItemID="{55AF091B-3C7A-41E3-B477-F2FDAA23CFDA}"/>
          <w:text/>
        </w:sdtPr>
        <w:sdtEndPr/>
        <w:sdtContent>
          <w:r w:rsidR="00A371BD">
            <w:rPr>
              <w:szCs w:val="22"/>
            </w:rPr>
            <w:t>&lt;Bosch&gt;</w:t>
          </w:r>
        </w:sdtContent>
      </w:sdt>
      <w:bookmarkEnd w:id="379"/>
      <w:bookmarkEnd w:id="380"/>
    </w:p>
    <w:tbl>
      <w:tblPr>
        <w:tblStyle w:val="RFX-SOWTable"/>
        <w:tblpPr w:leftFromText="180" w:rightFromText="180" w:vertAnchor="text" w:tblpY="1"/>
        <w:tblW w:w="5000" w:type="pct"/>
        <w:tblLook w:val="04A0" w:firstRow="1" w:lastRow="0" w:firstColumn="1" w:lastColumn="0" w:noHBand="0" w:noVBand="1"/>
      </w:tblPr>
      <w:tblGrid>
        <w:gridCol w:w="1850"/>
        <w:gridCol w:w="7510"/>
      </w:tblGrid>
      <w:tr w:rsidR="004306F7" w14:paraId="75B98C45" w14:textId="77777777" w:rsidTr="006D7DEA">
        <w:trPr>
          <w:cnfStyle w:val="100000000000" w:firstRow="1" w:lastRow="0" w:firstColumn="0" w:lastColumn="0" w:oddVBand="0" w:evenVBand="0" w:oddHBand="0" w:evenHBand="0" w:firstRowFirstColumn="0" w:firstRowLastColumn="0" w:lastRowFirstColumn="0" w:lastRowLastColumn="0"/>
        </w:trPr>
        <w:tc>
          <w:tcPr>
            <w:tcW w:w="1850" w:type="dxa"/>
          </w:tcPr>
          <w:p w14:paraId="2DD1222C" w14:textId="6F65E7AA" w:rsidR="00A917B8" w:rsidRPr="00E10168" w:rsidRDefault="00A917B8" w:rsidP="00A917B8">
            <w:pPr>
              <w:pStyle w:val="TableText"/>
            </w:pPr>
            <w:r w:rsidRPr="00E10168">
              <w:t>Role</w:t>
            </w:r>
          </w:p>
        </w:tc>
        <w:tc>
          <w:tcPr>
            <w:tcW w:w="7510" w:type="dxa"/>
          </w:tcPr>
          <w:p w14:paraId="4B18C528" w14:textId="4AFA0B92" w:rsidR="00A917B8" w:rsidRPr="00E10168" w:rsidRDefault="006C4854" w:rsidP="00A917B8">
            <w:pPr>
              <w:pStyle w:val="TableText"/>
            </w:pPr>
            <w:r w:rsidRPr="00E10168">
              <w:t xml:space="preserve">Responsibilities / </w:t>
            </w:r>
            <w:commentRangeStart w:id="381"/>
            <w:r w:rsidRPr="00E10168">
              <w:t>notes</w:t>
            </w:r>
            <w:commentRangeEnd w:id="381"/>
            <w:r w:rsidR="00E77C9F" w:rsidRPr="00E10168">
              <w:rPr>
                <w:rStyle w:val="CommentReference"/>
                <w:sz w:val="20"/>
                <w:szCs w:val="24"/>
              </w:rPr>
              <w:commentReference w:id="381"/>
            </w:r>
          </w:p>
        </w:tc>
      </w:tr>
      <w:tr w:rsidR="00C64904" w14:paraId="5388FBFF" w14:textId="77777777" w:rsidTr="006D7DEA">
        <w:trPr>
          <w:cnfStyle w:val="000000100000" w:firstRow="0" w:lastRow="0" w:firstColumn="0" w:lastColumn="0" w:oddVBand="0" w:evenVBand="0" w:oddHBand="1" w:evenHBand="0" w:firstRowFirstColumn="0" w:firstRowLastColumn="0" w:lastRowFirstColumn="0" w:lastRowLastColumn="0"/>
        </w:trPr>
        <w:tc>
          <w:tcPr>
            <w:tcW w:w="1850" w:type="dxa"/>
          </w:tcPr>
          <w:p w14:paraId="6A472CAC" w14:textId="69830651" w:rsidR="00A917B8" w:rsidRPr="00E10168" w:rsidRDefault="00CA7A51" w:rsidP="00A917B8">
            <w:pPr>
              <w:pStyle w:val="TableText"/>
            </w:pPr>
            <w:sdt>
              <w:sdtPr>
                <w:rPr>
                  <w:szCs w:val="22"/>
                </w:rPr>
                <w:alias w:val="Client Name"/>
                <w:tag w:val="Client Name"/>
                <w:id w:val="-703795824"/>
                <w:placeholder>
                  <w:docPart w:val="EC5653E13F9A4EFC89DFD344B4ACF107"/>
                </w:placeholder>
                <w:dataBinding w:prefixMappings="xmlns:ns0='http://schemas.microsoft.com/office/2006/coverPageProps' " w:xpath="/ns0:CoverPageProperties[1]/ns0:Abstract[1]" w:storeItemID="{55AF091B-3C7A-41E3-B477-F2FDAA23CFDA}"/>
                <w:text/>
              </w:sdtPr>
              <w:sdtEndPr/>
              <w:sdtContent>
                <w:r w:rsidR="00A371BD">
                  <w:rPr>
                    <w:szCs w:val="22"/>
                  </w:rPr>
                  <w:t>&lt;Bosch&gt;</w:t>
                </w:r>
              </w:sdtContent>
            </w:sdt>
            <w:r w:rsidR="0085221A">
              <w:t xml:space="preserve"> </w:t>
            </w:r>
            <w:r w:rsidR="0057674F">
              <w:t>e</w:t>
            </w:r>
            <w:r w:rsidR="006C4854" w:rsidRPr="00E10168">
              <w:t>xecutive sponsor</w:t>
            </w:r>
          </w:p>
        </w:tc>
        <w:tc>
          <w:tcPr>
            <w:tcW w:w="7510" w:type="dxa"/>
          </w:tcPr>
          <w:p w14:paraId="3E963AB7" w14:textId="30D30595" w:rsidR="0079444C" w:rsidRDefault="0079444C" w:rsidP="00C070AC">
            <w:pPr>
              <w:pStyle w:val="Tablebullet1"/>
            </w:pPr>
            <w:r>
              <w:t>Participates in the executive steering committee.</w:t>
            </w:r>
          </w:p>
          <w:p w14:paraId="24574B5C" w14:textId="333FF749" w:rsidR="0079444C" w:rsidRDefault="0079444C" w:rsidP="00C070AC">
            <w:pPr>
              <w:pStyle w:val="Tablebullet1"/>
            </w:pPr>
            <w:r>
              <w:t xml:space="preserve">Serves as a point of escalation to support clearing </w:t>
            </w:r>
            <w:r w:rsidR="00B911E5">
              <w:t>project</w:t>
            </w:r>
            <w:r>
              <w:t xml:space="preserve"> roadblocks.</w:t>
            </w:r>
          </w:p>
          <w:p w14:paraId="43F2C9D6" w14:textId="37FE8715" w:rsidR="0079444C" w:rsidRDefault="0079444C" w:rsidP="00C070AC">
            <w:pPr>
              <w:pStyle w:val="Tablebullet1"/>
            </w:pPr>
            <w:r>
              <w:t xml:space="preserve">Serves as a final arbiter of </w:t>
            </w:r>
            <w:r w:rsidR="00B911E5">
              <w:t>project</w:t>
            </w:r>
            <w:r>
              <w:t xml:space="preserve"> issues or escalations.</w:t>
            </w:r>
          </w:p>
          <w:p w14:paraId="5435E02C" w14:textId="3A91091F" w:rsidR="0079444C" w:rsidRDefault="0079444C" w:rsidP="00C070AC">
            <w:pPr>
              <w:pStyle w:val="Tablebullet1"/>
            </w:pPr>
            <w:r>
              <w:t xml:space="preserve">Makes decisions about the </w:t>
            </w:r>
            <w:r w:rsidR="00B911E5">
              <w:t>project</w:t>
            </w:r>
            <w:r>
              <w:t xml:space="preserve"> strategic direction.</w:t>
            </w:r>
          </w:p>
          <w:p w14:paraId="65E99181" w14:textId="77777777" w:rsidR="00A917B8" w:rsidRDefault="0079444C" w:rsidP="00C070AC">
            <w:pPr>
              <w:pStyle w:val="Tablebullet1"/>
              <w:rPr>
                <w:ins w:id="382" w:author="Charlie Gu" w:date="2026-06-07T21:29:00Z" w16du:dateUtc="2026-06-07T13:29:00Z"/>
              </w:rPr>
            </w:pPr>
            <w:r>
              <w:t>Approves significant change requests.</w:t>
            </w:r>
          </w:p>
          <w:p w14:paraId="4789BB32" w14:textId="1D5080D2" w:rsidR="00D94D41" w:rsidRDefault="00D94D41" w:rsidP="00C070AC">
            <w:pPr>
              <w:pStyle w:val="Tablebullet1"/>
            </w:pPr>
            <w:ins w:id="383" w:author="Charlie Gu" w:date="2026-06-07T21:29:00Z" w16du:dateUtc="2026-06-07T13:29:00Z">
              <w:r>
                <w:t>2 hours per week</w:t>
              </w:r>
            </w:ins>
          </w:p>
        </w:tc>
      </w:tr>
      <w:tr w:rsidR="00C64904" w14:paraId="2E4DBD70" w14:textId="77777777" w:rsidTr="006D7DEA">
        <w:trPr>
          <w:cnfStyle w:val="000000010000" w:firstRow="0" w:lastRow="0" w:firstColumn="0" w:lastColumn="0" w:oddVBand="0" w:evenVBand="0" w:oddHBand="0" w:evenHBand="1" w:firstRowFirstColumn="0" w:firstRowLastColumn="0" w:lastRowFirstColumn="0" w:lastRowLastColumn="0"/>
        </w:trPr>
        <w:tc>
          <w:tcPr>
            <w:tcW w:w="1850" w:type="dxa"/>
          </w:tcPr>
          <w:p w14:paraId="0C004628" w14:textId="4F6925B9" w:rsidR="00EA680D" w:rsidRPr="00E10168" w:rsidRDefault="00B911E5" w:rsidP="00A917B8">
            <w:pPr>
              <w:pStyle w:val="TableText"/>
            </w:pPr>
            <w:r>
              <w:t>Project</w:t>
            </w:r>
            <w:r w:rsidR="00395491" w:rsidRPr="00E10168">
              <w:t xml:space="preserve"> owner</w:t>
            </w:r>
          </w:p>
        </w:tc>
        <w:tc>
          <w:tcPr>
            <w:tcW w:w="7510" w:type="dxa"/>
          </w:tcPr>
          <w:p w14:paraId="0A4BDDFC" w14:textId="00E20AA8" w:rsidR="00FC5F51" w:rsidRDefault="00FC5F51" w:rsidP="00C070AC">
            <w:pPr>
              <w:pStyle w:val="Tablebullet1"/>
            </w:pPr>
            <w:r>
              <w:t xml:space="preserve">Serves as the </w:t>
            </w:r>
            <w:sdt>
              <w:sdtPr>
                <w:alias w:val="Client Name"/>
                <w:tag w:val="Client Name"/>
                <w:id w:val="-1828964898"/>
                <w:placeholder>
                  <w:docPart w:val="1B80786B646D4969B793C0507B486F4F"/>
                </w:placeholder>
                <w:dataBinding w:prefixMappings="xmlns:ns0='http://schemas.microsoft.com/office/2006/coverPageProps' " w:xpath="/ns0:CoverPageProperties[1]/ns0:Abstract[1]" w:storeItemID="{55AF091B-3C7A-41E3-B477-F2FDAA23CFDA}"/>
                <w:text/>
              </w:sdtPr>
              <w:sdtEndPr/>
              <w:sdtContent>
                <w:r w:rsidR="00A371BD">
                  <w:t>&lt;Bosch&gt;</w:t>
                </w:r>
              </w:sdtContent>
            </w:sdt>
            <w:r>
              <w:t xml:space="preserve"> single point of contact and is accountable for the </w:t>
            </w:r>
            <w:r w:rsidR="00B911E5">
              <w:t>project</w:t>
            </w:r>
            <w:r>
              <w:t>.</w:t>
            </w:r>
          </w:p>
          <w:p w14:paraId="1B8FD215" w14:textId="74ADF35F" w:rsidR="00FC5F51" w:rsidRDefault="00FC5F51" w:rsidP="00C070AC">
            <w:pPr>
              <w:pStyle w:val="Tablebullet1"/>
            </w:pPr>
            <w:r>
              <w:t>Interacts with executive sponsors from Microsoft.</w:t>
            </w:r>
          </w:p>
          <w:p w14:paraId="777B38AE" w14:textId="77777777" w:rsidR="00FC5F51" w:rsidRDefault="00FC5F51" w:rsidP="00C070AC">
            <w:pPr>
              <w:pStyle w:val="Tablebullet1"/>
            </w:pPr>
            <w:r>
              <w:t>Routinely engages with the Microsoft delivery management executive or program director.</w:t>
            </w:r>
          </w:p>
          <w:p w14:paraId="0948CAF5" w14:textId="77777777" w:rsidR="00EA680D" w:rsidRDefault="00E35502" w:rsidP="00C070AC">
            <w:pPr>
              <w:pStyle w:val="Tablebullet1"/>
              <w:rPr>
                <w:ins w:id="384" w:author="Charlie Gu" w:date="2026-06-07T21:29:00Z" w16du:dateUtc="2026-06-07T13:29:00Z"/>
              </w:rPr>
            </w:pPr>
            <w:r w:rsidRPr="001061B7">
              <w:lastRenderedPageBreak/>
              <w:t xml:space="preserve">Make key project decisions, serve as a point of escalation, and </w:t>
            </w:r>
            <w:r w:rsidR="004F00D6">
              <w:t>work</w:t>
            </w:r>
            <w:r w:rsidR="00FC5F51">
              <w:t xml:space="preserve"> to eliminate the </w:t>
            </w:r>
            <w:sdt>
              <w:sdtPr>
                <w:alias w:val="Client Name"/>
                <w:tag w:val="Client Name"/>
                <w:id w:val="-1403289790"/>
                <w:placeholder>
                  <w:docPart w:val="86B1D818DDFC41C08C08AA8339E937E5"/>
                </w:placeholder>
                <w:dataBinding w:prefixMappings="xmlns:ns0='http://schemas.microsoft.com/office/2006/coverPageProps' " w:xpath="/ns0:CoverPageProperties[1]/ns0:Abstract[1]" w:storeItemID="{55AF091B-3C7A-41E3-B477-F2FDAA23CFDA}"/>
                <w:text/>
              </w:sdtPr>
              <w:sdtEndPr/>
              <w:sdtContent>
                <w:r w:rsidR="00A371BD">
                  <w:t>&lt;Bosch&gt;</w:t>
                </w:r>
              </w:sdtContent>
            </w:sdt>
            <w:r w:rsidR="00FC5F51">
              <w:t>-related issues hindering or impeding implementation.</w:t>
            </w:r>
          </w:p>
          <w:p w14:paraId="019011A0" w14:textId="2117B15C" w:rsidR="00D94D41" w:rsidRDefault="00D94D41" w:rsidP="00C070AC">
            <w:pPr>
              <w:pStyle w:val="Tablebullet1"/>
            </w:pPr>
            <w:ins w:id="385" w:author="Charlie Gu" w:date="2026-06-07T21:29:00Z" w16du:dateUtc="2026-06-07T13:29:00Z">
              <w:r>
                <w:t>1 day per week</w:t>
              </w:r>
            </w:ins>
          </w:p>
        </w:tc>
      </w:tr>
      <w:tr w:rsidR="00C64904" w14:paraId="600D8468" w14:textId="77777777" w:rsidTr="006D7DEA">
        <w:trPr>
          <w:cnfStyle w:val="000000100000" w:firstRow="0" w:lastRow="0" w:firstColumn="0" w:lastColumn="0" w:oddVBand="0" w:evenVBand="0" w:oddHBand="1" w:evenHBand="0" w:firstRowFirstColumn="0" w:firstRowLastColumn="0" w:lastRowFirstColumn="0" w:lastRowLastColumn="0"/>
        </w:trPr>
        <w:tc>
          <w:tcPr>
            <w:tcW w:w="1850" w:type="dxa"/>
          </w:tcPr>
          <w:p w14:paraId="333CC6E0" w14:textId="07B2DE25" w:rsidR="00A6451C" w:rsidRPr="00E10168" w:rsidRDefault="009B7E34" w:rsidP="00A917B8">
            <w:pPr>
              <w:pStyle w:val="TableText"/>
            </w:pPr>
            <w:r>
              <w:lastRenderedPageBreak/>
              <w:t>Project</w:t>
            </w:r>
            <w:r w:rsidRPr="00E10168">
              <w:t xml:space="preserve"> </w:t>
            </w:r>
            <w:r w:rsidR="0006568D" w:rsidRPr="00E10168">
              <w:t>manager</w:t>
            </w:r>
            <w:r w:rsidR="0083789D">
              <w:t xml:space="preserve"> </w:t>
            </w:r>
          </w:p>
        </w:tc>
        <w:tc>
          <w:tcPr>
            <w:tcW w:w="7510" w:type="dxa"/>
          </w:tcPr>
          <w:p w14:paraId="7BC9A32E" w14:textId="58D79103" w:rsidR="0012270F" w:rsidRDefault="0012270F" w:rsidP="00C070AC">
            <w:pPr>
              <w:pStyle w:val="Tablebullet1"/>
            </w:pPr>
            <w:r w:rsidRPr="003A062C">
              <w:t>Oversees and coordinates the overall program</w:t>
            </w:r>
            <w:r>
              <w:t xml:space="preserve"> </w:t>
            </w:r>
            <w:r w:rsidR="007B4D69">
              <w:t>decisions</w:t>
            </w:r>
            <w:r w:rsidR="0057674F">
              <w:t xml:space="preserve"> </w:t>
            </w:r>
            <w:r w:rsidR="007B4D69">
              <w:t>/</w:t>
            </w:r>
            <w:r w:rsidR="0057674F">
              <w:t xml:space="preserve"> </w:t>
            </w:r>
            <w:r>
              <w:t>schedule</w:t>
            </w:r>
            <w:r w:rsidR="0057674F">
              <w:t xml:space="preserve"> </w:t>
            </w:r>
            <w:r>
              <w:t>/</w:t>
            </w:r>
            <w:r w:rsidR="0057674F">
              <w:t xml:space="preserve"> </w:t>
            </w:r>
            <w:r>
              <w:t>budget</w:t>
            </w:r>
            <w:r w:rsidR="0057674F">
              <w:t xml:space="preserve"> </w:t>
            </w:r>
            <w:r w:rsidR="007B4D69">
              <w:t>/</w:t>
            </w:r>
            <w:r w:rsidR="0057674F">
              <w:t xml:space="preserve"> </w:t>
            </w:r>
            <w:r w:rsidR="007B4D69">
              <w:t>status</w:t>
            </w:r>
            <w:r w:rsidR="0057674F">
              <w:t>.</w:t>
            </w:r>
          </w:p>
          <w:p w14:paraId="1070F731" w14:textId="1C5408AD" w:rsidR="0012270F" w:rsidRDefault="0012270F" w:rsidP="00C070AC">
            <w:pPr>
              <w:pStyle w:val="Tablebullet1"/>
            </w:pPr>
            <w:r>
              <w:t>Coordinates</w:t>
            </w:r>
            <w:r w:rsidR="00B46D12" w:rsidRPr="00FF5A41">
              <w:t xml:space="preserve"> </w:t>
            </w:r>
            <w:sdt>
              <w:sdtPr>
                <w:alias w:val="Client Name"/>
                <w:tag w:val="Client Name"/>
                <w:id w:val="-1122999134"/>
                <w:placeholder>
                  <w:docPart w:val="40B218D2587B4DE187371AE99F8CCAC9"/>
                </w:placeholder>
                <w:dataBinding w:prefixMappings="xmlns:ns0='http://schemas.microsoft.com/office/2006/coverPageProps' " w:xpath="/ns0:CoverPageProperties[1]/ns0:Abstract[1]" w:storeItemID="{55AF091B-3C7A-41E3-B477-F2FDAA23CFDA}"/>
                <w:text/>
              </w:sdtPr>
              <w:sdtEndPr/>
              <w:sdtContent>
                <w:r w:rsidR="00A371BD">
                  <w:t>&lt;Bosch&gt;</w:t>
                </w:r>
              </w:sdtContent>
            </w:sdt>
            <w:r w:rsidR="00C37CB8">
              <w:t xml:space="preserve"> resources</w:t>
            </w:r>
            <w:r w:rsidR="007B4D69">
              <w:t xml:space="preserve"> and drives </w:t>
            </w:r>
            <w:sdt>
              <w:sdtPr>
                <w:alias w:val="Client Name"/>
                <w:tag w:val="Client Name"/>
                <w:id w:val="-969586550"/>
                <w:placeholder>
                  <w:docPart w:val="F78D1D71F8404EBD821F8406116EC1B7"/>
                </w:placeholder>
                <w:dataBinding w:prefixMappings="xmlns:ns0='http://schemas.microsoft.com/office/2006/coverPageProps' " w:xpath="/ns0:CoverPageProperties[1]/ns0:Abstract[1]" w:storeItemID="{55AF091B-3C7A-41E3-B477-F2FDAA23CFDA}"/>
                <w:text/>
              </w:sdtPr>
              <w:sdtEndPr/>
              <w:sdtContent>
                <w:r w:rsidR="00A371BD">
                  <w:t>&lt;Bosch&gt;</w:t>
                </w:r>
              </w:sdtContent>
            </w:sdt>
            <w:r w:rsidR="007B4D69">
              <w:t xml:space="preserve"> internal processes </w:t>
            </w:r>
            <w:r w:rsidR="00EC58E3">
              <w:t>necessary to deliver the program</w:t>
            </w:r>
            <w:r w:rsidR="00D47C67">
              <w:t>.</w:t>
            </w:r>
          </w:p>
          <w:p w14:paraId="1B39F4A3" w14:textId="77777777" w:rsidR="00A6451C" w:rsidRDefault="0012270F" w:rsidP="00C070AC">
            <w:pPr>
              <w:pStyle w:val="Tablebullet1"/>
              <w:rPr>
                <w:ins w:id="386" w:author="Charlie Gu" w:date="2026-06-07T21:30:00Z" w16du:dateUtc="2026-06-07T13:30:00Z"/>
              </w:rPr>
            </w:pPr>
            <w:r>
              <w:t xml:space="preserve">Communicates the </w:t>
            </w:r>
            <w:r w:rsidR="00B911E5">
              <w:t>project</w:t>
            </w:r>
            <w:r>
              <w:t xml:space="preserve"> efforts and activities to the </w:t>
            </w:r>
            <w:sdt>
              <w:sdtPr>
                <w:alias w:val="Client Name"/>
                <w:tag w:val="Client Name"/>
                <w:id w:val="-1008975633"/>
                <w:placeholder>
                  <w:docPart w:val="4B4D37A0333F4F3080CA9AEC3CAAA790"/>
                </w:placeholder>
                <w:dataBinding w:prefixMappings="xmlns:ns0='http://schemas.microsoft.com/office/2006/coverPageProps' " w:xpath="/ns0:CoverPageProperties[1]/ns0:Abstract[1]" w:storeItemID="{55AF091B-3C7A-41E3-B477-F2FDAA23CFDA}"/>
                <w:text/>
              </w:sdtPr>
              <w:sdtEndPr/>
              <w:sdtContent>
                <w:r w:rsidR="00A371BD">
                  <w:t>&lt;Bosch&gt;</w:t>
                </w:r>
              </w:sdtContent>
            </w:sdt>
            <w:r>
              <w:t xml:space="preserve"> executive committee members and stakeholders</w:t>
            </w:r>
            <w:r w:rsidR="007A6BE5">
              <w:t>.</w:t>
            </w:r>
          </w:p>
          <w:p w14:paraId="3DA64728" w14:textId="7E8CD9B9" w:rsidR="008E51E2" w:rsidRDefault="008E51E2" w:rsidP="00C070AC">
            <w:pPr>
              <w:pStyle w:val="Tablebullet1"/>
            </w:pPr>
            <w:ins w:id="387" w:author="Charlie Gu" w:date="2026-06-07T21:30:00Z" w16du:dateUtc="2026-06-07T13:30:00Z">
              <w:r>
                <w:t>Fulltime</w:t>
              </w:r>
            </w:ins>
          </w:p>
        </w:tc>
      </w:tr>
      <w:tr w:rsidR="00C64904" w14:paraId="7CFBBDE6" w14:textId="77777777" w:rsidTr="006D7DEA">
        <w:trPr>
          <w:cnfStyle w:val="000000010000" w:firstRow="0" w:lastRow="0" w:firstColumn="0" w:lastColumn="0" w:oddVBand="0" w:evenVBand="0" w:oddHBand="0" w:evenHBand="1" w:firstRowFirstColumn="0" w:firstRowLastColumn="0" w:lastRowFirstColumn="0" w:lastRowLastColumn="0"/>
        </w:trPr>
        <w:tc>
          <w:tcPr>
            <w:tcW w:w="1850" w:type="dxa"/>
          </w:tcPr>
          <w:p w14:paraId="48B2AA20" w14:textId="369F338F" w:rsidR="00591F70" w:rsidRPr="00E10168" w:rsidRDefault="00AC367B" w:rsidP="00A917B8">
            <w:pPr>
              <w:pStyle w:val="TableText"/>
            </w:pPr>
            <w:r w:rsidRPr="00E10168">
              <w:t>Product owner</w:t>
            </w:r>
          </w:p>
        </w:tc>
        <w:tc>
          <w:tcPr>
            <w:tcW w:w="7510" w:type="dxa"/>
          </w:tcPr>
          <w:p w14:paraId="79B97E82" w14:textId="77777777" w:rsidR="00D47C67" w:rsidRDefault="00E35502" w:rsidP="00C070AC">
            <w:pPr>
              <w:pStyle w:val="Tablebullet1"/>
            </w:pPr>
            <w:r w:rsidRPr="002147FA">
              <w:t xml:space="preserve">Serves as the single point of contact for decisions about product backlog items </w:t>
            </w:r>
            <w:commentRangeStart w:id="388"/>
            <w:r w:rsidRPr="002147FA">
              <w:t>and prioritization. </w:t>
            </w:r>
            <w:commentRangeEnd w:id="388"/>
            <w:r w:rsidR="008712C4">
              <w:rPr>
                <w:rStyle w:val="CommentReference"/>
                <w:sz w:val="20"/>
                <w:szCs w:val="22"/>
              </w:rPr>
              <w:commentReference w:id="388"/>
            </w:r>
          </w:p>
          <w:p w14:paraId="5BB383B8" w14:textId="231BB9F4" w:rsidR="00946997" w:rsidRDefault="00946997" w:rsidP="00C070AC">
            <w:pPr>
              <w:pStyle w:val="Tablebullet1"/>
            </w:pPr>
            <w:r>
              <w:t>Takes responsibility for making decisions on services and/or product features.</w:t>
            </w:r>
          </w:p>
          <w:p w14:paraId="10D1222F" w14:textId="77777777" w:rsidR="00946997" w:rsidRDefault="00946997" w:rsidP="00C070AC">
            <w:pPr>
              <w:pStyle w:val="Tablebullet1"/>
            </w:pPr>
            <w:r>
              <w:t>Serves as the primary person responsible for user story scope decisions during sprint planning.</w:t>
            </w:r>
          </w:p>
          <w:p w14:paraId="42190D9C" w14:textId="77777777" w:rsidR="00946997" w:rsidRDefault="00946997" w:rsidP="00C070AC">
            <w:pPr>
              <w:pStyle w:val="Tablebullet1"/>
            </w:pPr>
            <w:r>
              <w:t>Defines acceptance criteria for work items, especially user stories.</w:t>
            </w:r>
          </w:p>
          <w:p w14:paraId="562BFDC6" w14:textId="77777777" w:rsidR="00946997" w:rsidRDefault="00946997" w:rsidP="00C070AC">
            <w:pPr>
              <w:pStyle w:val="Tablebullet1"/>
            </w:pPr>
            <w:r>
              <w:t>Actively participates in all sprint reviews.</w:t>
            </w:r>
          </w:p>
          <w:p w14:paraId="70B3888B" w14:textId="3547790B" w:rsidR="00946997" w:rsidRDefault="00946997" w:rsidP="00C070AC">
            <w:pPr>
              <w:pStyle w:val="Tablebullet1"/>
            </w:pPr>
            <w:r>
              <w:t>Serves as the single point of contact for decisions about product backlog items and prioritization.</w:t>
            </w:r>
            <w:r w:rsidR="00D47C67">
              <w:t xml:space="preserve"> </w:t>
            </w:r>
          </w:p>
          <w:p w14:paraId="36BAEDE6" w14:textId="07C2E7CD" w:rsidR="00E35502" w:rsidRDefault="00E35502" w:rsidP="00C070AC">
            <w:pPr>
              <w:pStyle w:val="Tablebullet1"/>
            </w:pPr>
            <w:r w:rsidRPr="00F50C23">
              <w:t>Review</w:t>
            </w:r>
            <w:r w:rsidR="00D47C67">
              <w:t>s</w:t>
            </w:r>
            <w:r w:rsidRPr="00F50C23">
              <w:t xml:space="preserve"> and approve</w:t>
            </w:r>
            <w:r w:rsidR="00D47C67">
              <w:t>s</w:t>
            </w:r>
            <w:r w:rsidRPr="00F50C23">
              <w:t xml:space="preserve"> test </w:t>
            </w:r>
            <w:r w:rsidRPr="00D47C67">
              <w:t>scripts</w:t>
            </w:r>
            <w:r w:rsidRPr="00F50C23">
              <w:t xml:space="preserve"> to confirm test scripts are accurate, complete, and cover the scenarios required to do functional, E2E, and UAT testing.</w:t>
            </w:r>
          </w:p>
          <w:p w14:paraId="328A20C0" w14:textId="741996A3" w:rsidR="00946997" w:rsidRDefault="00946997" w:rsidP="00C070AC">
            <w:pPr>
              <w:pStyle w:val="Tablebullet1"/>
            </w:pPr>
            <w:r>
              <w:t xml:space="preserve">Takes responsibility for planning UAT and providing appropriate </w:t>
            </w:r>
            <w:sdt>
              <w:sdtPr>
                <w:alias w:val="Client Name"/>
                <w:tag w:val="Client Name"/>
                <w:id w:val="1523208957"/>
                <w:placeholder>
                  <w:docPart w:val="7F8A46CDD0B544CAA045628701279F2A"/>
                </w:placeholder>
                <w:dataBinding w:prefixMappings="xmlns:ns0='http://schemas.microsoft.com/office/2006/coverPageProps' " w:xpath="/ns0:CoverPageProperties[1]/ns0:Abstract[1]" w:storeItemID="{55AF091B-3C7A-41E3-B477-F2FDAA23CFDA}"/>
                <w:text/>
              </w:sdtPr>
              <w:sdtEndPr/>
              <w:sdtContent>
                <w:r w:rsidR="00A371BD">
                  <w:t>&lt;Bosch&gt;</w:t>
                </w:r>
              </w:sdtContent>
            </w:sdt>
            <w:r>
              <w:t xml:space="preserve"> resources across sprints for testing.</w:t>
            </w:r>
          </w:p>
          <w:p w14:paraId="3EF30A84" w14:textId="77777777" w:rsidR="002735EC" w:rsidRDefault="00946997" w:rsidP="00C070AC">
            <w:pPr>
              <w:pStyle w:val="Tablebullet1"/>
              <w:rPr>
                <w:ins w:id="389" w:author="Charlie Gu" w:date="2026-06-07T21:30:00Z" w16du:dateUtc="2026-06-07T13:30:00Z"/>
              </w:rPr>
            </w:pPr>
            <w:r>
              <w:t xml:space="preserve">Provides </w:t>
            </w:r>
            <w:sdt>
              <w:sdtPr>
                <w:alias w:val="MSFT / Partner"/>
                <w:tag w:val=""/>
                <w:id w:val="-352491566"/>
                <w:placeholder>
                  <w:docPart w:val="81C7DA134BE042CFB03D1345B9BED5B1"/>
                </w:placeholder>
                <w:dataBinding w:prefixMappings="xmlns:ns0='http://purl.org/dc/elements/1.1/' xmlns:ns1='http://schemas.openxmlformats.org/package/2006/metadata/core-properties' " w:xpath="/ns1:coreProperties[1]/ns0:creator[1]" w:storeItemID="{6C3C8BC8-F283-45AE-878A-BAB7291924A1}"/>
                <w:text/>
              </w:sdtPr>
              <w:sdtEndPr/>
              <w:sdtContent>
                <w:r w:rsidR="00A371BD">
                  <w:t>&lt;MSFT&gt;</w:t>
                </w:r>
              </w:sdtContent>
            </w:sdt>
            <w:r w:rsidR="00973C5D">
              <w:t xml:space="preserve"> </w:t>
            </w:r>
            <w:r>
              <w:t>teams with prompt answers to questions affecting development activities and, more generally, services to be delivered.</w:t>
            </w:r>
          </w:p>
          <w:p w14:paraId="0935691E" w14:textId="6B545E21" w:rsidR="008E51E2" w:rsidRDefault="008E51E2" w:rsidP="00C070AC">
            <w:pPr>
              <w:pStyle w:val="Tablebullet1"/>
            </w:pPr>
            <w:ins w:id="390" w:author="Charlie Gu" w:date="2026-06-07T21:30:00Z" w16du:dateUtc="2026-06-07T13:30:00Z">
              <w:r>
                <w:t>Fulltime</w:t>
              </w:r>
            </w:ins>
          </w:p>
        </w:tc>
      </w:tr>
      <w:tr w:rsidR="00C64904" w14:paraId="737D2358" w14:textId="77777777" w:rsidTr="006D7DEA">
        <w:trPr>
          <w:cnfStyle w:val="000000100000" w:firstRow="0" w:lastRow="0" w:firstColumn="0" w:lastColumn="0" w:oddVBand="0" w:evenVBand="0" w:oddHBand="1" w:evenHBand="0" w:firstRowFirstColumn="0" w:firstRowLastColumn="0" w:lastRowFirstColumn="0" w:lastRowLastColumn="0"/>
        </w:trPr>
        <w:tc>
          <w:tcPr>
            <w:tcW w:w="1850" w:type="dxa"/>
          </w:tcPr>
          <w:p w14:paraId="75687EF9" w14:textId="2FEFFC8E" w:rsidR="00AC6A61" w:rsidRPr="00E10168" w:rsidRDefault="008809CB" w:rsidP="00A917B8">
            <w:pPr>
              <w:pStyle w:val="TableText"/>
            </w:pPr>
            <w:r w:rsidRPr="00E10168">
              <w:t>Business stakeholders</w:t>
            </w:r>
          </w:p>
        </w:tc>
        <w:tc>
          <w:tcPr>
            <w:tcW w:w="7510" w:type="dxa"/>
          </w:tcPr>
          <w:p w14:paraId="2605A302" w14:textId="3287C000" w:rsidR="000F17DD" w:rsidRDefault="000F17DD" w:rsidP="00C070AC">
            <w:pPr>
              <w:pStyle w:val="Tablebullet1"/>
            </w:pPr>
            <w:r>
              <w:t xml:space="preserve">Provides direction on business </w:t>
            </w:r>
            <w:r w:rsidR="000660C9">
              <w:t>objectives</w:t>
            </w:r>
            <w:r>
              <w:t>.</w:t>
            </w:r>
          </w:p>
          <w:p w14:paraId="687BC763" w14:textId="39260FFD" w:rsidR="00AC6A61" w:rsidRDefault="000F17DD" w:rsidP="00C070AC">
            <w:pPr>
              <w:pStyle w:val="Tablebullet1"/>
            </w:pPr>
            <w:r>
              <w:t xml:space="preserve">Maintains communication with </w:t>
            </w:r>
            <w:sdt>
              <w:sdtPr>
                <w:alias w:val="Client Name"/>
                <w:tag w:val="Client Name"/>
                <w:id w:val="-709332986"/>
                <w:placeholder>
                  <w:docPart w:val="D603DAA0BF8542FA8F5B2999B1C8700E"/>
                </w:placeholder>
                <w:dataBinding w:prefixMappings="xmlns:ns0='http://schemas.microsoft.com/office/2006/coverPageProps' " w:xpath="/ns0:CoverPageProperties[1]/ns0:Abstract[1]" w:storeItemID="{55AF091B-3C7A-41E3-B477-F2FDAA23CFDA}"/>
                <w:text/>
              </w:sdtPr>
              <w:sdtEndPr/>
              <w:sdtContent>
                <w:r w:rsidR="00A371BD">
                  <w:t>&lt;Bosch&gt;</w:t>
                </w:r>
              </w:sdtContent>
            </w:sdt>
            <w:r>
              <w:t xml:space="preserve"> personnel assigned to feature teams (for example, SMEs).</w:t>
            </w:r>
          </w:p>
          <w:p w14:paraId="2AB29C16" w14:textId="77777777" w:rsidR="00C5052D" w:rsidRDefault="00FF7871" w:rsidP="00C070AC">
            <w:pPr>
              <w:pStyle w:val="Tablebullet1"/>
              <w:rPr>
                <w:ins w:id="391" w:author="Charlie Gu" w:date="2026-06-07T21:30:00Z" w16du:dateUtc="2026-06-07T13:30:00Z"/>
              </w:rPr>
            </w:pPr>
            <w:r>
              <w:t>Responsible for UAT.</w:t>
            </w:r>
          </w:p>
          <w:p w14:paraId="44DC0580" w14:textId="388939A4" w:rsidR="00662B93" w:rsidRDefault="00662B93" w:rsidP="00C070AC">
            <w:pPr>
              <w:pStyle w:val="Tablebullet1"/>
            </w:pPr>
            <w:ins w:id="392" w:author="Charlie Gu" w:date="2026-06-07T21:30:00Z" w16du:dateUtc="2026-06-07T13:30:00Z">
              <w:r>
                <w:t>Fulltime during testing</w:t>
              </w:r>
            </w:ins>
          </w:p>
        </w:tc>
      </w:tr>
      <w:tr w:rsidR="005D1417" w14:paraId="22F1FB12" w14:textId="77777777" w:rsidTr="006D7DEA">
        <w:trPr>
          <w:cnfStyle w:val="000000010000" w:firstRow="0" w:lastRow="0" w:firstColumn="0" w:lastColumn="0" w:oddVBand="0" w:evenVBand="0" w:oddHBand="0" w:evenHBand="1" w:firstRowFirstColumn="0" w:firstRowLastColumn="0" w:lastRowFirstColumn="0" w:lastRowLastColumn="0"/>
        </w:trPr>
        <w:tc>
          <w:tcPr>
            <w:tcW w:w="1850" w:type="dxa"/>
          </w:tcPr>
          <w:p w14:paraId="23135D89" w14:textId="0D24079E" w:rsidR="005D1417" w:rsidRPr="00E10168" w:rsidRDefault="005D1417" w:rsidP="00A917B8">
            <w:pPr>
              <w:pStyle w:val="TableText"/>
            </w:pPr>
            <w:commentRangeStart w:id="393"/>
            <w:r>
              <w:t xml:space="preserve">Development </w:t>
            </w:r>
            <w:r w:rsidR="00C95457">
              <w:t xml:space="preserve">and Test </w:t>
            </w:r>
            <w:r>
              <w:t>Team</w:t>
            </w:r>
          </w:p>
        </w:tc>
        <w:tc>
          <w:tcPr>
            <w:tcW w:w="7510" w:type="dxa"/>
          </w:tcPr>
          <w:p w14:paraId="33D64877" w14:textId="77777777" w:rsidR="005D1417" w:rsidRDefault="00C95457" w:rsidP="00C070AC">
            <w:pPr>
              <w:pStyle w:val="Tablebullet1"/>
            </w:pPr>
            <w:r>
              <w:t>Work MSFT team on development and testing activities</w:t>
            </w:r>
          </w:p>
          <w:p w14:paraId="591D3C26" w14:textId="77777777" w:rsidR="00C95457" w:rsidRDefault="00C95457" w:rsidP="00C070AC">
            <w:pPr>
              <w:pStyle w:val="Tablebullet1"/>
            </w:pPr>
            <w:r>
              <w:t>Extend the Assistant solution to the selected Devices</w:t>
            </w:r>
          </w:p>
          <w:p w14:paraId="38F826B7" w14:textId="78BF7239" w:rsidR="00C95457" w:rsidRDefault="00C95457" w:rsidP="00C070AC">
            <w:pPr>
              <w:pStyle w:val="Tablebullet1"/>
            </w:pPr>
            <w:r>
              <w:t>Test and Evaluate the solution</w:t>
            </w:r>
            <w:commentRangeEnd w:id="393"/>
            <w:r w:rsidR="007765ED">
              <w:rPr>
                <w:rStyle w:val="CommentReference"/>
                <w:sz w:val="20"/>
                <w:szCs w:val="22"/>
              </w:rPr>
              <w:commentReference w:id="393"/>
            </w:r>
          </w:p>
        </w:tc>
      </w:tr>
    </w:tbl>
    <w:p w14:paraId="3AE20929" w14:textId="4304A111" w:rsidR="0085221A" w:rsidRDefault="00D12215" w:rsidP="00386F7C">
      <w:pPr>
        <w:pStyle w:val="Caption-Table-Above"/>
      </w:pPr>
      <w:r>
        <w:lastRenderedPageBreak/>
        <w:br w:type="textWrapping" w:clear="all"/>
      </w:r>
    </w:p>
    <w:p w14:paraId="7648B317" w14:textId="3191E86F" w:rsidR="00386F7C" w:rsidRDefault="00386F7C" w:rsidP="00386F7C">
      <w:pPr>
        <w:pStyle w:val="Caption-Table-Above"/>
      </w:pPr>
      <w:bookmarkStart w:id="394" w:name="_Toc194478194"/>
      <w:bookmarkStart w:id="395" w:name="_Toc231760463"/>
      <w:r>
        <w:t xml:space="preserve">Table </w:t>
      </w:r>
      <w:r>
        <w:fldChar w:fldCharType="begin"/>
      </w:r>
      <w:r>
        <w:instrText>SEQ Table \* ARABIC</w:instrText>
      </w:r>
      <w:r>
        <w:fldChar w:fldCharType="separate"/>
      </w:r>
      <w:r w:rsidR="00BF16C9">
        <w:rPr>
          <w:noProof/>
        </w:rPr>
        <w:t>8</w:t>
      </w:r>
      <w:r>
        <w:fldChar w:fldCharType="end"/>
      </w:r>
      <w:r w:rsidRPr="00FB021F">
        <w:t xml:space="preserve">: </w:t>
      </w:r>
      <w:r w:rsidR="00B911E5">
        <w:t>Project</w:t>
      </w:r>
      <w:r>
        <w:t xml:space="preserve"> staffing </w:t>
      </w:r>
      <w:r w:rsidR="009374E2">
        <w:t>–</w:t>
      </w:r>
      <w:r>
        <w:t xml:space="preserve"> </w:t>
      </w:r>
      <w:sdt>
        <w:sdtPr>
          <w:alias w:val="MSFT / Partner"/>
          <w:tag w:val=""/>
          <w:id w:val="672612147"/>
          <w:placeholder>
            <w:docPart w:val="18DA7761EF2C479E9BC8970D1178B432"/>
          </w:placeholder>
          <w:dataBinding w:prefixMappings="xmlns:ns0='http://purl.org/dc/elements/1.1/' xmlns:ns1='http://schemas.openxmlformats.org/package/2006/metadata/core-properties' " w:xpath="/ns1:coreProperties[1]/ns0:creator[1]" w:storeItemID="{6C3C8BC8-F283-45AE-878A-BAB7291924A1}"/>
          <w:text/>
        </w:sdtPr>
        <w:sdtEndPr/>
        <w:sdtContent>
          <w:r w:rsidR="00A371BD">
            <w:t>&lt;MSFT&gt;</w:t>
          </w:r>
        </w:sdtContent>
      </w:sdt>
      <w:bookmarkEnd w:id="394"/>
      <w:bookmarkEnd w:id="395"/>
    </w:p>
    <w:tbl>
      <w:tblPr>
        <w:tblStyle w:val="RFX-SOWTable"/>
        <w:tblW w:w="5000" w:type="pct"/>
        <w:tblLook w:val="04A0" w:firstRow="1" w:lastRow="0" w:firstColumn="1" w:lastColumn="0" w:noHBand="0" w:noVBand="1"/>
      </w:tblPr>
      <w:tblGrid>
        <w:gridCol w:w="2424"/>
        <w:gridCol w:w="6936"/>
      </w:tblGrid>
      <w:tr w:rsidR="004306F7" w14:paraId="319DA8C9" w14:textId="77777777" w:rsidTr="006D7DEA">
        <w:trPr>
          <w:cnfStyle w:val="100000000000" w:firstRow="1" w:lastRow="0" w:firstColumn="0" w:lastColumn="0" w:oddVBand="0" w:evenVBand="0" w:oddHBand="0" w:evenHBand="0" w:firstRowFirstColumn="0" w:firstRowLastColumn="0" w:lastRowFirstColumn="0" w:lastRowLastColumn="0"/>
        </w:trPr>
        <w:tc>
          <w:tcPr>
            <w:tcW w:w="2424" w:type="dxa"/>
          </w:tcPr>
          <w:p w14:paraId="6E11F219" w14:textId="25DF9037" w:rsidR="00386F7C" w:rsidRPr="00E10168" w:rsidRDefault="00386F7C" w:rsidP="00386F7C">
            <w:pPr>
              <w:pStyle w:val="TableText"/>
            </w:pPr>
            <w:r w:rsidRPr="00E10168">
              <w:t>Role</w:t>
            </w:r>
          </w:p>
        </w:tc>
        <w:tc>
          <w:tcPr>
            <w:tcW w:w="6936" w:type="dxa"/>
          </w:tcPr>
          <w:p w14:paraId="418199A0" w14:textId="4B7645A6" w:rsidR="00386F7C" w:rsidRDefault="00386F7C" w:rsidP="000A2F8F">
            <w:pPr>
              <w:pStyle w:val="Tablebullet1"/>
              <w:numPr>
                <w:ilvl w:val="0"/>
                <w:numId w:val="0"/>
              </w:numPr>
            </w:pPr>
            <w:r w:rsidRPr="00E10168">
              <w:t>Responsibilities / notes</w:t>
            </w:r>
          </w:p>
        </w:tc>
      </w:tr>
      <w:tr w:rsidR="00C64904" w14:paraId="474C53DE" w14:textId="77777777" w:rsidTr="006D7DEA">
        <w:trPr>
          <w:cnfStyle w:val="000000100000" w:firstRow="0" w:lastRow="0" w:firstColumn="0" w:lastColumn="0" w:oddVBand="0" w:evenVBand="0" w:oddHBand="1" w:evenHBand="0" w:firstRowFirstColumn="0" w:firstRowLastColumn="0" w:lastRowFirstColumn="0" w:lastRowLastColumn="0"/>
        </w:trPr>
        <w:tc>
          <w:tcPr>
            <w:tcW w:w="2424" w:type="dxa"/>
          </w:tcPr>
          <w:p w14:paraId="33FCD8BB" w14:textId="084C81F4" w:rsidR="0085221A" w:rsidRPr="00962349" w:rsidRDefault="0085221A" w:rsidP="0085221A">
            <w:pPr>
              <w:pStyle w:val="TableText"/>
              <w:rPr>
                <w:rStyle w:val="Optional"/>
                <w:b w:val="0"/>
                <w:bCs w:val="0"/>
                <w:color w:val="auto"/>
              </w:rPr>
            </w:pPr>
            <w:r w:rsidRPr="00962349">
              <w:rPr>
                <w:rStyle w:val="Optional"/>
                <w:b w:val="0"/>
                <w:bCs w:val="0"/>
                <w:color w:val="auto"/>
              </w:rPr>
              <w:t xml:space="preserve">Microsoft </w:t>
            </w:r>
            <w:r w:rsidR="00031861" w:rsidRPr="00962349">
              <w:rPr>
                <w:rStyle w:val="Optional"/>
                <w:b w:val="0"/>
                <w:bCs w:val="0"/>
                <w:color w:val="auto"/>
              </w:rPr>
              <w:t>e</w:t>
            </w:r>
            <w:r w:rsidRPr="00962349">
              <w:rPr>
                <w:rStyle w:val="Optional"/>
                <w:b w:val="0"/>
                <w:bCs w:val="0"/>
                <w:color w:val="auto"/>
              </w:rPr>
              <w:t>xecutive sponsor</w:t>
            </w:r>
          </w:p>
        </w:tc>
        <w:tc>
          <w:tcPr>
            <w:tcW w:w="6936" w:type="dxa"/>
          </w:tcPr>
          <w:p w14:paraId="61F1E5F5" w14:textId="77777777" w:rsidR="0085221A" w:rsidRPr="00962349" w:rsidRDefault="0085221A" w:rsidP="00C070AC">
            <w:pPr>
              <w:pStyle w:val="Tablebullet1"/>
              <w:rPr>
                <w:rStyle w:val="Optional"/>
                <w:b w:val="0"/>
                <w:bCs w:val="0"/>
                <w:color w:val="auto"/>
              </w:rPr>
            </w:pPr>
            <w:r w:rsidRPr="00962349">
              <w:rPr>
                <w:rStyle w:val="Optional"/>
                <w:b w:val="0"/>
                <w:bCs w:val="0"/>
                <w:color w:val="auto"/>
              </w:rPr>
              <w:t>Participates in the executive steering committee.</w:t>
            </w:r>
          </w:p>
          <w:p w14:paraId="180FD853" w14:textId="7C986BAE" w:rsidR="0085221A" w:rsidRPr="00962349" w:rsidRDefault="0085221A" w:rsidP="00C070AC">
            <w:pPr>
              <w:pStyle w:val="Tablebullet1"/>
              <w:rPr>
                <w:rStyle w:val="Optional"/>
                <w:b w:val="0"/>
                <w:bCs w:val="0"/>
                <w:color w:val="auto"/>
              </w:rPr>
            </w:pPr>
            <w:r w:rsidRPr="00962349">
              <w:rPr>
                <w:rStyle w:val="Optional"/>
                <w:b w:val="0"/>
                <w:bCs w:val="0"/>
                <w:color w:val="auto"/>
              </w:rPr>
              <w:t xml:space="preserve">Serves as a point of escalation to support clearing </w:t>
            </w:r>
            <w:r w:rsidR="00B911E5" w:rsidRPr="00962349">
              <w:rPr>
                <w:rStyle w:val="Optional"/>
                <w:b w:val="0"/>
                <w:bCs w:val="0"/>
                <w:color w:val="auto"/>
              </w:rPr>
              <w:t>project</w:t>
            </w:r>
            <w:r w:rsidRPr="00962349">
              <w:rPr>
                <w:rStyle w:val="Optional"/>
                <w:b w:val="0"/>
                <w:bCs w:val="0"/>
                <w:color w:val="auto"/>
              </w:rPr>
              <w:t xml:space="preserve"> roadblocks.</w:t>
            </w:r>
          </w:p>
          <w:p w14:paraId="06135B86" w14:textId="50E5AFCA" w:rsidR="0085221A" w:rsidRPr="00962349" w:rsidRDefault="0085221A" w:rsidP="00C070AC">
            <w:pPr>
              <w:pStyle w:val="Tablebullet1"/>
              <w:rPr>
                <w:rStyle w:val="Optional"/>
                <w:b w:val="0"/>
                <w:bCs w:val="0"/>
                <w:color w:val="auto"/>
              </w:rPr>
            </w:pPr>
            <w:r w:rsidRPr="00962349">
              <w:rPr>
                <w:rStyle w:val="Optional"/>
                <w:b w:val="0"/>
                <w:bCs w:val="0"/>
                <w:color w:val="auto"/>
              </w:rPr>
              <w:t xml:space="preserve">Serves as a final arbiter of </w:t>
            </w:r>
            <w:r w:rsidR="00B911E5" w:rsidRPr="00962349">
              <w:rPr>
                <w:rStyle w:val="Optional"/>
                <w:b w:val="0"/>
                <w:bCs w:val="0"/>
                <w:color w:val="auto"/>
              </w:rPr>
              <w:t>project</w:t>
            </w:r>
            <w:r w:rsidRPr="00962349">
              <w:rPr>
                <w:rStyle w:val="Optional"/>
                <w:b w:val="0"/>
                <w:bCs w:val="0"/>
                <w:color w:val="auto"/>
              </w:rPr>
              <w:t xml:space="preserve"> issues or escalations.</w:t>
            </w:r>
          </w:p>
        </w:tc>
      </w:tr>
      <w:tr w:rsidR="00C64904" w14:paraId="1DD09BDA" w14:textId="77777777" w:rsidTr="006D7DEA">
        <w:trPr>
          <w:cnfStyle w:val="000000010000" w:firstRow="0" w:lastRow="0" w:firstColumn="0" w:lastColumn="0" w:oddVBand="0" w:evenVBand="0" w:oddHBand="0" w:evenHBand="1" w:firstRowFirstColumn="0" w:firstRowLastColumn="0" w:lastRowFirstColumn="0" w:lastRowLastColumn="0"/>
        </w:trPr>
        <w:tc>
          <w:tcPr>
            <w:tcW w:w="2424" w:type="dxa"/>
          </w:tcPr>
          <w:p w14:paraId="635761FA" w14:textId="58F9DF84" w:rsidR="0085221A" w:rsidRPr="00E10168" w:rsidRDefault="1F0E38D6" w:rsidP="0085221A">
            <w:pPr>
              <w:pStyle w:val="TableText"/>
            </w:pPr>
            <w:r>
              <w:t xml:space="preserve">Delivery management executive </w:t>
            </w:r>
          </w:p>
        </w:tc>
        <w:tc>
          <w:tcPr>
            <w:tcW w:w="6936" w:type="dxa"/>
          </w:tcPr>
          <w:p w14:paraId="7C9296B2" w14:textId="7B2FFF73" w:rsidR="0085221A" w:rsidRDefault="0085221A" w:rsidP="00C070AC">
            <w:pPr>
              <w:pStyle w:val="Tablebullet1"/>
            </w:pPr>
            <w:r>
              <w:t xml:space="preserve">Oversees all service delivery </w:t>
            </w:r>
            <w:r w:rsidR="00B911E5">
              <w:t>project</w:t>
            </w:r>
            <w:r>
              <w:t xml:space="preserve">s with </w:t>
            </w:r>
            <w:sdt>
              <w:sdtPr>
                <w:alias w:val="Client Name"/>
                <w:tag w:val="Client Name"/>
                <w:id w:val="502866804"/>
                <w:placeholder>
                  <w:docPart w:val="6898CF490FC245FC857FADD6A6D7DADB"/>
                </w:placeholder>
                <w:dataBinding w:prefixMappings="xmlns:ns0='http://schemas.microsoft.com/office/2006/coverPageProps' " w:xpath="/ns0:CoverPageProperties[1]/ns0:Abstract[1]" w:storeItemID="{55AF091B-3C7A-41E3-B477-F2FDAA23CFDA}"/>
                <w:text/>
              </w:sdtPr>
              <w:sdtEndPr/>
              <w:sdtContent>
                <w:r w:rsidR="00A371BD">
                  <w:t>&lt;Bosch&gt;</w:t>
                </w:r>
              </w:sdtContent>
            </w:sdt>
            <w:r>
              <w:t>.</w:t>
            </w:r>
          </w:p>
          <w:p w14:paraId="15E2456B" w14:textId="1382CAEA" w:rsidR="00C23700" w:rsidRDefault="00C23700" w:rsidP="00C070AC">
            <w:pPr>
              <w:pStyle w:val="Tablebullet1"/>
            </w:pPr>
            <w:r>
              <w:t>Make key project decisions, serve as a point of escalation, and clears project roadblocks.</w:t>
            </w:r>
          </w:p>
          <w:p w14:paraId="62888123" w14:textId="77777777" w:rsidR="0085221A" w:rsidRDefault="0085221A" w:rsidP="00C070AC">
            <w:pPr>
              <w:pStyle w:val="Tablebullet1"/>
            </w:pPr>
            <w:r>
              <w:t>Serves as an escalation point for delivery issues to Microsoft senior leadership.</w:t>
            </w:r>
          </w:p>
          <w:p w14:paraId="2A569035" w14:textId="25D8BFD8" w:rsidR="00087ACD" w:rsidRDefault="00087ACD" w:rsidP="00C070AC">
            <w:pPr>
              <w:pStyle w:val="Tablebullet1"/>
            </w:pPr>
            <w:r>
              <w:t>Approves significant change requests.</w:t>
            </w:r>
          </w:p>
        </w:tc>
      </w:tr>
      <w:tr w:rsidR="00C64904" w14:paraId="2F9CC62F" w14:textId="77777777" w:rsidTr="006D7DEA">
        <w:trPr>
          <w:cnfStyle w:val="000000100000" w:firstRow="0" w:lastRow="0" w:firstColumn="0" w:lastColumn="0" w:oddVBand="0" w:evenVBand="0" w:oddHBand="1" w:evenHBand="0" w:firstRowFirstColumn="0" w:firstRowLastColumn="0" w:lastRowFirstColumn="0" w:lastRowLastColumn="0"/>
        </w:trPr>
        <w:tc>
          <w:tcPr>
            <w:tcW w:w="2424" w:type="dxa"/>
          </w:tcPr>
          <w:p w14:paraId="579BE693" w14:textId="48B3CDCE" w:rsidR="0085221A" w:rsidRPr="00E10168" w:rsidRDefault="00C23700" w:rsidP="0085221A">
            <w:pPr>
              <w:pStyle w:val="TableText"/>
            </w:pPr>
            <w:r>
              <w:t xml:space="preserve">Project </w:t>
            </w:r>
            <w:r w:rsidR="00361E72">
              <w:t>m</w:t>
            </w:r>
            <w:r>
              <w:t>anager</w:t>
            </w:r>
          </w:p>
          <w:p w14:paraId="0FE44738" w14:textId="29C14E77" w:rsidR="0085221A" w:rsidRPr="00E10168" w:rsidRDefault="0085221A" w:rsidP="0085221A">
            <w:pPr>
              <w:pStyle w:val="TableText"/>
              <w:rPr>
                <w:rStyle w:val="Instructional"/>
              </w:rPr>
            </w:pPr>
          </w:p>
        </w:tc>
        <w:tc>
          <w:tcPr>
            <w:tcW w:w="6936" w:type="dxa"/>
          </w:tcPr>
          <w:p w14:paraId="6FE10B60" w14:textId="47B8CD58" w:rsidR="0085221A" w:rsidRDefault="0085221A" w:rsidP="006D43BF">
            <w:pPr>
              <w:pStyle w:val="Tablebullet1"/>
            </w:pPr>
            <w:r>
              <w:t>Serves as the single point of contact and is accountable for service delivery</w:t>
            </w:r>
            <w:r w:rsidR="007D005F">
              <w:t>.</w:t>
            </w:r>
          </w:p>
          <w:p w14:paraId="4555E04D" w14:textId="3ED42085" w:rsidR="0085221A" w:rsidRDefault="0085221A" w:rsidP="006D43BF">
            <w:pPr>
              <w:pStyle w:val="Tablebullet1"/>
            </w:pPr>
            <w:r>
              <w:t xml:space="preserve">Leads </w:t>
            </w:r>
            <w:r w:rsidR="00B911E5">
              <w:t>project</w:t>
            </w:r>
            <w:r>
              <w:t xml:space="preserve"> quality reviews with the </w:t>
            </w:r>
            <w:sdt>
              <w:sdtPr>
                <w:alias w:val="Client Name"/>
                <w:tag w:val="Client Name"/>
                <w:id w:val="763966741"/>
                <w:placeholder>
                  <w:docPart w:val="8A3A397772814E6BA97EDF696151A9FE"/>
                </w:placeholder>
                <w:dataBinding w:prefixMappings="xmlns:ns0='http://schemas.microsoft.com/office/2006/coverPageProps' " w:xpath="/ns0:CoverPageProperties[1]/ns0:Abstract[1]" w:storeItemID="{55AF091B-3C7A-41E3-B477-F2FDAA23CFDA}"/>
                <w:text/>
              </w:sdtPr>
              <w:sdtEndPr/>
              <w:sdtContent>
                <w:r w:rsidR="00A371BD">
                  <w:t>&lt;Bosch&gt;</w:t>
                </w:r>
              </w:sdtContent>
            </w:sdt>
            <w:r>
              <w:t xml:space="preserve"> executive sponsor to assist with “conditions of satisfaction.”</w:t>
            </w:r>
          </w:p>
          <w:p w14:paraId="0A8ABAF9" w14:textId="5E2C5103" w:rsidR="0085221A" w:rsidRDefault="0085221A" w:rsidP="006D43BF">
            <w:pPr>
              <w:pStyle w:val="Tablebullet1"/>
            </w:pPr>
            <w:r>
              <w:t xml:space="preserve">Oversees and coordinates the overall </w:t>
            </w:r>
            <w:sdt>
              <w:sdtPr>
                <w:alias w:val="MSFT / Partner"/>
                <w:tag w:val=""/>
                <w:id w:val="-364062166"/>
                <w:placeholder>
                  <w:docPart w:val="C5ADFFBDA73D4030B1DBFDB530AAD35A"/>
                </w:placeholder>
                <w:dataBinding w:prefixMappings="xmlns:ns0='http://purl.org/dc/elements/1.1/' xmlns:ns1='http://schemas.openxmlformats.org/package/2006/metadata/core-properties' " w:xpath="/ns1:coreProperties[1]/ns0:creator[1]" w:storeItemID="{6C3C8BC8-F283-45AE-878A-BAB7291924A1}"/>
                <w:text/>
              </w:sdtPr>
              <w:sdtEndPr/>
              <w:sdtContent>
                <w:r w:rsidR="00A371BD">
                  <w:t>&lt;MSFT&gt;</w:t>
                </w:r>
              </w:sdtContent>
            </w:sdt>
            <w:r>
              <w:t xml:space="preserve"> </w:t>
            </w:r>
            <w:r w:rsidR="00B911E5">
              <w:t>project</w:t>
            </w:r>
            <w:r>
              <w:t xml:space="preserve"> and delivers it on schedule.</w:t>
            </w:r>
          </w:p>
          <w:p w14:paraId="0733A380" w14:textId="1D7631AD" w:rsidR="0085221A" w:rsidRDefault="0085221A" w:rsidP="006D43BF">
            <w:pPr>
              <w:pStyle w:val="Tablebullet1"/>
            </w:pPr>
            <w:r>
              <w:t xml:space="preserve">Takes responsibility for </w:t>
            </w:r>
            <w:sdt>
              <w:sdtPr>
                <w:alias w:val="MSFT / Partner"/>
                <w:tag w:val=""/>
                <w:id w:val="-1753815626"/>
                <w:placeholder>
                  <w:docPart w:val="8BEF02DABD3E4C728F20F3B30418E14C"/>
                </w:placeholder>
                <w:dataBinding w:prefixMappings="xmlns:ns0='http://purl.org/dc/elements/1.1/' xmlns:ns1='http://schemas.openxmlformats.org/package/2006/metadata/core-properties' " w:xpath="/ns1:coreProperties[1]/ns0:creator[1]" w:storeItemID="{6C3C8BC8-F283-45AE-878A-BAB7291924A1}"/>
                <w:text/>
              </w:sdtPr>
              <w:sdtEndPr/>
              <w:sdtContent>
                <w:r w:rsidR="00A371BD">
                  <w:t>&lt;MSFT&gt;</w:t>
                </w:r>
              </w:sdtContent>
            </w:sdt>
            <w:r w:rsidR="003C65DA">
              <w:t xml:space="preserve"> </w:t>
            </w:r>
            <w:r>
              <w:t xml:space="preserve">resource allocation, risk management, </w:t>
            </w:r>
            <w:r w:rsidR="00B911E5">
              <w:t>project</w:t>
            </w:r>
            <w:r>
              <w:t xml:space="preserve"> priorities, and communication to executive management.</w:t>
            </w:r>
          </w:p>
          <w:p w14:paraId="438CE6A4" w14:textId="63140C16" w:rsidR="0085221A" w:rsidRDefault="0085221A" w:rsidP="006D43BF">
            <w:pPr>
              <w:pStyle w:val="Tablebullet1"/>
            </w:pPr>
            <w:r>
              <w:t>Coordinates decisions within three business days, or according to an otherwise agreed-upon timeline.</w:t>
            </w:r>
          </w:p>
        </w:tc>
      </w:tr>
      <w:tr w:rsidR="00850252" w14:paraId="0B1412B8" w14:textId="77777777" w:rsidTr="006D7DEA">
        <w:trPr>
          <w:cnfStyle w:val="000000010000" w:firstRow="0" w:lastRow="0" w:firstColumn="0" w:lastColumn="0" w:oddVBand="0" w:evenVBand="0" w:oddHBand="0" w:evenHBand="1" w:firstRowFirstColumn="0" w:firstRowLastColumn="0" w:lastRowFirstColumn="0" w:lastRowLastColumn="0"/>
        </w:trPr>
        <w:tc>
          <w:tcPr>
            <w:tcW w:w="2424" w:type="dxa"/>
          </w:tcPr>
          <w:p w14:paraId="2995DFFD" w14:textId="3B22EDC6" w:rsidR="00850252" w:rsidRPr="00E10168" w:rsidRDefault="00850252" w:rsidP="0085221A">
            <w:pPr>
              <w:pStyle w:val="TableText"/>
            </w:pPr>
            <w:commentRangeStart w:id="396"/>
            <w:r>
              <w:t>Data Scientist Lead / Architect</w:t>
            </w:r>
            <w:commentRangeEnd w:id="396"/>
            <w:r w:rsidR="0073775E" w:rsidRPr="00E10168">
              <w:rPr>
                <w:rStyle w:val="CommentReference"/>
                <w:sz w:val="20"/>
                <w:szCs w:val="24"/>
              </w:rPr>
              <w:commentReference w:id="396"/>
            </w:r>
          </w:p>
        </w:tc>
        <w:tc>
          <w:tcPr>
            <w:tcW w:w="6936" w:type="dxa"/>
            <w:vMerge w:val="restart"/>
          </w:tcPr>
          <w:p w14:paraId="0A3E6A08" w14:textId="0CCBD19B" w:rsidR="00850252" w:rsidRPr="00E91B2B" w:rsidRDefault="00850252" w:rsidP="006D43BF">
            <w:pPr>
              <w:pStyle w:val="Tablebullet1"/>
            </w:pPr>
            <w:r w:rsidRPr="00E91B2B">
              <w:t>Define</w:t>
            </w:r>
            <w:r>
              <w:t>s</w:t>
            </w:r>
            <w:r w:rsidRPr="00E91B2B">
              <w:t xml:space="preserve"> the product vision and strategy, including OKRs, to provide clarity, focus, and alignment with strategic </w:t>
            </w:r>
            <w:sdt>
              <w:sdtPr>
                <w:alias w:val="Client Name"/>
                <w:tag w:val="Client Name"/>
                <w:id w:val="-2132164885"/>
                <w:placeholder>
                  <w:docPart w:val="B3FB5E2DEB1647678D7F334DD725643E"/>
                </w:placeholder>
                <w:dataBinding w:prefixMappings="xmlns:ns0='http://schemas.microsoft.com/office/2006/coverPageProps' " w:xpath="/ns0:CoverPageProperties[1]/ns0:Abstract[1]" w:storeItemID="{55AF091B-3C7A-41E3-B477-F2FDAA23CFDA}"/>
                <w:text/>
              </w:sdtPr>
              <w:sdtEndPr/>
              <w:sdtContent>
                <w:r>
                  <w:t>&lt;Bosch&gt;</w:t>
                </w:r>
              </w:sdtContent>
            </w:sdt>
            <w:r w:rsidRPr="00E91B2B">
              <w:t xml:space="preserve"> priorities and desired business objectives. </w:t>
            </w:r>
          </w:p>
          <w:p w14:paraId="5CA32E10" w14:textId="72F2D0BF" w:rsidR="00850252" w:rsidRDefault="00850252" w:rsidP="006D43BF">
            <w:pPr>
              <w:pStyle w:val="Tablebullet1"/>
            </w:pPr>
            <w:r>
              <w:t xml:space="preserve">Takes responsibility for </w:t>
            </w:r>
            <w:r w:rsidRPr="006E19AC">
              <w:t>the</w:t>
            </w:r>
            <w:r>
              <w:t xml:space="preserve"> alignment with the strategy and objectives communicated by the product council if one is present in the project.</w:t>
            </w:r>
          </w:p>
          <w:p w14:paraId="7B2AFF04" w14:textId="77777777" w:rsidR="00850252" w:rsidRDefault="00850252" w:rsidP="006D43BF">
            <w:pPr>
              <w:pStyle w:val="Tablebullet1"/>
            </w:pPr>
            <w:r>
              <w:t>Manages and prioritizes the product backlog.</w:t>
            </w:r>
          </w:p>
          <w:p w14:paraId="3B86292D" w14:textId="77777777" w:rsidR="00850252" w:rsidRDefault="00850252" w:rsidP="006D43BF">
            <w:pPr>
              <w:pStyle w:val="Tablebullet1"/>
            </w:pPr>
            <w:r>
              <w:t>Serves as the primary person responsible for user story/PBI backlog decisions during sprint planning.</w:t>
            </w:r>
          </w:p>
          <w:p w14:paraId="24E66C68" w14:textId="77777777" w:rsidR="00850252" w:rsidRDefault="00850252" w:rsidP="006D43BF">
            <w:pPr>
              <w:pStyle w:val="Tablebullet1"/>
            </w:pPr>
            <w:r>
              <w:t>Serves as the single point of contact for decisions about PBIs and prioritization.</w:t>
            </w:r>
          </w:p>
          <w:p w14:paraId="36D98914" w14:textId="77777777" w:rsidR="00850252" w:rsidRDefault="00850252" w:rsidP="006D43BF">
            <w:pPr>
              <w:pStyle w:val="Tablebullet1"/>
            </w:pPr>
            <w:r>
              <w:t>Defines validation criteria for work items, especially user stories.</w:t>
            </w:r>
          </w:p>
          <w:p w14:paraId="526CA00D" w14:textId="77777777" w:rsidR="00850252" w:rsidRDefault="00850252" w:rsidP="006D43BF">
            <w:pPr>
              <w:pStyle w:val="Tablebullet1"/>
            </w:pPr>
            <w:r>
              <w:t>Actively participates in all sprint ceremonies.</w:t>
            </w:r>
          </w:p>
          <w:p w14:paraId="2C45001F" w14:textId="77777777" w:rsidR="00850252" w:rsidRDefault="00850252" w:rsidP="006D43BF">
            <w:pPr>
              <w:pStyle w:val="Tablebullet1"/>
            </w:pPr>
            <w:r>
              <w:t>Takes responsibility for planning validation testing.</w:t>
            </w:r>
          </w:p>
          <w:p w14:paraId="7492B5A2" w14:textId="77777777" w:rsidR="00850252" w:rsidRPr="006C127E" w:rsidRDefault="00850252" w:rsidP="00850252">
            <w:pPr>
              <w:pStyle w:val="Tablebullet1"/>
              <w:rPr>
                <w:rStyle w:val="Optional"/>
              </w:rPr>
            </w:pPr>
            <w:r>
              <w:t>Serves as a member of the product council, if present.</w:t>
            </w:r>
          </w:p>
          <w:p w14:paraId="3B4F0701" w14:textId="77777777" w:rsidR="00850252" w:rsidRDefault="00850252" w:rsidP="00F518B9">
            <w:pPr>
              <w:pStyle w:val="Tablebullet1"/>
            </w:pPr>
            <w:r>
              <w:t xml:space="preserve">Partners with </w:t>
            </w:r>
            <w:sdt>
              <w:sdtPr>
                <w:alias w:val="Client Name"/>
                <w:tag w:val="Client Name"/>
                <w:id w:val="-384188160"/>
                <w:placeholder>
                  <w:docPart w:val="0C58401A0C5F49B28FC98EA906921D9E"/>
                </w:placeholder>
                <w:dataBinding w:prefixMappings="xmlns:ns0='http://schemas.microsoft.com/office/2006/coverPageProps' " w:xpath="/ns0:CoverPageProperties[1]/ns0:Abstract[1]" w:storeItemID="{55AF091B-3C7A-41E3-B477-F2FDAA23CFDA}"/>
                <w:text/>
              </w:sdtPr>
              <w:sdtEndPr/>
              <w:sdtContent>
                <w:r>
                  <w:t>&lt;Bosch&gt;</w:t>
                </w:r>
              </w:sdtContent>
            </w:sdt>
            <w:r>
              <w:t xml:space="preserve"> to understand business needs and solution requirements and assists with technical governance.</w:t>
            </w:r>
          </w:p>
          <w:p w14:paraId="61CC94A4" w14:textId="77777777" w:rsidR="00850252" w:rsidRDefault="00850252" w:rsidP="006D43BF">
            <w:pPr>
              <w:pStyle w:val="Tablebullet1"/>
            </w:pPr>
            <w:r>
              <w:t>Helps evaluate implications of trade-off decisions to prioritize product backlog.</w:t>
            </w:r>
          </w:p>
          <w:p w14:paraId="006F4B46" w14:textId="77777777" w:rsidR="00850252" w:rsidRDefault="00850252" w:rsidP="006D43BF">
            <w:pPr>
              <w:pStyle w:val="Tablebullet1"/>
            </w:pPr>
            <w:r>
              <w:lastRenderedPageBreak/>
              <w:t>Sets the strategic direction for the architecture of the products being developed.</w:t>
            </w:r>
          </w:p>
          <w:p w14:paraId="48A75AED" w14:textId="77777777" w:rsidR="00850252" w:rsidRDefault="00850252" w:rsidP="006D43BF">
            <w:pPr>
              <w:pStyle w:val="Tablebullet1"/>
            </w:pPr>
            <w:r>
              <w:t>Leads the product council from a technical perspective.</w:t>
            </w:r>
          </w:p>
          <w:p w14:paraId="57580D2A" w14:textId="77777777" w:rsidR="00850252" w:rsidRDefault="00850252" w:rsidP="006D43BF">
            <w:pPr>
              <w:pStyle w:val="Tablebullet1"/>
            </w:pPr>
            <w:r>
              <w:t xml:space="preserve">Within the scope of a feature team and for an individual product, serves as the technical person responsible for user story/PBI decisions during </w:t>
            </w:r>
            <w:commentRangeStart w:id="397"/>
            <w:r>
              <w:t>sprint</w:t>
            </w:r>
            <w:commentRangeEnd w:id="397"/>
            <w:r w:rsidR="00C62C94">
              <w:rPr>
                <w:rStyle w:val="CommentReference"/>
                <w:sz w:val="20"/>
                <w:szCs w:val="22"/>
              </w:rPr>
              <w:commentReference w:id="397"/>
            </w:r>
            <w:r>
              <w:t xml:space="preserve"> planning and defines validation criteria for work items.</w:t>
            </w:r>
          </w:p>
          <w:p w14:paraId="67FDEC1B" w14:textId="77777777" w:rsidR="00850252" w:rsidRDefault="00850252" w:rsidP="006D43BF">
            <w:pPr>
              <w:pStyle w:val="Tablebullet1"/>
            </w:pPr>
            <w:r>
              <w:t>Facilitates conversations between various product stakeholders so that the product managers can make informed decisions.</w:t>
            </w:r>
          </w:p>
          <w:p w14:paraId="1357BE93" w14:textId="77777777" w:rsidR="00850252" w:rsidRDefault="00850252" w:rsidP="006D43BF">
            <w:pPr>
              <w:pStyle w:val="Tablebullet1"/>
            </w:pPr>
            <w:r>
              <w:t>Facilitates DevOps standardization (for example, DevOps taxonomy and DevOps principles and practices).</w:t>
            </w:r>
          </w:p>
          <w:p w14:paraId="2836BD0F" w14:textId="77777777" w:rsidR="00850252" w:rsidRDefault="00850252" w:rsidP="006D43BF">
            <w:pPr>
              <w:pStyle w:val="Tablebullet1"/>
            </w:pPr>
            <w:r>
              <w:t xml:space="preserve">Provides </w:t>
            </w:r>
            <w:sdt>
              <w:sdtPr>
                <w:alias w:val="Client Name"/>
                <w:tag w:val="Client Name"/>
                <w:id w:val="-651302114"/>
                <w:placeholder>
                  <w:docPart w:val="E78B57CBB99B4CB7BF0F156792BC832D"/>
                </w:placeholder>
                <w:dataBinding w:prefixMappings="xmlns:ns0='http://schemas.microsoft.com/office/2006/coverPageProps' " w:xpath="/ns0:CoverPageProperties[1]/ns0:Abstract[1]" w:storeItemID="{55AF091B-3C7A-41E3-B477-F2FDAA23CFDA}"/>
                <w:text/>
              </w:sdtPr>
              <w:sdtEndPr/>
              <w:sdtContent>
                <w:r>
                  <w:t>&lt;Bosch&gt;</w:t>
                </w:r>
              </w:sdtContent>
            </w:sdt>
            <w:r>
              <w:t xml:space="preserve"> with technical advice regarding the Microsoft cloud.</w:t>
            </w:r>
          </w:p>
          <w:p w14:paraId="56FFB001" w14:textId="77777777" w:rsidR="00850252" w:rsidRDefault="00850252" w:rsidP="006D43BF">
            <w:pPr>
              <w:pStyle w:val="Tablebullet1"/>
            </w:pPr>
            <w:r>
              <w:t xml:space="preserve">Collaborates with </w:t>
            </w:r>
            <w:sdt>
              <w:sdtPr>
                <w:alias w:val="Client Name"/>
                <w:tag w:val="Client Name"/>
                <w:id w:val="-1773844747"/>
                <w:placeholder>
                  <w:docPart w:val="51522F718681400CB144330BDDE6211C"/>
                </w:placeholder>
                <w:dataBinding w:prefixMappings="xmlns:ns0='http://schemas.microsoft.com/office/2006/coverPageProps' " w:xpath="/ns0:CoverPageProperties[1]/ns0:Abstract[1]" w:storeItemID="{55AF091B-3C7A-41E3-B477-F2FDAA23CFDA}"/>
                <w:text/>
              </w:sdtPr>
              <w:sdtEndPr/>
              <w:sdtContent>
                <w:r>
                  <w:t>&lt;Bosch&gt;</w:t>
                </w:r>
              </w:sdtContent>
            </w:sdt>
            <w:r>
              <w:t xml:space="preserve"> to define the set of security and data protection principles to which the project must adhere.</w:t>
            </w:r>
          </w:p>
          <w:p w14:paraId="2A10021D" w14:textId="77777777" w:rsidR="00850252" w:rsidRDefault="00850252" w:rsidP="006D43BF">
            <w:pPr>
              <w:pStyle w:val="Tablebullet1"/>
            </w:pPr>
            <w:r>
              <w:t>Reviews solution architecture and design to identify design-related security issues.</w:t>
            </w:r>
          </w:p>
          <w:p w14:paraId="432DCDA7" w14:textId="77777777" w:rsidR="00850252" w:rsidRDefault="00850252" w:rsidP="006D43BF">
            <w:pPr>
              <w:pStyle w:val="Tablebullet1"/>
            </w:pPr>
            <w:r>
              <w:t>Serves as the technical person responsible for user story / PBI backlog decisions during sprint planning and defines validation criteria for work items.</w:t>
            </w:r>
          </w:p>
          <w:p w14:paraId="4F376592" w14:textId="77777777" w:rsidR="00850252" w:rsidRDefault="00850252" w:rsidP="006D43BF">
            <w:pPr>
              <w:pStyle w:val="Tablebullet1"/>
            </w:pPr>
            <w:r>
              <w:t>Helps the product managers prioritize and manage the product backlog.</w:t>
            </w:r>
          </w:p>
          <w:p w14:paraId="1B406D14" w14:textId="77777777" w:rsidR="00850252" w:rsidRDefault="00850252" w:rsidP="006D43BF">
            <w:pPr>
              <w:pStyle w:val="Tablebullet1"/>
            </w:pPr>
            <w:r>
              <w:t>Facilitates conversations between product stakeholders so that the product managers can make informed decisions.</w:t>
            </w:r>
          </w:p>
          <w:p w14:paraId="11A56658" w14:textId="77777777" w:rsidR="00850252" w:rsidRDefault="00850252" w:rsidP="006D43BF">
            <w:pPr>
              <w:pStyle w:val="Tablebullet1"/>
            </w:pPr>
            <w:r w:rsidRPr="006D43BF">
              <w:rPr>
                <w:rStyle w:val="Optional"/>
                <w:b w:val="0"/>
                <w:color w:val="auto"/>
              </w:rPr>
              <w:t>Reviews technical designs from feature teams to determine compliance.</w:t>
            </w:r>
          </w:p>
          <w:p w14:paraId="75BEC76C" w14:textId="1153FBCA" w:rsidR="00850252" w:rsidRPr="006C127E" w:rsidRDefault="00850252" w:rsidP="006D43BF">
            <w:pPr>
              <w:pStyle w:val="Tablebullet1"/>
              <w:rPr>
                <w:rStyle w:val="Optional"/>
              </w:rPr>
            </w:pPr>
            <w:r>
              <w:t>Reviews results of security tests performed on a working test environment.</w:t>
            </w:r>
          </w:p>
        </w:tc>
      </w:tr>
      <w:tr w:rsidR="00850252" w14:paraId="502288A8" w14:textId="77777777" w:rsidTr="006D7DEA">
        <w:trPr>
          <w:cnfStyle w:val="000000100000" w:firstRow="0" w:lastRow="0" w:firstColumn="0" w:lastColumn="0" w:oddVBand="0" w:evenVBand="0" w:oddHBand="1" w:evenHBand="0" w:firstRowFirstColumn="0" w:firstRowLastColumn="0" w:lastRowFirstColumn="0" w:lastRowLastColumn="0"/>
        </w:trPr>
        <w:tc>
          <w:tcPr>
            <w:tcW w:w="2424" w:type="dxa"/>
          </w:tcPr>
          <w:p w14:paraId="03941604" w14:textId="4D4BB874" w:rsidR="00850252" w:rsidRPr="00E10168" w:rsidRDefault="00850252" w:rsidP="0085221A">
            <w:pPr>
              <w:pStyle w:val="TableText"/>
            </w:pPr>
          </w:p>
        </w:tc>
        <w:tc>
          <w:tcPr>
            <w:tcW w:w="6936" w:type="dxa"/>
            <w:vMerge/>
          </w:tcPr>
          <w:p w14:paraId="631D3DF7" w14:textId="5AE6D634" w:rsidR="00850252" w:rsidRDefault="00850252" w:rsidP="006D43BF">
            <w:pPr>
              <w:pStyle w:val="Tablebullet1"/>
            </w:pPr>
          </w:p>
        </w:tc>
      </w:tr>
      <w:tr w:rsidR="00C64904" w14:paraId="554CDF5D" w14:textId="77777777" w:rsidTr="006D7DEA">
        <w:trPr>
          <w:cnfStyle w:val="000000010000" w:firstRow="0" w:lastRow="0" w:firstColumn="0" w:lastColumn="0" w:oddVBand="0" w:evenVBand="0" w:oddHBand="0" w:evenHBand="1" w:firstRowFirstColumn="0" w:firstRowLastColumn="0" w:lastRowFirstColumn="0" w:lastRowLastColumn="0"/>
        </w:trPr>
        <w:tc>
          <w:tcPr>
            <w:tcW w:w="2424" w:type="dxa"/>
          </w:tcPr>
          <w:p w14:paraId="5B1B895B" w14:textId="00646E9B" w:rsidR="0085221A" w:rsidRPr="00E10168" w:rsidRDefault="0085221A" w:rsidP="0085221A">
            <w:pPr>
              <w:pStyle w:val="TableText"/>
            </w:pPr>
            <w:r w:rsidRPr="00E10168">
              <w:t>Engineer</w:t>
            </w:r>
          </w:p>
        </w:tc>
        <w:tc>
          <w:tcPr>
            <w:tcW w:w="6936" w:type="dxa"/>
          </w:tcPr>
          <w:p w14:paraId="35183D8C" w14:textId="77777777" w:rsidR="0085221A" w:rsidRDefault="1F0E38D6" w:rsidP="006D43BF">
            <w:pPr>
              <w:pStyle w:val="Tablebullet1"/>
            </w:pPr>
            <w:r>
              <w:t>Takes responsibility for design, implementation, test, and deployment to production following DevOps principles.</w:t>
            </w:r>
          </w:p>
          <w:p w14:paraId="7DFDFA79" w14:textId="77777777" w:rsidR="0085221A" w:rsidRDefault="0085221A" w:rsidP="006D43BF">
            <w:pPr>
              <w:pStyle w:val="Tablebullet1"/>
            </w:pPr>
            <w:r>
              <w:t>Participates in all sprint reviews.</w:t>
            </w:r>
          </w:p>
          <w:p w14:paraId="2281FD35" w14:textId="77777777" w:rsidR="00BA6824" w:rsidRPr="006D43BF" w:rsidRDefault="00BA6824" w:rsidP="006D43BF">
            <w:pPr>
              <w:pStyle w:val="Tablebullet1"/>
            </w:pPr>
            <w:r w:rsidRPr="006D43BF">
              <w:t>Designs and builds pipelines and components that pull data from, transform data, and write to persistent storage.</w:t>
            </w:r>
          </w:p>
          <w:p w14:paraId="6FDB9046" w14:textId="77777777" w:rsidR="00BA6824" w:rsidRPr="006D43BF" w:rsidRDefault="00BA6824" w:rsidP="006D43BF">
            <w:pPr>
              <w:pStyle w:val="Tablebullet1"/>
            </w:pPr>
            <w:r w:rsidRPr="006D43BF">
              <w:t>Monitors and debugs the pipelines.</w:t>
            </w:r>
          </w:p>
          <w:p w14:paraId="677CEBBD" w14:textId="553ACC35" w:rsidR="00BA6824" w:rsidRPr="00B55D0C" w:rsidRDefault="00BA6824" w:rsidP="006D43BF">
            <w:pPr>
              <w:pStyle w:val="Tablebullet1"/>
            </w:pPr>
            <w:r w:rsidRPr="006D43BF">
              <w:t>Performs unit and data integration testing.</w:t>
            </w:r>
          </w:p>
          <w:p w14:paraId="0D3EF4C7" w14:textId="0E3899EC" w:rsidR="00303CD2" w:rsidRPr="006D43BF" w:rsidRDefault="00303CD2" w:rsidP="006D43BF">
            <w:pPr>
              <w:pStyle w:val="Tablebullet1"/>
            </w:pPr>
            <w:r w:rsidRPr="006D43BF">
              <w:t>Designs intuitive and user-friendly interfaces for the application</w:t>
            </w:r>
          </w:p>
          <w:p w14:paraId="43412D11" w14:textId="3582F646" w:rsidR="00303CD2" w:rsidRPr="006D43BF" w:rsidRDefault="00303CD2" w:rsidP="006D43BF">
            <w:pPr>
              <w:pStyle w:val="Tablebullet1"/>
            </w:pPr>
            <w:r w:rsidRPr="006D43BF">
              <w:t xml:space="preserve">Conducts user research and gathers feedback to understand user needs </w:t>
            </w:r>
          </w:p>
          <w:p w14:paraId="366AB68C" w14:textId="5770D47F" w:rsidR="00303CD2" w:rsidRPr="006D43BF" w:rsidRDefault="00303CD2" w:rsidP="006D43BF">
            <w:pPr>
              <w:pStyle w:val="Tablebullet1"/>
            </w:pPr>
            <w:r w:rsidRPr="006D43BF">
              <w:t xml:space="preserve">Creates prototypes and wireframes to visualize the application's layout and functionality </w:t>
            </w:r>
          </w:p>
          <w:p w14:paraId="36E9FCBD" w14:textId="77777777" w:rsidR="00303CD2" w:rsidRPr="006D43BF" w:rsidRDefault="00303CD2" w:rsidP="006D43BF">
            <w:pPr>
              <w:pStyle w:val="Tablebullet1"/>
            </w:pPr>
            <w:r w:rsidRPr="006D43BF">
              <w:t>Works closely with data scientists, and other stakeholders to validate the design aligns with the application's requirements and user needs.</w:t>
            </w:r>
          </w:p>
          <w:p w14:paraId="771AAFC3" w14:textId="176E0755" w:rsidR="00303CD2" w:rsidRPr="006D43BF" w:rsidRDefault="00303CD2" w:rsidP="006D43BF">
            <w:pPr>
              <w:pStyle w:val="Tablebullet1"/>
            </w:pPr>
            <w:r w:rsidRPr="006D43BF">
              <w:t xml:space="preserve">Conducts usability testing and </w:t>
            </w:r>
            <w:r w:rsidR="00E32C64" w:rsidRPr="006D43BF">
              <w:t>v</w:t>
            </w:r>
            <w:r w:rsidRPr="006D43BF">
              <w:t>alidates the application is responsive and works well across different devices and screen sizes.</w:t>
            </w:r>
          </w:p>
          <w:p w14:paraId="631C95AF" w14:textId="77777777" w:rsidR="0010661F" w:rsidRPr="006D43BF" w:rsidRDefault="0010661F" w:rsidP="006D43BF">
            <w:pPr>
              <w:pStyle w:val="Tablebullet1"/>
            </w:pPr>
            <w:r w:rsidRPr="006D43BF">
              <w:lastRenderedPageBreak/>
              <w:t>Plans, develops, and executes performance test scripts.</w:t>
            </w:r>
          </w:p>
          <w:p w14:paraId="5AA7432C" w14:textId="77777777" w:rsidR="0010661F" w:rsidRPr="006D43BF" w:rsidRDefault="0010661F" w:rsidP="006D43BF">
            <w:pPr>
              <w:pStyle w:val="Tablebullet1"/>
            </w:pPr>
            <w:r w:rsidRPr="006D43BF">
              <w:t>Performance tools and monitoring setup and configuration.</w:t>
            </w:r>
          </w:p>
          <w:p w14:paraId="0862D2E7" w14:textId="396E17CE" w:rsidR="0010661F" w:rsidRDefault="0010661F" w:rsidP="006D43BF">
            <w:pPr>
              <w:pStyle w:val="Tablebullet1"/>
            </w:pPr>
            <w:r w:rsidRPr="006D43BF">
              <w:t xml:space="preserve">Shares </w:t>
            </w:r>
            <w:sdt>
              <w:sdtPr>
                <w:alias w:val="MSFT / Partner"/>
                <w:tag w:val=""/>
                <w:id w:val="28316287"/>
                <w:placeholder>
                  <w:docPart w:val="EFA64B557E1F4606A27BC675053361EB"/>
                </w:placeholder>
                <w:dataBinding w:prefixMappings="xmlns:ns0='http://purl.org/dc/elements/1.1/' xmlns:ns1='http://schemas.openxmlformats.org/package/2006/metadata/core-properties' " w:xpath="/ns1:coreProperties[1]/ns0:creator[1]" w:storeItemID="{6C3C8BC8-F283-45AE-878A-BAB7291924A1}"/>
                <w:text/>
              </w:sdtPr>
              <w:sdtEndPr/>
              <w:sdtContent>
                <w:r w:rsidR="00A371BD">
                  <w:t>&lt;MSFT&gt;</w:t>
                </w:r>
              </w:sdtContent>
            </w:sdt>
            <w:r>
              <w:t xml:space="preserve"> </w:t>
            </w:r>
            <w:r w:rsidRPr="006D43BF">
              <w:t>-preferred practices and guidance</w:t>
            </w:r>
          </w:p>
          <w:p w14:paraId="6DB19316" w14:textId="77777777" w:rsidR="0085221A" w:rsidRDefault="0085221A" w:rsidP="000A2F8F">
            <w:pPr>
              <w:pStyle w:val="Tablebullet1"/>
              <w:numPr>
                <w:ilvl w:val="0"/>
                <w:numId w:val="0"/>
              </w:numPr>
              <w:ind w:left="72"/>
            </w:pPr>
          </w:p>
          <w:p w14:paraId="4A7159F3" w14:textId="32334CCC" w:rsidR="0085221A" w:rsidRDefault="0085221A" w:rsidP="0085221A">
            <w:pPr>
              <w:pStyle w:val="TableText"/>
            </w:pPr>
            <w:r w:rsidRPr="000200C8">
              <w:t>Note</w:t>
            </w:r>
            <w:r>
              <w:t xml:space="preserve">: The mix of feature team engineering skills may vary throughout the </w:t>
            </w:r>
            <w:r w:rsidR="00B911E5">
              <w:t>project</w:t>
            </w:r>
            <w:r>
              <w:t>, depending on work requirements.</w:t>
            </w:r>
          </w:p>
        </w:tc>
      </w:tr>
      <w:tr w:rsidR="00C64904" w14:paraId="518DD969" w14:textId="77777777" w:rsidTr="006D7DEA">
        <w:trPr>
          <w:cnfStyle w:val="000000100000" w:firstRow="0" w:lastRow="0" w:firstColumn="0" w:lastColumn="0" w:oddVBand="0" w:evenVBand="0" w:oddHBand="1" w:evenHBand="0" w:firstRowFirstColumn="0" w:firstRowLastColumn="0" w:lastRowFirstColumn="0" w:lastRowLastColumn="0"/>
        </w:trPr>
        <w:tc>
          <w:tcPr>
            <w:tcW w:w="2424" w:type="dxa"/>
          </w:tcPr>
          <w:p w14:paraId="4F8C3A05" w14:textId="71165513" w:rsidR="00712C69" w:rsidRPr="00962349" w:rsidRDefault="00712C69" w:rsidP="0024255A">
            <w:pPr>
              <w:pStyle w:val="Tablebullet1"/>
              <w:numPr>
                <w:ilvl w:val="0"/>
                <w:numId w:val="0"/>
              </w:numPr>
              <w:ind w:left="6"/>
              <w:rPr>
                <w:b/>
                <w:bCs/>
                <w:highlight w:val="yellow"/>
              </w:rPr>
            </w:pPr>
            <w:r w:rsidRPr="00962349">
              <w:rPr>
                <w:rStyle w:val="Optional"/>
                <w:b w:val="0"/>
                <w:bCs w:val="0"/>
                <w:color w:val="auto"/>
              </w:rPr>
              <w:lastRenderedPageBreak/>
              <w:t>Data scientist</w:t>
            </w:r>
            <w:r w:rsidR="00CD3A9E" w:rsidRPr="00962349">
              <w:rPr>
                <w:b/>
                <w:bCs/>
                <w:highlight w:val="yellow"/>
              </w:rPr>
              <w:t xml:space="preserve"> </w:t>
            </w:r>
          </w:p>
        </w:tc>
        <w:tc>
          <w:tcPr>
            <w:tcW w:w="6936" w:type="dxa"/>
          </w:tcPr>
          <w:p w14:paraId="597AEDB2" w14:textId="72B14C14" w:rsidR="0043752C" w:rsidRPr="00962349" w:rsidRDefault="0043752C" w:rsidP="0024255A">
            <w:pPr>
              <w:pStyle w:val="Tablebullet1"/>
              <w:ind w:left="374"/>
              <w:rPr>
                <w:rStyle w:val="Optional"/>
                <w:b w:val="0"/>
                <w:bCs w:val="0"/>
                <w:color w:val="auto"/>
              </w:rPr>
            </w:pPr>
            <w:r w:rsidRPr="00962349">
              <w:rPr>
                <w:rStyle w:val="Optional"/>
                <w:b w:val="0"/>
                <w:bCs w:val="0"/>
                <w:color w:val="auto"/>
              </w:rPr>
              <w:t xml:space="preserve">Works directly with the </w:t>
            </w:r>
            <w:sdt>
              <w:sdtPr>
                <w:rPr>
                  <w:rStyle w:val="Optional"/>
                  <w:b w:val="0"/>
                  <w:bCs w:val="0"/>
                  <w:color w:val="auto"/>
                </w:rPr>
                <w:alias w:val="Client Name"/>
                <w:tag w:val="Client Name"/>
                <w:id w:val="-1111660239"/>
                <w:placeholder>
                  <w:docPart w:val="8746D20651CB44BE9B66E455E5E135C1"/>
                </w:placeholder>
                <w:dataBinding w:prefixMappings="xmlns:ns0='http://schemas.microsoft.com/office/2006/coverPageProps' " w:xpath="/ns0:CoverPageProperties[1]/ns0:Abstract[1]" w:storeItemID="{55AF091B-3C7A-41E3-B477-F2FDAA23CFDA}"/>
                <w:text/>
              </w:sdtPr>
              <w:sdtEndPr>
                <w:rPr>
                  <w:rStyle w:val="DefaultParagraphFont"/>
                  <w:b/>
                  <w:bCs/>
                </w:rPr>
              </w:sdtEndPr>
              <w:sdtContent>
                <w:r w:rsidR="00A371BD" w:rsidRPr="00962349">
                  <w:rPr>
                    <w:rStyle w:val="Optional"/>
                    <w:b w:val="0"/>
                    <w:bCs w:val="0"/>
                    <w:color w:val="auto"/>
                  </w:rPr>
                  <w:t>&lt;Bosch&gt;</w:t>
                </w:r>
              </w:sdtContent>
            </w:sdt>
            <w:r w:rsidRPr="00962349">
              <w:rPr>
                <w:rStyle w:val="Optional"/>
                <w:b w:val="0"/>
                <w:bCs w:val="0"/>
                <w:color w:val="auto"/>
              </w:rPr>
              <w:t xml:space="preserve"> product planning analyst.</w:t>
            </w:r>
          </w:p>
          <w:p w14:paraId="5BFDA27D" w14:textId="77777777" w:rsidR="0043752C" w:rsidRPr="00962349" w:rsidRDefault="0043752C" w:rsidP="0024255A">
            <w:pPr>
              <w:pStyle w:val="Tablebullet1"/>
              <w:ind w:left="374"/>
              <w:rPr>
                <w:rStyle w:val="Optional"/>
                <w:b w:val="0"/>
                <w:bCs w:val="0"/>
                <w:color w:val="auto"/>
              </w:rPr>
            </w:pPr>
            <w:r w:rsidRPr="00962349">
              <w:rPr>
                <w:rStyle w:val="Optional"/>
                <w:b w:val="0"/>
                <w:bCs w:val="0"/>
                <w:color w:val="auto"/>
              </w:rPr>
              <w:t>Creates the scope and design of the analytical solution.</w:t>
            </w:r>
          </w:p>
          <w:p w14:paraId="2C4F885A" w14:textId="77777777" w:rsidR="0043752C" w:rsidRPr="00962349" w:rsidRDefault="0043752C" w:rsidP="0024255A">
            <w:pPr>
              <w:pStyle w:val="Tablebullet1"/>
              <w:ind w:left="374"/>
              <w:rPr>
                <w:rStyle w:val="Optional"/>
                <w:b w:val="0"/>
                <w:bCs w:val="0"/>
                <w:color w:val="auto"/>
              </w:rPr>
            </w:pPr>
            <w:r w:rsidRPr="00962349">
              <w:rPr>
                <w:rStyle w:val="Optional"/>
                <w:b w:val="0"/>
                <w:bCs w:val="0"/>
                <w:color w:val="auto"/>
              </w:rPr>
              <w:t>Provides guidance to the data science team.</w:t>
            </w:r>
          </w:p>
          <w:p w14:paraId="022EB09A" w14:textId="77777777" w:rsidR="0043752C" w:rsidRPr="00962349" w:rsidRDefault="0043752C" w:rsidP="0024255A">
            <w:pPr>
              <w:pStyle w:val="Tablebullet1"/>
              <w:ind w:left="374"/>
              <w:rPr>
                <w:rStyle w:val="Optional"/>
                <w:b w:val="0"/>
                <w:bCs w:val="0"/>
                <w:color w:val="auto"/>
              </w:rPr>
            </w:pPr>
            <w:r w:rsidRPr="00962349">
              <w:rPr>
                <w:rStyle w:val="Optional"/>
                <w:b w:val="0"/>
                <w:bCs w:val="0"/>
                <w:color w:val="auto"/>
              </w:rPr>
              <w:t xml:space="preserve">Provides technical oversight of the modeling process. </w:t>
            </w:r>
          </w:p>
          <w:p w14:paraId="5439B77F" w14:textId="77777777" w:rsidR="0043752C" w:rsidRPr="00962349" w:rsidRDefault="0043752C" w:rsidP="0024255A">
            <w:pPr>
              <w:pStyle w:val="Tablebullet1"/>
              <w:ind w:left="374"/>
              <w:rPr>
                <w:rStyle w:val="Optional"/>
                <w:b w:val="0"/>
                <w:bCs w:val="0"/>
                <w:color w:val="auto"/>
              </w:rPr>
            </w:pPr>
            <w:r w:rsidRPr="00962349">
              <w:rPr>
                <w:rStyle w:val="Optional"/>
                <w:b w:val="0"/>
                <w:bCs w:val="0"/>
                <w:color w:val="auto"/>
              </w:rPr>
              <w:t>Takes responsibility for developing, testing, and validating any custom ML models.</w:t>
            </w:r>
          </w:p>
          <w:p w14:paraId="45415BC7" w14:textId="57664B0A" w:rsidR="0043752C" w:rsidRPr="00962349" w:rsidRDefault="0043752C" w:rsidP="0024255A">
            <w:pPr>
              <w:pStyle w:val="Tablebullet1"/>
              <w:ind w:left="374"/>
              <w:rPr>
                <w:rStyle w:val="Optional"/>
                <w:b w:val="0"/>
                <w:bCs w:val="0"/>
                <w:color w:val="auto"/>
              </w:rPr>
            </w:pPr>
            <w:r w:rsidRPr="00962349">
              <w:rPr>
                <w:rStyle w:val="Optional"/>
                <w:b w:val="0"/>
                <w:bCs w:val="0"/>
                <w:color w:val="auto"/>
              </w:rPr>
              <w:t xml:space="preserve">Works closely with the </w:t>
            </w:r>
            <w:sdt>
              <w:sdtPr>
                <w:rPr>
                  <w:rStyle w:val="Optional"/>
                  <w:b w:val="0"/>
                  <w:bCs w:val="0"/>
                  <w:color w:val="auto"/>
                </w:rPr>
                <w:alias w:val="MSFT / Partner"/>
                <w:tag w:val=""/>
                <w:id w:val="1884670803"/>
                <w:placeholder>
                  <w:docPart w:val="5AABB580C0EF45D8B0080E3B16654A10"/>
                </w:placeholder>
                <w:dataBinding w:prefixMappings="xmlns:ns0='http://purl.org/dc/elements/1.1/' xmlns:ns1='http://schemas.openxmlformats.org/package/2006/metadata/core-properties' " w:xpath="/ns1:coreProperties[1]/ns0:creator[1]" w:storeItemID="{6C3C8BC8-F283-45AE-878A-BAB7291924A1}"/>
                <w:text/>
              </w:sdtPr>
              <w:sdtEndPr>
                <w:rPr>
                  <w:rStyle w:val="DefaultParagraphFont"/>
                  <w:b/>
                  <w:bCs/>
                </w:rPr>
              </w:sdtEndPr>
              <w:sdtContent>
                <w:r w:rsidR="00A371BD" w:rsidRPr="00962349">
                  <w:rPr>
                    <w:rStyle w:val="Optional"/>
                    <w:b w:val="0"/>
                    <w:bCs w:val="0"/>
                    <w:color w:val="auto"/>
                  </w:rPr>
                  <w:t>&lt;MSFT&gt;</w:t>
                </w:r>
              </w:sdtContent>
            </w:sdt>
            <w:r w:rsidR="009C2B8B" w:rsidRPr="00962349">
              <w:rPr>
                <w:rStyle w:val="Optional"/>
                <w:b w:val="0"/>
                <w:bCs w:val="0"/>
                <w:color w:val="auto"/>
              </w:rPr>
              <w:t xml:space="preserve"> </w:t>
            </w:r>
            <w:r w:rsidRPr="00962349">
              <w:rPr>
                <w:rStyle w:val="Optional"/>
                <w:b w:val="0"/>
                <w:bCs w:val="0"/>
                <w:color w:val="auto"/>
              </w:rPr>
              <w:t>architect.</w:t>
            </w:r>
          </w:p>
          <w:p w14:paraId="519AB83E" w14:textId="2E26807A" w:rsidR="00712C69" w:rsidRPr="00962349" w:rsidRDefault="0043752C" w:rsidP="0024255A">
            <w:pPr>
              <w:pStyle w:val="Tablebullet1"/>
              <w:ind w:left="374"/>
              <w:rPr>
                <w:b/>
                <w:bCs/>
              </w:rPr>
            </w:pPr>
            <w:r w:rsidRPr="00962349">
              <w:rPr>
                <w:rStyle w:val="Optional"/>
                <w:b w:val="0"/>
                <w:bCs w:val="0"/>
                <w:color w:val="auto"/>
              </w:rPr>
              <w:t xml:space="preserve">Participates in </w:t>
            </w:r>
            <w:r w:rsidR="00DD4EDD" w:rsidRPr="00962349">
              <w:rPr>
                <w:rStyle w:val="Optional"/>
                <w:b w:val="0"/>
                <w:bCs w:val="0"/>
                <w:color w:val="auto"/>
              </w:rPr>
              <w:t>engagement baseline planning</w:t>
            </w:r>
            <w:r w:rsidRPr="00962349">
              <w:rPr>
                <w:rStyle w:val="Optional"/>
                <w:b w:val="0"/>
                <w:bCs w:val="0"/>
                <w:color w:val="auto"/>
              </w:rPr>
              <w:t>.</w:t>
            </w:r>
          </w:p>
        </w:tc>
      </w:tr>
    </w:tbl>
    <w:p w14:paraId="54AC4F77" w14:textId="0BE8749C" w:rsidR="004E26EA" w:rsidRDefault="004E26EA" w:rsidP="00254D5A">
      <w:pPr>
        <w:pStyle w:val="Heading2NUM"/>
      </w:pPr>
      <w:bookmarkStart w:id="398" w:name="_Toc183681345"/>
      <w:bookmarkStart w:id="399" w:name="_Toc231760485"/>
      <w:r>
        <w:t>Executive steering committee</w:t>
      </w:r>
      <w:bookmarkEnd w:id="398"/>
      <w:bookmarkEnd w:id="399"/>
    </w:p>
    <w:p w14:paraId="71717420" w14:textId="45790508" w:rsidR="004E26EA" w:rsidRDefault="004E26EA" w:rsidP="004E26EA">
      <w:r>
        <w:t xml:space="preserve">The executive steering committee provides overall senior management oversight and strategic direction for the </w:t>
      </w:r>
      <w:r w:rsidR="00B911E5">
        <w:t>project</w:t>
      </w:r>
      <w:r>
        <w:t xml:space="preserve">. In addition, it removes obstacles for the </w:t>
      </w:r>
      <w:r w:rsidR="00B911E5">
        <w:t>project</w:t>
      </w:r>
      <w:r>
        <w:t xml:space="preserve"> team. The executive steering committee for the </w:t>
      </w:r>
      <w:r w:rsidR="00B911E5">
        <w:t>project</w:t>
      </w:r>
      <w:r>
        <w:t xml:space="preserve"> will meet </w:t>
      </w:r>
      <w:r w:rsidR="006C5BBE">
        <w:t>with</w:t>
      </w:r>
      <w:r>
        <w:t xml:space="preserve"> the frequency defined in the communication plan and will include the roles listed in the following table.</w:t>
      </w:r>
      <w:r w:rsidR="00C52C73">
        <w:t xml:space="preserve"> </w:t>
      </w:r>
      <w:r w:rsidR="00191ACA">
        <w:t>This is typically on a monthly or bi-weekly basis.</w:t>
      </w:r>
    </w:p>
    <w:p w14:paraId="74C0C762" w14:textId="1179128E" w:rsidR="000916BC" w:rsidRDefault="000916BC" w:rsidP="000916BC">
      <w:pPr>
        <w:pStyle w:val="Caption-Table-Above"/>
      </w:pPr>
      <w:bookmarkStart w:id="400" w:name="_Toc194478195"/>
      <w:bookmarkStart w:id="401" w:name="_Toc231760464"/>
      <w:r>
        <w:t xml:space="preserve">Table </w:t>
      </w:r>
      <w:r>
        <w:fldChar w:fldCharType="begin"/>
      </w:r>
      <w:r>
        <w:instrText>SEQ Table \* ARABIC</w:instrText>
      </w:r>
      <w:r>
        <w:fldChar w:fldCharType="separate"/>
      </w:r>
      <w:r w:rsidR="00BF16C9">
        <w:rPr>
          <w:noProof/>
        </w:rPr>
        <w:t>9</w:t>
      </w:r>
      <w:r>
        <w:fldChar w:fldCharType="end"/>
      </w:r>
      <w:r w:rsidRPr="00DD7419">
        <w:t xml:space="preserve">: </w:t>
      </w:r>
      <w:r w:rsidR="00A80C11">
        <w:t>Executive steering committee roles</w:t>
      </w:r>
      <w:bookmarkEnd w:id="400"/>
      <w:bookmarkEnd w:id="401"/>
    </w:p>
    <w:tbl>
      <w:tblPr>
        <w:tblStyle w:val="RFX-SOWTable"/>
        <w:tblW w:w="0" w:type="auto"/>
        <w:tblLook w:val="04A0" w:firstRow="1" w:lastRow="0" w:firstColumn="1" w:lastColumn="0" w:noHBand="0" w:noVBand="1"/>
      </w:tblPr>
      <w:tblGrid>
        <w:gridCol w:w="4675"/>
        <w:gridCol w:w="4675"/>
      </w:tblGrid>
      <w:tr w:rsidR="00F13C34" w:rsidRPr="00E10168" w14:paraId="00FAC2A9" w14:textId="77777777" w:rsidTr="006D7DEA">
        <w:trPr>
          <w:cnfStyle w:val="100000000000" w:firstRow="1" w:lastRow="0" w:firstColumn="0" w:lastColumn="0" w:oddVBand="0" w:evenVBand="0" w:oddHBand="0" w:evenHBand="0" w:firstRowFirstColumn="0" w:firstRowLastColumn="0" w:lastRowFirstColumn="0" w:lastRowLastColumn="0"/>
        </w:trPr>
        <w:tc>
          <w:tcPr>
            <w:tcW w:w="4675" w:type="dxa"/>
          </w:tcPr>
          <w:p w14:paraId="31F3A279" w14:textId="2E4A53E7" w:rsidR="004E26EA" w:rsidRPr="00E10168" w:rsidRDefault="00CA0B3B" w:rsidP="004E26EA">
            <w:pPr>
              <w:pStyle w:val="TableText"/>
            </w:pPr>
            <w:r w:rsidRPr="00E10168">
              <w:t>Role</w:t>
            </w:r>
          </w:p>
        </w:tc>
        <w:tc>
          <w:tcPr>
            <w:tcW w:w="4675" w:type="dxa"/>
          </w:tcPr>
          <w:p w14:paraId="6AACC47C" w14:textId="7F5E4899" w:rsidR="004E26EA" w:rsidRPr="00E10168" w:rsidRDefault="00CA0B3B" w:rsidP="004E26EA">
            <w:pPr>
              <w:pStyle w:val="TableText"/>
            </w:pPr>
            <w:r w:rsidRPr="00E10168">
              <w:t>Responsible party</w:t>
            </w:r>
          </w:p>
        </w:tc>
      </w:tr>
      <w:tr w:rsidR="00BD2C66" w:rsidRPr="00E10168" w14:paraId="05D1A383" w14:textId="77777777" w:rsidTr="006D7DEA">
        <w:trPr>
          <w:cnfStyle w:val="000000100000" w:firstRow="0" w:lastRow="0" w:firstColumn="0" w:lastColumn="0" w:oddVBand="0" w:evenVBand="0" w:oddHBand="1" w:evenHBand="0" w:firstRowFirstColumn="0" w:firstRowLastColumn="0" w:lastRowFirstColumn="0" w:lastRowLastColumn="0"/>
        </w:trPr>
        <w:tc>
          <w:tcPr>
            <w:tcW w:w="4675" w:type="dxa"/>
          </w:tcPr>
          <w:p w14:paraId="2F0A794E" w14:textId="2196BDBC" w:rsidR="004E26EA" w:rsidRPr="00962349" w:rsidRDefault="00857491" w:rsidP="004E26EA">
            <w:pPr>
              <w:pStyle w:val="TableText"/>
              <w:rPr>
                <w:rStyle w:val="Optional"/>
                <w:b w:val="0"/>
                <w:bCs w:val="0"/>
                <w:color w:val="auto"/>
              </w:rPr>
            </w:pPr>
            <w:r w:rsidRPr="00962349">
              <w:rPr>
                <w:rStyle w:val="Optional"/>
                <w:b w:val="0"/>
                <w:bCs w:val="0"/>
                <w:color w:val="auto"/>
              </w:rPr>
              <w:t>Executive sponsor</w:t>
            </w:r>
          </w:p>
        </w:tc>
        <w:tc>
          <w:tcPr>
            <w:tcW w:w="4675" w:type="dxa"/>
          </w:tcPr>
          <w:p w14:paraId="3FDC69BF" w14:textId="35500F76" w:rsidR="004E26EA" w:rsidRPr="00962349" w:rsidRDefault="00CA7A51" w:rsidP="004E26EA">
            <w:pPr>
              <w:pStyle w:val="TableText"/>
              <w:rPr>
                <w:rStyle w:val="Optional"/>
                <w:b w:val="0"/>
                <w:bCs w:val="0"/>
                <w:color w:val="auto"/>
              </w:rPr>
            </w:pPr>
            <w:sdt>
              <w:sdtPr>
                <w:rPr>
                  <w:rStyle w:val="Optional"/>
                  <w:b w:val="0"/>
                  <w:bCs w:val="0"/>
                  <w:color w:val="auto"/>
                </w:rPr>
                <w:alias w:val="Client Name"/>
                <w:tag w:val="Client Name"/>
                <w:id w:val="409891634"/>
                <w:placeholder>
                  <w:docPart w:val="89DC4BCDD4AE40F9A4BA40CABC203D06"/>
                </w:placeholder>
                <w:dataBinding w:prefixMappings="xmlns:ns0='http://schemas.microsoft.com/office/2006/coverPageProps' " w:xpath="/ns0:CoverPageProperties[1]/ns0:Abstract[1]" w:storeItemID="{55AF091B-3C7A-41E3-B477-F2FDAA23CFDA}"/>
                <w:text/>
              </w:sdtPr>
              <w:sdtEndPr>
                <w:rPr>
                  <w:rStyle w:val="Optional"/>
                </w:rPr>
              </w:sdtEndPr>
              <w:sdtContent>
                <w:r w:rsidR="00A371BD" w:rsidRPr="00962349">
                  <w:rPr>
                    <w:rStyle w:val="Optional"/>
                    <w:b w:val="0"/>
                    <w:bCs w:val="0"/>
                    <w:color w:val="auto"/>
                  </w:rPr>
                  <w:t>&lt;Bosch&gt;</w:t>
                </w:r>
              </w:sdtContent>
            </w:sdt>
            <w:r w:rsidR="00857491" w:rsidRPr="00962349">
              <w:rPr>
                <w:rStyle w:val="Optional"/>
                <w:b w:val="0"/>
                <w:bCs w:val="0"/>
                <w:color w:val="auto"/>
              </w:rPr>
              <w:t xml:space="preserve"> and Microsoft</w:t>
            </w:r>
          </w:p>
        </w:tc>
      </w:tr>
      <w:tr w:rsidR="00BD2C66" w:rsidRPr="00E10168" w14:paraId="02C02939" w14:textId="77777777" w:rsidTr="006D7DEA">
        <w:trPr>
          <w:cnfStyle w:val="000000010000" w:firstRow="0" w:lastRow="0" w:firstColumn="0" w:lastColumn="0" w:oddVBand="0" w:evenVBand="0" w:oddHBand="0" w:evenHBand="1" w:firstRowFirstColumn="0" w:firstRowLastColumn="0" w:lastRowFirstColumn="0" w:lastRowLastColumn="0"/>
        </w:trPr>
        <w:tc>
          <w:tcPr>
            <w:tcW w:w="4675" w:type="dxa"/>
          </w:tcPr>
          <w:p w14:paraId="76FBA4E3" w14:textId="1B1FDF46" w:rsidR="00857491" w:rsidRPr="00962349" w:rsidRDefault="00857491" w:rsidP="004E26EA">
            <w:pPr>
              <w:pStyle w:val="TableText"/>
              <w:rPr>
                <w:rStyle w:val="Optional"/>
                <w:b w:val="0"/>
                <w:bCs w:val="0"/>
                <w:color w:val="auto"/>
              </w:rPr>
            </w:pPr>
            <w:r w:rsidRPr="00962349">
              <w:rPr>
                <w:rStyle w:val="Optional"/>
                <w:b w:val="0"/>
                <w:bCs w:val="0"/>
                <w:color w:val="auto"/>
              </w:rPr>
              <w:t xml:space="preserve">Delivery </w:t>
            </w:r>
            <w:r w:rsidR="00270B7B" w:rsidRPr="00962349">
              <w:rPr>
                <w:rStyle w:val="Optional"/>
                <w:b w:val="0"/>
                <w:bCs w:val="0"/>
                <w:color w:val="auto"/>
              </w:rPr>
              <w:t>M</w:t>
            </w:r>
            <w:r w:rsidRPr="00962349">
              <w:rPr>
                <w:rStyle w:val="Optional"/>
                <w:b w:val="0"/>
                <w:bCs w:val="0"/>
                <w:color w:val="auto"/>
              </w:rPr>
              <w:t xml:space="preserve">anagement </w:t>
            </w:r>
            <w:r w:rsidR="00270B7B" w:rsidRPr="00962349">
              <w:rPr>
                <w:rStyle w:val="Optional"/>
                <w:b w:val="0"/>
                <w:bCs w:val="0"/>
                <w:color w:val="auto"/>
              </w:rPr>
              <w:t>E</w:t>
            </w:r>
            <w:r w:rsidRPr="00962349">
              <w:rPr>
                <w:rStyle w:val="Optional"/>
                <w:b w:val="0"/>
                <w:bCs w:val="0"/>
                <w:color w:val="auto"/>
              </w:rPr>
              <w:t>xecutive (DME)</w:t>
            </w:r>
          </w:p>
        </w:tc>
        <w:tc>
          <w:tcPr>
            <w:tcW w:w="4675" w:type="dxa"/>
          </w:tcPr>
          <w:p w14:paraId="2EF18676" w14:textId="2D2BCD2B" w:rsidR="00857491" w:rsidRPr="00962349" w:rsidRDefault="00857491" w:rsidP="004E26EA">
            <w:pPr>
              <w:pStyle w:val="TableText"/>
              <w:rPr>
                <w:rStyle w:val="Optional"/>
                <w:b w:val="0"/>
                <w:bCs w:val="0"/>
                <w:color w:val="auto"/>
              </w:rPr>
            </w:pPr>
            <w:r w:rsidRPr="00962349">
              <w:rPr>
                <w:rStyle w:val="Optional"/>
                <w:b w:val="0"/>
                <w:bCs w:val="0"/>
                <w:color w:val="auto"/>
              </w:rPr>
              <w:t>Microsoft</w:t>
            </w:r>
          </w:p>
        </w:tc>
      </w:tr>
      <w:tr w:rsidR="00BD2C66" w:rsidRPr="00E10168" w14:paraId="21B7FAB3" w14:textId="77777777" w:rsidTr="006D7DEA">
        <w:trPr>
          <w:cnfStyle w:val="000000100000" w:firstRow="0" w:lastRow="0" w:firstColumn="0" w:lastColumn="0" w:oddVBand="0" w:evenVBand="0" w:oddHBand="1" w:evenHBand="0" w:firstRowFirstColumn="0" w:firstRowLastColumn="0" w:lastRowFirstColumn="0" w:lastRowLastColumn="0"/>
        </w:trPr>
        <w:tc>
          <w:tcPr>
            <w:tcW w:w="4675" w:type="dxa"/>
          </w:tcPr>
          <w:p w14:paraId="582BA379" w14:textId="18D16D2F" w:rsidR="00857491" w:rsidRPr="00962349" w:rsidRDefault="00CA7A51" w:rsidP="004E26EA">
            <w:pPr>
              <w:pStyle w:val="TableText"/>
              <w:rPr>
                <w:rStyle w:val="Optional"/>
                <w:b w:val="0"/>
                <w:bCs w:val="0"/>
                <w:color w:val="auto"/>
              </w:rPr>
            </w:pPr>
            <w:sdt>
              <w:sdtPr>
                <w:rPr>
                  <w:rStyle w:val="Optional"/>
                  <w:b w:val="0"/>
                  <w:bCs w:val="0"/>
                  <w:color w:val="auto"/>
                </w:rPr>
                <w:alias w:val="Client Name"/>
                <w:tag w:val="Client Name"/>
                <w:id w:val="-1980752847"/>
                <w:placeholder>
                  <w:docPart w:val="24EF09C124104314A552824BD89A3CFF"/>
                </w:placeholder>
                <w:dataBinding w:prefixMappings="xmlns:ns0='http://schemas.microsoft.com/office/2006/coverPageProps' " w:xpath="/ns0:CoverPageProperties[1]/ns0:Abstract[1]" w:storeItemID="{55AF091B-3C7A-41E3-B477-F2FDAA23CFDA}"/>
                <w:text/>
              </w:sdtPr>
              <w:sdtEndPr>
                <w:rPr>
                  <w:rStyle w:val="Optional"/>
                </w:rPr>
              </w:sdtEndPr>
              <w:sdtContent>
                <w:r w:rsidR="00A371BD" w:rsidRPr="00962349">
                  <w:rPr>
                    <w:rStyle w:val="Optional"/>
                    <w:b w:val="0"/>
                    <w:bCs w:val="0"/>
                    <w:color w:val="auto"/>
                  </w:rPr>
                  <w:t>&lt;Bosch&gt;</w:t>
                </w:r>
              </w:sdtContent>
            </w:sdt>
            <w:r w:rsidR="009967F6" w:rsidRPr="00962349">
              <w:rPr>
                <w:rStyle w:val="Optional"/>
                <w:b w:val="0"/>
                <w:bCs w:val="0"/>
                <w:color w:val="auto"/>
              </w:rPr>
              <w:t xml:space="preserve"> </w:t>
            </w:r>
            <w:r w:rsidR="008F4047" w:rsidRPr="00962349">
              <w:rPr>
                <w:rStyle w:val="Optional"/>
                <w:b w:val="0"/>
                <w:bCs w:val="0"/>
                <w:color w:val="auto"/>
              </w:rPr>
              <w:t>P</w:t>
            </w:r>
            <w:r w:rsidR="009967F6" w:rsidRPr="00962349">
              <w:rPr>
                <w:rStyle w:val="Optional"/>
                <w:b w:val="0"/>
                <w:bCs w:val="0"/>
                <w:color w:val="auto"/>
              </w:rPr>
              <w:t xml:space="preserve">roduct </w:t>
            </w:r>
            <w:r w:rsidR="008F4047" w:rsidRPr="00962349">
              <w:rPr>
                <w:rStyle w:val="Optional"/>
                <w:b w:val="0"/>
                <w:bCs w:val="0"/>
                <w:color w:val="auto"/>
              </w:rPr>
              <w:t>O</w:t>
            </w:r>
            <w:r w:rsidR="009967F6" w:rsidRPr="00962349">
              <w:rPr>
                <w:rStyle w:val="Optional"/>
                <w:b w:val="0"/>
                <w:bCs w:val="0"/>
                <w:color w:val="auto"/>
              </w:rPr>
              <w:t>wner</w:t>
            </w:r>
          </w:p>
        </w:tc>
        <w:tc>
          <w:tcPr>
            <w:tcW w:w="4675" w:type="dxa"/>
          </w:tcPr>
          <w:p w14:paraId="1D2B5065" w14:textId="40D6E312" w:rsidR="00857491" w:rsidRPr="00962349" w:rsidRDefault="00CA7A51" w:rsidP="004E26EA">
            <w:pPr>
              <w:pStyle w:val="TableText"/>
              <w:rPr>
                <w:rStyle w:val="Optional"/>
                <w:b w:val="0"/>
                <w:bCs w:val="0"/>
                <w:color w:val="auto"/>
              </w:rPr>
            </w:pPr>
            <w:sdt>
              <w:sdtPr>
                <w:rPr>
                  <w:rStyle w:val="Optional"/>
                  <w:b w:val="0"/>
                  <w:bCs w:val="0"/>
                  <w:color w:val="auto"/>
                </w:rPr>
                <w:alias w:val="Client Name"/>
                <w:tag w:val="Client Name"/>
                <w:id w:val="-338625671"/>
                <w:placeholder>
                  <w:docPart w:val="2FD55E48D39143C88A830E1B3258FFC4"/>
                </w:placeholder>
                <w:dataBinding w:prefixMappings="xmlns:ns0='http://schemas.microsoft.com/office/2006/coverPageProps' " w:xpath="/ns0:CoverPageProperties[1]/ns0:Abstract[1]" w:storeItemID="{55AF091B-3C7A-41E3-B477-F2FDAA23CFDA}"/>
                <w:text/>
              </w:sdtPr>
              <w:sdtEndPr>
                <w:rPr>
                  <w:rStyle w:val="Optional"/>
                </w:rPr>
              </w:sdtEndPr>
              <w:sdtContent>
                <w:r w:rsidR="00A371BD" w:rsidRPr="00962349">
                  <w:rPr>
                    <w:rStyle w:val="Optional"/>
                    <w:b w:val="0"/>
                    <w:bCs w:val="0"/>
                    <w:color w:val="auto"/>
                  </w:rPr>
                  <w:t>&lt;Bosch&gt;</w:t>
                </w:r>
              </w:sdtContent>
            </w:sdt>
          </w:p>
        </w:tc>
      </w:tr>
      <w:tr w:rsidR="00DC5D54" w:rsidRPr="00E10168" w14:paraId="4B615CFD" w14:textId="77777777" w:rsidTr="006D7DEA">
        <w:trPr>
          <w:cnfStyle w:val="000000010000" w:firstRow="0" w:lastRow="0" w:firstColumn="0" w:lastColumn="0" w:oddVBand="0" w:evenVBand="0" w:oddHBand="0" w:evenHBand="1" w:firstRowFirstColumn="0" w:firstRowLastColumn="0" w:lastRowFirstColumn="0" w:lastRowLastColumn="0"/>
        </w:trPr>
        <w:tc>
          <w:tcPr>
            <w:tcW w:w="4675" w:type="dxa"/>
          </w:tcPr>
          <w:p w14:paraId="2284B05D" w14:textId="5BAD03A6" w:rsidR="00DC5D54" w:rsidRPr="00962349" w:rsidRDefault="00DC5D54" w:rsidP="004E26EA">
            <w:pPr>
              <w:pStyle w:val="TableText"/>
              <w:rPr>
                <w:rStyle w:val="Optional"/>
                <w:b w:val="0"/>
                <w:bCs w:val="0"/>
                <w:color w:val="auto"/>
              </w:rPr>
            </w:pPr>
            <w:r w:rsidRPr="00962349">
              <w:rPr>
                <w:rStyle w:val="Optional"/>
                <w:b w:val="0"/>
                <w:bCs w:val="0"/>
                <w:color w:val="auto"/>
              </w:rPr>
              <w:t>Project Manager</w:t>
            </w:r>
          </w:p>
        </w:tc>
        <w:tc>
          <w:tcPr>
            <w:tcW w:w="4675" w:type="dxa"/>
          </w:tcPr>
          <w:p w14:paraId="576EA94A" w14:textId="0745212F" w:rsidR="00DC5D54" w:rsidRPr="00962349" w:rsidRDefault="00CA7A51" w:rsidP="004E26EA">
            <w:pPr>
              <w:pStyle w:val="TableText"/>
              <w:rPr>
                <w:rStyle w:val="Optional"/>
                <w:b w:val="0"/>
                <w:bCs w:val="0"/>
                <w:color w:val="auto"/>
              </w:rPr>
            </w:pPr>
            <w:sdt>
              <w:sdtPr>
                <w:rPr>
                  <w:rStyle w:val="Optional"/>
                  <w:b w:val="0"/>
                  <w:bCs w:val="0"/>
                  <w:color w:val="auto"/>
                </w:rPr>
                <w:alias w:val="MSFT / Partner"/>
                <w:tag w:val=""/>
                <w:id w:val="-931577618"/>
                <w:placeholder>
                  <w:docPart w:val="FC7FB1B894C54793B1BE52B4221E888B"/>
                </w:placeholder>
                <w:dataBinding w:prefixMappings="xmlns:ns0='http://purl.org/dc/elements/1.1/' xmlns:ns1='http://schemas.openxmlformats.org/package/2006/metadata/core-properties' " w:xpath="/ns1:coreProperties[1]/ns0:creator[1]" w:storeItemID="{6C3C8BC8-F283-45AE-878A-BAB7291924A1}"/>
                <w:text/>
              </w:sdtPr>
              <w:sdtEndPr>
                <w:rPr>
                  <w:rStyle w:val="Optional"/>
                </w:rPr>
              </w:sdtEndPr>
              <w:sdtContent>
                <w:r w:rsidR="00A371BD" w:rsidRPr="00962349">
                  <w:rPr>
                    <w:rStyle w:val="Optional"/>
                    <w:b w:val="0"/>
                    <w:bCs w:val="0"/>
                    <w:color w:val="auto"/>
                  </w:rPr>
                  <w:t>&lt;MSFT&gt;</w:t>
                </w:r>
              </w:sdtContent>
            </w:sdt>
          </w:p>
        </w:tc>
      </w:tr>
      <w:tr w:rsidR="00BD2C66" w:rsidRPr="00E10168" w14:paraId="5882B5DD" w14:textId="77777777" w:rsidTr="006D7DEA">
        <w:trPr>
          <w:cnfStyle w:val="000000100000" w:firstRow="0" w:lastRow="0" w:firstColumn="0" w:lastColumn="0" w:oddVBand="0" w:evenVBand="0" w:oddHBand="1" w:evenHBand="0" w:firstRowFirstColumn="0" w:firstRowLastColumn="0" w:lastRowFirstColumn="0" w:lastRowLastColumn="0"/>
        </w:trPr>
        <w:tc>
          <w:tcPr>
            <w:tcW w:w="4675" w:type="dxa"/>
          </w:tcPr>
          <w:p w14:paraId="05A0AAB9" w14:textId="0A4A2AED" w:rsidR="009967F6" w:rsidRPr="00962349" w:rsidRDefault="00A84D97" w:rsidP="004E26EA">
            <w:pPr>
              <w:pStyle w:val="TableText"/>
              <w:rPr>
                <w:rStyle w:val="Optional"/>
                <w:b w:val="0"/>
                <w:bCs w:val="0"/>
                <w:color w:val="auto"/>
              </w:rPr>
            </w:pPr>
            <w:r w:rsidRPr="00962349">
              <w:rPr>
                <w:rStyle w:val="Optional"/>
                <w:b w:val="0"/>
                <w:bCs w:val="0"/>
                <w:color w:val="auto"/>
              </w:rPr>
              <w:t>Data Scientist Lead / Architect</w:t>
            </w:r>
          </w:p>
        </w:tc>
        <w:tc>
          <w:tcPr>
            <w:tcW w:w="4675" w:type="dxa"/>
          </w:tcPr>
          <w:p w14:paraId="7FC23546" w14:textId="32EA56AE" w:rsidR="009967F6" w:rsidRPr="00962349" w:rsidRDefault="00CA7A51" w:rsidP="004E26EA">
            <w:pPr>
              <w:pStyle w:val="TableText"/>
              <w:rPr>
                <w:rStyle w:val="Optional"/>
                <w:b w:val="0"/>
                <w:bCs w:val="0"/>
                <w:color w:val="auto"/>
              </w:rPr>
            </w:pPr>
            <w:sdt>
              <w:sdtPr>
                <w:rPr>
                  <w:rStyle w:val="Optional"/>
                  <w:b w:val="0"/>
                  <w:bCs w:val="0"/>
                  <w:color w:val="auto"/>
                </w:rPr>
                <w:alias w:val="MSFT / Partner"/>
                <w:tag w:val=""/>
                <w:id w:val="-1389958707"/>
                <w:placeholder>
                  <w:docPart w:val="5EC3D0898F2F445DB89784919813FDB0"/>
                </w:placeholder>
                <w:dataBinding w:prefixMappings="xmlns:ns0='http://purl.org/dc/elements/1.1/' xmlns:ns1='http://schemas.openxmlformats.org/package/2006/metadata/core-properties' " w:xpath="/ns1:coreProperties[1]/ns0:creator[1]" w:storeItemID="{6C3C8BC8-F283-45AE-878A-BAB7291924A1}"/>
                <w:text/>
              </w:sdtPr>
              <w:sdtEndPr>
                <w:rPr>
                  <w:rStyle w:val="Optional"/>
                </w:rPr>
              </w:sdtEndPr>
              <w:sdtContent>
                <w:r w:rsidR="00A371BD" w:rsidRPr="00962349">
                  <w:rPr>
                    <w:rStyle w:val="Optional"/>
                    <w:b w:val="0"/>
                    <w:bCs w:val="0"/>
                    <w:color w:val="auto"/>
                  </w:rPr>
                  <w:t>&lt;MSFT&gt;</w:t>
                </w:r>
              </w:sdtContent>
            </w:sdt>
          </w:p>
        </w:tc>
      </w:tr>
    </w:tbl>
    <w:p w14:paraId="7CB64F7B" w14:textId="083549F7" w:rsidR="0096207B" w:rsidRDefault="0096207B" w:rsidP="00254D5A">
      <w:pPr>
        <w:pStyle w:val="Heading2NUM"/>
      </w:pPr>
      <w:bookmarkStart w:id="402" w:name="_Toc183681346"/>
      <w:bookmarkStart w:id="403" w:name="_Toc231760486"/>
      <w:r>
        <w:t>Product council</w:t>
      </w:r>
      <w:bookmarkEnd w:id="402"/>
      <w:bookmarkEnd w:id="403"/>
    </w:p>
    <w:p w14:paraId="60485195" w14:textId="2DFD8089" w:rsidR="004E26EA" w:rsidRDefault="0096207B" w:rsidP="0096207B">
      <w:r>
        <w:t xml:space="preserve">The product council is the primary mechanism for aligning stakeholders and dealing with competing priorities. It acts as the forum where the strategy is agreed upon so that all key decision makers understand what decisions are being made about the direction of the product and why. The product council allows the feature teams to maintain autonomy while simultaneously determining the overall priorities for business </w:t>
      </w:r>
      <w:r w:rsidR="00287175">
        <w:t>objectives</w:t>
      </w:r>
      <w:r>
        <w:t>.</w:t>
      </w:r>
    </w:p>
    <w:p w14:paraId="04451002" w14:textId="58FDE64B" w:rsidR="00120D9F" w:rsidRDefault="00B96757" w:rsidP="00120D9F">
      <w:pPr>
        <w:keepNext/>
      </w:pPr>
      <w:r>
        <w:object w:dxaOrig="9599" w:dyaOrig="2520" w14:anchorId="63524B85">
          <v:shape id="_x0000_i1026" type="#_x0000_t75" style="width:475.65pt;height:129.8pt" o:ole="">
            <v:imagedata r:id="rId24" o:title=""/>
          </v:shape>
          <o:OLEObject Type="Embed" ProgID="PowerPoint.Slide.12" ShapeID="_x0000_i1026" DrawAspect="Content" ObjectID="_1842373288" r:id="rId25"/>
        </w:object>
      </w:r>
    </w:p>
    <w:p w14:paraId="43669AAF" w14:textId="18F66BF8" w:rsidR="00120D9F" w:rsidRDefault="00120D9F" w:rsidP="00120D9F">
      <w:pPr>
        <w:pStyle w:val="Caption-Figure-Below"/>
      </w:pPr>
      <w:bookmarkStart w:id="404" w:name="_Toc194478203"/>
      <w:bookmarkStart w:id="405" w:name="_Toc227840190"/>
      <w:r>
        <w:t xml:space="preserve">Figure </w:t>
      </w:r>
      <w:r>
        <w:fldChar w:fldCharType="begin"/>
      </w:r>
      <w:r>
        <w:instrText>SEQ Figure \* ARABIC</w:instrText>
      </w:r>
      <w:r>
        <w:fldChar w:fldCharType="separate"/>
      </w:r>
      <w:r w:rsidR="006D7DEA">
        <w:rPr>
          <w:noProof/>
        </w:rPr>
        <w:t>2</w:t>
      </w:r>
      <w:r>
        <w:fldChar w:fldCharType="end"/>
      </w:r>
      <w:r>
        <w:t>: P</w:t>
      </w:r>
      <w:r w:rsidRPr="00120D9F">
        <w:t>roduct council</w:t>
      </w:r>
      <w:bookmarkEnd w:id="404"/>
      <w:bookmarkEnd w:id="405"/>
      <w:r w:rsidRPr="00120D9F">
        <w:t xml:space="preserve"> </w:t>
      </w:r>
    </w:p>
    <w:p w14:paraId="550AAC60" w14:textId="77777777" w:rsidR="000402C1" w:rsidRDefault="000402C1" w:rsidP="000402C1">
      <w:r>
        <w:t>Ultimately, the product council is formed to define and share the product strategy and roadmap. It also makes decisions needed to resolve any conflicting product priorities.</w:t>
      </w:r>
    </w:p>
    <w:p w14:paraId="1583C36F" w14:textId="77777777" w:rsidR="000402C1" w:rsidRDefault="000402C1" w:rsidP="000402C1">
      <w:r>
        <w:t>All product managers and technical leads from the individual feature teams are also members of the product council.</w:t>
      </w:r>
    </w:p>
    <w:p w14:paraId="1611C61D" w14:textId="0D35FB30" w:rsidR="000916BC" w:rsidRDefault="000916BC" w:rsidP="000916BC">
      <w:pPr>
        <w:pStyle w:val="Caption-Table-Above"/>
      </w:pPr>
      <w:bookmarkStart w:id="406" w:name="_Toc194478196"/>
      <w:bookmarkStart w:id="407" w:name="_Toc231760465"/>
      <w:r>
        <w:t xml:space="preserve">Table </w:t>
      </w:r>
      <w:r>
        <w:fldChar w:fldCharType="begin"/>
      </w:r>
      <w:r>
        <w:instrText>SEQ Table \* ARABIC</w:instrText>
      </w:r>
      <w:r>
        <w:fldChar w:fldCharType="separate"/>
      </w:r>
      <w:r w:rsidR="00BF16C9">
        <w:rPr>
          <w:noProof/>
        </w:rPr>
        <w:t>10</w:t>
      </w:r>
      <w:r>
        <w:fldChar w:fldCharType="end"/>
      </w:r>
      <w:r w:rsidRPr="0097104E">
        <w:t xml:space="preserve">: </w:t>
      </w:r>
      <w:r w:rsidR="00A80C11">
        <w:t>Product council roles</w:t>
      </w:r>
      <w:bookmarkEnd w:id="406"/>
      <w:bookmarkEnd w:id="407"/>
    </w:p>
    <w:tbl>
      <w:tblPr>
        <w:tblStyle w:val="RFX-SOWTable"/>
        <w:tblW w:w="0" w:type="auto"/>
        <w:tblLook w:val="04A0" w:firstRow="1" w:lastRow="0" w:firstColumn="1" w:lastColumn="0" w:noHBand="0" w:noVBand="1"/>
      </w:tblPr>
      <w:tblGrid>
        <w:gridCol w:w="4675"/>
        <w:gridCol w:w="4675"/>
      </w:tblGrid>
      <w:tr w:rsidR="00F13C34" w:rsidRPr="00E10168" w14:paraId="008C7B5D" w14:textId="77777777" w:rsidTr="006D7DEA">
        <w:trPr>
          <w:cnfStyle w:val="100000000000" w:firstRow="1" w:lastRow="0" w:firstColumn="0" w:lastColumn="0" w:oddVBand="0" w:evenVBand="0" w:oddHBand="0" w:evenHBand="0" w:firstRowFirstColumn="0" w:firstRowLastColumn="0" w:lastRowFirstColumn="0" w:lastRowLastColumn="0"/>
        </w:trPr>
        <w:tc>
          <w:tcPr>
            <w:tcW w:w="4675" w:type="dxa"/>
          </w:tcPr>
          <w:p w14:paraId="73632564" w14:textId="1A87C46A" w:rsidR="004F47B3" w:rsidRPr="00E10168" w:rsidRDefault="004F47B3" w:rsidP="004F47B3">
            <w:pPr>
              <w:pStyle w:val="TableText"/>
            </w:pPr>
            <w:r w:rsidRPr="00E10168">
              <w:t>Role</w:t>
            </w:r>
          </w:p>
        </w:tc>
        <w:tc>
          <w:tcPr>
            <w:tcW w:w="4675" w:type="dxa"/>
          </w:tcPr>
          <w:p w14:paraId="3D9E64C4" w14:textId="2361F2CC" w:rsidR="004F47B3" w:rsidRPr="00E10168" w:rsidRDefault="004F47B3" w:rsidP="004F47B3">
            <w:pPr>
              <w:pStyle w:val="TableText"/>
            </w:pPr>
            <w:r w:rsidRPr="00E10168">
              <w:t>Responsible party</w:t>
            </w:r>
          </w:p>
        </w:tc>
      </w:tr>
      <w:tr w:rsidR="00BD2C66" w:rsidRPr="00E10168" w14:paraId="60D3B076" w14:textId="77777777" w:rsidTr="006D7DEA">
        <w:trPr>
          <w:cnfStyle w:val="000000100000" w:firstRow="0" w:lastRow="0" w:firstColumn="0" w:lastColumn="0" w:oddVBand="0" w:evenVBand="0" w:oddHBand="1" w:evenHBand="0" w:firstRowFirstColumn="0" w:firstRowLastColumn="0" w:lastRowFirstColumn="0" w:lastRowLastColumn="0"/>
        </w:trPr>
        <w:tc>
          <w:tcPr>
            <w:tcW w:w="4675" w:type="dxa"/>
          </w:tcPr>
          <w:p w14:paraId="28654F31" w14:textId="5D2436A0" w:rsidR="004F47B3" w:rsidRPr="00E10168" w:rsidRDefault="00CA7A51" w:rsidP="004F47B3">
            <w:pPr>
              <w:pStyle w:val="TableText"/>
            </w:pPr>
            <w:sdt>
              <w:sdtPr>
                <w:rPr>
                  <w:szCs w:val="22"/>
                </w:rPr>
                <w:alias w:val="Client Name"/>
                <w:tag w:val="Client Name"/>
                <w:id w:val="-352953915"/>
                <w:placeholder>
                  <w:docPart w:val="28C6D278252742C0A132FAEBDF098FE6"/>
                </w:placeholder>
                <w:dataBinding w:prefixMappings="xmlns:ns0='http://schemas.microsoft.com/office/2006/coverPageProps' " w:xpath="/ns0:CoverPageProperties[1]/ns0:Abstract[1]" w:storeItemID="{55AF091B-3C7A-41E3-B477-F2FDAA23CFDA}"/>
                <w:text/>
              </w:sdtPr>
              <w:sdtEndPr/>
              <w:sdtContent>
                <w:r w:rsidR="00A371BD">
                  <w:rPr>
                    <w:szCs w:val="22"/>
                  </w:rPr>
                  <w:t>&lt;Bosch&gt;</w:t>
                </w:r>
              </w:sdtContent>
            </w:sdt>
            <w:r w:rsidR="004F47B3" w:rsidRPr="00E10168">
              <w:t xml:space="preserve"> product owner</w:t>
            </w:r>
          </w:p>
        </w:tc>
        <w:tc>
          <w:tcPr>
            <w:tcW w:w="4675" w:type="dxa"/>
          </w:tcPr>
          <w:p w14:paraId="519BCB51" w14:textId="357E388E" w:rsidR="004F47B3" w:rsidRPr="00E10168" w:rsidRDefault="00CA7A51" w:rsidP="004F47B3">
            <w:pPr>
              <w:pStyle w:val="TableText"/>
            </w:pPr>
            <w:sdt>
              <w:sdtPr>
                <w:rPr>
                  <w:szCs w:val="22"/>
                </w:rPr>
                <w:alias w:val="Client Name"/>
                <w:tag w:val="Client Name"/>
                <w:id w:val="1079792908"/>
                <w:placeholder>
                  <w:docPart w:val="F7F72477D2A1469DB9527AD64B41F89A"/>
                </w:placeholder>
                <w:dataBinding w:prefixMappings="xmlns:ns0='http://schemas.microsoft.com/office/2006/coverPageProps' " w:xpath="/ns0:CoverPageProperties[1]/ns0:Abstract[1]" w:storeItemID="{55AF091B-3C7A-41E3-B477-F2FDAA23CFDA}"/>
                <w:text/>
              </w:sdtPr>
              <w:sdtEndPr/>
              <w:sdtContent>
                <w:r w:rsidR="00A371BD">
                  <w:rPr>
                    <w:szCs w:val="22"/>
                  </w:rPr>
                  <w:t>&lt;Bosch&gt;</w:t>
                </w:r>
              </w:sdtContent>
            </w:sdt>
          </w:p>
        </w:tc>
      </w:tr>
      <w:tr w:rsidR="00BD2C66" w:rsidRPr="00E10168" w14:paraId="02DA7C0D" w14:textId="77777777" w:rsidTr="006D7DEA">
        <w:trPr>
          <w:cnfStyle w:val="000000010000" w:firstRow="0" w:lastRow="0" w:firstColumn="0" w:lastColumn="0" w:oddVBand="0" w:evenVBand="0" w:oddHBand="0" w:evenHBand="1" w:firstRowFirstColumn="0" w:firstRowLastColumn="0" w:lastRowFirstColumn="0" w:lastRowLastColumn="0"/>
        </w:trPr>
        <w:tc>
          <w:tcPr>
            <w:tcW w:w="4675" w:type="dxa"/>
          </w:tcPr>
          <w:p w14:paraId="342592B5" w14:textId="11C89974" w:rsidR="004F47B3" w:rsidRPr="00E10168" w:rsidRDefault="004F47B3" w:rsidP="004F47B3">
            <w:pPr>
              <w:pStyle w:val="TableText"/>
            </w:pPr>
            <w:r w:rsidRPr="00E10168">
              <w:t>Technical lead</w:t>
            </w:r>
          </w:p>
        </w:tc>
        <w:tc>
          <w:tcPr>
            <w:tcW w:w="4675" w:type="dxa"/>
          </w:tcPr>
          <w:p w14:paraId="2079FC8D" w14:textId="4F81A38A" w:rsidR="004F47B3" w:rsidRPr="00E10168" w:rsidRDefault="00CA7A51" w:rsidP="004F47B3">
            <w:pPr>
              <w:pStyle w:val="TableText"/>
            </w:pPr>
            <w:sdt>
              <w:sdtPr>
                <w:alias w:val="MSFT / Partner"/>
                <w:tag w:val=""/>
                <w:id w:val="290254487"/>
                <w:placeholder>
                  <w:docPart w:val="1448BF7A778D4057AFF62D7482E4B3C5"/>
                </w:placeholder>
                <w:dataBinding w:prefixMappings="xmlns:ns0='http://purl.org/dc/elements/1.1/' xmlns:ns1='http://schemas.openxmlformats.org/package/2006/metadata/core-properties' " w:xpath="/ns1:coreProperties[1]/ns0:creator[1]" w:storeItemID="{6C3C8BC8-F283-45AE-878A-BAB7291924A1}"/>
                <w:text/>
              </w:sdtPr>
              <w:sdtEndPr/>
              <w:sdtContent>
                <w:r w:rsidR="00A371BD">
                  <w:t>&lt;MSFT&gt;</w:t>
                </w:r>
              </w:sdtContent>
            </w:sdt>
          </w:p>
        </w:tc>
      </w:tr>
    </w:tbl>
    <w:p w14:paraId="79790321" w14:textId="5DC079DD" w:rsidR="0012606D" w:rsidRDefault="0012606D" w:rsidP="00254D5A">
      <w:pPr>
        <w:pStyle w:val="Heading2NUM"/>
      </w:pPr>
      <w:bookmarkStart w:id="408" w:name="_Toc183681347"/>
      <w:bookmarkStart w:id="409" w:name="_Ref183685841"/>
      <w:bookmarkStart w:id="410" w:name="_Toc231760487"/>
      <w:r>
        <w:t>Feature team</w:t>
      </w:r>
      <w:bookmarkEnd w:id="408"/>
      <w:bookmarkEnd w:id="409"/>
      <w:bookmarkEnd w:id="410"/>
    </w:p>
    <w:p w14:paraId="3279F39D" w14:textId="30F25CAE" w:rsidR="0012606D" w:rsidRDefault="0012606D" w:rsidP="0012606D">
      <w:r>
        <w:t xml:space="preserve">Following the scrum model, </w:t>
      </w:r>
      <w:sdt>
        <w:sdtPr>
          <w:alias w:val="MSFT / Partner"/>
          <w:tag w:val=""/>
          <w:id w:val="-1468205363"/>
          <w:placeholder>
            <w:docPart w:val="31151C40AD2C482F8CAE61039124F083"/>
          </w:placeholder>
          <w:dataBinding w:prefixMappings="xmlns:ns0='http://purl.org/dc/elements/1.1/' xmlns:ns1='http://schemas.openxmlformats.org/package/2006/metadata/core-properties' " w:xpath="/ns1:coreProperties[1]/ns0:creator[1]" w:storeItemID="{6C3C8BC8-F283-45AE-878A-BAB7291924A1}"/>
          <w:text/>
        </w:sdtPr>
        <w:sdtEndPr/>
        <w:sdtContent>
          <w:r w:rsidR="00A371BD">
            <w:t>&lt;MSFT&gt;</w:t>
          </w:r>
        </w:sdtContent>
      </w:sdt>
      <w:r w:rsidR="003C65DA">
        <w:t xml:space="preserve"> </w:t>
      </w:r>
      <w:r>
        <w:t xml:space="preserve">uses a feature team approach to deliver </w:t>
      </w:r>
      <w:r w:rsidR="007824F5">
        <w:t>a</w:t>
      </w:r>
      <w:r>
        <w:t xml:space="preserve"> </w:t>
      </w:r>
      <w:r w:rsidR="00B911E5">
        <w:t>project</w:t>
      </w:r>
      <w:r>
        <w:t xml:space="preserve">. All scrum roles will be represented within the feature team. This team is an autonomous and empowered unit that has all the capabilities to design, develop, test, and release features to achieve the </w:t>
      </w:r>
      <w:sdt>
        <w:sdtPr>
          <w:alias w:val="Client Name"/>
          <w:tag w:val="Client Name"/>
          <w:id w:val="101695182"/>
          <w:placeholder>
            <w:docPart w:val="C218EC1539DD4924A87576B0FE063E68"/>
          </w:placeholder>
          <w:dataBinding w:prefixMappings="xmlns:ns0='http://schemas.microsoft.com/office/2006/coverPageProps' " w:xpath="/ns0:CoverPageProperties[1]/ns0:Abstract[1]" w:storeItemID="{55AF091B-3C7A-41E3-B477-F2FDAA23CFDA}"/>
          <w:text/>
        </w:sdtPr>
        <w:sdtEndPr/>
        <w:sdtContent>
          <w:r w:rsidR="00A371BD">
            <w:t>&lt;Bosch&gt;</w:t>
          </w:r>
        </w:sdtContent>
      </w:sdt>
      <w:r>
        <w:t xml:space="preserve"> </w:t>
      </w:r>
      <w:r w:rsidR="00D8551A">
        <w:t>objectives</w:t>
      </w:r>
      <w:r>
        <w:t>. A feature team consists of a product manager, scrum master, technical lead, SMEs, and engineers with various development, test, deployment, infrastructure, security, data, and operation skills.</w:t>
      </w:r>
    </w:p>
    <w:p w14:paraId="0B8393CC" w14:textId="70BDE047" w:rsidR="0012606D" w:rsidRDefault="0012606D" w:rsidP="0012606D">
      <w:r>
        <w:t xml:space="preserve">The roles listed below are typical and representative for feature teams, though they may differ, depending on the </w:t>
      </w:r>
      <w:r w:rsidR="00B911E5">
        <w:t>project</w:t>
      </w:r>
      <w:r>
        <w:t xml:space="preserve">. The skill sets of the engineers will also be different, depending on the </w:t>
      </w:r>
      <w:r w:rsidR="00B911E5">
        <w:t>project</w:t>
      </w:r>
      <w:r>
        <w:t>.</w:t>
      </w:r>
    </w:p>
    <w:p w14:paraId="57030B13" w14:textId="5EB0275A" w:rsidR="000916BC" w:rsidRDefault="000916BC" w:rsidP="000916BC">
      <w:pPr>
        <w:pStyle w:val="Caption-Table-Above"/>
      </w:pPr>
      <w:bookmarkStart w:id="411" w:name="_Toc194478197"/>
      <w:bookmarkStart w:id="412" w:name="_Toc231760466"/>
      <w:r>
        <w:t xml:space="preserve">Table </w:t>
      </w:r>
      <w:r>
        <w:fldChar w:fldCharType="begin"/>
      </w:r>
      <w:r>
        <w:instrText>SEQ Table \* ARABIC</w:instrText>
      </w:r>
      <w:r>
        <w:fldChar w:fldCharType="separate"/>
      </w:r>
      <w:r w:rsidR="00BF16C9">
        <w:rPr>
          <w:noProof/>
        </w:rPr>
        <w:t>11</w:t>
      </w:r>
      <w:r>
        <w:fldChar w:fldCharType="end"/>
      </w:r>
      <w:r w:rsidRPr="00044447">
        <w:t xml:space="preserve">: </w:t>
      </w:r>
      <w:r w:rsidR="00A80C11">
        <w:t>Feature team roles</w:t>
      </w:r>
      <w:bookmarkEnd w:id="411"/>
      <w:bookmarkEnd w:id="412"/>
    </w:p>
    <w:tbl>
      <w:tblPr>
        <w:tblStyle w:val="RFX-SOWTable"/>
        <w:tblW w:w="0" w:type="auto"/>
        <w:tblLook w:val="04A0" w:firstRow="1" w:lastRow="0" w:firstColumn="1" w:lastColumn="0" w:noHBand="0" w:noVBand="1"/>
      </w:tblPr>
      <w:tblGrid>
        <w:gridCol w:w="4675"/>
        <w:gridCol w:w="4675"/>
      </w:tblGrid>
      <w:tr w:rsidR="00F13C34" w:rsidRPr="00E10168" w14:paraId="6652977B" w14:textId="77777777" w:rsidTr="006D7DEA">
        <w:trPr>
          <w:cnfStyle w:val="100000000000" w:firstRow="1" w:lastRow="0" w:firstColumn="0" w:lastColumn="0" w:oddVBand="0" w:evenVBand="0" w:oddHBand="0" w:evenHBand="0" w:firstRowFirstColumn="0" w:firstRowLastColumn="0" w:lastRowFirstColumn="0" w:lastRowLastColumn="0"/>
        </w:trPr>
        <w:tc>
          <w:tcPr>
            <w:tcW w:w="4675" w:type="dxa"/>
          </w:tcPr>
          <w:p w14:paraId="7FECF248" w14:textId="2A4DDAA5" w:rsidR="0012606D" w:rsidRPr="00E10168" w:rsidRDefault="0012606D" w:rsidP="0012606D">
            <w:pPr>
              <w:pStyle w:val="TableText"/>
            </w:pPr>
            <w:r w:rsidRPr="00E10168">
              <w:t>Role</w:t>
            </w:r>
          </w:p>
        </w:tc>
        <w:tc>
          <w:tcPr>
            <w:tcW w:w="4675" w:type="dxa"/>
          </w:tcPr>
          <w:p w14:paraId="4017A646" w14:textId="2DE905AD" w:rsidR="0012606D" w:rsidRPr="00E10168" w:rsidRDefault="0012606D" w:rsidP="0012606D">
            <w:pPr>
              <w:pStyle w:val="TableText"/>
            </w:pPr>
            <w:r w:rsidRPr="00E10168">
              <w:t>Responsible party</w:t>
            </w:r>
          </w:p>
        </w:tc>
      </w:tr>
      <w:tr w:rsidR="00BD2C66" w:rsidRPr="00E10168" w14:paraId="7BEDB8A3" w14:textId="77777777" w:rsidTr="006D7DEA">
        <w:trPr>
          <w:cnfStyle w:val="000000100000" w:firstRow="0" w:lastRow="0" w:firstColumn="0" w:lastColumn="0" w:oddVBand="0" w:evenVBand="0" w:oddHBand="1" w:evenHBand="0" w:firstRowFirstColumn="0" w:firstRowLastColumn="0" w:lastRowFirstColumn="0" w:lastRowLastColumn="0"/>
        </w:trPr>
        <w:tc>
          <w:tcPr>
            <w:tcW w:w="4675" w:type="dxa"/>
          </w:tcPr>
          <w:p w14:paraId="098A318A" w14:textId="6B2A3FA8" w:rsidR="0012606D" w:rsidRPr="00E10168" w:rsidRDefault="00F40C91" w:rsidP="0012606D">
            <w:pPr>
              <w:pStyle w:val="TableText"/>
            </w:pPr>
            <w:r>
              <w:t>Project Manager</w:t>
            </w:r>
          </w:p>
        </w:tc>
        <w:tc>
          <w:tcPr>
            <w:tcW w:w="4675" w:type="dxa"/>
          </w:tcPr>
          <w:p w14:paraId="159B252C" w14:textId="251ED023" w:rsidR="0012606D" w:rsidRPr="00E10168" w:rsidRDefault="00CA7A51" w:rsidP="0012606D">
            <w:pPr>
              <w:pStyle w:val="TableText"/>
            </w:pPr>
            <w:sdt>
              <w:sdtPr>
                <w:alias w:val="MSFT / Partner"/>
                <w:tag w:val=""/>
                <w:id w:val="-1312782412"/>
                <w:placeholder>
                  <w:docPart w:val="CFE1344A69704985A0F6BA48047B1A76"/>
                </w:placeholder>
                <w:dataBinding w:prefixMappings="xmlns:ns0='http://purl.org/dc/elements/1.1/' xmlns:ns1='http://schemas.openxmlformats.org/package/2006/metadata/core-properties' " w:xpath="/ns1:coreProperties[1]/ns0:creator[1]" w:storeItemID="{6C3C8BC8-F283-45AE-878A-BAB7291924A1}"/>
                <w:text/>
              </w:sdtPr>
              <w:sdtEndPr/>
              <w:sdtContent>
                <w:r w:rsidR="00A371BD">
                  <w:t>&lt;MSFT&gt;</w:t>
                </w:r>
              </w:sdtContent>
            </w:sdt>
          </w:p>
        </w:tc>
      </w:tr>
      <w:tr w:rsidR="008C5B4E" w:rsidRPr="00E10168" w:rsidDel="00DA7162" w14:paraId="6B248D13" w14:textId="4FE1F3C8" w:rsidTr="006D7DEA">
        <w:trPr>
          <w:cnfStyle w:val="000000010000" w:firstRow="0" w:lastRow="0" w:firstColumn="0" w:lastColumn="0" w:oddVBand="0" w:evenVBand="0" w:oddHBand="0" w:evenHBand="1" w:firstRowFirstColumn="0" w:firstRowLastColumn="0" w:lastRowFirstColumn="0" w:lastRowLastColumn="0"/>
          <w:del w:id="413" w:author="Charlie Gu" w:date="2026-06-07T21:31:00Z" w16du:dateUtc="2026-06-07T13:31:00Z"/>
        </w:trPr>
        <w:tc>
          <w:tcPr>
            <w:tcW w:w="4675" w:type="dxa"/>
          </w:tcPr>
          <w:p w14:paraId="5B56C072" w14:textId="07D609A9" w:rsidR="008C5B4E" w:rsidRPr="00E10168" w:rsidDel="00DA7162" w:rsidRDefault="008C5B4E" w:rsidP="0012606D">
            <w:pPr>
              <w:pStyle w:val="TableText"/>
              <w:rPr>
                <w:del w:id="414" w:author="Charlie Gu" w:date="2026-06-07T21:31:00Z" w16du:dateUtc="2026-06-07T13:31:00Z"/>
              </w:rPr>
            </w:pPr>
            <w:commentRangeStart w:id="415"/>
            <w:commentRangeStart w:id="416"/>
            <w:del w:id="417" w:author="Charlie Gu" w:date="2026-06-07T21:31:00Z" w16du:dateUtc="2026-06-07T13:31:00Z">
              <w:r w:rsidDel="00DA7162">
                <w:delText>SCRUM Master</w:delText>
              </w:r>
              <w:commentRangeEnd w:id="415"/>
              <w:r w:rsidR="009967C2" w:rsidRPr="00E10168" w:rsidDel="00DA7162">
                <w:rPr>
                  <w:rStyle w:val="CommentReference"/>
                  <w:sz w:val="20"/>
                  <w:szCs w:val="24"/>
                </w:rPr>
                <w:commentReference w:id="415"/>
              </w:r>
            </w:del>
            <w:commentRangeEnd w:id="416"/>
            <w:r w:rsidR="00E8199C" w:rsidRPr="00E10168">
              <w:rPr>
                <w:rStyle w:val="CommentReference"/>
                <w:sz w:val="20"/>
                <w:szCs w:val="24"/>
              </w:rPr>
              <w:commentReference w:id="416"/>
            </w:r>
          </w:p>
        </w:tc>
        <w:tc>
          <w:tcPr>
            <w:tcW w:w="4675" w:type="dxa"/>
          </w:tcPr>
          <w:p w14:paraId="2A21BB8B" w14:textId="53FDEFB6" w:rsidR="008C5B4E" w:rsidDel="00DA7162" w:rsidRDefault="00CA7A51" w:rsidP="0012606D">
            <w:pPr>
              <w:pStyle w:val="TableText"/>
              <w:rPr>
                <w:del w:id="418" w:author="Charlie Gu" w:date="2026-06-07T21:31:00Z" w16du:dateUtc="2026-06-07T13:31:00Z"/>
              </w:rPr>
            </w:pPr>
            <w:customXmlDelRangeStart w:id="419" w:author="Charlie Gu" w:date="2026-06-07T21:31:00Z"/>
            <w:sdt>
              <w:sdtPr>
                <w:alias w:val="MSFT / Partner"/>
                <w:tag w:val=""/>
                <w:id w:val="406812431"/>
                <w:placeholder>
                  <w:docPart w:val="E70FD2824F4E4DEA94E7573A73047CE1"/>
                </w:placeholder>
                <w:dataBinding w:prefixMappings="xmlns:ns0='http://purl.org/dc/elements/1.1/' xmlns:ns1='http://schemas.openxmlformats.org/package/2006/metadata/core-properties' " w:xpath="/ns1:coreProperties[1]/ns0:creator[1]" w:storeItemID="{6C3C8BC8-F283-45AE-878A-BAB7291924A1}"/>
                <w:text/>
              </w:sdtPr>
              <w:sdtEndPr/>
              <w:sdtContent>
                <w:customXmlDelRangeEnd w:id="419"/>
                <w:del w:id="420" w:author="Charlie Gu" w:date="2026-06-07T21:31:00Z" w16du:dateUtc="2026-06-07T13:31:00Z">
                  <w:r w:rsidR="00A371BD" w:rsidDel="00DA7162">
                    <w:delText>&lt;MSFT&gt;</w:delText>
                  </w:r>
                </w:del>
                <w:customXmlDelRangeStart w:id="421" w:author="Charlie Gu" w:date="2026-06-07T21:31:00Z"/>
              </w:sdtContent>
            </w:sdt>
            <w:customXmlDelRangeEnd w:id="421"/>
          </w:p>
        </w:tc>
      </w:tr>
      <w:tr w:rsidR="00BD2C66" w:rsidRPr="00E10168" w:rsidDel="00DA7162" w14:paraId="321EFF70" w14:textId="2D9B5378" w:rsidTr="006D7DEA">
        <w:trPr>
          <w:cnfStyle w:val="000000100000" w:firstRow="0" w:lastRow="0" w:firstColumn="0" w:lastColumn="0" w:oddVBand="0" w:evenVBand="0" w:oddHBand="1" w:evenHBand="0" w:firstRowFirstColumn="0" w:firstRowLastColumn="0" w:lastRowFirstColumn="0" w:lastRowLastColumn="0"/>
          <w:del w:id="422" w:author="Charlie Gu" w:date="2026-06-07T21:31:00Z" w16du:dateUtc="2026-06-07T13:31:00Z"/>
        </w:trPr>
        <w:tc>
          <w:tcPr>
            <w:tcW w:w="4675" w:type="dxa"/>
          </w:tcPr>
          <w:p w14:paraId="69D13322" w14:textId="33E0ADCB" w:rsidR="0012606D" w:rsidRPr="00E10168" w:rsidDel="00DA7162" w:rsidRDefault="002A53AB" w:rsidP="0012606D">
            <w:pPr>
              <w:pStyle w:val="TableText"/>
              <w:rPr>
                <w:del w:id="423" w:author="Charlie Gu" w:date="2026-06-07T21:31:00Z" w16du:dateUtc="2026-06-07T13:31:00Z"/>
              </w:rPr>
            </w:pPr>
            <w:del w:id="424" w:author="Charlie Gu" w:date="2026-06-07T21:31:00Z" w16du:dateUtc="2026-06-07T13:31:00Z">
              <w:r w:rsidRPr="00E10168" w:rsidDel="00DA7162">
                <w:delText xml:space="preserve">Program </w:delText>
              </w:r>
              <w:r w:rsidR="008C0150" w:rsidDel="00DA7162">
                <w:delText>m</w:delText>
              </w:r>
              <w:r w:rsidR="008C0150" w:rsidRPr="00E10168" w:rsidDel="00DA7162">
                <w:delText>anager</w:delText>
              </w:r>
              <w:r w:rsidR="008C0150" w:rsidDel="00DA7162">
                <w:delText xml:space="preserve"> and/or project manager</w:delText>
              </w:r>
            </w:del>
          </w:p>
        </w:tc>
        <w:tc>
          <w:tcPr>
            <w:tcW w:w="4675" w:type="dxa"/>
          </w:tcPr>
          <w:p w14:paraId="19A38B2D" w14:textId="176C3789" w:rsidR="0012606D" w:rsidRPr="00E10168" w:rsidDel="00DA7162" w:rsidRDefault="00CA7A51" w:rsidP="0012606D">
            <w:pPr>
              <w:pStyle w:val="TableText"/>
              <w:rPr>
                <w:del w:id="425" w:author="Charlie Gu" w:date="2026-06-07T21:31:00Z" w16du:dateUtc="2026-06-07T13:31:00Z"/>
              </w:rPr>
            </w:pPr>
            <w:customXmlDelRangeStart w:id="426" w:author="Charlie Gu" w:date="2026-06-07T21:31:00Z"/>
            <w:sdt>
              <w:sdtPr>
                <w:alias w:val="MSFT / Partner"/>
                <w:tag w:val=""/>
                <w:id w:val="1063682396"/>
                <w:placeholder>
                  <w:docPart w:val="A1A28DEE1E514644A486FCF7CB185E5A"/>
                </w:placeholder>
                <w:dataBinding w:prefixMappings="xmlns:ns0='http://purl.org/dc/elements/1.1/' xmlns:ns1='http://schemas.openxmlformats.org/package/2006/metadata/core-properties' " w:xpath="/ns1:coreProperties[1]/ns0:creator[1]" w:storeItemID="{6C3C8BC8-F283-45AE-878A-BAB7291924A1}"/>
                <w:text/>
              </w:sdtPr>
              <w:sdtEndPr/>
              <w:sdtContent>
                <w:customXmlDelRangeEnd w:id="426"/>
                <w:del w:id="427" w:author="Charlie Gu" w:date="2026-06-07T21:31:00Z" w16du:dateUtc="2026-06-07T13:31:00Z">
                  <w:r w:rsidR="00A371BD" w:rsidDel="00DA7162">
                    <w:delText>&lt;MSFT&gt;</w:delText>
                  </w:r>
                </w:del>
                <w:customXmlDelRangeStart w:id="428" w:author="Charlie Gu" w:date="2026-06-07T21:31:00Z"/>
              </w:sdtContent>
            </w:sdt>
            <w:customXmlDelRangeEnd w:id="428"/>
          </w:p>
        </w:tc>
      </w:tr>
      <w:tr w:rsidR="00BD2C66" w:rsidRPr="00E10168" w14:paraId="61F6DF42" w14:textId="77777777" w:rsidTr="006D7DEA">
        <w:trPr>
          <w:cnfStyle w:val="000000010000" w:firstRow="0" w:lastRow="0" w:firstColumn="0" w:lastColumn="0" w:oddVBand="0" w:evenVBand="0" w:oddHBand="0" w:evenHBand="1" w:firstRowFirstColumn="0" w:firstRowLastColumn="0" w:lastRowFirstColumn="0" w:lastRowLastColumn="0"/>
        </w:trPr>
        <w:tc>
          <w:tcPr>
            <w:tcW w:w="4675" w:type="dxa"/>
          </w:tcPr>
          <w:p w14:paraId="6A3A271A" w14:textId="76A95046" w:rsidR="0012606D" w:rsidRPr="00E10168" w:rsidRDefault="003673F8" w:rsidP="0012606D">
            <w:pPr>
              <w:pStyle w:val="TableText"/>
            </w:pPr>
            <w:r>
              <w:lastRenderedPageBreak/>
              <w:t>Data Scientist Lead / Architect</w:t>
            </w:r>
          </w:p>
        </w:tc>
        <w:tc>
          <w:tcPr>
            <w:tcW w:w="4675" w:type="dxa"/>
          </w:tcPr>
          <w:p w14:paraId="53FB1238" w14:textId="61AC9ECC" w:rsidR="0012606D" w:rsidRPr="00E10168" w:rsidRDefault="00CA7A51" w:rsidP="0012606D">
            <w:pPr>
              <w:pStyle w:val="TableText"/>
            </w:pPr>
            <w:sdt>
              <w:sdtPr>
                <w:alias w:val="MSFT / Partner"/>
                <w:tag w:val=""/>
                <w:id w:val="124049777"/>
                <w:placeholder>
                  <w:docPart w:val="E2A2AAFCE6984DA4815C86D330F9F83F"/>
                </w:placeholder>
                <w:dataBinding w:prefixMappings="xmlns:ns0='http://purl.org/dc/elements/1.1/' xmlns:ns1='http://schemas.openxmlformats.org/package/2006/metadata/core-properties' " w:xpath="/ns1:coreProperties[1]/ns0:creator[1]" w:storeItemID="{6C3C8BC8-F283-45AE-878A-BAB7291924A1}"/>
                <w:text/>
              </w:sdtPr>
              <w:sdtEndPr/>
              <w:sdtContent>
                <w:r w:rsidR="00A371BD">
                  <w:t>&lt;MSFT&gt;</w:t>
                </w:r>
              </w:sdtContent>
            </w:sdt>
          </w:p>
        </w:tc>
      </w:tr>
      <w:tr w:rsidR="003673F8" w:rsidRPr="00E10168" w14:paraId="4AA4E560" w14:textId="77777777" w:rsidTr="006D7DEA">
        <w:trPr>
          <w:cnfStyle w:val="000000100000" w:firstRow="0" w:lastRow="0" w:firstColumn="0" w:lastColumn="0" w:oddVBand="0" w:evenVBand="0" w:oddHBand="1" w:evenHBand="0" w:firstRowFirstColumn="0" w:firstRowLastColumn="0" w:lastRowFirstColumn="0" w:lastRowLastColumn="0"/>
        </w:trPr>
        <w:tc>
          <w:tcPr>
            <w:tcW w:w="4675" w:type="dxa"/>
          </w:tcPr>
          <w:p w14:paraId="0BAAF0E1" w14:textId="6BF435AD" w:rsidR="003673F8" w:rsidRDefault="003673F8" w:rsidP="0012606D">
            <w:pPr>
              <w:pStyle w:val="TableText"/>
            </w:pPr>
            <w:r>
              <w:t>Data Scientist</w:t>
            </w:r>
          </w:p>
        </w:tc>
        <w:tc>
          <w:tcPr>
            <w:tcW w:w="4675" w:type="dxa"/>
          </w:tcPr>
          <w:p w14:paraId="37E79752" w14:textId="27F62E82" w:rsidR="003673F8" w:rsidRDefault="00CA7A51" w:rsidP="0012606D">
            <w:pPr>
              <w:pStyle w:val="TableText"/>
            </w:pPr>
            <w:sdt>
              <w:sdtPr>
                <w:alias w:val="MSFT / Partner"/>
                <w:tag w:val=""/>
                <w:id w:val="850758169"/>
                <w:placeholder>
                  <w:docPart w:val="3105FA9216F5456D9A3B2EC79403D275"/>
                </w:placeholder>
                <w:dataBinding w:prefixMappings="xmlns:ns0='http://purl.org/dc/elements/1.1/' xmlns:ns1='http://schemas.openxmlformats.org/package/2006/metadata/core-properties' " w:xpath="/ns1:coreProperties[1]/ns0:creator[1]" w:storeItemID="{6C3C8BC8-F283-45AE-878A-BAB7291924A1}"/>
                <w:text/>
              </w:sdtPr>
              <w:sdtEndPr/>
              <w:sdtContent>
                <w:r w:rsidR="003673F8">
                  <w:t>&lt;MSFT&gt;</w:t>
                </w:r>
              </w:sdtContent>
            </w:sdt>
          </w:p>
        </w:tc>
      </w:tr>
      <w:tr w:rsidR="00BD2C66" w:rsidRPr="00E10168" w14:paraId="36F15AF9" w14:textId="77777777" w:rsidTr="006D7DEA">
        <w:trPr>
          <w:cnfStyle w:val="000000010000" w:firstRow="0" w:lastRow="0" w:firstColumn="0" w:lastColumn="0" w:oddVBand="0" w:evenVBand="0" w:oddHBand="0" w:evenHBand="1" w:firstRowFirstColumn="0" w:firstRowLastColumn="0" w:lastRowFirstColumn="0" w:lastRowLastColumn="0"/>
        </w:trPr>
        <w:tc>
          <w:tcPr>
            <w:tcW w:w="4675" w:type="dxa"/>
          </w:tcPr>
          <w:p w14:paraId="56DFDCEA" w14:textId="25C37EC2" w:rsidR="0012606D" w:rsidRPr="00E10168" w:rsidRDefault="7FC1D51E" w:rsidP="0012606D">
            <w:pPr>
              <w:pStyle w:val="TableText"/>
            </w:pPr>
            <w:r>
              <w:t>Engineer</w:t>
            </w:r>
          </w:p>
        </w:tc>
        <w:tc>
          <w:tcPr>
            <w:tcW w:w="4675" w:type="dxa"/>
          </w:tcPr>
          <w:p w14:paraId="652AD319" w14:textId="4CB19378" w:rsidR="0012606D" w:rsidRPr="00E10168" w:rsidRDefault="00CA7A51" w:rsidP="0012606D">
            <w:pPr>
              <w:pStyle w:val="TableText"/>
            </w:pPr>
            <w:sdt>
              <w:sdtPr>
                <w:alias w:val="MSFT / Partner"/>
                <w:tag w:val=""/>
                <w:id w:val="1194647047"/>
                <w:placeholder>
                  <w:docPart w:val="23841789CB034167A88FEA65B0C4A28A"/>
                </w:placeholder>
                <w:dataBinding w:prefixMappings="xmlns:ns0='http://purl.org/dc/elements/1.1/' xmlns:ns1='http://schemas.openxmlformats.org/package/2006/metadata/core-properties' " w:xpath="/ns1:coreProperties[1]/ns0:creator[1]" w:storeItemID="{6C3C8BC8-F283-45AE-878A-BAB7291924A1}"/>
                <w:text/>
              </w:sdtPr>
              <w:sdtEndPr/>
              <w:sdtContent>
                <w:r w:rsidR="00A371BD">
                  <w:t>&lt;MSFT&gt;</w:t>
                </w:r>
              </w:sdtContent>
            </w:sdt>
          </w:p>
        </w:tc>
      </w:tr>
    </w:tbl>
    <w:p w14:paraId="45EF5193" w14:textId="4BC9A4E6" w:rsidR="00882B78" w:rsidRDefault="00B911E5" w:rsidP="001D40AA">
      <w:pPr>
        <w:pStyle w:val="Heading1NUM"/>
      </w:pPr>
      <w:bookmarkStart w:id="429" w:name="_Toc183681348"/>
      <w:bookmarkStart w:id="430" w:name="_Toc231760488"/>
      <w:r>
        <w:t>Project</w:t>
      </w:r>
      <w:r w:rsidR="00882B78">
        <w:t xml:space="preserve"> governance</w:t>
      </w:r>
      <w:bookmarkEnd w:id="429"/>
      <w:bookmarkEnd w:id="430"/>
    </w:p>
    <w:p w14:paraId="091951FE" w14:textId="322F70DA" w:rsidR="00882B78" w:rsidRDefault="00882B78" w:rsidP="00882B78">
      <w:r>
        <w:t xml:space="preserve">The governance structure and processes the team will abide by for the </w:t>
      </w:r>
      <w:r w:rsidR="00B911E5">
        <w:t>project</w:t>
      </w:r>
      <w:r>
        <w:t xml:space="preserve"> are described in the following sections.</w:t>
      </w:r>
    </w:p>
    <w:p w14:paraId="2B6B2BBB" w14:textId="610939C1" w:rsidR="00882B78" w:rsidRDefault="00B911E5" w:rsidP="00254D5A">
      <w:pPr>
        <w:pStyle w:val="Heading2NUM"/>
      </w:pPr>
      <w:bookmarkStart w:id="431" w:name="_Toc183681349"/>
      <w:bookmarkStart w:id="432" w:name="_Toc231760489"/>
      <w:r>
        <w:t>Project</w:t>
      </w:r>
      <w:r w:rsidR="00882B78">
        <w:t xml:space="preserve"> communication</w:t>
      </w:r>
      <w:bookmarkEnd w:id="431"/>
      <w:bookmarkEnd w:id="432"/>
    </w:p>
    <w:p w14:paraId="49797016" w14:textId="2982351A" w:rsidR="00882B78" w:rsidRDefault="00882B78" w:rsidP="00882B78">
      <w:r>
        <w:t xml:space="preserve">In addition to the communications mechanisms built into the delivery approach, the </w:t>
      </w:r>
      <w:sdt>
        <w:sdtPr>
          <w:alias w:val="MSFT / Partner"/>
          <w:tag w:val=""/>
          <w:id w:val="-607963811"/>
          <w:placeholder>
            <w:docPart w:val="FBF02CE6BCED4CE3972755CFE1915B19"/>
          </w:placeholder>
          <w:dataBinding w:prefixMappings="xmlns:ns0='http://purl.org/dc/elements/1.1/' xmlns:ns1='http://schemas.openxmlformats.org/package/2006/metadata/core-properties' " w:xpath="/ns1:coreProperties[1]/ns0:creator[1]" w:storeItemID="{6C3C8BC8-F283-45AE-878A-BAB7291924A1}"/>
          <w:text/>
        </w:sdtPr>
        <w:sdtEndPr/>
        <w:sdtContent>
          <w:r w:rsidR="00A371BD">
            <w:t>&lt;MSFT&gt;</w:t>
          </w:r>
        </w:sdtContent>
      </w:sdt>
      <w:r w:rsidR="003C65DA">
        <w:t xml:space="preserve"> </w:t>
      </w:r>
      <w:r>
        <w:t xml:space="preserve">team will prepare regular </w:t>
      </w:r>
      <w:r w:rsidR="00F57ED2">
        <w:t>status reports</w:t>
      </w:r>
      <w:r>
        <w:t xml:space="preserve"> and conduct regular </w:t>
      </w:r>
      <w:r w:rsidR="00F57ED2">
        <w:t>status meetings</w:t>
      </w:r>
      <w:r>
        <w:t xml:space="preserve"> to review </w:t>
      </w:r>
      <w:r w:rsidR="00B911E5">
        <w:t>project</w:t>
      </w:r>
      <w:r>
        <w:t xml:space="preserve"> progress. The frequency of each will be defined in the </w:t>
      </w:r>
      <w:r w:rsidR="00B911E5">
        <w:t>project</w:t>
      </w:r>
      <w:r>
        <w:t xml:space="preserve"> </w:t>
      </w:r>
      <w:r w:rsidR="007E45BF">
        <w:t>c</w:t>
      </w:r>
      <w:r>
        <w:t xml:space="preserve">ommunication </w:t>
      </w:r>
      <w:r w:rsidR="007E45BF">
        <w:t>p</w:t>
      </w:r>
      <w:r>
        <w:t>lan.</w:t>
      </w:r>
    </w:p>
    <w:p w14:paraId="3EA231C4" w14:textId="54FAFD3F" w:rsidR="00882B78" w:rsidRDefault="00882B78" w:rsidP="00254D5A">
      <w:pPr>
        <w:pStyle w:val="Heading2NUM"/>
      </w:pPr>
      <w:bookmarkStart w:id="433" w:name="_Toc183681350"/>
      <w:bookmarkStart w:id="434" w:name="_Toc231760490"/>
      <w:r>
        <w:t>Risk and issue management</w:t>
      </w:r>
      <w:bookmarkEnd w:id="433"/>
      <w:bookmarkEnd w:id="434"/>
    </w:p>
    <w:p w14:paraId="6F5BFDB9" w14:textId="75370BD3" w:rsidR="00882B78" w:rsidRDefault="00882B78" w:rsidP="00882B78">
      <w:r>
        <w:t xml:space="preserve">Risks and issues will be identified, analyzed, prioritized, managed, escalated, and tracked during the </w:t>
      </w:r>
      <w:r w:rsidR="00B911E5">
        <w:t>project</w:t>
      </w:r>
      <w:r>
        <w:t>. Active issues and risks will be monitored and reassessed every week.</w:t>
      </w:r>
    </w:p>
    <w:p w14:paraId="1E3880B9" w14:textId="1E51B495" w:rsidR="00882B78" w:rsidRDefault="00882B78" w:rsidP="00254D5A">
      <w:pPr>
        <w:pStyle w:val="Heading2NUM"/>
      </w:pPr>
      <w:bookmarkStart w:id="435" w:name="_Toc183681351"/>
      <w:bookmarkStart w:id="436" w:name="_Ref183685585"/>
      <w:bookmarkStart w:id="437" w:name="_Ref183685614"/>
      <w:bookmarkStart w:id="438" w:name="_Ref183685772"/>
      <w:bookmarkStart w:id="439" w:name="_Toc231760491"/>
      <w:r>
        <w:t>Change management process</w:t>
      </w:r>
      <w:bookmarkEnd w:id="435"/>
      <w:bookmarkEnd w:id="436"/>
      <w:bookmarkEnd w:id="437"/>
      <w:bookmarkEnd w:id="438"/>
      <w:bookmarkEnd w:id="439"/>
    </w:p>
    <w:p w14:paraId="1371D389" w14:textId="3761078E" w:rsidR="00FB3C2A" w:rsidRPr="00962349" w:rsidRDefault="00FB3C2A" w:rsidP="00FB3C2A">
      <w:r w:rsidRPr="00962349">
        <w:t>During the project either party may request in writing additions, deletions, or modifications to the services described in this document (“change”). We will have no obligation to commence work in connection with any change until the estimated fee and schedule impact of the change is agreed upon in a written amendment signed by the authorized signatories from both parties.</w:t>
      </w:r>
    </w:p>
    <w:p w14:paraId="10CCEB04" w14:textId="469A7E48" w:rsidR="00FB3C2A" w:rsidRPr="00962349" w:rsidRDefault="00FB3C2A" w:rsidP="00FB3C2A">
      <w:r w:rsidRPr="00962349">
        <w:t>Within three (</w:t>
      </w:r>
      <w:r w:rsidR="00465F8D" w:rsidRPr="00962349">
        <w:t>5</w:t>
      </w:r>
      <w:r w:rsidRPr="00962349">
        <w:t>) consecutive business days of receipt, you will either indicate acceptance of the proposed change by confirming via email that you will proceed with approval and signature of the amendment, or advise us not to perform the change. If you advise us not to perform the change, then we will proceed only with the original services. In the absence of your acceptance or rejection, we will not perform the proposed change.</w:t>
      </w:r>
    </w:p>
    <w:p w14:paraId="64C4A142" w14:textId="076AA521" w:rsidR="00882B78" w:rsidRDefault="00882B78" w:rsidP="00254D5A">
      <w:pPr>
        <w:pStyle w:val="Heading2NUM"/>
      </w:pPr>
      <w:bookmarkStart w:id="440" w:name="_Toc183681352"/>
      <w:bookmarkStart w:id="441" w:name="_Toc231760492"/>
      <w:r>
        <w:t>Escalation path</w:t>
      </w:r>
      <w:bookmarkEnd w:id="440"/>
      <w:bookmarkEnd w:id="441"/>
    </w:p>
    <w:p w14:paraId="616E85C8" w14:textId="18F56170" w:rsidR="00C97D45" w:rsidRDefault="00882B78" w:rsidP="00882B78">
      <w:r>
        <w:t xml:space="preserve">The product managers, executive sponsors, and other designees will work closely together to manage </w:t>
      </w:r>
      <w:r w:rsidR="00B911E5">
        <w:t>project</w:t>
      </w:r>
      <w:r>
        <w:t xml:space="preserve"> issues, risks, and change requests as described previously. </w:t>
      </w:r>
      <w:sdt>
        <w:sdtPr>
          <w:alias w:val="Client Name"/>
          <w:tag w:val="Client Name"/>
          <w:id w:val="-1188359154"/>
          <w:placeholder>
            <w:docPart w:val="E92342A4CBCE49C49CC0EEEA3E8208F0"/>
          </w:placeholder>
          <w:dataBinding w:prefixMappings="xmlns:ns0='http://schemas.microsoft.com/office/2006/coverPageProps' " w:xpath="/ns0:CoverPageProperties[1]/ns0:Abstract[1]" w:storeItemID="{55AF091B-3C7A-41E3-B477-F2FDAA23CFDA}"/>
          <w:text/>
        </w:sdtPr>
        <w:sdtEndPr/>
        <w:sdtContent>
          <w:r w:rsidR="00A371BD">
            <w:t>&lt;Bosch&gt;</w:t>
          </w:r>
        </w:sdtContent>
      </w:sdt>
      <w:r>
        <w:t xml:space="preserve"> will provide reasonable access </w:t>
      </w:r>
      <w:r>
        <w:lastRenderedPageBreak/>
        <w:t>to the sponsor or sponsors to expedite resolution. The standard escalation path for review, approval, or dispute resolution is as follows:</w:t>
      </w:r>
    </w:p>
    <w:p w14:paraId="1FDDA2F5" w14:textId="48D03CF4" w:rsidR="00882B78" w:rsidRPr="00962349" w:rsidRDefault="00882B78" w:rsidP="00F47EA7">
      <w:pPr>
        <w:pStyle w:val="Bullet1"/>
      </w:pPr>
      <w:r w:rsidRPr="00962349">
        <w:t>Feature team members</w:t>
      </w:r>
    </w:p>
    <w:p w14:paraId="104499DF" w14:textId="60D5628C" w:rsidR="003F3D8D" w:rsidRPr="00962349" w:rsidRDefault="003F3D8D" w:rsidP="00F47EA7">
      <w:pPr>
        <w:pStyle w:val="Bullet1"/>
      </w:pPr>
      <w:r w:rsidRPr="00962349">
        <w:t>Project Manager</w:t>
      </w:r>
    </w:p>
    <w:p w14:paraId="6307EE47" w14:textId="78E65C3B" w:rsidR="0081643B" w:rsidRPr="00962349" w:rsidRDefault="00CA7A51" w:rsidP="004920D4">
      <w:pPr>
        <w:pStyle w:val="Bullet1"/>
      </w:pPr>
      <w:sdt>
        <w:sdtPr>
          <w:alias w:val="Client Name"/>
          <w:tag w:val="Client Name"/>
          <w:id w:val="-45602541"/>
          <w:placeholder>
            <w:docPart w:val="1D9E1F4C220F47ED872BE2EED3E643E2"/>
          </w:placeholder>
          <w:dataBinding w:prefixMappings="xmlns:ns0='http://schemas.microsoft.com/office/2006/coverPageProps' " w:xpath="/ns0:CoverPageProperties[1]/ns0:Abstract[1]" w:storeItemID="{55AF091B-3C7A-41E3-B477-F2FDAA23CFDA}"/>
          <w:text/>
        </w:sdtPr>
        <w:sdtEndPr/>
        <w:sdtContent>
          <w:r w:rsidR="00A371BD" w:rsidRPr="00962349">
            <w:t>&lt;Bosch&gt;</w:t>
          </w:r>
        </w:sdtContent>
      </w:sdt>
      <w:r w:rsidR="00882B78" w:rsidRPr="00962349">
        <w:t xml:space="preserve"> </w:t>
      </w:r>
      <w:r w:rsidR="00722546" w:rsidRPr="00962349">
        <w:t>product owner</w:t>
      </w:r>
    </w:p>
    <w:p w14:paraId="0D6D2CF8" w14:textId="0937D15E" w:rsidR="0081643B" w:rsidRPr="00962349" w:rsidRDefault="003F2C66" w:rsidP="004920D4">
      <w:pPr>
        <w:pStyle w:val="Bullet1"/>
        <w:rPr>
          <w:rStyle w:val="Optional"/>
          <w:b w:val="0"/>
          <w:bCs w:val="0"/>
          <w:color w:val="auto"/>
        </w:rPr>
      </w:pPr>
      <w:r w:rsidRPr="00962349">
        <w:rPr>
          <w:rStyle w:val="Optional"/>
          <w:b w:val="0"/>
          <w:bCs w:val="0"/>
          <w:color w:val="auto"/>
        </w:rPr>
        <w:t>Product council</w:t>
      </w:r>
    </w:p>
    <w:p w14:paraId="09B02639" w14:textId="6DF9748F" w:rsidR="000D3E5C" w:rsidRPr="00962349" w:rsidRDefault="00CA7A51" w:rsidP="00F47EA7">
      <w:pPr>
        <w:pStyle w:val="Bullet1"/>
      </w:pPr>
      <w:sdt>
        <w:sdtPr>
          <w:alias w:val="Client Name"/>
          <w:tag w:val="Client Name"/>
          <w:id w:val="880757015"/>
          <w:placeholder>
            <w:docPart w:val="B3AA979FD09C4CBBBC2B20F659FC8330"/>
          </w:placeholder>
          <w:dataBinding w:prefixMappings="xmlns:ns0='http://schemas.microsoft.com/office/2006/coverPageProps' " w:xpath="/ns0:CoverPageProperties[1]/ns0:Abstract[1]" w:storeItemID="{55AF091B-3C7A-41E3-B477-F2FDAA23CFDA}"/>
          <w:text/>
        </w:sdtPr>
        <w:sdtEndPr/>
        <w:sdtContent>
          <w:r w:rsidR="00A371BD" w:rsidRPr="00962349">
            <w:t>&lt;Bosch&gt;</w:t>
          </w:r>
        </w:sdtContent>
      </w:sdt>
      <w:r w:rsidR="00B3005E" w:rsidRPr="00962349">
        <w:t xml:space="preserve"> </w:t>
      </w:r>
      <w:r w:rsidR="00722546" w:rsidRPr="00962349">
        <w:t xml:space="preserve">project owner </w:t>
      </w:r>
      <w:r w:rsidR="000D3E5C" w:rsidRPr="00962349">
        <w:t xml:space="preserve">and </w:t>
      </w:r>
      <w:r w:rsidR="006E3200" w:rsidRPr="00962349">
        <w:t xml:space="preserve">Microsoft </w:t>
      </w:r>
      <w:r w:rsidR="00722546" w:rsidRPr="00962349">
        <w:t>delivery management executive</w:t>
      </w:r>
    </w:p>
    <w:p w14:paraId="0D85352D" w14:textId="72463019" w:rsidR="00882B78" w:rsidRPr="00962349" w:rsidRDefault="00882B78" w:rsidP="00F47EA7">
      <w:pPr>
        <w:pStyle w:val="Bullet1"/>
      </w:pPr>
      <w:r w:rsidRPr="00962349">
        <w:t>Executive steering committee</w:t>
      </w:r>
    </w:p>
    <w:p w14:paraId="4A55C3C2" w14:textId="7D2279B9" w:rsidR="00882B78" w:rsidRDefault="00882B78" w:rsidP="001D40AA">
      <w:pPr>
        <w:pStyle w:val="Heading1NUM"/>
      </w:pPr>
      <w:bookmarkStart w:id="442" w:name="_Toc183681353"/>
      <w:bookmarkStart w:id="443" w:name="_Ref183784538"/>
      <w:bookmarkStart w:id="444" w:name="_Toc231760493"/>
      <w:r>
        <w:t>Exhibits</w:t>
      </w:r>
      <w:bookmarkEnd w:id="442"/>
      <w:bookmarkEnd w:id="443"/>
      <w:bookmarkEnd w:id="444"/>
    </w:p>
    <w:p w14:paraId="5743BD18" w14:textId="765B914B" w:rsidR="00882B78" w:rsidRDefault="00882B78" w:rsidP="00254D5A">
      <w:pPr>
        <w:pStyle w:val="Heading2NUM"/>
      </w:pPr>
      <w:bookmarkStart w:id="445" w:name="_Toc183681354"/>
      <w:bookmarkStart w:id="446" w:name="_Toc231760494"/>
      <w:r>
        <w:t xml:space="preserve">Initial </w:t>
      </w:r>
      <w:r w:rsidR="00DE12DC">
        <w:t xml:space="preserve">targeted </w:t>
      </w:r>
      <w:r>
        <w:t>product backlog</w:t>
      </w:r>
      <w:bookmarkEnd w:id="445"/>
      <w:bookmarkEnd w:id="446"/>
    </w:p>
    <w:p w14:paraId="6A718FFF" w14:textId="3FD331D3" w:rsidR="00A01FAC" w:rsidDel="00274E58" w:rsidRDefault="00A01FAC" w:rsidP="00A01FAC">
      <w:pPr>
        <w:rPr>
          <w:del w:id="447" w:author="Charlie Gu" w:date="2026-06-07T21:33:00Z" w16du:dateUtc="2026-06-07T13:33:00Z"/>
        </w:rPr>
      </w:pPr>
      <w:r>
        <w:t xml:space="preserve">The following files are referenced in this document and are included </w:t>
      </w:r>
      <w:r w:rsidR="005D1EEF">
        <w:rPr>
          <w:rFonts w:eastAsia="等线" w:hint="eastAsia"/>
          <w:lang w:eastAsia="zh-CN"/>
        </w:rPr>
        <w:t xml:space="preserve">as part of </w:t>
      </w:r>
      <w:r>
        <w:t>this SOW</w:t>
      </w:r>
      <w:r w:rsidR="00470A6E">
        <w:t xml:space="preserve">, priorities of the items in the feature list can be adjusted </w:t>
      </w:r>
      <w:r w:rsidR="00C14C12">
        <w:t xml:space="preserve">during project </w:t>
      </w:r>
      <w:commentRangeStart w:id="448"/>
      <w:commentRangeStart w:id="449"/>
      <w:r w:rsidR="00C14C12">
        <w:t>execution</w:t>
      </w:r>
      <w:commentRangeEnd w:id="448"/>
      <w:r w:rsidR="0083364E">
        <w:rPr>
          <w:rStyle w:val="CommentReference"/>
          <w:sz w:val="20"/>
          <w:szCs w:val="20"/>
        </w:rPr>
        <w:commentReference w:id="448"/>
      </w:r>
      <w:commentRangeEnd w:id="449"/>
      <w:r w:rsidR="00274E58">
        <w:rPr>
          <w:rStyle w:val="CommentReference"/>
          <w:sz w:val="20"/>
          <w:szCs w:val="20"/>
        </w:rPr>
        <w:commentReference w:id="449"/>
      </w:r>
      <w:r w:rsidR="00C14C12">
        <w:t>.</w:t>
      </w:r>
    </w:p>
    <w:bookmarkStart w:id="450" w:name="_MON_1842171747"/>
    <w:bookmarkEnd w:id="450"/>
    <w:p w14:paraId="037F5DBD" w14:textId="006B4332" w:rsidR="00A4723F" w:rsidRDefault="009925EF" w:rsidP="00A01FAC">
      <w:pPr>
        <w:rPr>
          <w:ins w:id="451" w:author="Charlie Gu" w:date="2026-06-07T21:32:00Z" w16du:dateUtc="2026-06-07T13:32:00Z"/>
        </w:rPr>
      </w:pPr>
      <w:del w:id="452" w:author="Charlie Gu" w:date="2026-06-07T21:33:00Z" w16du:dateUtc="2026-06-07T13:33:00Z">
        <w:r w:rsidDel="00274E58">
          <w:object w:dxaOrig="1086" w:dyaOrig="749" w14:anchorId="44B8BA21">
            <v:shape id="_x0000_i1039" type="#_x0000_t75" style="width:53.95pt;height:37.25pt" o:ole="">
              <v:imagedata r:id="rId26" o:title=""/>
            </v:shape>
            <o:OLEObject Type="Embed" ProgID="Excel.Sheet.12" ShapeID="_x0000_i1039" DrawAspect="Icon" ObjectID="_1842373289" r:id="rId27"/>
          </w:object>
        </w:r>
      </w:del>
    </w:p>
    <w:tbl>
      <w:tblPr>
        <w:tblW w:w="8630" w:type="dxa"/>
        <w:tblLook w:val="04A0" w:firstRow="1" w:lastRow="0" w:firstColumn="1" w:lastColumn="0" w:noHBand="0" w:noVBand="1"/>
      </w:tblPr>
      <w:tblGrid>
        <w:gridCol w:w="1087"/>
        <w:gridCol w:w="1343"/>
        <w:gridCol w:w="1398"/>
        <w:gridCol w:w="1343"/>
        <w:gridCol w:w="4179"/>
      </w:tblGrid>
      <w:tr w:rsidR="003B1329" w:rsidRPr="003B1329" w14:paraId="20EC0866" w14:textId="77777777" w:rsidTr="003B1329">
        <w:trPr>
          <w:trHeight w:val="370"/>
          <w:ins w:id="453" w:author="Charlie Gu" w:date="2026-06-07T21:32:00Z" w16du:dateUtc="2026-06-07T13:32:00Z"/>
        </w:trPr>
        <w:tc>
          <w:tcPr>
            <w:tcW w:w="427" w:type="dxa"/>
            <w:tcBorders>
              <w:top w:val="single" w:sz="4" w:space="0" w:color="auto"/>
              <w:left w:val="single" w:sz="4" w:space="0" w:color="auto"/>
              <w:bottom w:val="single" w:sz="4" w:space="0" w:color="auto"/>
              <w:right w:val="single" w:sz="4" w:space="0" w:color="auto"/>
            </w:tcBorders>
            <w:shd w:val="clear" w:color="000000" w:fill="4472C4"/>
            <w:vAlign w:val="center"/>
            <w:hideMark/>
          </w:tcPr>
          <w:p w14:paraId="017A11F7" w14:textId="77777777" w:rsidR="003B1329" w:rsidRPr="003B1329" w:rsidRDefault="003B1329" w:rsidP="003B1329">
            <w:pPr>
              <w:spacing w:before="0"/>
              <w:jc w:val="center"/>
              <w:rPr>
                <w:ins w:id="454" w:author="Charlie Gu" w:date="2026-06-07T21:32:00Z" w16du:dateUtc="2026-06-07T13:32:00Z"/>
                <w:rFonts w:ascii="Calibri" w:eastAsia="Times New Roman" w:hAnsi="Calibri" w:cs="Calibri"/>
                <w:color w:val="FFFFFF"/>
                <w:sz w:val="28"/>
                <w:szCs w:val="28"/>
                <w:lang w:eastAsia="zh-CN"/>
              </w:rPr>
            </w:pPr>
            <w:ins w:id="455" w:author="Charlie Gu" w:date="2026-06-07T21:32:00Z" w16du:dateUtc="2026-06-07T13:32:00Z">
              <w:r w:rsidRPr="003B1329">
                <w:rPr>
                  <w:rFonts w:ascii="Calibri" w:eastAsia="Times New Roman" w:hAnsi="Calibri" w:cs="Calibri"/>
                  <w:color w:val="FFFFFF"/>
                  <w:sz w:val="28"/>
                  <w:szCs w:val="28"/>
                  <w:lang w:eastAsia="zh-CN"/>
                </w:rPr>
                <w:t>Level 1</w:t>
              </w:r>
            </w:ins>
          </w:p>
        </w:tc>
        <w:tc>
          <w:tcPr>
            <w:tcW w:w="587" w:type="dxa"/>
            <w:tcBorders>
              <w:top w:val="single" w:sz="4" w:space="0" w:color="auto"/>
              <w:left w:val="nil"/>
              <w:bottom w:val="single" w:sz="4" w:space="0" w:color="auto"/>
              <w:right w:val="single" w:sz="4" w:space="0" w:color="auto"/>
            </w:tcBorders>
            <w:shd w:val="clear" w:color="000000" w:fill="4472C4"/>
            <w:vAlign w:val="center"/>
            <w:hideMark/>
          </w:tcPr>
          <w:p w14:paraId="430FCF87" w14:textId="77777777" w:rsidR="003B1329" w:rsidRPr="003B1329" w:rsidRDefault="003B1329" w:rsidP="003B1329">
            <w:pPr>
              <w:spacing w:before="0"/>
              <w:jc w:val="center"/>
              <w:rPr>
                <w:ins w:id="456" w:author="Charlie Gu" w:date="2026-06-07T21:32:00Z" w16du:dateUtc="2026-06-07T13:32:00Z"/>
                <w:rFonts w:ascii="Calibri" w:eastAsia="Times New Roman" w:hAnsi="Calibri" w:cs="Calibri"/>
                <w:color w:val="FFFFFF"/>
                <w:sz w:val="28"/>
                <w:szCs w:val="28"/>
                <w:lang w:eastAsia="zh-CN"/>
              </w:rPr>
            </w:pPr>
            <w:ins w:id="457" w:author="Charlie Gu" w:date="2026-06-07T21:32:00Z" w16du:dateUtc="2026-06-07T13:32:00Z">
              <w:r w:rsidRPr="003B1329">
                <w:rPr>
                  <w:rFonts w:ascii="Calibri" w:eastAsia="Times New Roman" w:hAnsi="Calibri" w:cs="Calibri"/>
                  <w:color w:val="FFFFFF"/>
                  <w:sz w:val="28"/>
                  <w:szCs w:val="28"/>
                  <w:lang w:eastAsia="zh-CN"/>
                </w:rPr>
                <w:t>Level 2</w:t>
              </w:r>
            </w:ins>
          </w:p>
        </w:tc>
        <w:tc>
          <w:tcPr>
            <w:tcW w:w="710" w:type="dxa"/>
            <w:tcBorders>
              <w:top w:val="single" w:sz="4" w:space="0" w:color="auto"/>
              <w:left w:val="nil"/>
              <w:bottom w:val="single" w:sz="4" w:space="0" w:color="auto"/>
              <w:right w:val="single" w:sz="4" w:space="0" w:color="auto"/>
            </w:tcBorders>
            <w:shd w:val="clear" w:color="000000" w:fill="4472C4"/>
            <w:vAlign w:val="center"/>
            <w:hideMark/>
          </w:tcPr>
          <w:p w14:paraId="50993A9F" w14:textId="77777777" w:rsidR="003B1329" w:rsidRPr="003B1329" w:rsidRDefault="003B1329" w:rsidP="003B1329">
            <w:pPr>
              <w:spacing w:before="0"/>
              <w:jc w:val="center"/>
              <w:rPr>
                <w:ins w:id="458" w:author="Charlie Gu" w:date="2026-06-07T21:32:00Z" w16du:dateUtc="2026-06-07T13:32:00Z"/>
                <w:rFonts w:ascii="Calibri" w:eastAsia="Times New Roman" w:hAnsi="Calibri" w:cs="Calibri"/>
                <w:color w:val="FFFFFF"/>
                <w:sz w:val="28"/>
                <w:szCs w:val="28"/>
                <w:lang w:eastAsia="zh-CN"/>
              </w:rPr>
            </w:pPr>
            <w:ins w:id="459" w:author="Charlie Gu" w:date="2026-06-07T21:32:00Z" w16du:dateUtc="2026-06-07T13:32:00Z">
              <w:r w:rsidRPr="003B1329">
                <w:rPr>
                  <w:rFonts w:ascii="Calibri" w:eastAsia="Times New Roman" w:hAnsi="Calibri" w:cs="Calibri"/>
                  <w:color w:val="FFFFFF"/>
                  <w:sz w:val="28"/>
                  <w:szCs w:val="28"/>
                  <w:lang w:eastAsia="zh-CN"/>
                </w:rPr>
                <w:t>Level 3</w:t>
              </w:r>
            </w:ins>
          </w:p>
        </w:tc>
        <w:tc>
          <w:tcPr>
            <w:tcW w:w="710" w:type="dxa"/>
            <w:tcBorders>
              <w:top w:val="single" w:sz="4" w:space="0" w:color="auto"/>
              <w:left w:val="nil"/>
              <w:bottom w:val="single" w:sz="4" w:space="0" w:color="auto"/>
              <w:right w:val="single" w:sz="4" w:space="0" w:color="auto"/>
            </w:tcBorders>
            <w:shd w:val="clear" w:color="000000" w:fill="4472C4"/>
            <w:vAlign w:val="center"/>
            <w:hideMark/>
          </w:tcPr>
          <w:p w14:paraId="216ABD21" w14:textId="77777777" w:rsidR="003B1329" w:rsidRPr="003B1329" w:rsidRDefault="003B1329" w:rsidP="003B1329">
            <w:pPr>
              <w:spacing w:before="0"/>
              <w:jc w:val="center"/>
              <w:rPr>
                <w:ins w:id="460" w:author="Charlie Gu" w:date="2026-06-07T21:32:00Z" w16du:dateUtc="2026-06-07T13:32:00Z"/>
                <w:rFonts w:ascii="Calibri" w:eastAsia="Times New Roman" w:hAnsi="Calibri" w:cs="Calibri"/>
                <w:color w:val="FFFFFF"/>
                <w:sz w:val="28"/>
                <w:szCs w:val="28"/>
                <w:lang w:eastAsia="zh-CN"/>
              </w:rPr>
            </w:pPr>
            <w:ins w:id="461" w:author="Charlie Gu" w:date="2026-06-07T21:32:00Z" w16du:dateUtc="2026-06-07T13:32:00Z">
              <w:r w:rsidRPr="003B1329">
                <w:rPr>
                  <w:rFonts w:ascii="Calibri" w:eastAsia="Times New Roman" w:hAnsi="Calibri" w:cs="Calibri"/>
                  <w:color w:val="FFFFFF"/>
                  <w:sz w:val="28"/>
                  <w:szCs w:val="28"/>
                  <w:lang w:eastAsia="zh-CN"/>
                </w:rPr>
                <w:t>Level 4</w:t>
              </w:r>
            </w:ins>
          </w:p>
        </w:tc>
        <w:tc>
          <w:tcPr>
            <w:tcW w:w="6196" w:type="dxa"/>
            <w:tcBorders>
              <w:top w:val="single" w:sz="4" w:space="0" w:color="auto"/>
              <w:left w:val="nil"/>
              <w:bottom w:val="single" w:sz="4" w:space="0" w:color="auto"/>
              <w:right w:val="single" w:sz="4" w:space="0" w:color="auto"/>
            </w:tcBorders>
            <w:shd w:val="clear" w:color="000000" w:fill="4472C4"/>
            <w:vAlign w:val="center"/>
            <w:hideMark/>
          </w:tcPr>
          <w:p w14:paraId="16E66CE3" w14:textId="77777777" w:rsidR="003B1329" w:rsidRPr="003B1329" w:rsidRDefault="003B1329" w:rsidP="003B1329">
            <w:pPr>
              <w:spacing w:before="0"/>
              <w:jc w:val="center"/>
              <w:rPr>
                <w:ins w:id="462" w:author="Charlie Gu" w:date="2026-06-07T21:32:00Z" w16du:dateUtc="2026-06-07T13:32:00Z"/>
                <w:rFonts w:ascii="Calibri" w:eastAsia="Times New Roman" w:hAnsi="Calibri" w:cs="Calibri"/>
                <w:color w:val="FFFFFF"/>
                <w:sz w:val="28"/>
                <w:szCs w:val="28"/>
                <w:lang w:eastAsia="zh-CN"/>
              </w:rPr>
            </w:pPr>
            <w:ins w:id="463" w:author="Charlie Gu" w:date="2026-06-07T21:32:00Z" w16du:dateUtc="2026-06-07T13:32:00Z">
              <w:r w:rsidRPr="003B1329">
                <w:rPr>
                  <w:rFonts w:ascii="Calibri" w:eastAsia="Times New Roman" w:hAnsi="Calibri" w:cs="Calibri"/>
                  <w:color w:val="FFFFFF"/>
                  <w:sz w:val="28"/>
                  <w:szCs w:val="28"/>
                  <w:lang w:eastAsia="zh-CN"/>
                </w:rPr>
                <w:t>Level 5</w:t>
              </w:r>
            </w:ins>
          </w:p>
        </w:tc>
      </w:tr>
      <w:tr w:rsidR="003B1329" w:rsidRPr="003B1329" w14:paraId="226794F3" w14:textId="77777777" w:rsidTr="003B1329">
        <w:trPr>
          <w:trHeight w:val="310"/>
          <w:ins w:id="464" w:author="Charlie Gu" w:date="2026-06-07T21:32:00Z" w16du:dateUtc="2026-06-07T13:32:00Z"/>
        </w:trPr>
        <w:tc>
          <w:tcPr>
            <w:tcW w:w="427" w:type="dxa"/>
            <w:vMerge w:val="restart"/>
            <w:tcBorders>
              <w:top w:val="nil"/>
              <w:left w:val="single" w:sz="4" w:space="0" w:color="auto"/>
              <w:bottom w:val="single" w:sz="4" w:space="0" w:color="auto"/>
              <w:right w:val="single" w:sz="4" w:space="0" w:color="auto"/>
            </w:tcBorders>
            <w:vAlign w:val="center"/>
            <w:hideMark/>
          </w:tcPr>
          <w:p w14:paraId="1A0AF2EB" w14:textId="77777777" w:rsidR="003B1329" w:rsidRPr="003B1329" w:rsidRDefault="003B1329" w:rsidP="003B1329">
            <w:pPr>
              <w:spacing w:before="0"/>
              <w:jc w:val="center"/>
              <w:rPr>
                <w:ins w:id="465" w:author="Charlie Gu" w:date="2026-06-07T21:32:00Z" w16du:dateUtc="2026-06-07T13:32:00Z"/>
                <w:rFonts w:ascii="微软雅黑" w:eastAsia="微软雅黑" w:hAnsi="微软雅黑" w:cs="Calibri"/>
                <w:b/>
                <w:bCs/>
                <w:lang w:eastAsia="zh-CN"/>
              </w:rPr>
            </w:pPr>
            <w:ins w:id="466" w:author="Charlie Gu" w:date="2026-06-07T21:32:00Z" w16du:dateUtc="2026-06-07T13:32:00Z">
              <w:r w:rsidRPr="003B1329">
                <w:rPr>
                  <w:rFonts w:ascii="微软雅黑" w:eastAsia="微软雅黑" w:hAnsi="微软雅黑" w:cs="Calibri"/>
                  <w:b/>
                  <w:bCs/>
                  <w:lang w:eastAsia="zh-CN"/>
                </w:rPr>
                <w:t>Basic</w:t>
              </w:r>
            </w:ins>
          </w:p>
        </w:tc>
        <w:tc>
          <w:tcPr>
            <w:tcW w:w="587" w:type="dxa"/>
            <w:vMerge w:val="restart"/>
            <w:tcBorders>
              <w:top w:val="nil"/>
              <w:left w:val="single" w:sz="4" w:space="0" w:color="auto"/>
              <w:bottom w:val="single" w:sz="4" w:space="0" w:color="auto"/>
              <w:right w:val="single" w:sz="4" w:space="0" w:color="auto"/>
            </w:tcBorders>
            <w:noWrap/>
            <w:vAlign w:val="center"/>
            <w:hideMark/>
          </w:tcPr>
          <w:p w14:paraId="3115EE40" w14:textId="77777777" w:rsidR="003B1329" w:rsidRPr="003B1329" w:rsidRDefault="003B1329" w:rsidP="003B1329">
            <w:pPr>
              <w:spacing w:before="0"/>
              <w:rPr>
                <w:ins w:id="467" w:author="Charlie Gu" w:date="2026-06-07T21:32:00Z" w16du:dateUtc="2026-06-07T13:32:00Z"/>
                <w:rFonts w:ascii="微软雅黑" w:eastAsia="微软雅黑" w:hAnsi="微软雅黑" w:cs="Calibri"/>
                <w:lang w:eastAsia="zh-CN"/>
              </w:rPr>
            </w:pPr>
            <w:ins w:id="468" w:author="Charlie Gu" w:date="2026-06-07T21:32:00Z" w16du:dateUtc="2026-06-07T13:32:00Z">
              <w:r w:rsidRPr="003B1329">
                <w:rPr>
                  <w:rFonts w:ascii="微软雅黑" w:eastAsia="微软雅黑" w:hAnsi="微软雅黑" w:cs="Calibri"/>
                  <w:lang w:eastAsia="zh-CN"/>
                </w:rPr>
                <w:t>Wakeup</w:t>
              </w:r>
            </w:ins>
          </w:p>
        </w:tc>
        <w:tc>
          <w:tcPr>
            <w:tcW w:w="710" w:type="dxa"/>
            <w:tcBorders>
              <w:top w:val="nil"/>
              <w:left w:val="nil"/>
              <w:bottom w:val="single" w:sz="4" w:space="0" w:color="auto"/>
              <w:right w:val="single" w:sz="4" w:space="0" w:color="auto"/>
            </w:tcBorders>
            <w:vAlign w:val="center"/>
            <w:hideMark/>
          </w:tcPr>
          <w:p w14:paraId="3161CEAA" w14:textId="77777777" w:rsidR="003B1329" w:rsidRPr="003B1329" w:rsidRDefault="003B1329" w:rsidP="003B1329">
            <w:pPr>
              <w:spacing w:before="0"/>
              <w:jc w:val="center"/>
              <w:rPr>
                <w:ins w:id="469" w:author="Charlie Gu" w:date="2026-06-07T21:32:00Z" w16du:dateUtc="2026-06-07T13:32:00Z"/>
                <w:rFonts w:ascii="Calibri" w:eastAsia="Times New Roman" w:hAnsi="Calibri" w:cs="Calibri"/>
                <w:color w:val="000000"/>
                <w:sz w:val="24"/>
                <w:szCs w:val="24"/>
                <w:lang w:eastAsia="zh-CN"/>
              </w:rPr>
            </w:pPr>
            <w:ins w:id="470" w:author="Charlie Gu" w:date="2026-06-07T21:32:00Z" w16du:dateUtc="2026-06-07T13:32:00Z">
              <w:r w:rsidRPr="003B1329">
                <w:rPr>
                  <w:rFonts w:ascii="Calibri" w:eastAsia="Times New Roman" w:hAnsi="Calibri" w:cs="Calibri"/>
                  <w:color w:val="000000"/>
                  <w:sz w:val="24"/>
                  <w:szCs w:val="24"/>
                  <w:lang w:eastAsia="zh-CN"/>
                </w:rPr>
                <w:t>Basic Wake-up</w:t>
              </w:r>
            </w:ins>
          </w:p>
        </w:tc>
        <w:tc>
          <w:tcPr>
            <w:tcW w:w="710" w:type="dxa"/>
            <w:tcBorders>
              <w:top w:val="nil"/>
              <w:left w:val="nil"/>
              <w:bottom w:val="single" w:sz="4" w:space="0" w:color="auto"/>
              <w:right w:val="nil"/>
            </w:tcBorders>
            <w:vAlign w:val="center"/>
            <w:hideMark/>
          </w:tcPr>
          <w:p w14:paraId="10421931" w14:textId="77777777" w:rsidR="003B1329" w:rsidRPr="003B1329" w:rsidRDefault="003B1329" w:rsidP="003B1329">
            <w:pPr>
              <w:spacing w:before="0"/>
              <w:jc w:val="center"/>
              <w:rPr>
                <w:ins w:id="471" w:author="Charlie Gu" w:date="2026-06-07T21:32:00Z" w16du:dateUtc="2026-06-07T13:32:00Z"/>
                <w:rFonts w:ascii="Calibri" w:eastAsia="Times New Roman" w:hAnsi="Calibri" w:cs="Calibri"/>
                <w:color w:val="000000"/>
                <w:sz w:val="24"/>
                <w:szCs w:val="24"/>
                <w:lang w:eastAsia="zh-CN"/>
              </w:rPr>
            </w:pPr>
            <w:ins w:id="472" w:author="Charlie Gu" w:date="2026-06-07T21:32:00Z" w16du:dateUtc="2026-06-07T13:32:00Z">
              <w:r w:rsidRPr="003B1329">
                <w:rPr>
                  <w:rFonts w:ascii="Calibri" w:eastAsia="Times New Roman" w:hAnsi="Calibri" w:cs="Calibri"/>
                  <w:color w:val="000000"/>
                  <w:sz w:val="24"/>
                  <w:szCs w:val="24"/>
                  <w:lang w:eastAsia="zh-CN"/>
                </w:rPr>
                <w:t> </w:t>
              </w:r>
            </w:ins>
          </w:p>
        </w:tc>
        <w:tc>
          <w:tcPr>
            <w:tcW w:w="6196" w:type="dxa"/>
            <w:tcBorders>
              <w:top w:val="nil"/>
              <w:left w:val="single" w:sz="4" w:space="0" w:color="auto"/>
              <w:bottom w:val="single" w:sz="4" w:space="0" w:color="auto"/>
              <w:right w:val="single" w:sz="4" w:space="0" w:color="auto"/>
            </w:tcBorders>
            <w:vAlign w:val="center"/>
            <w:hideMark/>
          </w:tcPr>
          <w:p w14:paraId="52CD2093" w14:textId="77777777" w:rsidR="003B1329" w:rsidRPr="003B1329" w:rsidRDefault="003B1329" w:rsidP="003B1329">
            <w:pPr>
              <w:spacing w:before="0"/>
              <w:rPr>
                <w:ins w:id="473" w:author="Charlie Gu" w:date="2026-06-07T21:32:00Z" w16du:dateUtc="2026-06-07T13:32:00Z"/>
                <w:rFonts w:ascii="Calibri" w:eastAsia="Times New Roman" w:hAnsi="Calibri" w:cs="Calibri"/>
                <w:color w:val="000000"/>
                <w:sz w:val="24"/>
                <w:szCs w:val="24"/>
                <w:lang w:eastAsia="zh-CN"/>
              </w:rPr>
            </w:pPr>
            <w:ins w:id="474" w:author="Charlie Gu" w:date="2026-06-07T21:32:00Z" w16du:dateUtc="2026-06-07T13:32:00Z">
              <w:r w:rsidRPr="003B1329">
                <w:rPr>
                  <w:rFonts w:ascii="Calibri" w:eastAsia="Times New Roman" w:hAnsi="Calibri" w:cs="Calibri"/>
                  <w:color w:val="000000"/>
                  <w:sz w:val="24"/>
                  <w:szCs w:val="24"/>
                  <w:lang w:eastAsia="zh-CN"/>
                </w:rPr>
                <w:t>we should able to add custom words like "Hey Bosch" "Hey Lucid" etc</w:t>
              </w:r>
            </w:ins>
          </w:p>
        </w:tc>
      </w:tr>
      <w:tr w:rsidR="003B1329" w:rsidRPr="003B1329" w14:paraId="20786FED" w14:textId="77777777" w:rsidTr="003B1329">
        <w:trPr>
          <w:trHeight w:val="620"/>
          <w:ins w:id="475" w:author="Charlie Gu" w:date="2026-06-07T21:32:00Z" w16du:dateUtc="2026-06-07T13:32:00Z"/>
        </w:trPr>
        <w:tc>
          <w:tcPr>
            <w:tcW w:w="427" w:type="dxa"/>
            <w:vMerge/>
            <w:tcBorders>
              <w:top w:val="nil"/>
              <w:left w:val="single" w:sz="4" w:space="0" w:color="auto"/>
              <w:bottom w:val="single" w:sz="4" w:space="0" w:color="auto"/>
              <w:right w:val="single" w:sz="4" w:space="0" w:color="auto"/>
            </w:tcBorders>
            <w:vAlign w:val="center"/>
            <w:hideMark/>
          </w:tcPr>
          <w:p w14:paraId="7AC9F72E" w14:textId="77777777" w:rsidR="003B1329" w:rsidRPr="003B1329" w:rsidRDefault="003B1329" w:rsidP="003B1329">
            <w:pPr>
              <w:spacing w:before="0"/>
              <w:rPr>
                <w:ins w:id="476" w:author="Charlie Gu" w:date="2026-06-07T21:32:00Z" w16du:dateUtc="2026-06-07T13:32:00Z"/>
                <w:rFonts w:ascii="微软雅黑" w:eastAsia="微软雅黑" w:hAnsi="微软雅黑" w:cs="Calibri"/>
                <w:b/>
                <w:bCs/>
                <w:lang w:eastAsia="zh-CN"/>
              </w:rPr>
            </w:pPr>
          </w:p>
        </w:tc>
        <w:tc>
          <w:tcPr>
            <w:tcW w:w="587" w:type="dxa"/>
            <w:vMerge/>
            <w:tcBorders>
              <w:top w:val="nil"/>
              <w:left w:val="single" w:sz="4" w:space="0" w:color="auto"/>
              <w:bottom w:val="single" w:sz="4" w:space="0" w:color="auto"/>
              <w:right w:val="single" w:sz="4" w:space="0" w:color="auto"/>
            </w:tcBorders>
            <w:vAlign w:val="center"/>
            <w:hideMark/>
          </w:tcPr>
          <w:p w14:paraId="311C95CD" w14:textId="77777777" w:rsidR="003B1329" w:rsidRPr="003B1329" w:rsidRDefault="003B1329" w:rsidP="003B1329">
            <w:pPr>
              <w:spacing w:before="0"/>
              <w:rPr>
                <w:ins w:id="477" w:author="Charlie Gu" w:date="2026-06-07T21:32:00Z" w16du:dateUtc="2026-06-07T13:32:00Z"/>
                <w:rFonts w:ascii="微软雅黑" w:eastAsia="微软雅黑" w:hAnsi="微软雅黑" w:cs="Calibri"/>
                <w:lang w:eastAsia="zh-CN"/>
              </w:rPr>
            </w:pPr>
          </w:p>
        </w:tc>
        <w:tc>
          <w:tcPr>
            <w:tcW w:w="710" w:type="dxa"/>
            <w:tcBorders>
              <w:top w:val="nil"/>
              <w:left w:val="nil"/>
              <w:bottom w:val="single" w:sz="4" w:space="0" w:color="auto"/>
              <w:right w:val="single" w:sz="4" w:space="0" w:color="auto"/>
            </w:tcBorders>
            <w:vAlign w:val="center"/>
            <w:hideMark/>
          </w:tcPr>
          <w:p w14:paraId="30AB9724" w14:textId="77777777" w:rsidR="003B1329" w:rsidRPr="003B1329" w:rsidRDefault="003B1329" w:rsidP="003B1329">
            <w:pPr>
              <w:spacing w:before="0"/>
              <w:jc w:val="center"/>
              <w:rPr>
                <w:ins w:id="478" w:author="Charlie Gu" w:date="2026-06-07T21:32:00Z" w16du:dateUtc="2026-06-07T13:32:00Z"/>
                <w:rFonts w:ascii="微软雅黑" w:eastAsia="微软雅黑" w:hAnsi="微软雅黑" w:cs="Calibri"/>
                <w:lang w:eastAsia="zh-CN"/>
              </w:rPr>
            </w:pPr>
            <w:ins w:id="479" w:author="Charlie Gu" w:date="2026-06-07T21:32:00Z" w16du:dateUtc="2026-06-07T13:32:00Z">
              <w:r w:rsidRPr="003B1329">
                <w:rPr>
                  <w:rFonts w:ascii="微软雅黑" w:eastAsia="微软雅黑" w:hAnsi="微软雅黑" w:cs="Calibri"/>
                  <w:lang w:eastAsia="zh-CN"/>
                </w:rPr>
                <w:t>Wake-up Confidence Differentiation</w:t>
              </w:r>
            </w:ins>
          </w:p>
        </w:tc>
        <w:tc>
          <w:tcPr>
            <w:tcW w:w="710" w:type="dxa"/>
            <w:tcBorders>
              <w:top w:val="nil"/>
              <w:left w:val="nil"/>
              <w:bottom w:val="single" w:sz="4" w:space="0" w:color="auto"/>
              <w:right w:val="nil"/>
            </w:tcBorders>
            <w:vAlign w:val="center"/>
            <w:hideMark/>
          </w:tcPr>
          <w:p w14:paraId="41D2065C" w14:textId="77777777" w:rsidR="003B1329" w:rsidRPr="003B1329" w:rsidRDefault="003B1329" w:rsidP="003B1329">
            <w:pPr>
              <w:spacing w:before="0"/>
              <w:jc w:val="center"/>
              <w:rPr>
                <w:ins w:id="480" w:author="Charlie Gu" w:date="2026-06-07T21:32:00Z" w16du:dateUtc="2026-06-07T13:32:00Z"/>
                <w:rFonts w:ascii="微软雅黑" w:eastAsia="微软雅黑" w:hAnsi="微软雅黑" w:cs="Calibri"/>
                <w:lang w:eastAsia="zh-CN"/>
              </w:rPr>
            </w:pPr>
            <w:ins w:id="481" w:author="Charlie Gu" w:date="2026-06-07T21:32:00Z" w16du:dateUtc="2026-06-07T13:32:00Z">
              <w:r w:rsidRPr="003B1329">
                <w:rPr>
                  <w:rFonts w:ascii="微软雅黑" w:eastAsia="微软雅黑" w:hAnsi="微软雅黑" w:cs="Calibri"/>
                  <w:lang w:eastAsia="zh-CN"/>
                </w:rPr>
                <w:t>Wake-up Confidence Differentiation</w:t>
              </w:r>
            </w:ins>
          </w:p>
        </w:tc>
        <w:tc>
          <w:tcPr>
            <w:tcW w:w="6196" w:type="dxa"/>
            <w:tcBorders>
              <w:top w:val="nil"/>
              <w:left w:val="single" w:sz="4" w:space="0" w:color="auto"/>
              <w:bottom w:val="single" w:sz="4" w:space="0" w:color="auto"/>
              <w:right w:val="single" w:sz="4" w:space="0" w:color="auto"/>
            </w:tcBorders>
            <w:vAlign w:val="center"/>
            <w:hideMark/>
          </w:tcPr>
          <w:p w14:paraId="314ADFCC" w14:textId="77777777" w:rsidR="003B1329" w:rsidRPr="003B1329" w:rsidRDefault="003B1329" w:rsidP="003B1329">
            <w:pPr>
              <w:spacing w:before="0"/>
              <w:rPr>
                <w:ins w:id="482" w:author="Charlie Gu" w:date="2026-06-07T21:32:00Z" w16du:dateUtc="2026-06-07T13:32:00Z"/>
                <w:rFonts w:ascii="Calibri" w:eastAsia="Times New Roman" w:hAnsi="Calibri" w:cs="Calibri"/>
                <w:color w:val="000000"/>
                <w:sz w:val="24"/>
                <w:szCs w:val="24"/>
                <w:lang w:eastAsia="zh-CN"/>
              </w:rPr>
            </w:pPr>
            <w:ins w:id="483" w:author="Charlie Gu" w:date="2026-06-07T21:32:00Z" w16du:dateUtc="2026-06-07T13:32:00Z">
              <w:r w:rsidRPr="003B1329">
                <w:rPr>
                  <w:rFonts w:ascii="Calibri" w:eastAsia="Times New Roman" w:hAnsi="Calibri" w:cs="Calibri"/>
                  <w:color w:val="000000"/>
                  <w:sz w:val="24"/>
                  <w:szCs w:val="24"/>
                  <w:lang w:eastAsia="zh-CN"/>
                </w:rPr>
                <w:t>Support differentiation of wake-up confidence, configurable different wake-up responses, e.g., when wake-up confidence is not very high, respond "Are you calling me?", high confidence wake-up responds "I'm here"</w:t>
              </w:r>
            </w:ins>
          </w:p>
        </w:tc>
      </w:tr>
      <w:tr w:rsidR="003B1329" w:rsidRPr="003B1329" w14:paraId="3A080FFC" w14:textId="77777777" w:rsidTr="003B1329">
        <w:trPr>
          <w:trHeight w:val="510"/>
          <w:ins w:id="484" w:author="Charlie Gu" w:date="2026-06-07T21:32:00Z" w16du:dateUtc="2026-06-07T13:32:00Z"/>
        </w:trPr>
        <w:tc>
          <w:tcPr>
            <w:tcW w:w="427" w:type="dxa"/>
            <w:vMerge/>
            <w:tcBorders>
              <w:top w:val="nil"/>
              <w:left w:val="single" w:sz="4" w:space="0" w:color="auto"/>
              <w:bottom w:val="single" w:sz="4" w:space="0" w:color="auto"/>
              <w:right w:val="single" w:sz="4" w:space="0" w:color="auto"/>
            </w:tcBorders>
            <w:vAlign w:val="center"/>
            <w:hideMark/>
          </w:tcPr>
          <w:p w14:paraId="476A9045" w14:textId="77777777" w:rsidR="003B1329" w:rsidRPr="003B1329" w:rsidRDefault="003B1329" w:rsidP="003B1329">
            <w:pPr>
              <w:spacing w:before="0"/>
              <w:rPr>
                <w:ins w:id="485" w:author="Charlie Gu" w:date="2026-06-07T21:32:00Z" w16du:dateUtc="2026-06-07T13:32:00Z"/>
                <w:rFonts w:ascii="微软雅黑" w:eastAsia="微软雅黑" w:hAnsi="微软雅黑" w:cs="Calibri"/>
                <w:b/>
                <w:bCs/>
                <w:lang w:eastAsia="zh-CN"/>
              </w:rPr>
            </w:pPr>
          </w:p>
        </w:tc>
        <w:tc>
          <w:tcPr>
            <w:tcW w:w="587" w:type="dxa"/>
            <w:vMerge w:val="restart"/>
            <w:tcBorders>
              <w:top w:val="nil"/>
              <w:left w:val="single" w:sz="4" w:space="0" w:color="auto"/>
              <w:bottom w:val="single" w:sz="4" w:space="0" w:color="auto"/>
              <w:right w:val="single" w:sz="4" w:space="0" w:color="auto"/>
            </w:tcBorders>
            <w:vAlign w:val="center"/>
            <w:hideMark/>
          </w:tcPr>
          <w:p w14:paraId="5E2D713E" w14:textId="77777777" w:rsidR="003B1329" w:rsidRPr="003B1329" w:rsidRDefault="003B1329" w:rsidP="003B1329">
            <w:pPr>
              <w:spacing w:before="0"/>
              <w:jc w:val="center"/>
              <w:rPr>
                <w:ins w:id="486" w:author="Charlie Gu" w:date="2026-06-07T21:32:00Z" w16du:dateUtc="2026-06-07T13:32:00Z"/>
                <w:rFonts w:ascii="微软雅黑" w:eastAsia="微软雅黑" w:hAnsi="微软雅黑" w:cs="Calibri"/>
                <w:lang w:eastAsia="zh-CN"/>
              </w:rPr>
            </w:pPr>
            <w:ins w:id="487" w:author="Charlie Gu" w:date="2026-06-07T21:32:00Z" w16du:dateUtc="2026-06-07T13:32:00Z">
              <w:r w:rsidRPr="003B1329">
                <w:rPr>
                  <w:rFonts w:ascii="微软雅黑" w:eastAsia="微软雅黑" w:hAnsi="微软雅黑" w:cs="Calibri"/>
                  <w:lang w:eastAsia="zh-CN"/>
                </w:rPr>
                <w:t>Speech Recognition</w:t>
              </w:r>
            </w:ins>
          </w:p>
        </w:tc>
        <w:tc>
          <w:tcPr>
            <w:tcW w:w="710" w:type="dxa"/>
            <w:tcBorders>
              <w:top w:val="nil"/>
              <w:left w:val="nil"/>
              <w:bottom w:val="single" w:sz="4" w:space="0" w:color="auto"/>
              <w:right w:val="single" w:sz="4" w:space="0" w:color="auto"/>
            </w:tcBorders>
            <w:vAlign w:val="center"/>
            <w:hideMark/>
          </w:tcPr>
          <w:p w14:paraId="105E50FC" w14:textId="77777777" w:rsidR="003B1329" w:rsidRPr="003B1329" w:rsidRDefault="003B1329" w:rsidP="003B1329">
            <w:pPr>
              <w:spacing w:before="0"/>
              <w:jc w:val="center"/>
              <w:rPr>
                <w:ins w:id="488" w:author="Charlie Gu" w:date="2026-06-07T21:32:00Z" w16du:dateUtc="2026-06-07T13:32:00Z"/>
                <w:rFonts w:ascii="Calibri" w:eastAsia="Times New Roman" w:hAnsi="Calibri" w:cs="Calibri"/>
                <w:color w:val="000000"/>
                <w:sz w:val="24"/>
                <w:szCs w:val="24"/>
                <w:lang w:eastAsia="zh-CN"/>
              </w:rPr>
            </w:pPr>
            <w:ins w:id="489" w:author="Charlie Gu" w:date="2026-06-07T21:32:00Z" w16du:dateUtc="2026-06-07T13:32:00Z">
              <w:r w:rsidRPr="003B1329">
                <w:rPr>
                  <w:rFonts w:ascii="Calibri" w:eastAsia="Times New Roman" w:hAnsi="Calibri" w:cs="Calibri"/>
                  <w:color w:val="000000"/>
                  <w:sz w:val="24"/>
                  <w:szCs w:val="24"/>
                  <w:lang w:eastAsia="zh-CN"/>
                </w:rPr>
                <w:t xml:space="preserve">Speech To Text </w:t>
              </w:r>
            </w:ins>
          </w:p>
        </w:tc>
        <w:tc>
          <w:tcPr>
            <w:tcW w:w="710" w:type="dxa"/>
            <w:tcBorders>
              <w:top w:val="nil"/>
              <w:left w:val="nil"/>
              <w:bottom w:val="single" w:sz="4" w:space="0" w:color="auto"/>
              <w:right w:val="nil"/>
            </w:tcBorders>
            <w:vAlign w:val="center"/>
            <w:hideMark/>
          </w:tcPr>
          <w:p w14:paraId="0D5597E3" w14:textId="77777777" w:rsidR="003B1329" w:rsidRPr="003B1329" w:rsidRDefault="003B1329" w:rsidP="003B1329">
            <w:pPr>
              <w:spacing w:before="0"/>
              <w:jc w:val="center"/>
              <w:rPr>
                <w:ins w:id="490" w:author="Charlie Gu" w:date="2026-06-07T21:32:00Z" w16du:dateUtc="2026-06-07T13:32:00Z"/>
                <w:rFonts w:ascii="Calibri" w:eastAsia="Times New Roman" w:hAnsi="Calibri" w:cs="Calibri"/>
                <w:color w:val="000000"/>
                <w:sz w:val="24"/>
                <w:szCs w:val="24"/>
                <w:lang w:eastAsia="zh-CN"/>
              </w:rPr>
            </w:pPr>
            <w:ins w:id="491" w:author="Charlie Gu" w:date="2026-06-07T21:32:00Z" w16du:dateUtc="2026-06-07T13:32:00Z">
              <w:r w:rsidRPr="003B1329">
                <w:rPr>
                  <w:rFonts w:ascii="Calibri" w:eastAsia="Times New Roman" w:hAnsi="Calibri" w:cs="Calibri"/>
                  <w:color w:val="000000"/>
                  <w:sz w:val="24"/>
                  <w:szCs w:val="24"/>
                  <w:lang w:eastAsia="zh-CN"/>
                </w:rPr>
                <w:t>Mix-Language</w:t>
              </w:r>
            </w:ins>
          </w:p>
        </w:tc>
        <w:tc>
          <w:tcPr>
            <w:tcW w:w="6196" w:type="dxa"/>
            <w:tcBorders>
              <w:top w:val="nil"/>
              <w:left w:val="single" w:sz="4" w:space="0" w:color="auto"/>
              <w:bottom w:val="single" w:sz="4" w:space="0" w:color="auto"/>
              <w:right w:val="single" w:sz="4" w:space="0" w:color="auto"/>
            </w:tcBorders>
            <w:vAlign w:val="center"/>
            <w:hideMark/>
          </w:tcPr>
          <w:p w14:paraId="27B085C1" w14:textId="77777777" w:rsidR="003B1329" w:rsidRPr="003B1329" w:rsidRDefault="003B1329" w:rsidP="003B1329">
            <w:pPr>
              <w:spacing w:before="0"/>
              <w:rPr>
                <w:ins w:id="492" w:author="Charlie Gu" w:date="2026-06-07T21:32:00Z" w16du:dateUtc="2026-06-07T13:32:00Z"/>
                <w:rFonts w:ascii="Calibri" w:eastAsia="Times New Roman" w:hAnsi="Calibri" w:cs="Calibri"/>
                <w:color w:val="000000"/>
                <w:sz w:val="24"/>
                <w:szCs w:val="24"/>
                <w:lang w:eastAsia="zh-CN"/>
              </w:rPr>
            </w:pPr>
            <w:ins w:id="493" w:author="Charlie Gu" w:date="2026-06-07T21:32:00Z" w16du:dateUtc="2026-06-07T13:32:00Z">
              <w:r w:rsidRPr="003B1329">
                <w:rPr>
                  <w:rFonts w:ascii="Calibri" w:eastAsia="Times New Roman" w:hAnsi="Calibri" w:cs="Calibri"/>
                  <w:color w:val="000000"/>
                  <w:sz w:val="24"/>
                  <w:szCs w:val="24"/>
                  <w:lang w:eastAsia="zh-CN"/>
                </w:rPr>
                <w:t>Supports mix with English (Names)</w:t>
              </w:r>
            </w:ins>
          </w:p>
        </w:tc>
      </w:tr>
      <w:tr w:rsidR="003B1329" w:rsidRPr="003B1329" w14:paraId="0F837774" w14:textId="77777777" w:rsidTr="003B1329">
        <w:trPr>
          <w:trHeight w:val="1870"/>
          <w:ins w:id="494" w:author="Charlie Gu" w:date="2026-06-07T21:32:00Z" w16du:dateUtc="2026-06-07T13:32:00Z"/>
        </w:trPr>
        <w:tc>
          <w:tcPr>
            <w:tcW w:w="427" w:type="dxa"/>
            <w:vMerge/>
            <w:tcBorders>
              <w:top w:val="nil"/>
              <w:left w:val="single" w:sz="4" w:space="0" w:color="auto"/>
              <w:bottom w:val="single" w:sz="4" w:space="0" w:color="auto"/>
              <w:right w:val="single" w:sz="4" w:space="0" w:color="auto"/>
            </w:tcBorders>
            <w:vAlign w:val="center"/>
            <w:hideMark/>
          </w:tcPr>
          <w:p w14:paraId="625A0C57" w14:textId="77777777" w:rsidR="003B1329" w:rsidRPr="003B1329" w:rsidRDefault="003B1329" w:rsidP="003B1329">
            <w:pPr>
              <w:spacing w:before="0"/>
              <w:rPr>
                <w:ins w:id="495" w:author="Charlie Gu" w:date="2026-06-07T21:32:00Z" w16du:dateUtc="2026-06-07T13:32:00Z"/>
                <w:rFonts w:ascii="微软雅黑" w:eastAsia="微软雅黑" w:hAnsi="微软雅黑" w:cs="Calibri"/>
                <w:b/>
                <w:bCs/>
                <w:lang w:eastAsia="zh-CN"/>
              </w:rPr>
            </w:pPr>
          </w:p>
        </w:tc>
        <w:tc>
          <w:tcPr>
            <w:tcW w:w="587" w:type="dxa"/>
            <w:vMerge/>
            <w:tcBorders>
              <w:top w:val="nil"/>
              <w:left w:val="single" w:sz="4" w:space="0" w:color="auto"/>
              <w:bottom w:val="single" w:sz="4" w:space="0" w:color="auto"/>
              <w:right w:val="single" w:sz="4" w:space="0" w:color="auto"/>
            </w:tcBorders>
            <w:vAlign w:val="center"/>
            <w:hideMark/>
          </w:tcPr>
          <w:p w14:paraId="33983E9F" w14:textId="77777777" w:rsidR="003B1329" w:rsidRPr="003B1329" w:rsidRDefault="003B1329" w:rsidP="003B1329">
            <w:pPr>
              <w:spacing w:before="0"/>
              <w:rPr>
                <w:ins w:id="496" w:author="Charlie Gu" w:date="2026-06-07T21:32:00Z" w16du:dateUtc="2026-06-07T13:32:00Z"/>
                <w:rFonts w:ascii="微软雅黑" w:eastAsia="微软雅黑" w:hAnsi="微软雅黑" w:cs="Calibri"/>
                <w:lang w:eastAsia="zh-CN"/>
              </w:rPr>
            </w:pPr>
          </w:p>
        </w:tc>
        <w:tc>
          <w:tcPr>
            <w:tcW w:w="710" w:type="dxa"/>
            <w:tcBorders>
              <w:top w:val="nil"/>
              <w:left w:val="nil"/>
              <w:bottom w:val="single" w:sz="4" w:space="0" w:color="auto"/>
              <w:right w:val="single" w:sz="4" w:space="0" w:color="auto"/>
            </w:tcBorders>
            <w:vAlign w:val="center"/>
            <w:hideMark/>
          </w:tcPr>
          <w:p w14:paraId="72A72B81" w14:textId="77777777" w:rsidR="003B1329" w:rsidRPr="003B1329" w:rsidRDefault="003B1329" w:rsidP="003B1329">
            <w:pPr>
              <w:spacing w:before="0"/>
              <w:jc w:val="center"/>
              <w:rPr>
                <w:ins w:id="497" w:author="Charlie Gu" w:date="2026-06-07T21:32:00Z" w16du:dateUtc="2026-06-07T13:32:00Z"/>
                <w:rFonts w:ascii="微软雅黑" w:eastAsia="微软雅黑" w:hAnsi="微软雅黑" w:cs="Calibri"/>
                <w:lang w:eastAsia="zh-CN"/>
              </w:rPr>
            </w:pPr>
            <w:ins w:id="498" w:author="Charlie Gu" w:date="2026-06-07T21:32:00Z" w16du:dateUtc="2026-06-07T13:32:00Z">
              <w:r w:rsidRPr="003B1329">
                <w:rPr>
                  <w:rFonts w:ascii="微软雅黑" w:eastAsia="微软雅黑" w:hAnsi="微软雅黑" w:cs="Calibri"/>
                  <w:lang w:eastAsia="zh-CN"/>
                </w:rPr>
                <w:t>Dynamic VAD</w:t>
              </w:r>
            </w:ins>
          </w:p>
        </w:tc>
        <w:tc>
          <w:tcPr>
            <w:tcW w:w="710" w:type="dxa"/>
            <w:tcBorders>
              <w:top w:val="nil"/>
              <w:left w:val="nil"/>
              <w:bottom w:val="single" w:sz="4" w:space="0" w:color="auto"/>
              <w:right w:val="nil"/>
            </w:tcBorders>
            <w:vAlign w:val="center"/>
            <w:hideMark/>
          </w:tcPr>
          <w:p w14:paraId="123CFA96" w14:textId="77777777" w:rsidR="003B1329" w:rsidRPr="003B1329" w:rsidRDefault="003B1329" w:rsidP="003B1329">
            <w:pPr>
              <w:spacing w:before="0"/>
              <w:jc w:val="center"/>
              <w:rPr>
                <w:ins w:id="499" w:author="Charlie Gu" w:date="2026-06-07T21:32:00Z" w16du:dateUtc="2026-06-07T13:32:00Z"/>
                <w:rFonts w:ascii="微软雅黑" w:eastAsia="微软雅黑" w:hAnsi="微软雅黑" w:cs="Calibri"/>
                <w:lang w:eastAsia="zh-CN"/>
              </w:rPr>
            </w:pPr>
            <w:ins w:id="500" w:author="Charlie Gu" w:date="2026-06-07T21:32:00Z" w16du:dateUtc="2026-06-07T13:32:00Z">
              <w:r w:rsidRPr="003B1329">
                <w:rPr>
                  <w:rFonts w:ascii="微软雅黑" w:eastAsia="微软雅黑" w:hAnsi="微软雅黑" w:cs="Calibri"/>
                  <w:lang w:eastAsia="zh-CN"/>
                </w:rPr>
                <w:t>Dynamic VAD</w:t>
              </w:r>
            </w:ins>
          </w:p>
        </w:tc>
        <w:tc>
          <w:tcPr>
            <w:tcW w:w="6196" w:type="dxa"/>
            <w:tcBorders>
              <w:top w:val="nil"/>
              <w:left w:val="single" w:sz="4" w:space="0" w:color="auto"/>
              <w:bottom w:val="single" w:sz="4" w:space="0" w:color="auto"/>
              <w:right w:val="single" w:sz="4" w:space="0" w:color="auto"/>
            </w:tcBorders>
            <w:vAlign w:val="center"/>
            <w:hideMark/>
          </w:tcPr>
          <w:p w14:paraId="486616BF" w14:textId="77777777" w:rsidR="003B1329" w:rsidRPr="003B1329" w:rsidRDefault="003B1329" w:rsidP="003B1329">
            <w:pPr>
              <w:spacing w:before="0"/>
              <w:rPr>
                <w:ins w:id="501" w:author="Charlie Gu" w:date="2026-06-07T21:32:00Z" w16du:dateUtc="2026-06-07T13:32:00Z"/>
                <w:rFonts w:ascii="微软雅黑" w:eastAsia="微软雅黑" w:hAnsi="微软雅黑" w:cs="Calibri"/>
                <w:lang w:eastAsia="zh-CN"/>
              </w:rPr>
            </w:pPr>
            <w:ins w:id="502" w:author="Charlie Gu" w:date="2026-06-07T21:32:00Z" w16du:dateUtc="2026-06-07T13:32:00Z">
              <w:r w:rsidRPr="003B1329">
                <w:rPr>
                  <w:rFonts w:ascii="微软雅黑" w:eastAsia="微软雅黑" w:hAnsi="微软雅黑" w:cs="Calibri"/>
                  <w:lang w:eastAsia="zh-CN"/>
                </w:rPr>
                <w:t>Support intelligent sentence assembly, use model (not rules) to determine if user input is complete, dynamically adjust VAD to wait when user input is incomplete, support intelligent splicing of fragmented sentences for correct semantic understanding. Need to support half-sentence recognition for voice and AI Agent domains.</w:t>
              </w:r>
              <w:r w:rsidRPr="003B1329">
                <w:rPr>
                  <w:rFonts w:ascii="微软雅黑" w:eastAsia="微软雅黑" w:hAnsi="微软雅黑" w:cs="Calibri"/>
                  <w:lang w:eastAsia="zh-CN"/>
                </w:rPr>
                <w:br/>
                <w:t xml:space="preserve">Example: I want to listen...Jay </w:t>
              </w:r>
              <w:r w:rsidRPr="003B1329">
                <w:rPr>
                  <w:rFonts w:ascii="微软雅黑" w:eastAsia="微软雅黑" w:hAnsi="微软雅黑" w:cs="Calibri"/>
                  <w:lang w:eastAsia="zh-CN"/>
                </w:rPr>
                <w:lastRenderedPageBreak/>
                <w:t>Chou...songs, turn on...that...wiper</w:t>
              </w:r>
              <w:r w:rsidRPr="003B1329">
                <w:rPr>
                  <w:rFonts w:ascii="微软雅黑" w:eastAsia="微软雅黑" w:hAnsi="微软雅黑" w:cs="Calibri"/>
                  <w:lang w:eastAsia="zh-CN"/>
                </w:rPr>
                <w:br/>
              </w:r>
              <w:r w:rsidRPr="003B1329">
                <w:rPr>
                  <w:rFonts w:ascii="微软雅黑" w:eastAsia="微软雅黑" w:hAnsi="微软雅黑" w:cs="Calibri"/>
                  <w:lang w:eastAsia="zh-CN"/>
                </w:rPr>
                <w:br/>
                <w:t>This will be built only for demo purpose, not ready for production.</w:t>
              </w:r>
            </w:ins>
          </w:p>
        </w:tc>
      </w:tr>
      <w:tr w:rsidR="003B1329" w:rsidRPr="003B1329" w14:paraId="092F7744" w14:textId="77777777" w:rsidTr="003B1329">
        <w:trPr>
          <w:trHeight w:val="310"/>
          <w:ins w:id="503" w:author="Charlie Gu" w:date="2026-06-07T21:32:00Z" w16du:dateUtc="2026-06-07T13:32:00Z"/>
        </w:trPr>
        <w:tc>
          <w:tcPr>
            <w:tcW w:w="427" w:type="dxa"/>
            <w:vMerge/>
            <w:tcBorders>
              <w:top w:val="nil"/>
              <w:left w:val="single" w:sz="4" w:space="0" w:color="auto"/>
              <w:bottom w:val="single" w:sz="4" w:space="0" w:color="auto"/>
              <w:right w:val="single" w:sz="4" w:space="0" w:color="auto"/>
            </w:tcBorders>
            <w:vAlign w:val="center"/>
            <w:hideMark/>
          </w:tcPr>
          <w:p w14:paraId="418A5D5B" w14:textId="77777777" w:rsidR="003B1329" w:rsidRPr="003B1329" w:rsidRDefault="003B1329" w:rsidP="003B1329">
            <w:pPr>
              <w:spacing w:before="0"/>
              <w:rPr>
                <w:ins w:id="504" w:author="Charlie Gu" w:date="2026-06-07T21:32:00Z" w16du:dateUtc="2026-06-07T13:32:00Z"/>
                <w:rFonts w:ascii="微软雅黑" w:eastAsia="微软雅黑" w:hAnsi="微软雅黑" w:cs="Calibri"/>
                <w:b/>
                <w:bCs/>
                <w:lang w:eastAsia="zh-CN"/>
              </w:rPr>
            </w:pPr>
          </w:p>
        </w:tc>
        <w:tc>
          <w:tcPr>
            <w:tcW w:w="587" w:type="dxa"/>
            <w:vMerge w:val="restart"/>
            <w:tcBorders>
              <w:top w:val="nil"/>
              <w:left w:val="single" w:sz="4" w:space="0" w:color="auto"/>
              <w:bottom w:val="single" w:sz="4" w:space="0" w:color="auto"/>
              <w:right w:val="single" w:sz="4" w:space="0" w:color="auto"/>
            </w:tcBorders>
            <w:vAlign w:val="center"/>
            <w:hideMark/>
          </w:tcPr>
          <w:p w14:paraId="742C3915" w14:textId="77777777" w:rsidR="003B1329" w:rsidRPr="003B1329" w:rsidRDefault="003B1329" w:rsidP="003B1329">
            <w:pPr>
              <w:spacing w:before="0"/>
              <w:jc w:val="center"/>
              <w:rPr>
                <w:ins w:id="505" w:author="Charlie Gu" w:date="2026-06-07T21:32:00Z" w16du:dateUtc="2026-06-07T13:32:00Z"/>
                <w:rFonts w:ascii="微软雅黑" w:eastAsia="微软雅黑" w:hAnsi="微软雅黑" w:cs="Calibri"/>
                <w:lang w:eastAsia="zh-CN"/>
              </w:rPr>
            </w:pPr>
            <w:ins w:id="506" w:author="Charlie Gu" w:date="2026-06-07T21:32:00Z" w16du:dateUtc="2026-06-07T13:32:00Z">
              <w:r w:rsidRPr="003B1329">
                <w:rPr>
                  <w:rFonts w:ascii="微软雅黑" w:eastAsia="微软雅黑" w:hAnsi="微软雅黑" w:cs="Calibri"/>
                  <w:lang w:eastAsia="zh-CN"/>
                </w:rPr>
                <w:t>Voice Broadcast</w:t>
              </w:r>
            </w:ins>
          </w:p>
        </w:tc>
        <w:tc>
          <w:tcPr>
            <w:tcW w:w="710" w:type="dxa"/>
            <w:vMerge w:val="restart"/>
            <w:tcBorders>
              <w:top w:val="nil"/>
              <w:left w:val="single" w:sz="4" w:space="0" w:color="auto"/>
              <w:bottom w:val="single" w:sz="4" w:space="0" w:color="auto"/>
              <w:right w:val="single" w:sz="4" w:space="0" w:color="auto"/>
            </w:tcBorders>
            <w:vAlign w:val="center"/>
            <w:hideMark/>
          </w:tcPr>
          <w:p w14:paraId="5F96D057" w14:textId="77777777" w:rsidR="003B1329" w:rsidRPr="003B1329" w:rsidRDefault="003B1329" w:rsidP="003B1329">
            <w:pPr>
              <w:spacing w:before="0"/>
              <w:jc w:val="center"/>
              <w:rPr>
                <w:ins w:id="507" w:author="Charlie Gu" w:date="2026-06-07T21:32:00Z" w16du:dateUtc="2026-06-07T13:32:00Z"/>
                <w:rFonts w:ascii="微软雅黑" w:eastAsia="微软雅黑" w:hAnsi="微软雅黑" w:cs="Calibri"/>
                <w:lang w:eastAsia="zh-CN"/>
              </w:rPr>
            </w:pPr>
            <w:ins w:id="508" w:author="Charlie Gu" w:date="2026-06-07T21:32:00Z" w16du:dateUtc="2026-06-07T13:32:00Z">
              <w:r w:rsidRPr="003B1329">
                <w:rPr>
                  <w:rFonts w:ascii="微软雅黑" w:eastAsia="微软雅黑" w:hAnsi="微软雅黑" w:cs="Calibri"/>
                  <w:lang w:eastAsia="zh-CN"/>
                </w:rPr>
                <w:t>TTS Voice</w:t>
              </w:r>
            </w:ins>
          </w:p>
        </w:tc>
        <w:tc>
          <w:tcPr>
            <w:tcW w:w="710" w:type="dxa"/>
            <w:tcBorders>
              <w:top w:val="nil"/>
              <w:left w:val="nil"/>
              <w:bottom w:val="single" w:sz="4" w:space="0" w:color="auto"/>
              <w:right w:val="nil"/>
            </w:tcBorders>
            <w:vAlign w:val="center"/>
            <w:hideMark/>
          </w:tcPr>
          <w:p w14:paraId="37C3813B" w14:textId="77777777" w:rsidR="003B1329" w:rsidRPr="003B1329" w:rsidRDefault="003B1329" w:rsidP="003B1329">
            <w:pPr>
              <w:spacing w:before="0"/>
              <w:jc w:val="center"/>
              <w:rPr>
                <w:ins w:id="509" w:author="Charlie Gu" w:date="2026-06-07T21:32:00Z" w16du:dateUtc="2026-06-07T13:32:00Z"/>
                <w:rFonts w:ascii="微软雅黑" w:eastAsia="微软雅黑" w:hAnsi="微软雅黑" w:cs="Calibri"/>
                <w:lang w:eastAsia="zh-CN"/>
              </w:rPr>
            </w:pPr>
            <w:ins w:id="510" w:author="Charlie Gu" w:date="2026-06-07T21:32:00Z" w16du:dateUtc="2026-06-07T13:32:00Z">
              <w:r w:rsidRPr="003B1329">
                <w:rPr>
                  <w:rFonts w:ascii="微软雅黑" w:eastAsia="微软雅黑" w:hAnsi="微软雅黑" w:cs="Calibri"/>
                  <w:lang w:eastAsia="zh-CN"/>
                </w:rPr>
                <w:t>TTS Voice Type</w:t>
              </w:r>
            </w:ins>
          </w:p>
        </w:tc>
        <w:tc>
          <w:tcPr>
            <w:tcW w:w="6196" w:type="dxa"/>
            <w:tcBorders>
              <w:top w:val="nil"/>
              <w:left w:val="single" w:sz="4" w:space="0" w:color="auto"/>
              <w:bottom w:val="single" w:sz="4" w:space="0" w:color="auto"/>
              <w:right w:val="single" w:sz="4" w:space="0" w:color="auto"/>
            </w:tcBorders>
            <w:vAlign w:val="center"/>
            <w:hideMark/>
          </w:tcPr>
          <w:p w14:paraId="6241964A" w14:textId="77777777" w:rsidR="003B1329" w:rsidRPr="003B1329" w:rsidRDefault="003B1329" w:rsidP="003B1329">
            <w:pPr>
              <w:spacing w:before="0"/>
              <w:rPr>
                <w:ins w:id="511" w:author="Charlie Gu" w:date="2026-06-07T21:32:00Z" w16du:dateUtc="2026-06-07T13:32:00Z"/>
                <w:rFonts w:ascii="微软雅黑" w:eastAsia="微软雅黑" w:hAnsi="微软雅黑" w:cs="Calibri"/>
                <w:lang w:eastAsia="zh-CN"/>
              </w:rPr>
            </w:pPr>
            <w:ins w:id="512" w:author="Charlie Gu" w:date="2026-06-07T21:32:00Z" w16du:dateUtc="2026-06-07T13:32:00Z">
              <w:r w:rsidRPr="003B1329">
                <w:rPr>
                  <w:rFonts w:ascii="微软雅黑" w:eastAsia="微软雅黑" w:hAnsi="微软雅黑" w:cs="Calibri"/>
                  <w:lang w:eastAsia="zh-CN"/>
                </w:rPr>
                <w:t>Provide super-realistic TTS voices based on LLM, provide three super-realistic basic voices: female, male, and child, plus other special voices</w:t>
              </w:r>
            </w:ins>
          </w:p>
        </w:tc>
      </w:tr>
      <w:tr w:rsidR="003B1329" w:rsidRPr="003B1329" w14:paraId="6017C9DD" w14:textId="77777777" w:rsidTr="003B1329">
        <w:trPr>
          <w:trHeight w:val="310"/>
          <w:ins w:id="513" w:author="Charlie Gu" w:date="2026-06-07T21:32:00Z" w16du:dateUtc="2026-06-07T13:32:00Z"/>
        </w:trPr>
        <w:tc>
          <w:tcPr>
            <w:tcW w:w="427" w:type="dxa"/>
            <w:vMerge/>
            <w:tcBorders>
              <w:top w:val="nil"/>
              <w:left w:val="single" w:sz="4" w:space="0" w:color="auto"/>
              <w:bottom w:val="single" w:sz="4" w:space="0" w:color="auto"/>
              <w:right w:val="single" w:sz="4" w:space="0" w:color="auto"/>
            </w:tcBorders>
            <w:vAlign w:val="center"/>
            <w:hideMark/>
          </w:tcPr>
          <w:p w14:paraId="7CFF3222" w14:textId="77777777" w:rsidR="003B1329" w:rsidRPr="003B1329" w:rsidRDefault="003B1329" w:rsidP="003B1329">
            <w:pPr>
              <w:spacing w:before="0"/>
              <w:rPr>
                <w:ins w:id="514" w:author="Charlie Gu" w:date="2026-06-07T21:32:00Z" w16du:dateUtc="2026-06-07T13:32:00Z"/>
                <w:rFonts w:ascii="微软雅黑" w:eastAsia="微软雅黑" w:hAnsi="微软雅黑" w:cs="Calibri"/>
                <w:b/>
                <w:bCs/>
                <w:lang w:eastAsia="zh-CN"/>
              </w:rPr>
            </w:pPr>
          </w:p>
        </w:tc>
        <w:tc>
          <w:tcPr>
            <w:tcW w:w="587" w:type="dxa"/>
            <w:vMerge/>
            <w:tcBorders>
              <w:top w:val="nil"/>
              <w:left w:val="single" w:sz="4" w:space="0" w:color="auto"/>
              <w:bottom w:val="single" w:sz="4" w:space="0" w:color="auto"/>
              <w:right w:val="single" w:sz="4" w:space="0" w:color="auto"/>
            </w:tcBorders>
            <w:vAlign w:val="center"/>
            <w:hideMark/>
          </w:tcPr>
          <w:p w14:paraId="653338A9" w14:textId="77777777" w:rsidR="003B1329" w:rsidRPr="003B1329" w:rsidRDefault="003B1329" w:rsidP="003B1329">
            <w:pPr>
              <w:spacing w:before="0"/>
              <w:rPr>
                <w:ins w:id="515" w:author="Charlie Gu" w:date="2026-06-07T21:32:00Z" w16du:dateUtc="2026-06-07T13:32:00Z"/>
                <w:rFonts w:ascii="微软雅黑" w:eastAsia="微软雅黑" w:hAnsi="微软雅黑" w:cs="Calibri"/>
                <w:lang w:eastAsia="zh-CN"/>
              </w:rPr>
            </w:pPr>
          </w:p>
        </w:tc>
        <w:tc>
          <w:tcPr>
            <w:tcW w:w="710" w:type="dxa"/>
            <w:vMerge/>
            <w:tcBorders>
              <w:top w:val="nil"/>
              <w:left w:val="single" w:sz="4" w:space="0" w:color="auto"/>
              <w:bottom w:val="single" w:sz="4" w:space="0" w:color="auto"/>
              <w:right w:val="single" w:sz="4" w:space="0" w:color="auto"/>
            </w:tcBorders>
            <w:vAlign w:val="center"/>
            <w:hideMark/>
          </w:tcPr>
          <w:p w14:paraId="7911A467" w14:textId="77777777" w:rsidR="003B1329" w:rsidRPr="003B1329" w:rsidRDefault="003B1329" w:rsidP="003B1329">
            <w:pPr>
              <w:spacing w:before="0"/>
              <w:rPr>
                <w:ins w:id="516" w:author="Charlie Gu" w:date="2026-06-07T21:32:00Z" w16du:dateUtc="2026-06-07T13:32:00Z"/>
                <w:rFonts w:ascii="微软雅黑" w:eastAsia="微软雅黑" w:hAnsi="微软雅黑" w:cs="Calibri"/>
                <w:lang w:eastAsia="zh-CN"/>
              </w:rPr>
            </w:pPr>
          </w:p>
        </w:tc>
        <w:tc>
          <w:tcPr>
            <w:tcW w:w="710" w:type="dxa"/>
            <w:tcBorders>
              <w:top w:val="nil"/>
              <w:left w:val="nil"/>
              <w:bottom w:val="single" w:sz="4" w:space="0" w:color="auto"/>
              <w:right w:val="nil"/>
            </w:tcBorders>
            <w:vAlign w:val="center"/>
            <w:hideMark/>
          </w:tcPr>
          <w:p w14:paraId="34DCEAAC" w14:textId="77777777" w:rsidR="003B1329" w:rsidRPr="003B1329" w:rsidRDefault="003B1329" w:rsidP="003B1329">
            <w:pPr>
              <w:spacing w:before="0"/>
              <w:jc w:val="center"/>
              <w:rPr>
                <w:ins w:id="517" w:author="Charlie Gu" w:date="2026-06-07T21:32:00Z" w16du:dateUtc="2026-06-07T13:32:00Z"/>
                <w:rFonts w:ascii="微软雅黑" w:eastAsia="微软雅黑" w:hAnsi="微软雅黑" w:cs="Calibri"/>
                <w:lang w:eastAsia="zh-CN"/>
              </w:rPr>
            </w:pPr>
            <w:ins w:id="518" w:author="Charlie Gu" w:date="2026-06-07T21:32:00Z" w16du:dateUtc="2026-06-07T13:32:00Z">
              <w:r w:rsidRPr="003B1329">
                <w:rPr>
                  <w:rFonts w:ascii="微软雅黑" w:eastAsia="微软雅黑" w:hAnsi="微软雅黑" w:cs="Calibri"/>
                  <w:lang w:eastAsia="zh-CN"/>
                </w:rPr>
                <w:t>TTS Voice Consistency</w:t>
              </w:r>
            </w:ins>
          </w:p>
        </w:tc>
        <w:tc>
          <w:tcPr>
            <w:tcW w:w="6196" w:type="dxa"/>
            <w:tcBorders>
              <w:top w:val="nil"/>
              <w:left w:val="single" w:sz="4" w:space="0" w:color="auto"/>
              <w:bottom w:val="single" w:sz="4" w:space="0" w:color="auto"/>
              <w:right w:val="single" w:sz="4" w:space="0" w:color="auto"/>
            </w:tcBorders>
            <w:vAlign w:val="center"/>
            <w:hideMark/>
          </w:tcPr>
          <w:p w14:paraId="1A2387A7" w14:textId="77777777" w:rsidR="003B1329" w:rsidRPr="003B1329" w:rsidRDefault="003B1329" w:rsidP="003B1329">
            <w:pPr>
              <w:spacing w:before="0"/>
              <w:rPr>
                <w:ins w:id="519" w:author="Charlie Gu" w:date="2026-06-07T21:32:00Z" w16du:dateUtc="2026-06-07T13:32:00Z"/>
                <w:rFonts w:ascii="微软雅黑" w:eastAsia="微软雅黑" w:hAnsi="微软雅黑" w:cs="Calibri"/>
                <w:lang w:eastAsia="zh-CN"/>
              </w:rPr>
            </w:pPr>
            <w:ins w:id="520" w:author="Charlie Gu" w:date="2026-06-07T21:32:00Z" w16du:dateUtc="2026-06-07T13:32:00Z">
              <w:r w:rsidRPr="003B1329">
                <w:rPr>
                  <w:rFonts w:ascii="微软雅黑" w:eastAsia="微软雅黑" w:hAnsi="微软雅黑" w:cs="Calibri"/>
                  <w:lang w:eastAsia="zh-CN"/>
                </w:rPr>
                <w:t>Support other system parties to call TTS voice, making other scenario broadcasts consistent with system voice (e.g., navigation)</w:t>
              </w:r>
            </w:ins>
          </w:p>
        </w:tc>
      </w:tr>
      <w:tr w:rsidR="003B1329" w:rsidRPr="003B1329" w14:paraId="10A7A2AB" w14:textId="77777777" w:rsidTr="003B1329">
        <w:trPr>
          <w:trHeight w:val="1170"/>
          <w:ins w:id="521" w:author="Charlie Gu" w:date="2026-06-07T21:32:00Z" w16du:dateUtc="2026-06-07T13:32:00Z"/>
        </w:trPr>
        <w:tc>
          <w:tcPr>
            <w:tcW w:w="427" w:type="dxa"/>
            <w:vMerge/>
            <w:tcBorders>
              <w:top w:val="nil"/>
              <w:left w:val="single" w:sz="4" w:space="0" w:color="auto"/>
              <w:bottom w:val="single" w:sz="4" w:space="0" w:color="auto"/>
              <w:right w:val="single" w:sz="4" w:space="0" w:color="auto"/>
            </w:tcBorders>
            <w:vAlign w:val="center"/>
            <w:hideMark/>
          </w:tcPr>
          <w:p w14:paraId="0BA805F8" w14:textId="77777777" w:rsidR="003B1329" w:rsidRPr="003B1329" w:rsidRDefault="003B1329" w:rsidP="003B1329">
            <w:pPr>
              <w:spacing w:before="0"/>
              <w:rPr>
                <w:ins w:id="522" w:author="Charlie Gu" w:date="2026-06-07T21:32:00Z" w16du:dateUtc="2026-06-07T13:32:00Z"/>
                <w:rFonts w:ascii="微软雅黑" w:eastAsia="微软雅黑" w:hAnsi="微软雅黑" w:cs="Calibri"/>
                <w:b/>
                <w:bCs/>
                <w:lang w:eastAsia="zh-CN"/>
              </w:rPr>
            </w:pPr>
          </w:p>
        </w:tc>
        <w:tc>
          <w:tcPr>
            <w:tcW w:w="587" w:type="dxa"/>
            <w:vMerge/>
            <w:tcBorders>
              <w:top w:val="nil"/>
              <w:left w:val="single" w:sz="4" w:space="0" w:color="auto"/>
              <w:bottom w:val="single" w:sz="4" w:space="0" w:color="auto"/>
              <w:right w:val="single" w:sz="4" w:space="0" w:color="auto"/>
            </w:tcBorders>
            <w:vAlign w:val="center"/>
            <w:hideMark/>
          </w:tcPr>
          <w:p w14:paraId="47F9B709" w14:textId="77777777" w:rsidR="003B1329" w:rsidRPr="003B1329" w:rsidRDefault="003B1329" w:rsidP="003B1329">
            <w:pPr>
              <w:spacing w:before="0"/>
              <w:rPr>
                <w:ins w:id="523" w:author="Charlie Gu" w:date="2026-06-07T21:32:00Z" w16du:dateUtc="2026-06-07T13:32:00Z"/>
                <w:rFonts w:ascii="微软雅黑" w:eastAsia="微软雅黑" w:hAnsi="微软雅黑" w:cs="Calibri"/>
                <w:lang w:eastAsia="zh-CN"/>
              </w:rPr>
            </w:pPr>
          </w:p>
        </w:tc>
        <w:tc>
          <w:tcPr>
            <w:tcW w:w="710" w:type="dxa"/>
            <w:tcBorders>
              <w:top w:val="nil"/>
              <w:left w:val="nil"/>
              <w:bottom w:val="single" w:sz="4" w:space="0" w:color="auto"/>
              <w:right w:val="single" w:sz="4" w:space="0" w:color="auto"/>
            </w:tcBorders>
            <w:vAlign w:val="center"/>
            <w:hideMark/>
          </w:tcPr>
          <w:p w14:paraId="51EFBA19" w14:textId="77777777" w:rsidR="003B1329" w:rsidRPr="003B1329" w:rsidRDefault="003B1329" w:rsidP="003B1329">
            <w:pPr>
              <w:spacing w:before="0"/>
              <w:jc w:val="center"/>
              <w:rPr>
                <w:ins w:id="524" w:author="Charlie Gu" w:date="2026-06-07T21:32:00Z" w16du:dateUtc="2026-06-07T13:32:00Z"/>
                <w:rFonts w:ascii="微软雅黑" w:eastAsia="微软雅黑" w:hAnsi="微软雅黑" w:cs="Calibri"/>
                <w:lang w:eastAsia="zh-CN"/>
              </w:rPr>
            </w:pPr>
            <w:ins w:id="525" w:author="Charlie Gu" w:date="2026-06-07T21:32:00Z" w16du:dateUtc="2026-06-07T13:32:00Z">
              <w:r w:rsidRPr="003B1329">
                <w:rPr>
                  <w:rFonts w:ascii="微软雅黑" w:eastAsia="微软雅黑" w:hAnsi="微软雅黑" w:cs="Calibri"/>
                  <w:lang w:eastAsia="zh-CN"/>
                </w:rPr>
                <w:t>Custom Persona</w:t>
              </w:r>
            </w:ins>
          </w:p>
        </w:tc>
        <w:tc>
          <w:tcPr>
            <w:tcW w:w="710" w:type="dxa"/>
            <w:tcBorders>
              <w:top w:val="nil"/>
              <w:left w:val="nil"/>
              <w:bottom w:val="single" w:sz="4" w:space="0" w:color="auto"/>
              <w:right w:val="nil"/>
            </w:tcBorders>
            <w:vAlign w:val="center"/>
            <w:hideMark/>
          </w:tcPr>
          <w:p w14:paraId="74C32526" w14:textId="77777777" w:rsidR="003B1329" w:rsidRPr="003B1329" w:rsidRDefault="003B1329" w:rsidP="003B1329">
            <w:pPr>
              <w:spacing w:before="0"/>
              <w:jc w:val="center"/>
              <w:rPr>
                <w:ins w:id="526" w:author="Charlie Gu" w:date="2026-06-07T21:32:00Z" w16du:dateUtc="2026-06-07T13:32:00Z"/>
                <w:rFonts w:ascii="微软雅黑" w:eastAsia="微软雅黑" w:hAnsi="微软雅黑" w:cs="Calibri"/>
                <w:lang w:eastAsia="zh-CN"/>
              </w:rPr>
            </w:pPr>
            <w:ins w:id="527" w:author="Charlie Gu" w:date="2026-06-07T21:32:00Z" w16du:dateUtc="2026-06-07T13:32:00Z">
              <w:r w:rsidRPr="003B1329">
                <w:rPr>
                  <w:rFonts w:ascii="微软雅黑" w:eastAsia="微软雅黑" w:hAnsi="微软雅黑" w:cs="Calibri"/>
                  <w:lang w:eastAsia="zh-CN"/>
                </w:rPr>
                <w:t> </w:t>
              </w:r>
            </w:ins>
          </w:p>
        </w:tc>
        <w:tc>
          <w:tcPr>
            <w:tcW w:w="6196" w:type="dxa"/>
            <w:tcBorders>
              <w:top w:val="nil"/>
              <w:left w:val="single" w:sz="4" w:space="0" w:color="auto"/>
              <w:bottom w:val="single" w:sz="4" w:space="0" w:color="auto"/>
              <w:right w:val="single" w:sz="4" w:space="0" w:color="auto"/>
            </w:tcBorders>
            <w:vAlign w:val="center"/>
            <w:hideMark/>
          </w:tcPr>
          <w:p w14:paraId="7D751B5C" w14:textId="77777777" w:rsidR="003B1329" w:rsidRPr="003B1329" w:rsidRDefault="003B1329" w:rsidP="003B1329">
            <w:pPr>
              <w:spacing w:before="0"/>
              <w:rPr>
                <w:ins w:id="528" w:author="Charlie Gu" w:date="2026-06-07T21:32:00Z" w16du:dateUtc="2026-06-07T13:32:00Z"/>
                <w:rFonts w:ascii="微软雅黑" w:eastAsia="微软雅黑" w:hAnsi="微软雅黑" w:cs="Calibri"/>
                <w:lang w:eastAsia="zh-CN"/>
              </w:rPr>
            </w:pPr>
            <w:ins w:id="529" w:author="Charlie Gu" w:date="2026-06-07T21:32:00Z" w16du:dateUtc="2026-06-07T13:32:00Z">
              <w:r w:rsidRPr="003B1329">
                <w:rPr>
                  <w:rFonts w:ascii="微软雅黑" w:eastAsia="微软雅黑" w:hAnsi="微软雅黑" w:cs="Calibri"/>
                  <w:lang w:eastAsia="zh-CN"/>
                </w:rPr>
                <w:t>1) Support user self-creating assistant persona, then pass persona requirements to LLM for persona dialogue generation, user can regenerate if not satisfied</w:t>
              </w:r>
              <w:r w:rsidRPr="003B1329">
                <w:rPr>
                  <w:rFonts w:ascii="微软雅黑" w:eastAsia="微软雅黑" w:hAnsi="微软雅黑" w:cs="Calibri"/>
                  <w:lang w:eastAsia="zh-CN"/>
                </w:rPr>
                <w:br/>
                <w:t>2) Reply in corresponding style based on user interaction content</w:t>
              </w:r>
              <w:r w:rsidRPr="003B1329">
                <w:rPr>
                  <w:rFonts w:ascii="微软雅黑" w:eastAsia="微软雅黑" w:hAnsi="微软雅黑" w:cs="Calibri"/>
                  <w:lang w:eastAsia="zh-CN"/>
                </w:rPr>
                <w:br/>
              </w:r>
              <w:r w:rsidRPr="003B1329">
                <w:rPr>
                  <w:rFonts w:ascii="微软雅黑" w:eastAsia="微软雅黑" w:hAnsi="微软雅黑" w:cs="Calibri"/>
                  <w:lang w:eastAsia="zh-CN"/>
                </w:rPr>
                <w:br/>
                <w:t>Cloud Only</w:t>
              </w:r>
            </w:ins>
          </w:p>
        </w:tc>
      </w:tr>
      <w:tr w:rsidR="003B1329" w:rsidRPr="003B1329" w14:paraId="7895C779" w14:textId="77777777" w:rsidTr="003B1329">
        <w:trPr>
          <w:trHeight w:val="580"/>
          <w:ins w:id="530" w:author="Charlie Gu" w:date="2026-06-07T21:32:00Z" w16du:dateUtc="2026-06-07T13:32:00Z"/>
        </w:trPr>
        <w:tc>
          <w:tcPr>
            <w:tcW w:w="427" w:type="dxa"/>
            <w:vMerge/>
            <w:tcBorders>
              <w:top w:val="nil"/>
              <w:left w:val="single" w:sz="4" w:space="0" w:color="auto"/>
              <w:bottom w:val="single" w:sz="4" w:space="0" w:color="auto"/>
              <w:right w:val="single" w:sz="4" w:space="0" w:color="auto"/>
            </w:tcBorders>
            <w:vAlign w:val="center"/>
            <w:hideMark/>
          </w:tcPr>
          <w:p w14:paraId="0A18328C" w14:textId="77777777" w:rsidR="003B1329" w:rsidRPr="003B1329" w:rsidRDefault="003B1329" w:rsidP="003B1329">
            <w:pPr>
              <w:spacing w:before="0"/>
              <w:rPr>
                <w:ins w:id="531" w:author="Charlie Gu" w:date="2026-06-07T21:32:00Z" w16du:dateUtc="2026-06-07T13:32:00Z"/>
                <w:rFonts w:ascii="微软雅黑" w:eastAsia="微软雅黑" w:hAnsi="微软雅黑" w:cs="Calibri"/>
                <w:b/>
                <w:bCs/>
                <w:lang w:eastAsia="zh-CN"/>
              </w:rPr>
            </w:pPr>
          </w:p>
        </w:tc>
        <w:tc>
          <w:tcPr>
            <w:tcW w:w="587" w:type="dxa"/>
            <w:vMerge/>
            <w:tcBorders>
              <w:top w:val="nil"/>
              <w:left w:val="single" w:sz="4" w:space="0" w:color="auto"/>
              <w:bottom w:val="single" w:sz="4" w:space="0" w:color="auto"/>
              <w:right w:val="single" w:sz="4" w:space="0" w:color="auto"/>
            </w:tcBorders>
            <w:vAlign w:val="center"/>
            <w:hideMark/>
          </w:tcPr>
          <w:p w14:paraId="5D57CFB8" w14:textId="77777777" w:rsidR="003B1329" w:rsidRPr="003B1329" w:rsidRDefault="003B1329" w:rsidP="003B1329">
            <w:pPr>
              <w:spacing w:before="0"/>
              <w:rPr>
                <w:ins w:id="532" w:author="Charlie Gu" w:date="2026-06-07T21:32:00Z" w16du:dateUtc="2026-06-07T13:32:00Z"/>
                <w:rFonts w:ascii="微软雅黑" w:eastAsia="微软雅黑" w:hAnsi="微软雅黑" w:cs="Calibri"/>
                <w:lang w:eastAsia="zh-CN"/>
              </w:rPr>
            </w:pPr>
          </w:p>
        </w:tc>
        <w:tc>
          <w:tcPr>
            <w:tcW w:w="710" w:type="dxa"/>
            <w:tcBorders>
              <w:top w:val="nil"/>
              <w:left w:val="nil"/>
              <w:bottom w:val="single" w:sz="4" w:space="0" w:color="auto"/>
              <w:right w:val="single" w:sz="4" w:space="0" w:color="auto"/>
            </w:tcBorders>
            <w:vAlign w:val="center"/>
            <w:hideMark/>
          </w:tcPr>
          <w:p w14:paraId="0CC89BCA" w14:textId="77777777" w:rsidR="003B1329" w:rsidRPr="003B1329" w:rsidRDefault="003B1329" w:rsidP="003B1329">
            <w:pPr>
              <w:spacing w:before="0"/>
              <w:jc w:val="center"/>
              <w:rPr>
                <w:ins w:id="533" w:author="Charlie Gu" w:date="2026-06-07T21:32:00Z" w16du:dateUtc="2026-06-07T13:32:00Z"/>
                <w:rFonts w:ascii="微软雅黑" w:eastAsia="微软雅黑" w:hAnsi="微软雅黑" w:cs="Calibri"/>
                <w:lang w:eastAsia="zh-CN"/>
              </w:rPr>
            </w:pPr>
            <w:ins w:id="534" w:author="Charlie Gu" w:date="2026-06-07T21:32:00Z" w16du:dateUtc="2026-06-07T13:32:00Z">
              <w:r w:rsidRPr="003B1329">
                <w:rPr>
                  <w:rFonts w:ascii="微软雅黑" w:eastAsia="微软雅黑" w:hAnsi="微软雅黑" w:cs="Calibri"/>
                  <w:lang w:eastAsia="zh-CN"/>
                </w:rPr>
                <w:t>Repeat Broadcast</w:t>
              </w:r>
            </w:ins>
          </w:p>
        </w:tc>
        <w:tc>
          <w:tcPr>
            <w:tcW w:w="710" w:type="dxa"/>
            <w:tcBorders>
              <w:top w:val="nil"/>
              <w:left w:val="nil"/>
              <w:bottom w:val="single" w:sz="4" w:space="0" w:color="auto"/>
              <w:right w:val="nil"/>
            </w:tcBorders>
            <w:vAlign w:val="center"/>
            <w:hideMark/>
          </w:tcPr>
          <w:p w14:paraId="070D54FA" w14:textId="77777777" w:rsidR="003B1329" w:rsidRPr="003B1329" w:rsidRDefault="003B1329" w:rsidP="003B1329">
            <w:pPr>
              <w:spacing w:before="0"/>
              <w:jc w:val="center"/>
              <w:rPr>
                <w:ins w:id="535" w:author="Charlie Gu" w:date="2026-06-07T21:32:00Z" w16du:dateUtc="2026-06-07T13:32:00Z"/>
                <w:rFonts w:ascii="微软雅黑" w:eastAsia="微软雅黑" w:hAnsi="微软雅黑" w:cs="Calibri"/>
                <w:lang w:eastAsia="zh-CN"/>
              </w:rPr>
            </w:pPr>
            <w:ins w:id="536" w:author="Charlie Gu" w:date="2026-06-07T21:32:00Z" w16du:dateUtc="2026-06-07T13:32:00Z">
              <w:r w:rsidRPr="003B1329">
                <w:rPr>
                  <w:rFonts w:ascii="微软雅黑" w:eastAsia="微软雅黑" w:hAnsi="微软雅黑" w:cs="Calibri"/>
                  <w:lang w:eastAsia="zh-CN"/>
                </w:rPr>
                <w:t>Repeat Broadcast</w:t>
              </w:r>
            </w:ins>
          </w:p>
        </w:tc>
        <w:tc>
          <w:tcPr>
            <w:tcW w:w="6196" w:type="dxa"/>
            <w:tcBorders>
              <w:top w:val="nil"/>
              <w:left w:val="single" w:sz="4" w:space="0" w:color="auto"/>
              <w:bottom w:val="single" w:sz="4" w:space="0" w:color="auto"/>
              <w:right w:val="single" w:sz="4" w:space="0" w:color="auto"/>
            </w:tcBorders>
            <w:vAlign w:val="center"/>
            <w:hideMark/>
          </w:tcPr>
          <w:p w14:paraId="25819DF7" w14:textId="77777777" w:rsidR="003B1329" w:rsidRPr="003B1329" w:rsidRDefault="003B1329" w:rsidP="003B1329">
            <w:pPr>
              <w:spacing w:before="0"/>
              <w:rPr>
                <w:ins w:id="537" w:author="Charlie Gu" w:date="2026-06-07T21:32:00Z" w16du:dateUtc="2026-06-07T13:32:00Z"/>
                <w:rFonts w:ascii="微软雅黑" w:eastAsia="微软雅黑" w:hAnsi="微软雅黑" w:cs="Calibri"/>
                <w:lang w:eastAsia="zh-CN"/>
              </w:rPr>
            </w:pPr>
            <w:ins w:id="538" w:author="Charlie Gu" w:date="2026-06-07T21:32:00Z" w16du:dateUtc="2026-06-07T13:32:00Z">
              <w:r w:rsidRPr="003B1329">
                <w:rPr>
                  <w:rFonts w:ascii="微软雅黑" w:eastAsia="微软雅黑" w:hAnsi="微软雅黑" w:cs="Calibri"/>
                  <w:lang w:eastAsia="zh-CN"/>
                </w:rPr>
                <w:t>Allow user to input "say it again" command in various voice broadcast scenarios, after hearing or during broadcast, voice assistant repeats previous or current broadcast, allowing continuous "say it again" commands</w:t>
              </w:r>
            </w:ins>
          </w:p>
        </w:tc>
      </w:tr>
      <w:tr w:rsidR="003B1329" w:rsidRPr="003B1329" w14:paraId="5FA483C5" w14:textId="77777777" w:rsidTr="003B1329">
        <w:trPr>
          <w:trHeight w:val="1160"/>
          <w:ins w:id="539" w:author="Charlie Gu" w:date="2026-06-07T21:32:00Z" w16du:dateUtc="2026-06-07T13:32:00Z"/>
        </w:trPr>
        <w:tc>
          <w:tcPr>
            <w:tcW w:w="427" w:type="dxa"/>
            <w:vMerge/>
            <w:tcBorders>
              <w:top w:val="nil"/>
              <w:left w:val="single" w:sz="4" w:space="0" w:color="auto"/>
              <w:bottom w:val="single" w:sz="4" w:space="0" w:color="auto"/>
              <w:right w:val="single" w:sz="4" w:space="0" w:color="auto"/>
            </w:tcBorders>
            <w:vAlign w:val="center"/>
            <w:hideMark/>
          </w:tcPr>
          <w:p w14:paraId="25125662" w14:textId="77777777" w:rsidR="003B1329" w:rsidRPr="003B1329" w:rsidRDefault="003B1329" w:rsidP="003B1329">
            <w:pPr>
              <w:spacing w:before="0"/>
              <w:rPr>
                <w:ins w:id="540" w:author="Charlie Gu" w:date="2026-06-07T21:32:00Z" w16du:dateUtc="2026-06-07T13:32:00Z"/>
                <w:rFonts w:ascii="微软雅黑" w:eastAsia="微软雅黑" w:hAnsi="微软雅黑" w:cs="Calibri"/>
                <w:b/>
                <w:bCs/>
                <w:lang w:eastAsia="zh-CN"/>
              </w:rPr>
            </w:pPr>
          </w:p>
        </w:tc>
        <w:tc>
          <w:tcPr>
            <w:tcW w:w="587" w:type="dxa"/>
            <w:vMerge/>
            <w:tcBorders>
              <w:top w:val="nil"/>
              <w:left w:val="single" w:sz="4" w:space="0" w:color="auto"/>
              <w:bottom w:val="single" w:sz="4" w:space="0" w:color="auto"/>
              <w:right w:val="single" w:sz="4" w:space="0" w:color="auto"/>
            </w:tcBorders>
            <w:vAlign w:val="center"/>
            <w:hideMark/>
          </w:tcPr>
          <w:p w14:paraId="4B88B6F5" w14:textId="77777777" w:rsidR="003B1329" w:rsidRPr="003B1329" w:rsidRDefault="003B1329" w:rsidP="003B1329">
            <w:pPr>
              <w:spacing w:before="0"/>
              <w:rPr>
                <w:ins w:id="541" w:author="Charlie Gu" w:date="2026-06-07T21:32:00Z" w16du:dateUtc="2026-06-07T13:32:00Z"/>
                <w:rFonts w:ascii="微软雅黑" w:eastAsia="微软雅黑" w:hAnsi="微软雅黑" w:cs="Calibri"/>
                <w:lang w:eastAsia="zh-CN"/>
              </w:rPr>
            </w:pPr>
          </w:p>
        </w:tc>
        <w:tc>
          <w:tcPr>
            <w:tcW w:w="710" w:type="dxa"/>
            <w:tcBorders>
              <w:top w:val="nil"/>
              <w:left w:val="nil"/>
              <w:bottom w:val="single" w:sz="4" w:space="0" w:color="auto"/>
              <w:right w:val="single" w:sz="4" w:space="0" w:color="auto"/>
            </w:tcBorders>
            <w:shd w:val="clear" w:color="000000" w:fill="FFFFFF"/>
            <w:vAlign w:val="center"/>
            <w:hideMark/>
          </w:tcPr>
          <w:p w14:paraId="56DFA82C" w14:textId="77777777" w:rsidR="003B1329" w:rsidRPr="003B1329" w:rsidRDefault="003B1329" w:rsidP="003B1329">
            <w:pPr>
              <w:spacing w:before="0"/>
              <w:jc w:val="center"/>
              <w:rPr>
                <w:ins w:id="542" w:author="Charlie Gu" w:date="2026-06-07T21:32:00Z" w16du:dateUtc="2026-06-07T13:32:00Z"/>
                <w:rFonts w:ascii="微软雅黑" w:eastAsia="微软雅黑" w:hAnsi="微软雅黑" w:cs="Calibri"/>
                <w:lang w:eastAsia="zh-CN"/>
              </w:rPr>
            </w:pPr>
            <w:ins w:id="543" w:author="Charlie Gu" w:date="2026-06-07T21:32:00Z" w16du:dateUtc="2026-06-07T13:32:00Z">
              <w:r w:rsidRPr="003B1329">
                <w:rPr>
                  <w:rFonts w:ascii="微软雅黑" w:eastAsia="微软雅黑" w:hAnsi="微软雅黑" w:cs="Calibri"/>
                  <w:lang w:eastAsia="zh-CN"/>
                </w:rPr>
                <w:t>Broadcast Style Based on Cabin Member Identity</w:t>
              </w:r>
            </w:ins>
          </w:p>
        </w:tc>
        <w:tc>
          <w:tcPr>
            <w:tcW w:w="710" w:type="dxa"/>
            <w:tcBorders>
              <w:top w:val="nil"/>
              <w:left w:val="nil"/>
              <w:bottom w:val="single" w:sz="4" w:space="0" w:color="auto"/>
              <w:right w:val="nil"/>
            </w:tcBorders>
            <w:vAlign w:val="center"/>
            <w:hideMark/>
          </w:tcPr>
          <w:p w14:paraId="5D4391A6" w14:textId="77777777" w:rsidR="003B1329" w:rsidRPr="003B1329" w:rsidRDefault="003B1329" w:rsidP="003B1329">
            <w:pPr>
              <w:spacing w:before="0"/>
              <w:jc w:val="center"/>
              <w:rPr>
                <w:ins w:id="544" w:author="Charlie Gu" w:date="2026-06-07T21:32:00Z" w16du:dateUtc="2026-06-07T13:32:00Z"/>
                <w:rFonts w:ascii="微软雅黑" w:eastAsia="微软雅黑" w:hAnsi="微软雅黑" w:cs="Calibri"/>
                <w:lang w:eastAsia="zh-CN"/>
              </w:rPr>
            </w:pPr>
            <w:ins w:id="545" w:author="Charlie Gu" w:date="2026-06-07T21:32:00Z" w16du:dateUtc="2026-06-07T13:32:00Z">
              <w:r w:rsidRPr="003B1329">
                <w:rPr>
                  <w:rFonts w:ascii="微软雅黑" w:eastAsia="微软雅黑" w:hAnsi="微软雅黑" w:cs="Calibri"/>
                  <w:lang w:eastAsia="zh-CN"/>
                </w:rPr>
                <w:t>Broadcast Style Based on Cabin Member Identity</w:t>
              </w:r>
            </w:ins>
          </w:p>
        </w:tc>
        <w:tc>
          <w:tcPr>
            <w:tcW w:w="6196" w:type="dxa"/>
            <w:tcBorders>
              <w:top w:val="nil"/>
              <w:left w:val="single" w:sz="4" w:space="0" w:color="auto"/>
              <w:bottom w:val="single" w:sz="4" w:space="0" w:color="auto"/>
              <w:right w:val="single" w:sz="4" w:space="0" w:color="auto"/>
            </w:tcBorders>
            <w:vAlign w:val="center"/>
            <w:hideMark/>
          </w:tcPr>
          <w:p w14:paraId="04377C34" w14:textId="77777777" w:rsidR="003B1329" w:rsidRPr="003B1329" w:rsidRDefault="003B1329" w:rsidP="003B1329">
            <w:pPr>
              <w:spacing w:before="0"/>
              <w:rPr>
                <w:ins w:id="546" w:author="Charlie Gu" w:date="2026-06-07T21:32:00Z" w16du:dateUtc="2026-06-07T13:32:00Z"/>
                <w:rFonts w:ascii="微软雅黑" w:eastAsia="微软雅黑" w:hAnsi="微软雅黑" w:cs="Calibri"/>
                <w:lang w:eastAsia="zh-CN"/>
              </w:rPr>
            </w:pPr>
            <w:ins w:id="547" w:author="Charlie Gu" w:date="2026-06-07T21:32:00Z" w16du:dateUtc="2026-06-07T13:32:00Z">
              <w:r w:rsidRPr="003B1329">
                <w:rPr>
                  <w:rFonts w:ascii="微软雅黑" w:eastAsia="微软雅黑" w:hAnsi="微软雅黑" w:cs="Calibri"/>
                  <w:lang w:eastAsia="zh-CN"/>
                </w:rPr>
                <w:t>① System can remember and auto-switch member's preferred voice broadcast style based on cabin member identity (supporting OMS and voiceprint info). Support multi-dimensional adaptation including broadcast style, speech rate, tone, vocabulary register; personalized config can be manually set or system-learned from interaction history.</w:t>
              </w:r>
              <w:r w:rsidRPr="003B1329">
                <w:rPr>
                  <w:rFonts w:ascii="微软雅黑" w:eastAsia="微软雅黑" w:hAnsi="微软雅黑" w:cs="Calibri"/>
                  <w:lang w:eastAsia="zh-CN"/>
                </w:rPr>
                <w:br/>
              </w:r>
              <w:r w:rsidRPr="003B1329">
                <w:rPr>
                  <w:rFonts w:ascii="微软雅黑" w:eastAsia="微软雅黑" w:hAnsi="微软雅黑" w:cs="Calibri"/>
                  <w:lang w:eastAsia="zh-CN"/>
                </w:rPr>
                <w:lastRenderedPageBreak/>
                <w:t>② When cabin personnel identity cannot be recognized, support age-based differentiated voice broadcast, using friendly tone, simple wording, slower speed for children, clear pronunciation and appropriately slower speed for elderly, supporting multi-dimensional adaptation</w:t>
              </w:r>
            </w:ins>
          </w:p>
        </w:tc>
      </w:tr>
      <w:tr w:rsidR="003B1329" w:rsidRPr="003B1329" w14:paraId="2F04DDFC" w14:textId="77777777" w:rsidTr="003B1329">
        <w:trPr>
          <w:trHeight w:val="960"/>
          <w:ins w:id="548" w:author="Charlie Gu" w:date="2026-06-07T21:32:00Z" w16du:dateUtc="2026-06-07T13:32:00Z"/>
        </w:trPr>
        <w:tc>
          <w:tcPr>
            <w:tcW w:w="427" w:type="dxa"/>
            <w:vMerge/>
            <w:tcBorders>
              <w:top w:val="nil"/>
              <w:left w:val="single" w:sz="4" w:space="0" w:color="auto"/>
              <w:bottom w:val="single" w:sz="4" w:space="0" w:color="auto"/>
              <w:right w:val="single" w:sz="4" w:space="0" w:color="auto"/>
            </w:tcBorders>
            <w:vAlign w:val="center"/>
            <w:hideMark/>
          </w:tcPr>
          <w:p w14:paraId="45601533" w14:textId="77777777" w:rsidR="003B1329" w:rsidRPr="003B1329" w:rsidRDefault="003B1329" w:rsidP="003B1329">
            <w:pPr>
              <w:spacing w:before="0"/>
              <w:rPr>
                <w:ins w:id="549" w:author="Charlie Gu" w:date="2026-06-07T21:32:00Z" w16du:dateUtc="2026-06-07T13:32:00Z"/>
                <w:rFonts w:ascii="微软雅黑" w:eastAsia="微软雅黑" w:hAnsi="微软雅黑" w:cs="Calibri"/>
                <w:b/>
                <w:bCs/>
                <w:lang w:eastAsia="zh-CN"/>
              </w:rPr>
            </w:pPr>
          </w:p>
        </w:tc>
        <w:tc>
          <w:tcPr>
            <w:tcW w:w="587" w:type="dxa"/>
            <w:vMerge/>
            <w:tcBorders>
              <w:top w:val="nil"/>
              <w:left w:val="single" w:sz="4" w:space="0" w:color="auto"/>
              <w:bottom w:val="single" w:sz="4" w:space="0" w:color="auto"/>
              <w:right w:val="single" w:sz="4" w:space="0" w:color="auto"/>
            </w:tcBorders>
            <w:vAlign w:val="center"/>
            <w:hideMark/>
          </w:tcPr>
          <w:p w14:paraId="121A304E" w14:textId="77777777" w:rsidR="003B1329" w:rsidRPr="003B1329" w:rsidRDefault="003B1329" w:rsidP="003B1329">
            <w:pPr>
              <w:spacing w:before="0"/>
              <w:rPr>
                <w:ins w:id="550" w:author="Charlie Gu" w:date="2026-06-07T21:32:00Z" w16du:dateUtc="2026-06-07T13:32:00Z"/>
                <w:rFonts w:ascii="微软雅黑" w:eastAsia="微软雅黑" w:hAnsi="微软雅黑" w:cs="Calibri"/>
                <w:lang w:eastAsia="zh-CN"/>
              </w:rPr>
            </w:pPr>
          </w:p>
        </w:tc>
        <w:tc>
          <w:tcPr>
            <w:tcW w:w="710" w:type="dxa"/>
            <w:tcBorders>
              <w:top w:val="nil"/>
              <w:left w:val="nil"/>
              <w:bottom w:val="single" w:sz="4" w:space="0" w:color="auto"/>
              <w:right w:val="single" w:sz="4" w:space="0" w:color="auto"/>
            </w:tcBorders>
            <w:vAlign w:val="center"/>
            <w:hideMark/>
          </w:tcPr>
          <w:p w14:paraId="11BBCD99" w14:textId="77777777" w:rsidR="003B1329" w:rsidRPr="003B1329" w:rsidRDefault="003B1329" w:rsidP="003B1329">
            <w:pPr>
              <w:spacing w:before="0"/>
              <w:jc w:val="center"/>
              <w:rPr>
                <w:ins w:id="551" w:author="Charlie Gu" w:date="2026-06-07T21:32:00Z" w16du:dateUtc="2026-06-07T13:32:00Z"/>
                <w:rFonts w:ascii="微软雅黑" w:eastAsia="微软雅黑" w:hAnsi="微软雅黑" w:cs="Calibri"/>
                <w:lang w:eastAsia="zh-CN"/>
              </w:rPr>
            </w:pPr>
            <w:ins w:id="552" w:author="Charlie Gu" w:date="2026-06-07T21:32:00Z" w16du:dateUtc="2026-06-07T13:32:00Z">
              <w:r w:rsidRPr="003B1329">
                <w:rPr>
                  <w:rFonts w:ascii="微软雅黑" w:eastAsia="微软雅黑" w:hAnsi="微软雅黑" w:cs="Calibri"/>
                  <w:lang w:eastAsia="zh-CN"/>
                </w:rPr>
                <w:t>AI Generated NLG</w:t>
              </w:r>
            </w:ins>
          </w:p>
        </w:tc>
        <w:tc>
          <w:tcPr>
            <w:tcW w:w="710" w:type="dxa"/>
            <w:tcBorders>
              <w:top w:val="nil"/>
              <w:left w:val="nil"/>
              <w:bottom w:val="single" w:sz="4" w:space="0" w:color="auto"/>
              <w:right w:val="nil"/>
            </w:tcBorders>
            <w:vAlign w:val="center"/>
            <w:hideMark/>
          </w:tcPr>
          <w:p w14:paraId="6CCB0EF7" w14:textId="77777777" w:rsidR="003B1329" w:rsidRPr="003B1329" w:rsidRDefault="003B1329" w:rsidP="003B1329">
            <w:pPr>
              <w:spacing w:before="0"/>
              <w:jc w:val="center"/>
              <w:rPr>
                <w:ins w:id="553" w:author="Charlie Gu" w:date="2026-06-07T21:32:00Z" w16du:dateUtc="2026-06-07T13:32:00Z"/>
                <w:rFonts w:ascii="微软雅黑" w:eastAsia="微软雅黑" w:hAnsi="微软雅黑" w:cs="Calibri"/>
                <w:lang w:eastAsia="zh-CN"/>
              </w:rPr>
            </w:pPr>
            <w:ins w:id="554" w:author="Charlie Gu" w:date="2026-06-07T21:32:00Z" w16du:dateUtc="2026-06-07T13:32:00Z">
              <w:r w:rsidRPr="003B1329">
                <w:rPr>
                  <w:rFonts w:ascii="微软雅黑" w:eastAsia="微软雅黑" w:hAnsi="微软雅黑" w:cs="Calibri"/>
                  <w:lang w:eastAsia="zh-CN"/>
                </w:rPr>
                <w:t> </w:t>
              </w:r>
            </w:ins>
          </w:p>
        </w:tc>
        <w:tc>
          <w:tcPr>
            <w:tcW w:w="6196" w:type="dxa"/>
            <w:tcBorders>
              <w:top w:val="nil"/>
              <w:left w:val="single" w:sz="4" w:space="0" w:color="auto"/>
              <w:bottom w:val="single" w:sz="4" w:space="0" w:color="auto"/>
              <w:right w:val="single" w:sz="4" w:space="0" w:color="auto"/>
            </w:tcBorders>
            <w:vAlign w:val="center"/>
            <w:hideMark/>
          </w:tcPr>
          <w:p w14:paraId="450A1643" w14:textId="77777777" w:rsidR="003B1329" w:rsidRPr="003B1329" w:rsidRDefault="003B1329" w:rsidP="003B1329">
            <w:pPr>
              <w:spacing w:before="0"/>
              <w:rPr>
                <w:ins w:id="555" w:author="Charlie Gu" w:date="2026-06-07T21:32:00Z" w16du:dateUtc="2026-06-07T13:32:00Z"/>
                <w:rFonts w:ascii="微软雅黑" w:eastAsia="微软雅黑" w:hAnsi="微软雅黑" w:cs="Calibri"/>
                <w:lang w:eastAsia="zh-CN"/>
              </w:rPr>
            </w:pPr>
            <w:ins w:id="556" w:author="Charlie Gu" w:date="2026-06-07T21:32:00Z" w16du:dateUtc="2026-06-07T13:32:00Z">
              <w:r w:rsidRPr="003B1329">
                <w:rPr>
                  <w:rFonts w:ascii="微软雅黑" w:eastAsia="微软雅黑" w:hAnsi="微软雅黑" w:cs="Calibri"/>
                  <w:lang w:eastAsia="zh-CN"/>
                </w:rPr>
                <w:t>Use AI-generated NLG scripts in various skills and Agents, combining user identity, input, and status to generate different types of varied NLG reply content, reducing mechanical feel of manually written scripts</w:t>
              </w:r>
              <w:r w:rsidRPr="003B1329">
                <w:rPr>
                  <w:rFonts w:ascii="微软雅黑" w:eastAsia="微软雅黑" w:hAnsi="微软雅黑" w:cs="Calibri"/>
                  <w:lang w:eastAsia="zh-CN"/>
                </w:rPr>
                <w:br/>
              </w:r>
              <w:r w:rsidRPr="003B1329">
                <w:rPr>
                  <w:rFonts w:ascii="微软雅黑" w:eastAsia="微软雅黑" w:hAnsi="微软雅黑" w:cs="Calibri"/>
                  <w:lang w:eastAsia="zh-CN"/>
                </w:rPr>
                <w:br/>
                <w:t>text is generated from edge but NLG voice happy voice is cloud option for different voices</w:t>
              </w:r>
            </w:ins>
          </w:p>
        </w:tc>
      </w:tr>
      <w:tr w:rsidR="003B1329" w:rsidRPr="003B1329" w14:paraId="787155F5" w14:textId="77777777" w:rsidTr="003B1329">
        <w:trPr>
          <w:trHeight w:val="870"/>
          <w:ins w:id="557" w:author="Charlie Gu" w:date="2026-06-07T21:32:00Z" w16du:dateUtc="2026-06-07T13:32:00Z"/>
        </w:trPr>
        <w:tc>
          <w:tcPr>
            <w:tcW w:w="427" w:type="dxa"/>
            <w:vMerge/>
            <w:tcBorders>
              <w:top w:val="nil"/>
              <w:left w:val="single" w:sz="4" w:space="0" w:color="auto"/>
              <w:bottom w:val="single" w:sz="4" w:space="0" w:color="auto"/>
              <w:right w:val="single" w:sz="4" w:space="0" w:color="auto"/>
            </w:tcBorders>
            <w:vAlign w:val="center"/>
            <w:hideMark/>
          </w:tcPr>
          <w:p w14:paraId="68C4D79F" w14:textId="77777777" w:rsidR="003B1329" w:rsidRPr="003B1329" w:rsidRDefault="003B1329" w:rsidP="003B1329">
            <w:pPr>
              <w:spacing w:before="0"/>
              <w:rPr>
                <w:ins w:id="558" w:author="Charlie Gu" w:date="2026-06-07T21:32:00Z" w16du:dateUtc="2026-06-07T13:32:00Z"/>
                <w:rFonts w:ascii="微软雅黑" w:eastAsia="微软雅黑" w:hAnsi="微软雅黑" w:cs="Calibri"/>
                <w:b/>
                <w:bCs/>
                <w:lang w:eastAsia="zh-CN"/>
              </w:rPr>
            </w:pPr>
          </w:p>
        </w:tc>
        <w:tc>
          <w:tcPr>
            <w:tcW w:w="587" w:type="dxa"/>
            <w:tcBorders>
              <w:top w:val="nil"/>
              <w:left w:val="nil"/>
              <w:bottom w:val="single" w:sz="4" w:space="0" w:color="auto"/>
              <w:right w:val="single" w:sz="4" w:space="0" w:color="auto"/>
            </w:tcBorders>
            <w:vAlign w:val="center"/>
            <w:hideMark/>
          </w:tcPr>
          <w:p w14:paraId="6290EF1D" w14:textId="77777777" w:rsidR="003B1329" w:rsidRPr="003B1329" w:rsidRDefault="003B1329" w:rsidP="003B1329">
            <w:pPr>
              <w:spacing w:before="0"/>
              <w:jc w:val="center"/>
              <w:rPr>
                <w:ins w:id="559" w:author="Charlie Gu" w:date="2026-06-07T21:32:00Z" w16du:dateUtc="2026-06-07T13:32:00Z"/>
                <w:rFonts w:ascii="微软雅黑" w:eastAsia="微软雅黑" w:hAnsi="微软雅黑" w:cs="Calibri"/>
                <w:lang w:eastAsia="zh-CN"/>
              </w:rPr>
            </w:pPr>
            <w:ins w:id="560" w:author="Charlie Gu" w:date="2026-06-07T21:32:00Z" w16du:dateUtc="2026-06-07T13:32:00Z">
              <w:r w:rsidRPr="003B1329">
                <w:rPr>
                  <w:rFonts w:ascii="微软雅黑" w:eastAsia="微软雅黑" w:hAnsi="微软雅黑" w:cs="Calibri"/>
                  <w:lang w:eastAsia="zh-CN"/>
                </w:rPr>
                <w:t>Voice and Vehicle Application Control</w:t>
              </w:r>
            </w:ins>
          </w:p>
        </w:tc>
        <w:tc>
          <w:tcPr>
            <w:tcW w:w="710" w:type="dxa"/>
            <w:tcBorders>
              <w:top w:val="nil"/>
              <w:left w:val="nil"/>
              <w:bottom w:val="single" w:sz="4" w:space="0" w:color="auto"/>
              <w:right w:val="single" w:sz="4" w:space="0" w:color="auto"/>
            </w:tcBorders>
            <w:vAlign w:val="center"/>
            <w:hideMark/>
          </w:tcPr>
          <w:p w14:paraId="6D320B24" w14:textId="77777777" w:rsidR="003B1329" w:rsidRPr="003B1329" w:rsidRDefault="003B1329" w:rsidP="003B1329">
            <w:pPr>
              <w:spacing w:before="0"/>
              <w:jc w:val="center"/>
              <w:rPr>
                <w:ins w:id="561" w:author="Charlie Gu" w:date="2026-06-07T21:32:00Z" w16du:dateUtc="2026-06-07T13:32:00Z"/>
                <w:rFonts w:ascii="微软雅黑" w:eastAsia="微软雅黑" w:hAnsi="微软雅黑" w:cs="Calibri"/>
                <w:lang w:eastAsia="zh-CN"/>
              </w:rPr>
            </w:pPr>
            <w:ins w:id="562" w:author="Charlie Gu" w:date="2026-06-07T21:32:00Z" w16du:dateUtc="2026-06-07T13:32:00Z">
              <w:r w:rsidRPr="003B1329">
                <w:rPr>
                  <w:rFonts w:ascii="微软雅黑" w:eastAsia="微软雅黑" w:hAnsi="微软雅黑" w:cs="Calibri"/>
                  <w:lang w:eastAsia="zh-CN"/>
                </w:rPr>
                <w:t>Voice and Vehicle Application Control</w:t>
              </w:r>
            </w:ins>
          </w:p>
        </w:tc>
        <w:tc>
          <w:tcPr>
            <w:tcW w:w="710" w:type="dxa"/>
            <w:tcBorders>
              <w:top w:val="nil"/>
              <w:left w:val="nil"/>
              <w:bottom w:val="single" w:sz="4" w:space="0" w:color="auto"/>
              <w:right w:val="nil"/>
            </w:tcBorders>
            <w:vAlign w:val="center"/>
            <w:hideMark/>
          </w:tcPr>
          <w:p w14:paraId="33E25B97" w14:textId="77777777" w:rsidR="003B1329" w:rsidRPr="003B1329" w:rsidRDefault="003B1329" w:rsidP="003B1329">
            <w:pPr>
              <w:spacing w:before="0"/>
              <w:jc w:val="center"/>
              <w:rPr>
                <w:ins w:id="563" w:author="Charlie Gu" w:date="2026-06-07T21:32:00Z" w16du:dateUtc="2026-06-07T13:32:00Z"/>
                <w:rFonts w:ascii="微软雅黑" w:eastAsia="微软雅黑" w:hAnsi="微软雅黑" w:cs="Calibri"/>
                <w:lang w:eastAsia="zh-CN"/>
              </w:rPr>
            </w:pPr>
            <w:ins w:id="564" w:author="Charlie Gu" w:date="2026-06-07T21:32:00Z" w16du:dateUtc="2026-06-07T13:32:00Z">
              <w:r w:rsidRPr="003B1329">
                <w:rPr>
                  <w:rFonts w:ascii="微软雅黑" w:eastAsia="微软雅黑" w:hAnsi="微软雅黑" w:cs="Calibri"/>
                  <w:lang w:eastAsia="zh-CN"/>
                </w:rPr>
                <w:t>Voice and Vehicle Application Control</w:t>
              </w:r>
            </w:ins>
          </w:p>
        </w:tc>
        <w:tc>
          <w:tcPr>
            <w:tcW w:w="6196" w:type="dxa"/>
            <w:tcBorders>
              <w:top w:val="nil"/>
              <w:left w:val="single" w:sz="4" w:space="0" w:color="auto"/>
              <w:bottom w:val="single" w:sz="4" w:space="0" w:color="auto"/>
              <w:right w:val="single" w:sz="4" w:space="0" w:color="auto"/>
            </w:tcBorders>
            <w:vAlign w:val="center"/>
            <w:hideMark/>
          </w:tcPr>
          <w:p w14:paraId="0DE07EE8" w14:textId="77777777" w:rsidR="003B1329" w:rsidRPr="003B1329" w:rsidRDefault="003B1329" w:rsidP="003B1329">
            <w:pPr>
              <w:spacing w:before="0"/>
              <w:rPr>
                <w:ins w:id="565" w:author="Charlie Gu" w:date="2026-06-07T21:32:00Z" w16du:dateUtc="2026-06-07T13:32:00Z"/>
                <w:rFonts w:ascii="微软雅黑" w:eastAsia="微软雅黑" w:hAnsi="微软雅黑" w:cs="Calibri"/>
                <w:lang w:eastAsia="zh-CN"/>
              </w:rPr>
            </w:pPr>
            <w:ins w:id="566" w:author="Charlie Gu" w:date="2026-06-07T21:32:00Z" w16du:dateUtc="2026-06-07T13:32:00Z">
              <w:r w:rsidRPr="003B1329">
                <w:rPr>
                  <w:rFonts w:ascii="微软雅黑" w:eastAsia="微软雅黑" w:hAnsi="微软雅黑" w:cs="Calibri"/>
                  <w:lang w:eastAsia="zh-CN"/>
                </w:rPr>
                <w:t>① Support voice control of vehicle system applications and body functions as much as possible, including vehicle control, navigation, voice settings, Bluetooth phone, system settings, music, video, radio, audiobooks, news, playback control, energy center, schedule management, VPA settings, SR, smart scene creation, comfort mode, AIOT, AVM and related voice control</w:t>
              </w:r>
              <w:r w:rsidRPr="003B1329">
                <w:rPr>
                  <w:rFonts w:ascii="微软雅黑" w:eastAsia="微软雅黑" w:hAnsi="微软雅黑" w:cs="Calibri"/>
                  <w:lang w:eastAsia="zh-CN"/>
                </w:rPr>
                <w:br/>
                <w:t>② Need to support control requirements for different vehicle configurations, such as passenger screen, rear screen, various optional packages, etc.</w:t>
              </w:r>
            </w:ins>
          </w:p>
        </w:tc>
      </w:tr>
      <w:tr w:rsidR="003B1329" w:rsidRPr="003B1329" w14:paraId="741B71BE" w14:textId="77777777" w:rsidTr="003B1329">
        <w:trPr>
          <w:trHeight w:val="310"/>
          <w:ins w:id="567" w:author="Charlie Gu" w:date="2026-06-07T21:32:00Z" w16du:dateUtc="2026-06-07T13:32:00Z"/>
        </w:trPr>
        <w:tc>
          <w:tcPr>
            <w:tcW w:w="427" w:type="dxa"/>
            <w:vMerge/>
            <w:tcBorders>
              <w:top w:val="nil"/>
              <w:left w:val="single" w:sz="4" w:space="0" w:color="auto"/>
              <w:bottom w:val="single" w:sz="4" w:space="0" w:color="auto"/>
              <w:right w:val="single" w:sz="4" w:space="0" w:color="auto"/>
            </w:tcBorders>
            <w:vAlign w:val="center"/>
            <w:hideMark/>
          </w:tcPr>
          <w:p w14:paraId="2EFB8361" w14:textId="77777777" w:rsidR="003B1329" w:rsidRPr="003B1329" w:rsidRDefault="003B1329" w:rsidP="003B1329">
            <w:pPr>
              <w:spacing w:before="0"/>
              <w:rPr>
                <w:ins w:id="568" w:author="Charlie Gu" w:date="2026-06-07T21:32:00Z" w16du:dateUtc="2026-06-07T13:32:00Z"/>
                <w:rFonts w:ascii="微软雅黑" w:eastAsia="微软雅黑" w:hAnsi="微软雅黑" w:cs="Calibri"/>
                <w:b/>
                <w:bCs/>
                <w:lang w:eastAsia="zh-CN"/>
              </w:rPr>
            </w:pPr>
          </w:p>
        </w:tc>
        <w:tc>
          <w:tcPr>
            <w:tcW w:w="587" w:type="dxa"/>
            <w:tcBorders>
              <w:top w:val="nil"/>
              <w:left w:val="nil"/>
              <w:bottom w:val="single" w:sz="4" w:space="0" w:color="auto"/>
              <w:right w:val="single" w:sz="4" w:space="0" w:color="auto"/>
            </w:tcBorders>
            <w:vAlign w:val="center"/>
            <w:hideMark/>
          </w:tcPr>
          <w:p w14:paraId="01EBDEF5" w14:textId="77777777" w:rsidR="003B1329" w:rsidRPr="003B1329" w:rsidRDefault="003B1329" w:rsidP="003B1329">
            <w:pPr>
              <w:spacing w:before="0"/>
              <w:jc w:val="center"/>
              <w:rPr>
                <w:ins w:id="569" w:author="Charlie Gu" w:date="2026-06-07T21:32:00Z" w16du:dateUtc="2026-06-07T13:32:00Z"/>
                <w:rFonts w:ascii="微软雅黑" w:eastAsia="微软雅黑" w:hAnsi="微软雅黑" w:cs="Calibri"/>
                <w:lang w:eastAsia="zh-CN"/>
              </w:rPr>
            </w:pPr>
            <w:ins w:id="570" w:author="Charlie Gu" w:date="2026-06-07T21:32:00Z" w16du:dateUtc="2026-06-07T13:32:00Z">
              <w:r w:rsidRPr="003B1329">
                <w:rPr>
                  <w:rFonts w:ascii="微软雅黑" w:eastAsia="微软雅黑" w:hAnsi="微软雅黑" w:cs="Calibri"/>
                  <w:lang w:eastAsia="zh-CN"/>
                </w:rPr>
                <w:t>Voice Q&amp;A Function</w:t>
              </w:r>
            </w:ins>
          </w:p>
        </w:tc>
        <w:tc>
          <w:tcPr>
            <w:tcW w:w="710" w:type="dxa"/>
            <w:tcBorders>
              <w:top w:val="nil"/>
              <w:left w:val="nil"/>
              <w:bottom w:val="single" w:sz="4" w:space="0" w:color="auto"/>
              <w:right w:val="single" w:sz="4" w:space="0" w:color="auto"/>
            </w:tcBorders>
            <w:vAlign w:val="center"/>
            <w:hideMark/>
          </w:tcPr>
          <w:p w14:paraId="50D511C1" w14:textId="77777777" w:rsidR="003B1329" w:rsidRPr="003B1329" w:rsidRDefault="003B1329" w:rsidP="003B1329">
            <w:pPr>
              <w:spacing w:before="0"/>
              <w:jc w:val="center"/>
              <w:rPr>
                <w:ins w:id="571" w:author="Charlie Gu" w:date="2026-06-07T21:32:00Z" w16du:dateUtc="2026-06-07T13:32:00Z"/>
                <w:rFonts w:ascii="微软雅黑" w:eastAsia="微软雅黑" w:hAnsi="微软雅黑" w:cs="Calibri"/>
                <w:lang w:eastAsia="zh-CN"/>
              </w:rPr>
            </w:pPr>
            <w:ins w:id="572" w:author="Charlie Gu" w:date="2026-06-07T21:32:00Z" w16du:dateUtc="2026-06-07T13:32:00Z">
              <w:r w:rsidRPr="003B1329">
                <w:rPr>
                  <w:rFonts w:ascii="微软雅黑" w:eastAsia="微软雅黑" w:hAnsi="微软雅黑" w:cs="Calibri"/>
                  <w:lang w:eastAsia="zh-CN"/>
                </w:rPr>
                <w:t>Voice Q&amp;A Function</w:t>
              </w:r>
            </w:ins>
          </w:p>
        </w:tc>
        <w:tc>
          <w:tcPr>
            <w:tcW w:w="710" w:type="dxa"/>
            <w:tcBorders>
              <w:top w:val="nil"/>
              <w:left w:val="nil"/>
              <w:bottom w:val="single" w:sz="4" w:space="0" w:color="auto"/>
              <w:right w:val="nil"/>
            </w:tcBorders>
            <w:vAlign w:val="center"/>
            <w:hideMark/>
          </w:tcPr>
          <w:p w14:paraId="1916EE29" w14:textId="77777777" w:rsidR="003B1329" w:rsidRPr="003B1329" w:rsidRDefault="003B1329" w:rsidP="003B1329">
            <w:pPr>
              <w:spacing w:before="0"/>
              <w:jc w:val="center"/>
              <w:rPr>
                <w:ins w:id="573" w:author="Charlie Gu" w:date="2026-06-07T21:32:00Z" w16du:dateUtc="2026-06-07T13:32:00Z"/>
                <w:rFonts w:ascii="微软雅黑" w:eastAsia="微软雅黑" w:hAnsi="微软雅黑" w:cs="Calibri"/>
                <w:lang w:eastAsia="zh-CN"/>
              </w:rPr>
            </w:pPr>
            <w:ins w:id="574" w:author="Charlie Gu" w:date="2026-06-07T21:32:00Z" w16du:dateUtc="2026-06-07T13:32:00Z">
              <w:r w:rsidRPr="003B1329">
                <w:rPr>
                  <w:rFonts w:ascii="微软雅黑" w:eastAsia="微软雅黑" w:hAnsi="微软雅黑" w:cs="Calibri"/>
                  <w:lang w:eastAsia="zh-CN"/>
                </w:rPr>
                <w:t>Voice Q&amp;A Function</w:t>
              </w:r>
            </w:ins>
          </w:p>
        </w:tc>
        <w:tc>
          <w:tcPr>
            <w:tcW w:w="6196" w:type="dxa"/>
            <w:tcBorders>
              <w:top w:val="nil"/>
              <w:left w:val="single" w:sz="4" w:space="0" w:color="auto"/>
              <w:bottom w:val="single" w:sz="4" w:space="0" w:color="auto"/>
              <w:right w:val="single" w:sz="4" w:space="0" w:color="auto"/>
            </w:tcBorders>
            <w:vAlign w:val="center"/>
            <w:hideMark/>
          </w:tcPr>
          <w:p w14:paraId="1FBB6B98" w14:textId="77777777" w:rsidR="003B1329" w:rsidRPr="003B1329" w:rsidRDefault="003B1329" w:rsidP="003B1329">
            <w:pPr>
              <w:spacing w:before="0"/>
              <w:rPr>
                <w:ins w:id="575" w:author="Charlie Gu" w:date="2026-06-07T21:32:00Z" w16du:dateUtc="2026-06-07T13:32:00Z"/>
                <w:rFonts w:ascii="微软雅黑" w:eastAsia="微软雅黑" w:hAnsi="微软雅黑" w:cs="Calibri"/>
                <w:lang w:eastAsia="zh-CN"/>
              </w:rPr>
            </w:pPr>
            <w:ins w:id="576" w:author="Charlie Gu" w:date="2026-06-07T21:32:00Z" w16du:dateUtc="2026-06-07T13:32:00Z">
              <w:r w:rsidRPr="003B1329">
                <w:rPr>
                  <w:rFonts w:ascii="微软雅黑" w:eastAsia="微软雅黑" w:hAnsi="微软雅黑" w:cs="Calibri"/>
                  <w:lang w:eastAsia="zh-CN"/>
                </w:rPr>
                <w:t>Voice Q&amp;A capabilities include: weather, stocks, news, persona Q&amp;A, screenshot image interpretation, fuzzy expression guidance, etc.</w:t>
              </w:r>
            </w:ins>
          </w:p>
        </w:tc>
      </w:tr>
      <w:tr w:rsidR="003B1329" w:rsidRPr="003B1329" w14:paraId="087F3395" w14:textId="77777777" w:rsidTr="003B1329">
        <w:trPr>
          <w:trHeight w:val="920"/>
          <w:ins w:id="577" w:author="Charlie Gu" w:date="2026-06-07T21:32:00Z" w16du:dateUtc="2026-06-07T13:32:00Z"/>
        </w:trPr>
        <w:tc>
          <w:tcPr>
            <w:tcW w:w="427" w:type="dxa"/>
            <w:vMerge/>
            <w:tcBorders>
              <w:top w:val="nil"/>
              <w:left w:val="single" w:sz="4" w:space="0" w:color="auto"/>
              <w:bottom w:val="single" w:sz="4" w:space="0" w:color="auto"/>
              <w:right w:val="single" w:sz="4" w:space="0" w:color="auto"/>
            </w:tcBorders>
            <w:vAlign w:val="center"/>
            <w:hideMark/>
          </w:tcPr>
          <w:p w14:paraId="5BE789D2" w14:textId="77777777" w:rsidR="003B1329" w:rsidRPr="003B1329" w:rsidRDefault="003B1329" w:rsidP="003B1329">
            <w:pPr>
              <w:spacing w:before="0"/>
              <w:rPr>
                <w:ins w:id="578" w:author="Charlie Gu" w:date="2026-06-07T21:32:00Z" w16du:dateUtc="2026-06-07T13:32:00Z"/>
                <w:rFonts w:ascii="微软雅黑" w:eastAsia="微软雅黑" w:hAnsi="微软雅黑" w:cs="Calibri"/>
                <w:b/>
                <w:bCs/>
                <w:lang w:eastAsia="zh-CN"/>
              </w:rPr>
            </w:pPr>
          </w:p>
        </w:tc>
        <w:tc>
          <w:tcPr>
            <w:tcW w:w="587" w:type="dxa"/>
            <w:vMerge w:val="restart"/>
            <w:tcBorders>
              <w:top w:val="nil"/>
              <w:left w:val="single" w:sz="4" w:space="0" w:color="auto"/>
              <w:bottom w:val="single" w:sz="4" w:space="0" w:color="auto"/>
              <w:right w:val="single" w:sz="4" w:space="0" w:color="auto"/>
            </w:tcBorders>
            <w:vAlign w:val="center"/>
            <w:hideMark/>
          </w:tcPr>
          <w:p w14:paraId="5C9F2A9C" w14:textId="77777777" w:rsidR="003B1329" w:rsidRPr="003B1329" w:rsidRDefault="003B1329" w:rsidP="003B1329">
            <w:pPr>
              <w:spacing w:before="0"/>
              <w:jc w:val="center"/>
              <w:rPr>
                <w:ins w:id="579" w:author="Charlie Gu" w:date="2026-06-07T21:32:00Z" w16du:dateUtc="2026-06-07T13:32:00Z"/>
                <w:rFonts w:ascii="微软雅黑" w:eastAsia="微软雅黑" w:hAnsi="微软雅黑" w:cs="Calibri"/>
                <w:lang w:eastAsia="zh-CN"/>
              </w:rPr>
            </w:pPr>
            <w:ins w:id="580" w:author="Charlie Gu" w:date="2026-06-07T21:32:00Z" w16du:dateUtc="2026-06-07T13:32:00Z">
              <w:r w:rsidRPr="003B1329">
                <w:rPr>
                  <w:rFonts w:ascii="微软雅黑" w:eastAsia="微软雅黑" w:hAnsi="微软雅黑" w:cs="Calibri"/>
                  <w:lang w:eastAsia="zh-CN"/>
                </w:rPr>
                <w:t>Voice GUI</w:t>
              </w:r>
            </w:ins>
          </w:p>
        </w:tc>
        <w:tc>
          <w:tcPr>
            <w:tcW w:w="710" w:type="dxa"/>
            <w:tcBorders>
              <w:top w:val="nil"/>
              <w:left w:val="nil"/>
              <w:bottom w:val="single" w:sz="4" w:space="0" w:color="auto"/>
              <w:right w:val="single" w:sz="4" w:space="0" w:color="auto"/>
            </w:tcBorders>
            <w:vAlign w:val="center"/>
            <w:hideMark/>
          </w:tcPr>
          <w:p w14:paraId="61327D09" w14:textId="77777777" w:rsidR="003B1329" w:rsidRPr="003B1329" w:rsidRDefault="003B1329" w:rsidP="003B1329">
            <w:pPr>
              <w:spacing w:before="0"/>
              <w:jc w:val="center"/>
              <w:rPr>
                <w:ins w:id="581" w:author="Charlie Gu" w:date="2026-06-07T21:32:00Z" w16du:dateUtc="2026-06-07T13:32:00Z"/>
                <w:rFonts w:ascii="微软雅黑" w:eastAsia="微软雅黑" w:hAnsi="微软雅黑" w:cs="Calibri"/>
                <w:lang w:eastAsia="zh-CN"/>
              </w:rPr>
            </w:pPr>
            <w:ins w:id="582" w:author="Charlie Gu" w:date="2026-06-07T21:32:00Z" w16du:dateUtc="2026-06-07T13:32:00Z">
              <w:r w:rsidRPr="003B1329">
                <w:rPr>
                  <w:rFonts w:ascii="微软雅黑" w:eastAsia="微软雅黑" w:hAnsi="微软雅黑" w:cs="Calibri"/>
                  <w:lang w:eastAsia="zh-CN"/>
                </w:rPr>
                <w:t>Voice GUI Interface Interaction</w:t>
              </w:r>
            </w:ins>
          </w:p>
        </w:tc>
        <w:tc>
          <w:tcPr>
            <w:tcW w:w="710" w:type="dxa"/>
            <w:tcBorders>
              <w:top w:val="nil"/>
              <w:left w:val="nil"/>
              <w:bottom w:val="single" w:sz="4" w:space="0" w:color="auto"/>
              <w:right w:val="nil"/>
            </w:tcBorders>
            <w:vAlign w:val="center"/>
            <w:hideMark/>
          </w:tcPr>
          <w:p w14:paraId="68F39E5B" w14:textId="77777777" w:rsidR="003B1329" w:rsidRPr="003B1329" w:rsidRDefault="003B1329" w:rsidP="003B1329">
            <w:pPr>
              <w:spacing w:before="0"/>
              <w:jc w:val="center"/>
              <w:rPr>
                <w:ins w:id="583" w:author="Charlie Gu" w:date="2026-06-07T21:32:00Z" w16du:dateUtc="2026-06-07T13:32:00Z"/>
                <w:rFonts w:ascii="微软雅黑" w:eastAsia="微软雅黑" w:hAnsi="微软雅黑" w:cs="Calibri"/>
                <w:lang w:eastAsia="zh-CN"/>
              </w:rPr>
            </w:pPr>
            <w:ins w:id="584" w:author="Charlie Gu" w:date="2026-06-07T21:32:00Z" w16du:dateUtc="2026-06-07T13:32:00Z">
              <w:r w:rsidRPr="003B1329">
                <w:rPr>
                  <w:rFonts w:ascii="微软雅黑" w:eastAsia="微软雅黑" w:hAnsi="微软雅黑" w:cs="Calibri"/>
                  <w:lang w:eastAsia="zh-CN"/>
                </w:rPr>
                <w:t>Voice GUI Interface Interaction</w:t>
              </w:r>
            </w:ins>
          </w:p>
        </w:tc>
        <w:tc>
          <w:tcPr>
            <w:tcW w:w="6196" w:type="dxa"/>
            <w:vMerge w:val="restart"/>
            <w:tcBorders>
              <w:top w:val="nil"/>
              <w:left w:val="single" w:sz="4" w:space="0" w:color="auto"/>
              <w:bottom w:val="single" w:sz="4" w:space="0" w:color="000000"/>
              <w:right w:val="single" w:sz="4" w:space="0" w:color="auto"/>
            </w:tcBorders>
            <w:vAlign w:val="center"/>
            <w:hideMark/>
          </w:tcPr>
          <w:p w14:paraId="650EEBF6" w14:textId="77777777" w:rsidR="003B1329" w:rsidRPr="003B1329" w:rsidRDefault="003B1329" w:rsidP="003B1329">
            <w:pPr>
              <w:spacing w:before="0"/>
              <w:rPr>
                <w:ins w:id="585" w:author="Charlie Gu" w:date="2026-06-07T21:32:00Z" w16du:dateUtc="2026-06-07T13:32:00Z"/>
                <w:rFonts w:ascii="微软雅黑" w:eastAsia="微软雅黑" w:hAnsi="微软雅黑" w:cs="Calibri"/>
                <w:lang w:eastAsia="zh-CN"/>
              </w:rPr>
            </w:pPr>
            <w:ins w:id="586" w:author="Charlie Gu" w:date="2026-06-07T21:32:00Z" w16du:dateUtc="2026-06-07T13:32:00Z">
              <w:r w:rsidRPr="003B1329">
                <w:rPr>
                  <w:rFonts w:ascii="微软雅黑" w:eastAsia="微软雅黑" w:hAnsi="微软雅黑" w:cs="Calibri"/>
                  <w:lang w:eastAsia="zh-CN"/>
                </w:rPr>
                <w:t>Avatar api sare available Bosch : will develop the ui layer and integration</w:t>
              </w:r>
            </w:ins>
          </w:p>
        </w:tc>
      </w:tr>
      <w:tr w:rsidR="003B1329" w:rsidRPr="003B1329" w14:paraId="7F967FF7" w14:textId="77777777" w:rsidTr="003B1329">
        <w:trPr>
          <w:trHeight w:val="660"/>
          <w:ins w:id="587" w:author="Charlie Gu" w:date="2026-06-07T21:32:00Z" w16du:dateUtc="2026-06-07T13:32:00Z"/>
        </w:trPr>
        <w:tc>
          <w:tcPr>
            <w:tcW w:w="427" w:type="dxa"/>
            <w:vMerge/>
            <w:tcBorders>
              <w:top w:val="nil"/>
              <w:left w:val="single" w:sz="4" w:space="0" w:color="auto"/>
              <w:bottom w:val="single" w:sz="4" w:space="0" w:color="auto"/>
              <w:right w:val="single" w:sz="4" w:space="0" w:color="auto"/>
            </w:tcBorders>
            <w:vAlign w:val="center"/>
            <w:hideMark/>
          </w:tcPr>
          <w:p w14:paraId="12EA8E3C" w14:textId="77777777" w:rsidR="003B1329" w:rsidRPr="003B1329" w:rsidRDefault="003B1329" w:rsidP="003B1329">
            <w:pPr>
              <w:spacing w:before="0"/>
              <w:rPr>
                <w:ins w:id="588" w:author="Charlie Gu" w:date="2026-06-07T21:32:00Z" w16du:dateUtc="2026-06-07T13:32:00Z"/>
                <w:rFonts w:ascii="微软雅黑" w:eastAsia="微软雅黑" w:hAnsi="微软雅黑" w:cs="Calibri"/>
                <w:b/>
                <w:bCs/>
                <w:lang w:eastAsia="zh-CN"/>
              </w:rPr>
            </w:pPr>
          </w:p>
        </w:tc>
        <w:tc>
          <w:tcPr>
            <w:tcW w:w="587" w:type="dxa"/>
            <w:vMerge/>
            <w:tcBorders>
              <w:top w:val="nil"/>
              <w:left w:val="single" w:sz="4" w:space="0" w:color="auto"/>
              <w:bottom w:val="single" w:sz="4" w:space="0" w:color="auto"/>
              <w:right w:val="single" w:sz="4" w:space="0" w:color="auto"/>
            </w:tcBorders>
            <w:vAlign w:val="center"/>
            <w:hideMark/>
          </w:tcPr>
          <w:p w14:paraId="4B5F42A0" w14:textId="77777777" w:rsidR="003B1329" w:rsidRPr="003B1329" w:rsidRDefault="003B1329" w:rsidP="003B1329">
            <w:pPr>
              <w:spacing w:before="0"/>
              <w:rPr>
                <w:ins w:id="589" w:author="Charlie Gu" w:date="2026-06-07T21:32:00Z" w16du:dateUtc="2026-06-07T13:32:00Z"/>
                <w:rFonts w:ascii="微软雅黑" w:eastAsia="微软雅黑" w:hAnsi="微软雅黑" w:cs="Calibri"/>
                <w:lang w:eastAsia="zh-CN"/>
              </w:rPr>
            </w:pPr>
          </w:p>
        </w:tc>
        <w:tc>
          <w:tcPr>
            <w:tcW w:w="710" w:type="dxa"/>
            <w:tcBorders>
              <w:top w:val="nil"/>
              <w:left w:val="nil"/>
              <w:bottom w:val="single" w:sz="4" w:space="0" w:color="auto"/>
              <w:right w:val="single" w:sz="4" w:space="0" w:color="auto"/>
            </w:tcBorders>
            <w:vAlign w:val="center"/>
            <w:hideMark/>
          </w:tcPr>
          <w:p w14:paraId="208BE21F" w14:textId="77777777" w:rsidR="003B1329" w:rsidRPr="003B1329" w:rsidRDefault="003B1329" w:rsidP="003B1329">
            <w:pPr>
              <w:spacing w:before="0"/>
              <w:jc w:val="center"/>
              <w:rPr>
                <w:ins w:id="590" w:author="Charlie Gu" w:date="2026-06-07T21:32:00Z" w16du:dateUtc="2026-06-07T13:32:00Z"/>
                <w:rFonts w:ascii="微软雅黑" w:eastAsia="微软雅黑" w:hAnsi="微软雅黑" w:cs="Calibri"/>
                <w:lang w:eastAsia="zh-CN"/>
              </w:rPr>
            </w:pPr>
            <w:ins w:id="591" w:author="Charlie Gu" w:date="2026-06-07T21:32:00Z" w16du:dateUtc="2026-06-07T13:32:00Z">
              <w:r w:rsidRPr="003B1329">
                <w:rPr>
                  <w:rFonts w:ascii="微软雅黑" w:eastAsia="微软雅黑" w:hAnsi="微软雅黑" w:cs="Calibri"/>
                  <w:lang w:eastAsia="zh-CN"/>
                </w:rPr>
                <w:t>Voice VPA</w:t>
              </w:r>
            </w:ins>
          </w:p>
        </w:tc>
        <w:tc>
          <w:tcPr>
            <w:tcW w:w="710" w:type="dxa"/>
            <w:tcBorders>
              <w:top w:val="nil"/>
              <w:left w:val="nil"/>
              <w:bottom w:val="single" w:sz="4" w:space="0" w:color="auto"/>
              <w:right w:val="nil"/>
            </w:tcBorders>
            <w:vAlign w:val="center"/>
            <w:hideMark/>
          </w:tcPr>
          <w:p w14:paraId="316E8B9D" w14:textId="77777777" w:rsidR="003B1329" w:rsidRPr="003B1329" w:rsidRDefault="003B1329" w:rsidP="003B1329">
            <w:pPr>
              <w:spacing w:before="0"/>
              <w:jc w:val="center"/>
              <w:rPr>
                <w:ins w:id="592" w:author="Charlie Gu" w:date="2026-06-07T21:32:00Z" w16du:dateUtc="2026-06-07T13:32:00Z"/>
                <w:rFonts w:ascii="微软雅黑" w:eastAsia="微软雅黑" w:hAnsi="微软雅黑" w:cs="Calibri"/>
                <w:lang w:eastAsia="zh-CN"/>
              </w:rPr>
            </w:pPr>
            <w:ins w:id="593" w:author="Charlie Gu" w:date="2026-06-07T21:32:00Z" w16du:dateUtc="2026-06-07T13:32:00Z">
              <w:r w:rsidRPr="003B1329">
                <w:rPr>
                  <w:rFonts w:ascii="微软雅黑" w:eastAsia="微软雅黑" w:hAnsi="微软雅黑" w:cs="Calibri"/>
                  <w:lang w:eastAsia="zh-CN"/>
                </w:rPr>
                <w:t>Voice VPA</w:t>
              </w:r>
            </w:ins>
          </w:p>
        </w:tc>
        <w:tc>
          <w:tcPr>
            <w:tcW w:w="6196" w:type="dxa"/>
            <w:vMerge/>
            <w:tcBorders>
              <w:top w:val="nil"/>
              <w:left w:val="single" w:sz="4" w:space="0" w:color="auto"/>
              <w:bottom w:val="single" w:sz="4" w:space="0" w:color="000000"/>
              <w:right w:val="single" w:sz="4" w:space="0" w:color="auto"/>
            </w:tcBorders>
            <w:vAlign w:val="center"/>
            <w:hideMark/>
          </w:tcPr>
          <w:p w14:paraId="78EEE365" w14:textId="77777777" w:rsidR="003B1329" w:rsidRPr="003B1329" w:rsidRDefault="003B1329" w:rsidP="003B1329">
            <w:pPr>
              <w:spacing w:before="0"/>
              <w:rPr>
                <w:ins w:id="594" w:author="Charlie Gu" w:date="2026-06-07T21:32:00Z" w16du:dateUtc="2026-06-07T13:32:00Z"/>
                <w:rFonts w:ascii="微软雅黑" w:eastAsia="微软雅黑" w:hAnsi="微软雅黑" w:cs="Calibri"/>
                <w:lang w:eastAsia="zh-CN"/>
              </w:rPr>
            </w:pPr>
          </w:p>
        </w:tc>
      </w:tr>
      <w:tr w:rsidR="003B1329" w:rsidRPr="003B1329" w14:paraId="63868471" w14:textId="77777777" w:rsidTr="003B1329">
        <w:trPr>
          <w:trHeight w:val="1160"/>
          <w:ins w:id="595" w:author="Charlie Gu" w:date="2026-06-07T21:32:00Z" w16du:dateUtc="2026-06-07T13:32:00Z"/>
        </w:trPr>
        <w:tc>
          <w:tcPr>
            <w:tcW w:w="427" w:type="dxa"/>
            <w:vMerge w:val="restart"/>
            <w:tcBorders>
              <w:top w:val="nil"/>
              <w:left w:val="single" w:sz="4" w:space="0" w:color="000000"/>
              <w:bottom w:val="single" w:sz="4" w:space="0" w:color="000000"/>
              <w:right w:val="single" w:sz="4" w:space="0" w:color="000000"/>
            </w:tcBorders>
            <w:vAlign w:val="center"/>
            <w:hideMark/>
          </w:tcPr>
          <w:p w14:paraId="4BB824AF" w14:textId="77777777" w:rsidR="003B1329" w:rsidRPr="003B1329" w:rsidRDefault="003B1329" w:rsidP="003B1329">
            <w:pPr>
              <w:spacing w:before="0"/>
              <w:jc w:val="center"/>
              <w:rPr>
                <w:ins w:id="596" w:author="Charlie Gu" w:date="2026-06-07T21:32:00Z" w16du:dateUtc="2026-06-07T13:32:00Z"/>
                <w:rFonts w:ascii="微软雅黑" w:eastAsia="微软雅黑" w:hAnsi="微软雅黑" w:cs="Calibri"/>
                <w:b/>
                <w:bCs/>
                <w:lang w:eastAsia="zh-CN"/>
              </w:rPr>
            </w:pPr>
            <w:ins w:id="597" w:author="Charlie Gu" w:date="2026-06-07T21:32:00Z" w16du:dateUtc="2026-06-07T13:32:00Z">
              <w:r w:rsidRPr="003B1329">
                <w:rPr>
                  <w:rFonts w:ascii="微软雅黑" w:eastAsia="微软雅黑" w:hAnsi="微软雅黑" w:cs="Calibri"/>
                  <w:b/>
                  <w:bCs/>
                  <w:lang w:eastAsia="zh-CN"/>
                </w:rPr>
                <w:t>AI Semantic Hub</w:t>
              </w:r>
            </w:ins>
          </w:p>
        </w:tc>
        <w:tc>
          <w:tcPr>
            <w:tcW w:w="587"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72643473" w14:textId="77777777" w:rsidR="003B1329" w:rsidRPr="003B1329" w:rsidRDefault="003B1329" w:rsidP="003B1329">
            <w:pPr>
              <w:spacing w:before="0"/>
              <w:jc w:val="center"/>
              <w:rPr>
                <w:ins w:id="598" w:author="Charlie Gu" w:date="2026-06-07T21:32:00Z" w16du:dateUtc="2026-06-07T13:32:00Z"/>
                <w:rFonts w:ascii="微软雅黑" w:eastAsia="微软雅黑" w:hAnsi="微软雅黑" w:cs="Calibri"/>
                <w:lang w:eastAsia="zh-CN"/>
              </w:rPr>
            </w:pPr>
            <w:ins w:id="599" w:author="Charlie Gu" w:date="2026-06-07T21:32:00Z" w16du:dateUtc="2026-06-07T13:32:00Z">
              <w:r w:rsidRPr="003B1329">
                <w:rPr>
                  <w:rFonts w:ascii="微软雅黑" w:eastAsia="微软雅黑" w:hAnsi="微软雅黑" w:cs="Calibri"/>
                  <w:lang w:eastAsia="zh-CN"/>
                </w:rPr>
                <w:t>AI Semantic Hub</w:t>
              </w:r>
            </w:ins>
          </w:p>
        </w:tc>
        <w:tc>
          <w:tcPr>
            <w:tcW w:w="710" w:type="dxa"/>
            <w:tcBorders>
              <w:top w:val="nil"/>
              <w:left w:val="nil"/>
              <w:bottom w:val="single" w:sz="4" w:space="0" w:color="000000"/>
              <w:right w:val="single" w:sz="4" w:space="0" w:color="000000"/>
            </w:tcBorders>
            <w:vAlign w:val="center"/>
            <w:hideMark/>
          </w:tcPr>
          <w:p w14:paraId="093D08AE" w14:textId="77777777" w:rsidR="003B1329" w:rsidRPr="003B1329" w:rsidRDefault="003B1329" w:rsidP="003B1329">
            <w:pPr>
              <w:spacing w:before="0"/>
              <w:jc w:val="center"/>
              <w:rPr>
                <w:ins w:id="600" w:author="Charlie Gu" w:date="2026-06-07T21:32:00Z" w16du:dateUtc="2026-06-07T13:32:00Z"/>
                <w:rFonts w:ascii="微软雅黑" w:eastAsia="微软雅黑" w:hAnsi="微软雅黑" w:cs="Calibri"/>
                <w:lang w:eastAsia="zh-CN"/>
              </w:rPr>
            </w:pPr>
            <w:ins w:id="601" w:author="Charlie Gu" w:date="2026-06-07T21:32:00Z" w16du:dateUtc="2026-06-07T13:32:00Z">
              <w:r w:rsidRPr="003B1329">
                <w:rPr>
                  <w:rFonts w:ascii="微软雅黑" w:eastAsia="微软雅黑" w:hAnsi="微软雅黑" w:cs="Calibri"/>
                  <w:lang w:eastAsia="zh-CN"/>
                </w:rPr>
                <w:t>Fast-Slow Thinking Combination</w:t>
              </w:r>
            </w:ins>
          </w:p>
        </w:tc>
        <w:tc>
          <w:tcPr>
            <w:tcW w:w="710" w:type="dxa"/>
            <w:tcBorders>
              <w:top w:val="nil"/>
              <w:left w:val="nil"/>
              <w:bottom w:val="single" w:sz="4" w:space="0" w:color="000000"/>
              <w:right w:val="nil"/>
            </w:tcBorders>
            <w:vAlign w:val="center"/>
            <w:hideMark/>
          </w:tcPr>
          <w:p w14:paraId="0582BA14" w14:textId="77777777" w:rsidR="003B1329" w:rsidRPr="003B1329" w:rsidRDefault="003B1329" w:rsidP="003B1329">
            <w:pPr>
              <w:spacing w:before="0"/>
              <w:jc w:val="center"/>
              <w:rPr>
                <w:ins w:id="602" w:author="Charlie Gu" w:date="2026-06-07T21:32:00Z" w16du:dateUtc="2026-06-07T13:32:00Z"/>
                <w:rFonts w:ascii="微软雅黑" w:eastAsia="微软雅黑" w:hAnsi="微软雅黑" w:cs="Calibri"/>
                <w:lang w:eastAsia="zh-CN"/>
              </w:rPr>
            </w:pPr>
            <w:ins w:id="603" w:author="Charlie Gu" w:date="2026-06-07T21:32:00Z" w16du:dateUtc="2026-06-07T13:32:00Z">
              <w:r w:rsidRPr="003B1329">
                <w:rPr>
                  <w:rFonts w:ascii="微软雅黑" w:eastAsia="微软雅黑" w:hAnsi="微软雅黑" w:cs="Calibri"/>
                  <w:lang w:eastAsia="zh-CN"/>
                </w:rPr>
                <w:t>Fast-Slow Thinking Combination</w:t>
              </w:r>
            </w:ins>
          </w:p>
        </w:tc>
        <w:tc>
          <w:tcPr>
            <w:tcW w:w="6196" w:type="dxa"/>
            <w:tcBorders>
              <w:top w:val="nil"/>
              <w:left w:val="single" w:sz="4" w:space="0" w:color="000000"/>
              <w:bottom w:val="single" w:sz="4" w:space="0" w:color="000000"/>
              <w:right w:val="nil"/>
            </w:tcBorders>
            <w:vAlign w:val="center"/>
            <w:hideMark/>
          </w:tcPr>
          <w:p w14:paraId="032953F5" w14:textId="77777777" w:rsidR="003B1329" w:rsidRPr="003B1329" w:rsidRDefault="003B1329" w:rsidP="003B1329">
            <w:pPr>
              <w:spacing w:before="0"/>
              <w:rPr>
                <w:ins w:id="604" w:author="Charlie Gu" w:date="2026-06-07T21:32:00Z" w16du:dateUtc="2026-06-07T13:32:00Z"/>
                <w:rFonts w:ascii="微软雅黑" w:eastAsia="微软雅黑" w:hAnsi="微软雅黑" w:cs="Calibri"/>
                <w:lang w:eastAsia="zh-CN"/>
              </w:rPr>
            </w:pPr>
            <w:ins w:id="605" w:author="Charlie Gu" w:date="2026-06-07T21:32:00Z" w16du:dateUtc="2026-06-07T13:32:00Z">
              <w:r w:rsidRPr="003B1329">
                <w:rPr>
                  <w:rFonts w:ascii="微软雅黑" w:eastAsia="微软雅黑" w:hAnsi="微软雅黑" w:cs="Calibri"/>
                  <w:lang w:eastAsia="zh-CN"/>
                </w:rPr>
                <w:t>Use fast-slow thinking combination approach:</w:t>
              </w:r>
              <w:r w:rsidRPr="003B1329">
                <w:rPr>
                  <w:rFonts w:ascii="微软雅黑" w:eastAsia="微软雅黑" w:hAnsi="微软雅黑" w:cs="Calibri"/>
                  <w:lang w:eastAsia="zh-CN"/>
                </w:rPr>
                <w:br/>
                <w:t>① Traditional voice commands support fast thinking for quicker parsing and execution;</w:t>
              </w:r>
              <w:r w:rsidRPr="003B1329">
                <w:rPr>
                  <w:rFonts w:ascii="微软雅黑" w:eastAsia="微软雅黑" w:hAnsi="微软雅黑" w:cs="Calibri"/>
                  <w:lang w:eastAsia="zh-CN"/>
                </w:rPr>
                <w:br/>
                <w:t>② Commands requiring LLM parsing use LLM thinking for more comprehensive and accurate responses;</w:t>
              </w:r>
              <w:r w:rsidRPr="003B1329">
                <w:rPr>
                  <w:rFonts w:ascii="微软雅黑" w:eastAsia="微软雅黑" w:hAnsi="微软雅黑" w:cs="Calibri"/>
                  <w:lang w:eastAsia="zh-CN"/>
                </w:rPr>
                <w:br/>
                <w:t>③ Based on user requests, e.g., user actively requests "think carefully..." "your answer is wrong, think again carefully", need to activate LLM deep thinking for higher quality responses after deep thinking</w:t>
              </w:r>
            </w:ins>
          </w:p>
        </w:tc>
      </w:tr>
      <w:tr w:rsidR="003B1329" w:rsidRPr="003B1329" w14:paraId="1DD9D8AA" w14:textId="77777777" w:rsidTr="003B1329">
        <w:trPr>
          <w:trHeight w:val="1635"/>
          <w:ins w:id="606" w:author="Charlie Gu" w:date="2026-06-07T21:32:00Z" w16du:dateUtc="2026-06-07T13:32:00Z"/>
        </w:trPr>
        <w:tc>
          <w:tcPr>
            <w:tcW w:w="427" w:type="dxa"/>
            <w:vMerge/>
            <w:tcBorders>
              <w:top w:val="nil"/>
              <w:left w:val="single" w:sz="4" w:space="0" w:color="000000"/>
              <w:bottom w:val="single" w:sz="4" w:space="0" w:color="000000"/>
              <w:right w:val="single" w:sz="4" w:space="0" w:color="000000"/>
            </w:tcBorders>
            <w:vAlign w:val="center"/>
            <w:hideMark/>
          </w:tcPr>
          <w:p w14:paraId="3A93C3DC" w14:textId="77777777" w:rsidR="003B1329" w:rsidRPr="003B1329" w:rsidRDefault="003B1329" w:rsidP="003B1329">
            <w:pPr>
              <w:spacing w:before="0"/>
              <w:rPr>
                <w:ins w:id="607" w:author="Charlie Gu" w:date="2026-06-07T21:32:00Z" w16du:dateUtc="2026-06-07T13:32:00Z"/>
                <w:rFonts w:ascii="微软雅黑" w:eastAsia="微软雅黑" w:hAnsi="微软雅黑" w:cs="Calibri"/>
                <w:b/>
                <w:bCs/>
                <w:lang w:eastAsia="zh-CN"/>
              </w:rPr>
            </w:pPr>
          </w:p>
        </w:tc>
        <w:tc>
          <w:tcPr>
            <w:tcW w:w="587" w:type="dxa"/>
            <w:vMerge/>
            <w:tcBorders>
              <w:top w:val="nil"/>
              <w:left w:val="single" w:sz="4" w:space="0" w:color="000000"/>
              <w:bottom w:val="single" w:sz="4" w:space="0" w:color="000000"/>
              <w:right w:val="single" w:sz="4" w:space="0" w:color="000000"/>
            </w:tcBorders>
            <w:vAlign w:val="center"/>
            <w:hideMark/>
          </w:tcPr>
          <w:p w14:paraId="51CDB37A" w14:textId="77777777" w:rsidR="003B1329" w:rsidRPr="003B1329" w:rsidRDefault="003B1329" w:rsidP="003B1329">
            <w:pPr>
              <w:spacing w:before="0"/>
              <w:rPr>
                <w:ins w:id="608" w:author="Charlie Gu" w:date="2026-06-07T21:32:00Z" w16du:dateUtc="2026-06-07T13:32:00Z"/>
                <w:rFonts w:ascii="微软雅黑" w:eastAsia="微软雅黑" w:hAnsi="微软雅黑" w:cs="Calibri"/>
                <w:lang w:eastAsia="zh-CN"/>
              </w:rPr>
            </w:pPr>
          </w:p>
        </w:tc>
        <w:tc>
          <w:tcPr>
            <w:tcW w:w="710" w:type="dxa"/>
            <w:tcBorders>
              <w:top w:val="nil"/>
              <w:left w:val="nil"/>
              <w:bottom w:val="single" w:sz="4" w:space="0" w:color="000000"/>
              <w:right w:val="single" w:sz="4" w:space="0" w:color="000000"/>
            </w:tcBorders>
            <w:vAlign w:val="center"/>
            <w:hideMark/>
          </w:tcPr>
          <w:p w14:paraId="5B6B2004" w14:textId="77777777" w:rsidR="003B1329" w:rsidRPr="003B1329" w:rsidRDefault="003B1329" w:rsidP="003B1329">
            <w:pPr>
              <w:spacing w:before="0"/>
              <w:jc w:val="center"/>
              <w:rPr>
                <w:ins w:id="609" w:author="Charlie Gu" w:date="2026-06-07T21:32:00Z" w16du:dateUtc="2026-06-07T13:32:00Z"/>
                <w:rFonts w:ascii="微软雅黑" w:eastAsia="微软雅黑" w:hAnsi="微软雅黑" w:cs="Calibri"/>
                <w:lang w:eastAsia="zh-CN"/>
              </w:rPr>
            </w:pPr>
            <w:ins w:id="610" w:author="Charlie Gu" w:date="2026-06-07T21:32:00Z" w16du:dateUtc="2026-06-07T13:32:00Z">
              <w:r w:rsidRPr="003B1329">
                <w:rPr>
                  <w:rFonts w:ascii="微软雅黑" w:eastAsia="微软雅黑" w:hAnsi="微软雅黑" w:cs="Calibri"/>
                  <w:lang w:eastAsia="zh-CN"/>
                </w:rPr>
                <w:t>Understanding Coverage</w:t>
              </w:r>
            </w:ins>
          </w:p>
        </w:tc>
        <w:tc>
          <w:tcPr>
            <w:tcW w:w="710" w:type="dxa"/>
            <w:tcBorders>
              <w:top w:val="nil"/>
              <w:left w:val="nil"/>
              <w:bottom w:val="single" w:sz="4" w:space="0" w:color="000000"/>
              <w:right w:val="nil"/>
            </w:tcBorders>
            <w:vAlign w:val="center"/>
            <w:hideMark/>
          </w:tcPr>
          <w:p w14:paraId="37B82B58" w14:textId="77777777" w:rsidR="003B1329" w:rsidRPr="003B1329" w:rsidRDefault="003B1329" w:rsidP="003B1329">
            <w:pPr>
              <w:spacing w:before="0"/>
              <w:jc w:val="center"/>
              <w:rPr>
                <w:ins w:id="611" w:author="Charlie Gu" w:date="2026-06-07T21:32:00Z" w16du:dateUtc="2026-06-07T13:32:00Z"/>
                <w:rFonts w:ascii="微软雅黑" w:eastAsia="微软雅黑" w:hAnsi="微软雅黑" w:cs="Calibri"/>
                <w:lang w:eastAsia="zh-CN"/>
              </w:rPr>
            </w:pPr>
            <w:ins w:id="612" w:author="Charlie Gu" w:date="2026-06-07T21:32:00Z" w16du:dateUtc="2026-06-07T13:32:00Z">
              <w:r w:rsidRPr="003B1329">
                <w:rPr>
                  <w:rFonts w:ascii="微软雅黑" w:eastAsia="微软雅黑" w:hAnsi="微软雅黑" w:cs="Calibri"/>
                  <w:lang w:eastAsia="zh-CN"/>
                </w:rPr>
                <w:t>Understanding Coverage</w:t>
              </w:r>
            </w:ins>
          </w:p>
        </w:tc>
        <w:tc>
          <w:tcPr>
            <w:tcW w:w="6196" w:type="dxa"/>
            <w:tcBorders>
              <w:top w:val="nil"/>
              <w:left w:val="single" w:sz="4" w:space="0" w:color="000000"/>
              <w:bottom w:val="single" w:sz="4" w:space="0" w:color="000000"/>
              <w:right w:val="nil"/>
            </w:tcBorders>
            <w:vAlign w:val="center"/>
            <w:hideMark/>
          </w:tcPr>
          <w:p w14:paraId="2F63AC68" w14:textId="77777777" w:rsidR="003B1329" w:rsidRPr="003B1329" w:rsidRDefault="003B1329" w:rsidP="003B1329">
            <w:pPr>
              <w:spacing w:before="0"/>
              <w:rPr>
                <w:ins w:id="613" w:author="Charlie Gu" w:date="2026-06-07T21:32:00Z" w16du:dateUtc="2026-06-07T13:32:00Z"/>
                <w:rFonts w:ascii="Calibri" w:eastAsia="Times New Roman" w:hAnsi="Calibri" w:cs="Calibri"/>
                <w:color w:val="000000"/>
                <w:sz w:val="24"/>
                <w:szCs w:val="24"/>
                <w:lang w:eastAsia="zh-CN"/>
              </w:rPr>
            </w:pPr>
            <w:ins w:id="614" w:author="Charlie Gu" w:date="2026-06-07T21:32:00Z" w16du:dateUtc="2026-06-07T13:32:00Z">
              <w:r w:rsidRPr="003B1329">
                <w:rPr>
                  <w:rFonts w:ascii="Calibri" w:eastAsia="Times New Roman" w:hAnsi="Calibri" w:cs="Calibri"/>
                  <w:color w:val="000000"/>
                  <w:sz w:val="24"/>
                  <w:szCs w:val="24"/>
                  <w:lang w:eastAsia="zh-CN"/>
                </w:rPr>
                <w:t>① Need to understand traditional voice NLU related semantic content</w:t>
              </w:r>
              <w:r w:rsidRPr="003B1329">
                <w:rPr>
                  <w:rFonts w:ascii="Calibri" w:eastAsia="Times New Roman" w:hAnsi="Calibri" w:cs="Calibri"/>
                  <w:color w:val="000000"/>
                  <w:sz w:val="24"/>
                  <w:szCs w:val="24"/>
                  <w:lang w:eastAsia="zh-CN"/>
                </w:rPr>
                <w:br/>
                <w:t>② Need to understand various AI agent related semantic commands, including other suppliers or Dongfeng Nissan self-developed AI agents, ensure unified understanding and distribution</w:t>
              </w:r>
            </w:ins>
          </w:p>
        </w:tc>
      </w:tr>
      <w:tr w:rsidR="003B1329" w:rsidRPr="003B1329" w14:paraId="1FA553B3" w14:textId="77777777" w:rsidTr="003B1329">
        <w:trPr>
          <w:trHeight w:val="310"/>
          <w:ins w:id="615" w:author="Charlie Gu" w:date="2026-06-07T21:32:00Z" w16du:dateUtc="2026-06-07T13:32:00Z"/>
        </w:trPr>
        <w:tc>
          <w:tcPr>
            <w:tcW w:w="427" w:type="dxa"/>
            <w:vMerge w:val="restart"/>
            <w:tcBorders>
              <w:top w:val="nil"/>
              <w:left w:val="single" w:sz="4" w:space="0" w:color="000000"/>
              <w:bottom w:val="single" w:sz="4" w:space="0" w:color="000000"/>
              <w:right w:val="single" w:sz="4" w:space="0" w:color="000000"/>
            </w:tcBorders>
            <w:noWrap/>
            <w:vAlign w:val="center"/>
            <w:hideMark/>
          </w:tcPr>
          <w:p w14:paraId="4959C527" w14:textId="77777777" w:rsidR="003B1329" w:rsidRPr="003B1329" w:rsidRDefault="003B1329" w:rsidP="003B1329">
            <w:pPr>
              <w:spacing w:before="0"/>
              <w:rPr>
                <w:ins w:id="616" w:author="Charlie Gu" w:date="2026-06-07T21:32:00Z" w16du:dateUtc="2026-06-07T13:32:00Z"/>
                <w:rFonts w:ascii="微软雅黑" w:eastAsia="微软雅黑" w:hAnsi="微软雅黑" w:cs="Calibri"/>
                <w:b/>
                <w:bCs/>
                <w:lang w:eastAsia="zh-CN"/>
              </w:rPr>
            </w:pPr>
            <w:ins w:id="617" w:author="Charlie Gu" w:date="2026-06-07T21:32:00Z" w16du:dateUtc="2026-06-07T13:32:00Z">
              <w:r w:rsidRPr="003B1329">
                <w:rPr>
                  <w:rFonts w:ascii="微软雅黑" w:eastAsia="微软雅黑" w:hAnsi="微软雅黑" w:cs="Calibri"/>
                  <w:b/>
                  <w:bCs/>
                  <w:lang w:eastAsia="zh-CN"/>
                </w:rPr>
                <w:t> </w:t>
              </w:r>
            </w:ins>
          </w:p>
        </w:tc>
        <w:tc>
          <w:tcPr>
            <w:tcW w:w="587" w:type="dxa"/>
            <w:vMerge w:val="restart"/>
            <w:tcBorders>
              <w:top w:val="nil"/>
              <w:left w:val="single" w:sz="4" w:space="0" w:color="000000"/>
              <w:bottom w:val="single" w:sz="4" w:space="0" w:color="000000"/>
              <w:right w:val="single" w:sz="4" w:space="0" w:color="000000"/>
            </w:tcBorders>
            <w:shd w:val="clear" w:color="000000" w:fill="FFFFFF"/>
            <w:noWrap/>
            <w:vAlign w:val="center"/>
            <w:hideMark/>
          </w:tcPr>
          <w:p w14:paraId="13ED4961" w14:textId="77777777" w:rsidR="003B1329" w:rsidRPr="003B1329" w:rsidRDefault="003B1329" w:rsidP="003B1329">
            <w:pPr>
              <w:spacing w:before="0"/>
              <w:rPr>
                <w:ins w:id="618" w:author="Charlie Gu" w:date="2026-06-07T21:32:00Z" w16du:dateUtc="2026-06-07T13:32:00Z"/>
                <w:rFonts w:ascii="微软雅黑" w:eastAsia="微软雅黑" w:hAnsi="微软雅黑" w:cs="Calibri"/>
                <w:lang w:eastAsia="zh-CN"/>
              </w:rPr>
            </w:pPr>
            <w:ins w:id="619" w:author="Charlie Gu" w:date="2026-06-07T21:32:00Z" w16du:dateUtc="2026-06-07T13:32:00Z">
              <w:r w:rsidRPr="003B1329">
                <w:rPr>
                  <w:rFonts w:ascii="微软雅黑" w:eastAsia="微软雅黑" w:hAnsi="微软雅黑" w:cs="Calibri"/>
                  <w:lang w:eastAsia="zh-CN"/>
                </w:rPr>
                <w:t> </w:t>
              </w:r>
            </w:ins>
          </w:p>
        </w:tc>
        <w:tc>
          <w:tcPr>
            <w:tcW w:w="710"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1124CA69" w14:textId="77777777" w:rsidR="003B1329" w:rsidRPr="003B1329" w:rsidRDefault="003B1329" w:rsidP="003B1329">
            <w:pPr>
              <w:spacing w:before="0"/>
              <w:jc w:val="center"/>
              <w:rPr>
                <w:ins w:id="620" w:author="Charlie Gu" w:date="2026-06-07T21:32:00Z" w16du:dateUtc="2026-06-07T13:32:00Z"/>
                <w:rFonts w:ascii="微软雅黑" w:eastAsia="微软雅黑" w:hAnsi="微软雅黑" w:cs="Calibri"/>
                <w:lang w:eastAsia="zh-CN"/>
              </w:rPr>
            </w:pPr>
            <w:ins w:id="621" w:author="Charlie Gu" w:date="2026-06-07T21:32:00Z" w16du:dateUtc="2026-06-07T13:32:00Z">
              <w:r w:rsidRPr="003B1329">
                <w:rPr>
                  <w:rFonts w:ascii="微软雅黑" w:eastAsia="微软雅黑" w:hAnsi="微软雅黑" w:cs="Calibri"/>
                  <w:lang w:eastAsia="zh-CN"/>
                </w:rPr>
                <w:t>Language Understanding, Emotion, Tone Perception</w:t>
              </w:r>
            </w:ins>
          </w:p>
        </w:tc>
        <w:tc>
          <w:tcPr>
            <w:tcW w:w="710" w:type="dxa"/>
            <w:tcBorders>
              <w:top w:val="nil"/>
              <w:left w:val="nil"/>
              <w:bottom w:val="single" w:sz="4" w:space="0" w:color="000000"/>
              <w:right w:val="nil"/>
            </w:tcBorders>
            <w:vAlign w:val="center"/>
            <w:hideMark/>
          </w:tcPr>
          <w:p w14:paraId="4B75CC26" w14:textId="77777777" w:rsidR="003B1329" w:rsidRPr="003B1329" w:rsidRDefault="003B1329" w:rsidP="003B1329">
            <w:pPr>
              <w:spacing w:before="0"/>
              <w:jc w:val="center"/>
              <w:rPr>
                <w:ins w:id="622" w:author="Charlie Gu" w:date="2026-06-07T21:32:00Z" w16du:dateUtc="2026-06-07T13:32:00Z"/>
                <w:rFonts w:ascii="微软雅黑" w:eastAsia="微软雅黑" w:hAnsi="微软雅黑" w:cs="Calibri"/>
                <w:lang w:eastAsia="zh-CN"/>
              </w:rPr>
            </w:pPr>
            <w:ins w:id="623" w:author="Charlie Gu" w:date="2026-06-07T21:32:00Z" w16du:dateUtc="2026-06-07T13:32:00Z">
              <w:r w:rsidRPr="003B1329">
                <w:rPr>
                  <w:rFonts w:ascii="微软雅黑" w:eastAsia="微软雅黑" w:hAnsi="微软雅黑" w:cs="Calibri"/>
                  <w:lang w:eastAsia="zh-CN"/>
                </w:rPr>
                <w:t>Language Understanding</w:t>
              </w:r>
            </w:ins>
          </w:p>
        </w:tc>
        <w:tc>
          <w:tcPr>
            <w:tcW w:w="6196" w:type="dxa"/>
            <w:tcBorders>
              <w:top w:val="nil"/>
              <w:left w:val="single" w:sz="4" w:space="0" w:color="000000"/>
              <w:bottom w:val="single" w:sz="4" w:space="0" w:color="000000"/>
              <w:right w:val="nil"/>
            </w:tcBorders>
            <w:vAlign w:val="center"/>
            <w:hideMark/>
          </w:tcPr>
          <w:p w14:paraId="0125BBE1" w14:textId="77777777" w:rsidR="003B1329" w:rsidRPr="003B1329" w:rsidRDefault="003B1329" w:rsidP="003B1329">
            <w:pPr>
              <w:spacing w:before="0"/>
              <w:rPr>
                <w:ins w:id="624" w:author="Charlie Gu" w:date="2026-06-07T21:32:00Z" w16du:dateUtc="2026-06-07T13:32:00Z"/>
                <w:rFonts w:ascii="微软雅黑" w:eastAsia="微软雅黑" w:hAnsi="微软雅黑" w:cs="Calibri"/>
                <w:lang w:eastAsia="zh-CN"/>
              </w:rPr>
            </w:pPr>
            <w:ins w:id="625" w:author="Charlie Gu" w:date="2026-06-07T21:32:00Z" w16du:dateUtc="2026-06-07T13:32:00Z">
              <w:r w:rsidRPr="003B1329">
                <w:rPr>
                  <w:rFonts w:ascii="微软雅黑" w:eastAsia="微软雅黑" w:hAnsi="微软雅黑" w:cs="Calibri"/>
                  <w:lang w:eastAsia="zh-CN"/>
                </w:rPr>
                <w:t>When understanding different languages, need to support automatic language detection and auto-switch response based on user input language</w:t>
              </w:r>
            </w:ins>
          </w:p>
        </w:tc>
      </w:tr>
      <w:tr w:rsidR="003B1329" w:rsidRPr="003B1329" w14:paraId="743DCD41" w14:textId="77777777" w:rsidTr="003B1329">
        <w:trPr>
          <w:trHeight w:val="580"/>
          <w:ins w:id="626" w:author="Charlie Gu" w:date="2026-06-07T21:32:00Z" w16du:dateUtc="2026-06-07T13:32:00Z"/>
        </w:trPr>
        <w:tc>
          <w:tcPr>
            <w:tcW w:w="427" w:type="dxa"/>
            <w:vMerge/>
            <w:tcBorders>
              <w:top w:val="nil"/>
              <w:left w:val="single" w:sz="4" w:space="0" w:color="000000"/>
              <w:bottom w:val="single" w:sz="4" w:space="0" w:color="000000"/>
              <w:right w:val="single" w:sz="4" w:space="0" w:color="000000"/>
            </w:tcBorders>
            <w:vAlign w:val="center"/>
            <w:hideMark/>
          </w:tcPr>
          <w:p w14:paraId="2488ACE8" w14:textId="77777777" w:rsidR="003B1329" w:rsidRPr="003B1329" w:rsidRDefault="003B1329" w:rsidP="003B1329">
            <w:pPr>
              <w:spacing w:before="0"/>
              <w:rPr>
                <w:ins w:id="627" w:author="Charlie Gu" w:date="2026-06-07T21:32:00Z" w16du:dateUtc="2026-06-07T13:32:00Z"/>
                <w:rFonts w:ascii="微软雅黑" w:eastAsia="微软雅黑" w:hAnsi="微软雅黑" w:cs="Calibri"/>
                <w:b/>
                <w:bCs/>
                <w:lang w:eastAsia="zh-CN"/>
              </w:rPr>
            </w:pPr>
          </w:p>
        </w:tc>
        <w:tc>
          <w:tcPr>
            <w:tcW w:w="587" w:type="dxa"/>
            <w:vMerge/>
            <w:tcBorders>
              <w:top w:val="nil"/>
              <w:left w:val="single" w:sz="4" w:space="0" w:color="000000"/>
              <w:bottom w:val="single" w:sz="4" w:space="0" w:color="000000"/>
              <w:right w:val="single" w:sz="4" w:space="0" w:color="000000"/>
            </w:tcBorders>
            <w:vAlign w:val="center"/>
            <w:hideMark/>
          </w:tcPr>
          <w:p w14:paraId="2A5E0C13" w14:textId="77777777" w:rsidR="003B1329" w:rsidRPr="003B1329" w:rsidRDefault="003B1329" w:rsidP="003B1329">
            <w:pPr>
              <w:spacing w:before="0"/>
              <w:rPr>
                <w:ins w:id="628" w:author="Charlie Gu" w:date="2026-06-07T21:32:00Z" w16du:dateUtc="2026-06-07T13:32:00Z"/>
                <w:rFonts w:ascii="微软雅黑" w:eastAsia="微软雅黑" w:hAnsi="微软雅黑" w:cs="Calibri"/>
                <w:lang w:eastAsia="zh-CN"/>
              </w:rPr>
            </w:pPr>
          </w:p>
        </w:tc>
        <w:tc>
          <w:tcPr>
            <w:tcW w:w="710" w:type="dxa"/>
            <w:vMerge/>
            <w:tcBorders>
              <w:top w:val="nil"/>
              <w:left w:val="single" w:sz="4" w:space="0" w:color="000000"/>
              <w:bottom w:val="single" w:sz="4" w:space="0" w:color="000000"/>
              <w:right w:val="single" w:sz="4" w:space="0" w:color="000000"/>
            </w:tcBorders>
            <w:vAlign w:val="center"/>
            <w:hideMark/>
          </w:tcPr>
          <w:p w14:paraId="7501F12E" w14:textId="77777777" w:rsidR="003B1329" w:rsidRPr="003B1329" w:rsidRDefault="003B1329" w:rsidP="003B1329">
            <w:pPr>
              <w:spacing w:before="0"/>
              <w:rPr>
                <w:ins w:id="629" w:author="Charlie Gu" w:date="2026-06-07T21:32:00Z" w16du:dateUtc="2026-06-07T13:32:00Z"/>
                <w:rFonts w:ascii="微软雅黑" w:eastAsia="微软雅黑" w:hAnsi="微软雅黑" w:cs="Calibri"/>
                <w:lang w:eastAsia="zh-CN"/>
              </w:rPr>
            </w:pPr>
          </w:p>
        </w:tc>
        <w:tc>
          <w:tcPr>
            <w:tcW w:w="710" w:type="dxa"/>
            <w:tcBorders>
              <w:top w:val="nil"/>
              <w:left w:val="nil"/>
              <w:bottom w:val="single" w:sz="4" w:space="0" w:color="000000"/>
              <w:right w:val="nil"/>
            </w:tcBorders>
            <w:vAlign w:val="center"/>
            <w:hideMark/>
          </w:tcPr>
          <w:p w14:paraId="668E63B6" w14:textId="77777777" w:rsidR="003B1329" w:rsidRPr="003B1329" w:rsidRDefault="003B1329" w:rsidP="003B1329">
            <w:pPr>
              <w:spacing w:before="0"/>
              <w:jc w:val="center"/>
              <w:rPr>
                <w:ins w:id="630" w:author="Charlie Gu" w:date="2026-06-07T21:32:00Z" w16du:dateUtc="2026-06-07T13:32:00Z"/>
                <w:rFonts w:ascii="微软雅黑" w:eastAsia="微软雅黑" w:hAnsi="微软雅黑" w:cs="Calibri"/>
                <w:lang w:eastAsia="zh-CN"/>
              </w:rPr>
            </w:pPr>
            <w:ins w:id="631" w:author="Charlie Gu" w:date="2026-06-07T21:32:00Z" w16du:dateUtc="2026-06-07T13:32:00Z">
              <w:r w:rsidRPr="003B1329">
                <w:rPr>
                  <w:rFonts w:ascii="微软雅黑" w:eastAsia="微软雅黑" w:hAnsi="微软雅黑" w:cs="Calibri"/>
                  <w:lang w:eastAsia="zh-CN"/>
                </w:rPr>
                <w:t>Emotion Perception</w:t>
              </w:r>
            </w:ins>
          </w:p>
        </w:tc>
        <w:tc>
          <w:tcPr>
            <w:tcW w:w="6196" w:type="dxa"/>
            <w:tcBorders>
              <w:top w:val="nil"/>
              <w:left w:val="single" w:sz="4" w:space="0" w:color="000000"/>
              <w:bottom w:val="single" w:sz="4" w:space="0" w:color="000000"/>
              <w:right w:val="nil"/>
            </w:tcBorders>
            <w:vAlign w:val="center"/>
            <w:hideMark/>
          </w:tcPr>
          <w:p w14:paraId="7F943839" w14:textId="77777777" w:rsidR="003B1329" w:rsidRPr="003B1329" w:rsidRDefault="003B1329" w:rsidP="003B1329">
            <w:pPr>
              <w:spacing w:before="0"/>
              <w:rPr>
                <w:ins w:id="632" w:author="Charlie Gu" w:date="2026-06-07T21:32:00Z" w16du:dateUtc="2026-06-07T13:32:00Z"/>
                <w:rFonts w:ascii="微软雅黑" w:eastAsia="微软雅黑" w:hAnsi="微软雅黑" w:cs="Calibri"/>
                <w:lang w:eastAsia="zh-CN"/>
              </w:rPr>
            </w:pPr>
            <w:ins w:id="633" w:author="Charlie Gu" w:date="2026-06-07T21:32:00Z" w16du:dateUtc="2026-06-07T13:32:00Z">
              <w:r w:rsidRPr="003B1329">
                <w:rPr>
                  <w:rFonts w:ascii="微软雅黑" w:eastAsia="微软雅黑" w:hAnsi="微软雅黑" w:cs="Calibri"/>
                  <w:lang w:eastAsia="zh-CN"/>
                </w:rPr>
                <w:t xml:space="preserve">Can recognize emotions in user input audio, including happiness, sadness, anger, surprise, fear, disgust, and extended emotions like relaxation, anxiety, fatigue, boredom, excitement, calm, etc. When user says "stuck in traffic again, so annoying" "can you even understand human speech", </w:t>
              </w:r>
              <w:r w:rsidRPr="003B1329">
                <w:rPr>
                  <w:rFonts w:ascii="微软雅黑" w:eastAsia="微软雅黑" w:hAnsi="微软雅黑" w:cs="Calibri"/>
                  <w:lang w:eastAsia="zh-CN"/>
                </w:rPr>
                <w:lastRenderedPageBreak/>
                <w:t>automatically adjust emotional expression and speech rate in subsequent responses</w:t>
              </w:r>
            </w:ins>
          </w:p>
        </w:tc>
      </w:tr>
      <w:tr w:rsidR="003B1329" w:rsidRPr="003B1329" w14:paraId="40B9EDFA" w14:textId="77777777" w:rsidTr="003B1329">
        <w:trPr>
          <w:trHeight w:val="580"/>
          <w:ins w:id="634" w:author="Charlie Gu" w:date="2026-06-07T21:32:00Z" w16du:dateUtc="2026-06-07T13:32:00Z"/>
        </w:trPr>
        <w:tc>
          <w:tcPr>
            <w:tcW w:w="427" w:type="dxa"/>
            <w:vMerge/>
            <w:tcBorders>
              <w:top w:val="nil"/>
              <w:left w:val="single" w:sz="4" w:space="0" w:color="000000"/>
              <w:bottom w:val="single" w:sz="4" w:space="0" w:color="000000"/>
              <w:right w:val="single" w:sz="4" w:space="0" w:color="000000"/>
            </w:tcBorders>
            <w:vAlign w:val="center"/>
            <w:hideMark/>
          </w:tcPr>
          <w:p w14:paraId="01F81BD8" w14:textId="77777777" w:rsidR="003B1329" w:rsidRPr="003B1329" w:rsidRDefault="003B1329" w:rsidP="003B1329">
            <w:pPr>
              <w:spacing w:before="0"/>
              <w:rPr>
                <w:ins w:id="635" w:author="Charlie Gu" w:date="2026-06-07T21:32:00Z" w16du:dateUtc="2026-06-07T13:32:00Z"/>
                <w:rFonts w:ascii="微软雅黑" w:eastAsia="微软雅黑" w:hAnsi="微软雅黑" w:cs="Calibri"/>
                <w:b/>
                <w:bCs/>
                <w:lang w:eastAsia="zh-CN"/>
              </w:rPr>
            </w:pPr>
          </w:p>
        </w:tc>
        <w:tc>
          <w:tcPr>
            <w:tcW w:w="587" w:type="dxa"/>
            <w:vMerge/>
            <w:tcBorders>
              <w:top w:val="nil"/>
              <w:left w:val="single" w:sz="4" w:space="0" w:color="000000"/>
              <w:bottom w:val="single" w:sz="4" w:space="0" w:color="000000"/>
              <w:right w:val="single" w:sz="4" w:space="0" w:color="000000"/>
            </w:tcBorders>
            <w:vAlign w:val="center"/>
            <w:hideMark/>
          </w:tcPr>
          <w:p w14:paraId="2650F03B" w14:textId="77777777" w:rsidR="003B1329" w:rsidRPr="003B1329" w:rsidRDefault="003B1329" w:rsidP="003B1329">
            <w:pPr>
              <w:spacing w:before="0"/>
              <w:rPr>
                <w:ins w:id="636" w:author="Charlie Gu" w:date="2026-06-07T21:32:00Z" w16du:dateUtc="2026-06-07T13:32:00Z"/>
                <w:rFonts w:ascii="微软雅黑" w:eastAsia="微软雅黑" w:hAnsi="微软雅黑" w:cs="Calibri"/>
                <w:lang w:eastAsia="zh-CN"/>
              </w:rPr>
            </w:pPr>
          </w:p>
        </w:tc>
        <w:tc>
          <w:tcPr>
            <w:tcW w:w="710" w:type="dxa"/>
            <w:vMerge/>
            <w:tcBorders>
              <w:top w:val="nil"/>
              <w:left w:val="single" w:sz="4" w:space="0" w:color="000000"/>
              <w:bottom w:val="single" w:sz="4" w:space="0" w:color="000000"/>
              <w:right w:val="single" w:sz="4" w:space="0" w:color="000000"/>
            </w:tcBorders>
            <w:vAlign w:val="center"/>
            <w:hideMark/>
          </w:tcPr>
          <w:p w14:paraId="0A1CDB36" w14:textId="77777777" w:rsidR="003B1329" w:rsidRPr="003B1329" w:rsidRDefault="003B1329" w:rsidP="003B1329">
            <w:pPr>
              <w:spacing w:before="0"/>
              <w:rPr>
                <w:ins w:id="637" w:author="Charlie Gu" w:date="2026-06-07T21:32:00Z" w16du:dateUtc="2026-06-07T13:32:00Z"/>
                <w:rFonts w:ascii="微软雅黑" w:eastAsia="微软雅黑" w:hAnsi="微软雅黑" w:cs="Calibri"/>
                <w:lang w:eastAsia="zh-CN"/>
              </w:rPr>
            </w:pPr>
          </w:p>
        </w:tc>
        <w:tc>
          <w:tcPr>
            <w:tcW w:w="710" w:type="dxa"/>
            <w:tcBorders>
              <w:top w:val="nil"/>
              <w:left w:val="nil"/>
              <w:bottom w:val="single" w:sz="4" w:space="0" w:color="000000"/>
              <w:right w:val="nil"/>
            </w:tcBorders>
            <w:vAlign w:val="center"/>
            <w:hideMark/>
          </w:tcPr>
          <w:p w14:paraId="10124D95" w14:textId="77777777" w:rsidR="003B1329" w:rsidRPr="003B1329" w:rsidRDefault="003B1329" w:rsidP="003B1329">
            <w:pPr>
              <w:spacing w:before="0"/>
              <w:jc w:val="center"/>
              <w:rPr>
                <w:ins w:id="638" w:author="Charlie Gu" w:date="2026-06-07T21:32:00Z" w16du:dateUtc="2026-06-07T13:32:00Z"/>
                <w:rFonts w:ascii="微软雅黑" w:eastAsia="微软雅黑" w:hAnsi="微软雅黑" w:cs="Calibri"/>
                <w:lang w:eastAsia="zh-CN"/>
              </w:rPr>
            </w:pPr>
            <w:ins w:id="639" w:author="Charlie Gu" w:date="2026-06-07T21:32:00Z" w16du:dateUtc="2026-06-07T13:32:00Z">
              <w:r w:rsidRPr="003B1329">
                <w:rPr>
                  <w:rFonts w:ascii="微软雅黑" w:eastAsia="微软雅黑" w:hAnsi="微软雅黑" w:cs="Calibri"/>
                  <w:lang w:eastAsia="zh-CN"/>
                </w:rPr>
                <w:t>Tone Perception</w:t>
              </w:r>
            </w:ins>
          </w:p>
        </w:tc>
        <w:tc>
          <w:tcPr>
            <w:tcW w:w="6196" w:type="dxa"/>
            <w:tcBorders>
              <w:top w:val="nil"/>
              <w:left w:val="single" w:sz="4" w:space="0" w:color="000000"/>
              <w:bottom w:val="single" w:sz="4" w:space="0" w:color="000000"/>
              <w:right w:val="nil"/>
            </w:tcBorders>
            <w:vAlign w:val="center"/>
            <w:hideMark/>
          </w:tcPr>
          <w:p w14:paraId="293711FD" w14:textId="77777777" w:rsidR="003B1329" w:rsidRPr="003B1329" w:rsidRDefault="003B1329" w:rsidP="003B1329">
            <w:pPr>
              <w:spacing w:before="0"/>
              <w:rPr>
                <w:ins w:id="640" w:author="Charlie Gu" w:date="2026-06-07T21:32:00Z" w16du:dateUtc="2026-06-07T13:32:00Z"/>
                <w:rFonts w:ascii="微软雅黑" w:eastAsia="微软雅黑" w:hAnsi="微软雅黑" w:cs="Calibri"/>
                <w:lang w:eastAsia="zh-CN"/>
              </w:rPr>
            </w:pPr>
            <w:ins w:id="641" w:author="Charlie Gu" w:date="2026-06-07T21:32:00Z" w16du:dateUtc="2026-06-07T13:32:00Z">
              <w:r w:rsidRPr="003B1329">
                <w:rPr>
                  <w:rFonts w:ascii="微软雅黑" w:eastAsia="微软雅黑" w:hAnsi="微软雅黑" w:cs="Calibri"/>
                  <w:lang w:eastAsia="zh-CN"/>
                </w:rPr>
                <w:t>Can recognize different tone expressions under same wording, e.g., "I'm really so lucky today" spoken normally vs sarcastically may have completely opposite meanings, need to combine user's tone for judgment and response</w:t>
              </w:r>
            </w:ins>
          </w:p>
        </w:tc>
      </w:tr>
      <w:tr w:rsidR="003B1329" w:rsidRPr="003B1329" w14:paraId="5B57C548" w14:textId="77777777" w:rsidTr="003B1329">
        <w:trPr>
          <w:trHeight w:val="310"/>
          <w:ins w:id="642" w:author="Charlie Gu" w:date="2026-06-07T21:32:00Z" w16du:dateUtc="2026-06-07T13:32:00Z"/>
        </w:trPr>
        <w:tc>
          <w:tcPr>
            <w:tcW w:w="427" w:type="dxa"/>
            <w:vMerge/>
            <w:tcBorders>
              <w:top w:val="nil"/>
              <w:left w:val="single" w:sz="4" w:space="0" w:color="000000"/>
              <w:bottom w:val="single" w:sz="4" w:space="0" w:color="000000"/>
              <w:right w:val="single" w:sz="4" w:space="0" w:color="000000"/>
            </w:tcBorders>
            <w:vAlign w:val="center"/>
            <w:hideMark/>
          </w:tcPr>
          <w:p w14:paraId="37EB6C35" w14:textId="77777777" w:rsidR="003B1329" w:rsidRPr="003B1329" w:rsidRDefault="003B1329" w:rsidP="003B1329">
            <w:pPr>
              <w:spacing w:before="0"/>
              <w:rPr>
                <w:ins w:id="643" w:author="Charlie Gu" w:date="2026-06-07T21:32:00Z" w16du:dateUtc="2026-06-07T13:32:00Z"/>
                <w:rFonts w:ascii="微软雅黑" w:eastAsia="微软雅黑" w:hAnsi="微软雅黑" w:cs="Calibri"/>
                <w:b/>
                <w:bCs/>
                <w:lang w:eastAsia="zh-CN"/>
              </w:rPr>
            </w:pPr>
          </w:p>
        </w:tc>
        <w:tc>
          <w:tcPr>
            <w:tcW w:w="587" w:type="dxa"/>
            <w:vMerge/>
            <w:tcBorders>
              <w:top w:val="nil"/>
              <w:left w:val="single" w:sz="4" w:space="0" w:color="000000"/>
              <w:bottom w:val="single" w:sz="4" w:space="0" w:color="000000"/>
              <w:right w:val="single" w:sz="4" w:space="0" w:color="000000"/>
            </w:tcBorders>
            <w:vAlign w:val="center"/>
            <w:hideMark/>
          </w:tcPr>
          <w:p w14:paraId="5DA305AB" w14:textId="77777777" w:rsidR="003B1329" w:rsidRPr="003B1329" w:rsidRDefault="003B1329" w:rsidP="003B1329">
            <w:pPr>
              <w:spacing w:before="0"/>
              <w:rPr>
                <w:ins w:id="644" w:author="Charlie Gu" w:date="2026-06-07T21:32:00Z" w16du:dateUtc="2026-06-07T13:32:00Z"/>
                <w:rFonts w:ascii="微软雅黑" w:eastAsia="微软雅黑" w:hAnsi="微软雅黑" w:cs="Calibri"/>
                <w:lang w:eastAsia="zh-CN"/>
              </w:rPr>
            </w:pPr>
          </w:p>
        </w:tc>
        <w:tc>
          <w:tcPr>
            <w:tcW w:w="710" w:type="dxa"/>
            <w:vMerge w:val="restart"/>
            <w:tcBorders>
              <w:top w:val="nil"/>
              <w:left w:val="single" w:sz="4" w:space="0" w:color="000000"/>
              <w:bottom w:val="single" w:sz="4" w:space="0" w:color="000000"/>
              <w:right w:val="single" w:sz="4" w:space="0" w:color="000000"/>
            </w:tcBorders>
            <w:vAlign w:val="center"/>
            <w:hideMark/>
          </w:tcPr>
          <w:p w14:paraId="521D57D9" w14:textId="77777777" w:rsidR="003B1329" w:rsidRPr="003B1329" w:rsidRDefault="003B1329" w:rsidP="003B1329">
            <w:pPr>
              <w:spacing w:before="0"/>
              <w:jc w:val="center"/>
              <w:rPr>
                <w:ins w:id="645" w:author="Charlie Gu" w:date="2026-06-07T21:32:00Z" w16du:dateUtc="2026-06-07T13:32:00Z"/>
                <w:rFonts w:ascii="微软雅黑" w:eastAsia="微软雅黑" w:hAnsi="微软雅黑" w:cs="Calibri"/>
                <w:lang w:eastAsia="zh-CN"/>
              </w:rPr>
            </w:pPr>
            <w:ins w:id="646" w:author="Charlie Gu" w:date="2026-06-07T21:32:00Z" w16du:dateUtc="2026-06-07T13:32:00Z">
              <w:r w:rsidRPr="003B1329">
                <w:rPr>
                  <w:rFonts w:ascii="微软雅黑" w:eastAsia="微软雅黑" w:hAnsi="微软雅黑" w:cs="Calibri"/>
                  <w:lang w:eastAsia="zh-CN"/>
                </w:rPr>
                <w:t>Multi-modal Input</w:t>
              </w:r>
            </w:ins>
          </w:p>
        </w:tc>
        <w:tc>
          <w:tcPr>
            <w:tcW w:w="710" w:type="dxa"/>
            <w:tcBorders>
              <w:top w:val="nil"/>
              <w:left w:val="nil"/>
              <w:bottom w:val="single" w:sz="4" w:space="0" w:color="000000"/>
              <w:right w:val="nil"/>
            </w:tcBorders>
            <w:vAlign w:val="center"/>
            <w:hideMark/>
          </w:tcPr>
          <w:p w14:paraId="4ABFFACB" w14:textId="77777777" w:rsidR="003B1329" w:rsidRPr="003B1329" w:rsidRDefault="003B1329" w:rsidP="003B1329">
            <w:pPr>
              <w:spacing w:before="0"/>
              <w:jc w:val="center"/>
              <w:rPr>
                <w:ins w:id="647" w:author="Charlie Gu" w:date="2026-06-07T21:32:00Z" w16du:dateUtc="2026-06-07T13:32:00Z"/>
                <w:rFonts w:ascii="微软雅黑" w:eastAsia="微软雅黑" w:hAnsi="微软雅黑" w:cs="Calibri"/>
                <w:lang w:eastAsia="zh-CN"/>
              </w:rPr>
            </w:pPr>
            <w:ins w:id="648" w:author="Charlie Gu" w:date="2026-06-07T21:32:00Z" w16du:dateUtc="2026-06-07T13:32:00Z">
              <w:r w:rsidRPr="003B1329">
                <w:rPr>
                  <w:rFonts w:ascii="微软雅黑" w:eastAsia="微软雅黑" w:hAnsi="微软雅黑" w:cs="Calibri"/>
                  <w:lang w:eastAsia="zh-CN"/>
                </w:rPr>
                <w:t>Audio Understanding</w:t>
              </w:r>
            </w:ins>
          </w:p>
        </w:tc>
        <w:tc>
          <w:tcPr>
            <w:tcW w:w="6196" w:type="dxa"/>
            <w:tcBorders>
              <w:top w:val="nil"/>
              <w:left w:val="single" w:sz="4" w:space="0" w:color="000000"/>
              <w:bottom w:val="single" w:sz="4" w:space="0" w:color="000000"/>
              <w:right w:val="nil"/>
            </w:tcBorders>
            <w:vAlign w:val="center"/>
            <w:hideMark/>
          </w:tcPr>
          <w:p w14:paraId="42052B37" w14:textId="77777777" w:rsidR="003B1329" w:rsidRPr="003B1329" w:rsidRDefault="003B1329" w:rsidP="003B1329">
            <w:pPr>
              <w:spacing w:before="0"/>
              <w:rPr>
                <w:ins w:id="649" w:author="Charlie Gu" w:date="2026-06-07T21:32:00Z" w16du:dateUtc="2026-06-07T13:32:00Z"/>
                <w:rFonts w:ascii="微软雅黑" w:eastAsia="微软雅黑" w:hAnsi="微软雅黑" w:cs="Calibri"/>
                <w:lang w:eastAsia="zh-CN"/>
              </w:rPr>
            </w:pPr>
            <w:ins w:id="650" w:author="Charlie Gu" w:date="2026-06-07T21:32:00Z" w16du:dateUtc="2026-06-07T13:32:00Z">
              <w:r w:rsidRPr="003B1329">
                <w:rPr>
                  <w:rFonts w:ascii="微软雅黑" w:eastAsia="微软雅黑" w:hAnsi="微软雅黑" w:cs="Calibri"/>
                  <w:lang w:eastAsia="zh-CN"/>
                </w:rPr>
                <w:t>Support direct understanding and response based on user's audio input</w:t>
              </w:r>
            </w:ins>
          </w:p>
        </w:tc>
      </w:tr>
      <w:tr w:rsidR="003B1329" w:rsidRPr="003B1329" w14:paraId="67F3CA74" w14:textId="77777777" w:rsidTr="003B1329">
        <w:trPr>
          <w:trHeight w:val="580"/>
          <w:ins w:id="651" w:author="Charlie Gu" w:date="2026-06-07T21:32:00Z" w16du:dateUtc="2026-06-07T13:32:00Z"/>
        </w:trPr>
        <w:tc>
          <w:tcPr>
            <w:tcW w:w="427" w:type="dxa"/>
            <w:vMerge/>
            <w:tcBorders>
              <w:top w:val="nil"/>
              <w:left w:val="single" w:sz="4" w:space="0" w:color="000000"/>
              <w:bottom w:val="single" w:sz="4" w:space="0" w:color="000000"/>
              <w:right w:val="single" w:sz="4" w:space="0" w:color="000000"/>
            </w:tcBorders>
            <w:vAlign w:val="center"/>
            <w:hideMark/>
          </w:tcPr>
          <w:p w14:paraId="51382F00" w14:textId="77777777" w:rsidR="003B1329" w:rsidRPr="003B1329" w:rsidRDefault="003B1329" w:rsidP="003B1329">
            <w:pPr>
              <w:spacing w:before="0"/>
              <w:rPr>
                <w:ins w:id="652" w:author="Charlie Gu" w:date="2026-06-07T21:32:00Z" w16du:dateUtc="2026-06-07T13:32:00Z"/>
                <w:rFonts w:ascii="微软雅黑" w:eastAsia="微软雅黑" w:hAnsi="微软雅黑" w:cs="Calibri"/>
                <w:b/>
                <w:bCs/>
                <w:lang w:eastAsia="zh-CN"/>
              </w:rPr>
            </w:pPr>
          </w:p>
        </w:tc>
        <w:tc>
          <w:tcPr>
            <w:tcW w:w="587" w:type="dxa"/>
            <w:vMerge/>
            <w:tcBorders>
              <w:top w:val="nil"/>
              <w:left w:val="single" w:sz="4" w:space="0" w:color="000000"/>
              <w:bottom w:val="single" w:sz="4" w:space="0" w:color="000000"/>
              <w:right w:val="single" w:sz="4" w:space="0" w:color="000000"/>
            </w:tcBorders>
            <w:vAlign w:val="center"/>
            <w:hideMark/>
          </w:tcPr>
          <w:p w14:paraId="736FF6A7" w14:textId="77777777" w:rsidR="003B1329" w:rsidRPr="003B1329" w:rsidRDefault="003B1329" w:rsidP="003B1329">
            <w:pPr>
              <w:spacing w:before="0"/>
              <w:rPr>
                <w:ins w:id="653" w:author="Charlie Gu" w:date="2026-06-07T21:32:00Z" w16du:dateUtc="2026-06-07T13:32:00Z"/>
                <w:rFonts w:ascii="微软雅黑" w:eastAsia="微软雅黑" w:hAnsi="微软雅黑" w:cs="Calibri"/>
                <w:lang w:eastAsia="zh-CN"/>
              </w:rPr>
            </w:pPr>
          </w:p>
        </w:tc>
        <w:tc>
          <w:tcPr>
            <w:tcW w:w="710" w:type="dxa"/>
            <w:vMerge/>
            <w:tcBorders>
              <w:top w:val="nil"/>
              <w:left w:val="single" w:sz="4" w:space="0" w:color="000000"/>
              <w:bottom w:val="single" w:sz="4" w:space="0" w:color="000000"/>
              <w:right w:val="single" w:sz="4" w:space="0" w:color="000000"/>
            </w:tcBorders>
            <w:vAlign w:val="center"/>
            <w:hideMark/>
          </w:tcPr>
          <w:p w14:paraId="295654D6" w14:textId="77777777" w:rsidR="003B1329" w:rsidRPr="003B1329" w:rsidRDefault="003B1329" w:rsidP="003B1329">
            <w:pPr>
              <w:spacing w:before="0"/>
              <w:rPr>
                <w:ins w:id="654" w:author="Charlie Gu" w:date="2026-06-07T21:32:00Z" w16du:dateUtc="2026-06-07T13:32:00Z"/>
                <w:rFonts w:ascii="微软雅黑" w:eastAsia="微软雅黑" w:hAnsi="微软雅黑" w:cs="Calibri"/>
                <w:lang w:eastAsia="zh-CN"/>
              </w:rPr>
            </w:pPr>
          </w:p>
        </w:tc>
        <w:tc>
          <w:tcPr>
            <w:tcW w:w="710" w:type="dxa"/>
            <w:tcBorders>
              <w:top w:val="nil"/>
              <w:left w:val="nil"/>
              <w:bottom w:val="single" w:sz="4" w:space="0" w:color="000000"/>
              <w:right w:val="nil"/>
            </w:tcBorders>
            <w:vAlign w:val="center"/>
            <w:hideMark/>
          </w:tcPr>
          <w:p w14:paraId="70016C6E" w14:textId="77777777" w:rsidR="003B1329" w:rsidRPr="003B1329" w:rsidRDefault="003B1329" w:rsidP="003B1329">
            <w:pPr>
              <w:spacing w:before="0"/>
              <w:jc w:val="center"/>
              <w:rPr>
                <w:ins w:id="655" w:author="Charlie Gu" w:date="2026-06-07T21:32:00Z" w16du:dateUtc="2026-06-07T13:32:00Z"/>
                <w:rFonts w:ascii="微软雅黑" w:eastAsia="微软雅黑" w:hAnsi="微软雅黑" w:cs="Calibri"/>
                <w:lang w:eastAsia="zh-CN"/>
              </w:rPr>
            </w:pPr>
            <w:ins w:id="656" w:author="Charlie Gu" w:date="2026-06-07T21:32:00Z" w16du:dateUtc="2026-06-07T13:32:00Z">
              <w:r w:rsidRPr="003B1329">
                <w:rPr>
                  <w:rFonts w:ascii="微软雅黑" w:eastAsia="微软雅黑" w:hAnsi="微软雅黑" w:cs="Calibri"/>
                  <w:lang w:eastAsia="zh-CN"/>
                </w:rPr>
                <w:t>Websearch Information Integration</w:t>
              </w:r>
            </w:ins>
          </w:p>
        </w:tc>
        <w:tc>
          <w:tcPr>
            <w:tcW w:w="6196" w:type="dxa"/>
            <w:tcBorders>
              <w:top w:val="nil"/>
              <w:left w:val="single" w:sz="4" w:space="0" w:color="000000"/>
              <w:bottom w:val="single" w:sz="4" w:space="0" w:color="000000"/>
              <w:right w:val="nil"/>
            </w:tcBorders>
            <w:vAlign w:val="center"/>
            <w:hideMark/>
          </w:tcPr>
          <w:p w14:paraId="01A9BE3D" w14:textId="77777777" w:rsidR="003B1329" w:rsidRPr="003B1329" w:rsidRDefault="003B1329" w:rsidP="003B1329">
            <w:pPr>
              <w:spacing w:before="0"/>
              <w:rPr>
                <w:ins w:id="657" w:author="Charlie Gu" w:date="2026-06-07T21:32:00Z" w16du:dateUtc="2026-06-07T13:32:00Z"/>
                <w:rFonts w:ascii="微软雅黑" w:eastAsia="微软雅黑" w:hAnsi="微软雅黑" w:cs="Calibri"/>
                <w:lang w:eastAsia="zh-CN"/>
              </w:rPr>
            </w:pPr>
            <w:ins w:id="658" w:author="Charlie Gu" w:date="2026-06-07T21:32:00Z" w16du:dateUtc="2026-06-07T13:32:00Z">
              <w:r w:rsidRPr="003B1329">
                <w:rPr>
                  <w:rFonts w:ascii="微软雅黑" w:eastAsia="微软雅黑" w:hAnsi="微软雅黑" w:cs="Calibri"/>
                  <w:lang w:eastAsia="zh-CN"/>
                </w:rPr>
                <w:t>Support integration of websearch information for understanding and response</w:t>
              </w:r>
            </w:ins>
          </w:p>
        </w:tc>
      </w:tr>
      <w:tr w:rsidR="003B1329" w:rsidRPr="003B1329" w14:paraId="61C7AD14" w14:textId="77777777" w:rsidTr="003B1329">
        <w:trPr>
          <w:trHeight w:val="580"/>
          <w:ins w:id="659" w:author="Charlie Gu" w:date="2026-06-07T21:32:00Z" w16du:dateUtc="2026-06-07T13:32:00Z"/>
        </w:trPr>
        <w:tc>
          <w:tcPr>
            <w:tcW w:w="427" w:type="dxa"/>
            <w:vMerge/>
            <w:tcBorders>
              <w:top w:val="nil"/>
              <w:left w:val="single" w:sz="4" w:space="0" w:color="000000"/>
              <w:bottom w:val="single" w:sz="4" w:space="0" w:color="000000"/>
              <w:right w:val="single" w:sz="4" w:space="0" w:color="000000"/>
            </w:tcBorders>
            <w:vAlign w:val="center"/>
            <w:hideMark/>
          </w:tcPr>
          <w:p w14:paraId="0EAAA900" w14:textId="77777777" w:rsidR="003B1329" w:rsidRPr="003B1329" w:rsidRDefault="003B1329" w:rsidP="003B1329">
            <w:pPr>
              <w:spacing w:before="0"/>
              <w:rPr>
                <w:ins w:id="660" w:author="Charlie Gu" w:date="2026-06-07T21:32:00Z" w16du:dateUtc="2026-06-07T13:32:00Z"/>
                <w:rFonts w:ascii="微软雅黑" w:eastAsia="微软雅黑" w:hAnsi="微软雅黑" w:cs="Calibri"/>
                <w:b/>
                <w:bCs/>
                <w:lang w:eastAsia="zh-CN"/>
              </w:rPr>
            </w:pPr>
          </w:p>
        </w:tc>
        <w:tc>
          <w:tcPr>
            <w:tcW w:w="587" w:type="dxa"/>
            <w:vMerge/>
            <w:tcBorders>
              <w:top w:val="nil"/>
              <w:left w:val="single" w:sz="4" w:space="0" w:color="000000"/>
              <w:bottom w:val="single" w:sz="4" w:space="0" w:color="000000"/>
              <w:right w:val="single" w:sz="4" w:space="0" w:color="000000"/>
            </w:tcBorders>
            <w:vAlign w:val="center"/>
            <w:hideMark/>
          </w:tcPr>
          <w:p w14:paraId="4422104F" w14:textId="77777777" w:rsidR="003B1329" w:rsidRPr="003B1329" w:rsidRDefault="003B1329" w:rsidP="003B1329">
            <w:pPr>
              <w:spacing w:before="0"/>
              <w:rPr>
                <w:ins w:id="661" w:author="Charlie Gu" w:date="2026-06-07T21:32:00Z" w16du:dateUtc="2026-06-07T13:32:00Z"/>
                <w:rFonts w:ascii="微软雅黑" w:eastAsia="微软雅黑" w:hAnsi="微软雅黑" w:cs="Calibri"/>
                <w:lang w:eastAsia="zh-CN"/>
              </w:rPr>
            </w:pPr>
          </w:p>
        </w:tc>
        <w:tc>
          <w:tcPr>
            <w:tcW w:w="710" w:type="dxa"/>
            <w:tcBorders>
              <w:top w:val="nil"/>
              <w:left w:val="nil"/>
              <w:bottom w:val="nil"/>
              <w:right w:val="single" w:sz="4" w:space="0" w:color="000000"/>
            </w:tcBorders>
            <w:vAlign w:val="center"/>
            <w:hideMark/>
          </w:tcPr>
          <w:p w14:paraId="69D88016" w14:textId="77777777" w:rsidR="003B1329" w:rsidRPr="003B1329" w:rsidRDefault="003B1329" w:rsidP="003B1329">
            <w:pPr>
              <w:spacing w:before="0"/>
              <w:jc w:val="center"/>
              <w:rPr>
                <w:ins w:id="662" w:author="Charlie Gu" w:date="2026-06-07T21:32:00Z" w16du:dateUtc="2026-06-07T13:32:00Z"/>
                <w:rFonts w:ascii="Calibri" w:eastAsia="Times New Roman" w:hAnsi="Calibri" w:cs="Calibri"/>
                <w:color w:val="000000"/>
                <w:sz w:val="24"/>
                <w:szCs w:val="24"/>
                <w:lang w:eastAsia="zh-CN"/>
              </w:rPr>
            </w:pPr>
            <w:ins w:id="663" w:author="Charlie Gu" w:date="2026-06-07T21:32:00Z" w16du:dateUtc="2026-06-07T13:32:00Z">
              <w:r w:rsidRPr="003B1329">
                <w:rPr>
                  <w:rFonts w:ascii="Calibri" w:eastAsia="Times New Roman" w:hAnsi="Calibri" w:cs="Calibri"/>
                  <w:color w:val="000000"/>
                  <w:sz w:val="24"/>
                  <w:szCs w:val="24"/>
                  <w:lang w:eastAsia="zh-CN"/>
                </w:rPr>
                <w:t>Voice Customization</w:t>
              </w:r>
            </w:ins>
          </w:p>
        </w:tc>
        <w:tc>
          <w:tcPr>
            <w:tcW w:w="710" w:type="dxa"/>
            <w:tcBorders>
              <w:top w:val="nil"/>
              <w:left w:val="nil"/>
              <w:bottom w:val="single" w:sz="4" w:space="0" w:color="000000"/>
              <w:right w:val="nil"/>
            </w:tcBorders>
            <w:vAlign w:val="center"/>
            <w:hideMark/>
          </w:tcPr>
          <w:p w14:paraId="31B6C095" w14:textId="77777777" w:rsidR="003B1329" w:rsidRPr="003B1329" w:rsidRDefault="003B1329" w:rsidP="003B1329">
            <w:pPr>
              <w:spacing w:before="0"/>
              <w:jc w:val="center"/>
              <w:rPr>
                <w:ins w:id="664" w:author="Charlie Gu" w:date="2026-06-07T21:32:00Z" w16du:dateUtc="2026-06-07T13:32:00Z"/>
                <w:rFonts w:ascii="Calibri" w:eastAsia="Times New Roman" w:hAnsi="Calibri" w:cs="Calibri"/>
                <w:color w:val="000000"/>
                <w:sz w:val="24"/>
                <w:szCs w:val="24"/>
                <w:lang w:eastAsia="zh-CN"/>
              </w:rPr>
            </w:pPr>
            <w:ins w:id="665" w:author="Charlie Gu" w:date="2026-06-07T21:32:00Z" w16du:dateUtc="2026-06-07T13:32:00Z">
              <w:r w:rsidRPr="003B1329">
                <w:rPr>
                  <w:rFonts w:ascii="Calibri" w:eastAsia="Times New Roman" w:hAnsi="Calibri" w:cs="Calibri"/>
                  <w:color w:val="000000"/>
                  <w:sz w:val="24"/>
                  <w:szCs w:val="24"/>
                  <w:lang w:eastAsia="zh-CN"/>
                </w:rPr>
                <w:t>Voice Customization</w:t>
              </w:r>
            </w:ins>
          </w:p>
        </w:tc>
        <w:tc>
          <w:tcPr>
            <w:tcW w:w="6196" w:type="dxa"/>
            <w:tcBorders>
              <w:top w:val="nil"/>
              <w:left w:val="single" w:sz="4" w:space="0" w:color="000000"/>
              <w:bottom w:val="single" w:sz="4" w:space="0" w:color="000000"/>
              <w:right w:val="nil"/>
            </w:tcBorders>
            <w:vAlign w:val="center"/>
            <w:hideMark/>
          </w:tcPr>
          <w:p w14:paraId="4B06DFE2" w14:textId="77777777" w:rsidR="003B1329" w:rsidRPr="003B1329" w:rsidRDefault="003B1329" w:rsidP="003B1329">
            <w:pPr>
              <w:spacing w:before="0"/>
              <w:rPr>
                <w:ins w:id="666" w:author="Charlie Gu" w:date="2026-06-07T21:32:00Z" w16du:dateUtc="2026-06-07T13:32:00Z"/>
                <w:rFonts w:ascii="微软雅黑" w:eastAsia="微软雅黑" w:hAnsi="微软雅黑" w:cs="Calibri"/>
                <w:lang w:eastAsia="zh-CN"/>
              </w:rPr>
            </w:pPr>
            <w:ins w:id="667" w:author="Charlie Gu" w:date="2026-06-07T21:32:00Z" w16du:dateUtc="2026-06-07T13:32:00Z">
              <w:r w:rsidRPr="003B1329">
                <w:rPr>
                  <w:rFonts w:ascii="微软雅黑" w:eastAsia="微软雅黑" w:hAnsi="微软雅黑" w:cs="Calibri"/>
                  <w:lang w:eastAsia="zh-CN"/>
                </w:rPr>
                <w:t>Understand user's TTS-related requirements in commands, e.g.: "speak quieter, can you be gentler, can you talk like Michael Jackson, can you talk like a kitten", generate corresponding TTS voice, literary style based on understanding of user's expression</w:t>
              </w:r>
            </w:ins>
          </w:p>
        </w:tc>
      </w:tr>
      <w:tr w:rsidR="003B1329" w:rsidRPr="003B1329" w14:paraId="396E3D48" w14:textId="77777777" w:rsidTr="003B1329">
        <w:trPr>
          <w:trHeight w:val="580"/>
          <w:ins w:id="668" w:author="Charlie Gu" w:date="2026-06-07T21:32:00Z" w16du:dateUtc="2026-06-07T13:32:00Z"/>
        </w:trPr>
        <w:tc>
          <w:tcPr>
            <w:tcW w:w="427" w:type="dxa"/>
            <w:vMerge/>
            <w:tcBorders>
              <w:top w:val="nil"/>
              <w:left w:val="single" w:sz="4" w:space="0" w:color="000000"/>
              <w:bottom w:val="single" w:sz="4" w:space="0" w:color="000000"/>
              <w:right w:val="single" w:sz="4" w:space="0" w:color="000000"/>
            </w:tcBorders>
            <w:vAlign w:val="center"/>
            <w:hideMark/>
          </w:tcPr>
          <w:p w14:paraId="4447B926" w14:textId="77777777" w:rsidR="003B1329" w:rsidRPr="003B1329" w:rsidRDefault="003B1329" w:rsidP="003B1329">
            <w:pPr>
              <w:spacing w:before="0"/>
              <w:rPr>
                <w:ins w:id="669" w:author="Charlie Gu" w:date="2026-06-07T21:32:00Z" w16du:dateUtc="2026-06-07T13:32:00Z"/>
                <w:rFonts w:ascii="微软雅黑" w:eastAsia="微软雅黑" w:hAnsi="微软雅黑" w:cs="Calibri"/>
                <w:b/>
                <w:bCs/>
                <w:lang w:eastAsia="zh-CN"/>
              </w:rPr>
            </w:pPr>
          </w:p>
        </w:tc>
        <w:tc>
          <w:tcPr>
            <w:tcW w:w="587" w:type="dxa"/>
            <w:vMerge/>
            <w:tcBorders>
              <w:top w:val="nil"/>
              <w:left w:val="single" w:sz="4" w:space="0" w:color="000000"/>
              <w:bottom w:val="single" w:sz="4" w:space="0" w:color="000000"/>
              <w:right w:val="single" w:sz="4" w:space="0" w:color="000000"/>
            </w:tcBorders>
            <w:vAlign w:val="center"/>
            <w:hideMark/>
          </w:tcPr>
          <w:p w14:paraId="0E96BB54" w14:textId="77777777" w:rsidR="003B1329" w:rsidRPr="003B1329" w:rsidRDefault="003B1329" w:rsidP="003B1329">
            <w:pPr>
              <w:spacing w:before="0"/>
              <w:rPr>
                <w:ins w:id="670" w:author="Charlie Gu" w:date="2026-06-07T21:32:00Z" w16du:dateUtc="2026-06-07T13:32:00Z"/>
                <w:rFonts w:ascii="微软雅黑" w:eastAsia="微软雅黑" w:hAnsi="微软雅黑" w:cs="Calibri"/>
                <w:lang w:eastAsia="zh-CN"/>
              </w:rPr>
            </w:pPr>
          </w:p>
        </w:tc>
        <w:tc>
          <w:tcPr>
            <w:tcW w:w="710" w:type="dxa"/>
            <w:vMerge w:val="restart"/>
            <w:tcBorders>
              <w:top w:val="single" w:sz="4" w:space="0" w:color="000000"/>
              <w:left w:val="single" w:sz="4" w:space="0" w:color="000000"/>
              <w:bottom w:val="single" w:sz="4" w:space="0" w:color="000000"/>
              <w:right w:val="single" w:sz="4" w:space="0" w:color="000000"/>
            </w:tcBorders>
            <w:vAlign w:val="center"/>
            <w:hideMark/>
          </w:tcPr>
          <w:p w14:paraId="479D34CC" w14:textId="77777777" w:rsidR="003B1329" w:rsidRPr="003B1329" w:rsidRDefault="003B1329" w:rsidP="003B1329">
            <w:pPr>
              <w:spacing w:before="0"/>
              <w:jc w:val="center"/>
              <w:rPr>
                <w:ins w:id="671" w:author="Charlie Gu" w:date="2026-06-07T21:32:00Z" w16du:dateUtc="2026-06-07T13:32:00Z"/>
                <w:rFonts w:ascii="微软雅黑" w:eastAsia="微软雅黑" w:hAnsi="微软雅黑" w:cs="Calibri"/>
                <w:lang w:eastAsia="zh-CN"/>
              </w:rPr>
            </w:pPr>
            <w:ins w:id="672" w:author="Charlie Gu" w:date="2026-06-07T21:32:00Z" w16du:dateUtc="2026-06-07T13:32:00Z">
              <w:r w:rsidRPr="003B1329">
                <w:rPr>
                  <w:rFonts w:ascii="微软雅黑" w:eastAsia="微软雅黑" w:hAnsi="微软雅黑" w:cs="Calibri"/>
                  <w:lang w:eastAsia="zh-CN"/>
                </w:rPr>
                <w:t>TTS Output</w:t>
              </w:r>
            </w:ins>
          </w:p>
        </w:tc>
        <w:tc>
          <w:tcPr>
            <w:tcW w:w="710" w:type="dxa"/>
            <w:tcBorders>
              <w:top w:val="nil"/>
              <w:left w:val="nil"/>
              <w:bottom w:val="single" w:sz="4" w:space="0" w:color="000000"/>
              <w:right w:val="nil"/>
            </w:tcBorders>
            <w:vAlign w:val="center"/>
            <w:hideMark/>
          </w:tcPr>
          <w:p w14:paraId="74FF412F" w14:textId="77777777" w:rsidR="003B1329" w:rsidRPr="003B1329" w:rsidRDefault="003B1329" w:rsidP="003B1329">
            <w:pPr>
              <w:spacing w:before="0"/>
              <w:jc w:val="center"/>
              <w:rPr>
                <w:ins w:id="673" w:author="Charlie Gu" w:date="2026-06-07T21:32:00Z" w16du:dateUtc="2026-06-07T13:32:00Z"/>
                <w:rFonts w:ascii="微软雅黑" w:eastAsia="微软雅黑" w:hAnsi="微软雅黑" w:cs="Calibri"/>
                <w:lang w:eastAsia="zh-CN"/>
              </w:rPr>
            </w:pPr>
            <w:ins w:id="674" w:author="Charlie Gu" w:date="2026-06-07T21:32:00Z" w16du:dateUtc="2026-06-07T13:32:00Z">
              <w:r w:rsidRPr="003B1329">
                <w:rPr>
                  <w:rFonts w:ascii="微软雅黑" w:eastAsia="微软雅黑" w:hAnsi="微软雅黑" w:cs="Calibri"/>
                  <w:lang w:eastAsia="zh-CN"/>
                </w:rPr>
                <w:t>TTS Humming &amp; Animal Sound Simulation</w:t>
              </w:r>
            </w:ins>
          </w:p>
        </w:tc>
        <w:tc>
          <w:tcPr>
            <w:tcW w:w="6196" w:type="dxa"/>
            <w:tcBorders>
              <w:top w:val="nil"/>
              <w:left w:val="single" w:sz="4" w:space="0" w:color="000000"/>
              <w:bottom w:val="single" w:sz="4" w:space="0" w:color="000000"/>
              <w:right w:val="nil"/>
            </w:tcBorders>
            <w:vAlign w:val="center"/>
            <w:hideMark/>
          </w:tcPr>
          <w:p w14:paraId="7F74A86C" w14:textId="77777777" w:rsidR="003B1329" w:rsidRPr="003B1329" w:rsidRDefault="003B1329" w:rsidP="003B1329">
            <w:pPr>
              <w:spacing w:before="0"/>
              <w:rPr>
                <w:ins w:id="675" w:author="Charlie Gu" w:date="2026-06-07T21:32:00Z" w16du:dateUtc="2026-06-07T13:32:00Z"/>
                <w:rFonts w:ascii="微软雅黑" w:eastAsia="微软雅黑" w:hAnsi="微软雅黑" w:cs="Calibri"/>
                <w:lang w:eastAsia="zh-CN"/>
              </w:rPr>
            </w:pPr>
            <w:ins w:id="676" w:author="Charlie Gu" w:date="2026-06-07T21:32:00Z" w16du:dateUtc="2026-06-07T13:32:00Z">
              <w:r w:rsidRPr="003B1329">
                <w:rPr>
                  <w:rFonts w:ascii="微软雅黑" w:eastAsia="微软雅黑" w:hAnsi="微软雅黑" w:cs="Calibri"/>
                  <w:lang w:eastAsia="zh-CN"/>
                </w:rPr>
                <w:t>Support TTS humming mode and animal sound simulation, can switch display per user request, e.g., "can you hum Hey Jude" "do you know how a groundhog sounds"</w:t>
              </w:r>
            </w:ins>
          </w:p>
        </w:tc>
      </w:tr>
      <w:tr w:rsidR="003B1329" w:rsidRPr="003B1329" w14:paraId="18D38AE7" w14:textId="77777777" w:rsidTr="003B1329">
        <w:trPr>
          <w:trHeight w:val="1010"/>
          <w:ins w:id="677" w:author="Charlie Gu" w:date="2026-06-07T21:32:00Z" w16du:dateUtc="2026-06-07T13:32:00Z"/>
        </w:trPr>
        <w:tc>
          <w:tcPr>
            <w:tcW w:w="427" w:type="dxa"/>
            <w:vMerge/>
            <w:tcBorders>
              <w:top w:val="nil"/>
              <w:left w:val="single" w:sz="4" w:space="0" w:color="000000"/>
              <w:bottom w:val="single" w:sz="4" w:space="0" w:color="000000"/>
              <w:right w:val="single" w:sz="4" w:space="0" w:color="000000"/>
            </w:tcBorders>
            <w:vAlign w:val="center"/>
            <w:hideMark/>
          </w:tcPr>
          <w:p w14:paraId="5531CB59" w14:textId="77777777" w:rsidR="003B1329" w:rsidRPr="003B1329" w:rsidRDefault="003B1329" w:rsidP="003B1329">
            <w:pPr>
              <w:spacing w:before="0"/>
              <w:rPr>
                <w:ins w:id="678" w:author="Charlie Gu" w:date="2026-06-07T21:32:00Z" w16du:dateUtc="2026-06-07T13:32:00Z"/>
                <w:rFonts w:ascii="微软雅黑" w:eastAsia="微软雅黑" w:hAnsi="微软雅黑" w:cs="Calibri"/>
                <w:b/>
                <w:bCs/>
                <w:lang w:eastAsia="zh-CN"/>
              </w:rPr>
            </w:pPr>
          </w:p>
        </w:tc>
        <w:tc>
          <w:tcPr>
            <w:tcW w:w="587" w:type="dxa"/>
            <w:vMerge/>
            <w:tcBorders>
              <w:top w:val="nil"/>
              <w:left w:val="single" w:sz="4" w:space="0" w:color="000000"/>
              <w:bottom w:val="single" w:sz="4" w:space="0" w:color="000000"/>
              <w:right w:val="single" w:sz="4" w:space="0" w:color="000000"/>
            </w:tcBorders>
            <w:vAlign w:val="center"/>
            <w:hideMark/>
          </w:tcPr>
          <w:p w14:paraId="7252E727" w14:textId="77777777" w:rsidR="003B1329" w:rsidRPr="003B1329" w:rsidRDefault="003B1329" w:rsidP="003B1329">
            <w:pPr>
              <w:spacing w:before="0"/>
              <w:rPr>
                <w:ins w:id="679" w:author="Charlie Gu" w:date="2026-06-07T21:32:00Z" w16du:dateUtc="2026-06-07T13:32:00Z"/>
                <w:rFonts w:ascii="微软雅黑" w:eastAsia="微软雅黑" w:hAnsi="微软雅黑" w:cs="Calibri"/>
                <w:lang w:eastAsia="zh-CN"/>
              </w:rPr>
            </w:pPr>
          </w:p>
        </w:tc>
        <w:tc>
          <w:tcPr>
            <w:tcW w:w="710" w:type="dxa"/>
            <w:vMerge/>
            <w:tcBorders>
              <w:top w:val="single" w:sz="4" w:space="0" w:color="000000"/>
              <w:left w:val="single" w:sz="4" w:space="0" w:color="000000"/>
              <w:bottom w:val="single" w:sz="4" w:space="0" w:color="000000"/>
              <w:right w:val="single" w:sz="4" w:space="0" w:color="000000"/>
            </w:tcBorders>
            <w:vAlign w:val="center"/>
            <w:hideMark/>
          </w:tcPr>
          <w:p w14:paraId="717AAA7E" w14:textId="77777777" w:rsidR="003B1329" w:rsidRPr="003B1329" w:rsidRDefault="003B1329" w:rsidP="003B1329">
            <w:pPr>
              <w:spacing w:before="0"/>
              <w:rPr>
                <w:ins w:id="680" w:author="Charlie Gu" w:date="2026-06-07T21:32:00Z" w16du:dateUtc="2026-06-07T13:32:00Z"/>
                <w:rFonts w:ascii="微软雅黑" w:eastAsia="微软雅黑" w:hAnsi="微软雅黑" w:cs="Calibri"/>
                <w:lang w:eastAsia="zh-CN"/>
              </w:rPr>
            </w:pPr>
          </w:p>
        </w:tc>
        <w:tc>
          <w:tcPr>
            <w:tcW w:w="710" w:type="dxa"/>
            <w:tcBorders>
              <w:top w:val="nil"/>
              <w:left w:val="nil"/>
              <w:bottom w:val="single" w:sz="4" w:space="0" w:color="000000"/>
              <w:right w:val="nil"/>
            </w:tcBorders>
            <w:vAlign w:val="center"/>
            <w:hideMark/>
          </w:tcPr>
          <w:p w14:paraId="09EB9033" w14:textId="77777777" w:rsidR="003B1329" w:rsidRPr="003B1329" w:rsidRDefault="003B1329" w:rsidP="003B1329">
            <w:pPr>
              <w:spacing w:before="0"/>
              <w:jc w:val="center"/>
              <w:rPr>
                <w:ins w:id="681" w:author="Charlie Gu" w:date="2026-06-07T21:32:00Z" w16du:dateUtc="2026-06-07T13:32:00Z"/>
                <w:rFonts w:ascii="微软雅黑" w:eastAsia="微软雅黑" w:hAnsi="微软雅黑" w:cs="Calibri"/>
                <w:lang w:eastAsia="zh-CN"/>
              </w:rPr>
            </w:pPr>
            <w:ins w:id="682" w:author="Charlie Gu" w:date="2026-06-07T21:32:00Z" w16du:dateUtc="2026-06-07T13:32:00Z">
              <w:r w:rsidRPr="003B1329">
                <w:rPr>
                  <w:rFonts w:ascii="微软雅黑" w:eastAsia="微软雅黑" w:hAnsi="微软雅黑" w:cs="Calibri"/>
                  <w:lang w:eastAsia="zh-CN"/>
                </w:rPr>
                <w:t>Automatic Voice Tone Adjustment</w:t>
              </w:r>
            </w:ins>
          </w:p>
        </w:tc>
        <w:tc>
          <w:tcPr>
            <w:tcW w:w="6196" w:type="dxa"/>
            <w:tcBorders>
              <w:top w:val="nil"/>
              <w:left w:val="single" w:sz="4" w:space="0" w:color="000000"/>
              <w:bottom w:val="single" w:sz="4" w:space="0" w:color="000000"/>
              <w:right w:val="nil"/>
            </w:tcBorders>
            <w:vAlign w:val="center"/>
            <w:hideMark/>
          </w:tcPr>
          <w:p w14:paraId="2D07A1B6" w14:textId="77777777" w:rsidR="003B1329" w:rsidRPr="003B1329" w:rsidRDefault="003B1329" w:rsidP="003B1329">
            <w:pPr>
              <w:spacing w:before="0"/>
              <w:rPr>
                <w:ins w:id="683" w:author="Charlie Gu" w:date="2026-06-07T21:32:00Z" w16du:dateUtc="2026-06-07T13:32:00Z"/>
                <w:rFonts w:ascii="微软雅黑" w:eastAsia="微软雅黑" w:hAnsi="微软雅黑" w:cs="Calibri"/>
                <w:lang w:eastAsia="zh-CN"/>
              </w:rPr>
            </w:pPr>
            <w:ins w:id="684" w:author="Charlie Gu" w:date="2026-06-07T21:32:00Z" w16du:dateUtc="2026-06-07T13:32:00Z">
              <w:r w:rsidRPr="003B1329">
                <w:rPr>
                  <w:rFonts w:ascii="微软雅黑" w:eastAsia="微软雅黑" w:hAnsi="微软雅黑" w:cs="Calibri"/>
                  <w:lang w:eastAsia="zh-CN"/>
                </w:rPr>
                <w:t>Identify member status through in-car camera (e.g., child sleeping, drowsy), lower voice tone volume (for vehicles without headrest speakers)</w:t>
              </w:r>
              <w:r w:rsidRPr="003B1329">
                <w:rPr>
                  <w:rFonts w:ascii="微软雅黑" w:eastAsia="微软雅黑" w:hAnsi="微软雅黑" w:cs="Calibri"/>
                  <w:lang w:eastAsia="zh-CN"/>
                </w:rPr>
                <w:br/>
              </w:r>
              <w:r w:rsidRPr="003B1329">
                <w:rPr>
                  <w:rFonts w:ascii="微软雅黑" w:eastAsia="微软雅黑" w:hAnsi="微软雅黑" w:cs="Calibri"/>
                  <w:lang w:eastAsia="zh-CN"/>
                </w:rPr>
                <w:br/>
                <w:t>Cloud Only</w:t>
              </w:r>
            </w:ins>
          </w:p>
        </w:tc>
      </w:tr>
      <w:tr w:rsidR="003B1329" w:rsidRPr="003B1329" w14:paraId="70C486F2" w14:textId="77777777" w:rsidTr="003B1329">
        <w:trPr>
          <w:trHeight w:val="1100"/>
          <w:ins w:id="685" w:author="Charlie Gu" w:date="2026-06-07T21:32:00Z" w16du:dateUtc="2026-06-07T13:32:00Z"/>
        </w:trPr>
        <w:tc>
          <w:tcPr>
            <w:tcW w:w="427" w:type="dxa"/>
            <w:vMerge/>
            <w:tcBorders>
              <w:top w:val="nil"/>
              <w:left w:val="single" w:sz="4" w:space="0" w:color="000000"/>
              <w:bottom w:val="single" w:sz="4" w:space="0" w:color="000000"/>
              <w:right w:val="single" w:sz="4" w:space="0" w:color="000000"/>
            </w:tcBorders>
            <w:vAlign w:val="center"/>
            <w:hideMark/>
          </w:tcPr>
          <w:p w14:paraId="068473D9" w14:textId="77777777" w:rsidR="003B1329" w:rsidRPr="003B1329" w:rsidRDefault="003B1329" w:rsidP="003B1329">
            <w:pPr>
              <w:spacing w:before="0"/>
              <w:rPr>
                <w:ins w:id="686" w:author="Charlie Gu" w:date="2026-06-07T21:32:00Z" w16du:dateUtc="2026-06-07T13:32:00Z"/>
                <w:rFonts w:ascii="微软雅黑" w:eastAsia="微软雅黑" w:hAnsi="微软雅黑" w:cs="Calibri"/>
                <w:b/>
                <w:bCs/>
                <w:lang w:eastAsia="zh-CN"/>
              </w:rPr>
            </w:pPr>
          </w:p>
        </w:tc>
        <w:tc>
          <w:tcPr>
            <w:tcW w:w="587" w:type="dxa"/>
            <w:vMerge/>
            <w:tcBorders>
              <w:top w:val="nil"/>
              <w:left w:val="single" w:sz="4" w:space="0" w:color="000000"/>
              <w:bottom w:val="single" w:sz="4" w:space="0" w:color="000000"/>
              <w:right w:val="single" w:sz="4" w:space="0" w:color="000000"/>
            </w:tcBorders>
            <w:vAlign w:val="center"/>
            <w:hideMark/>
          </w:tcPr>
          <w:p w14:paraId="225CFA97" w14:textId="77777777" w:rsidR="003B1329" w:rsidRPr="003B1329" w:rsidRDefault="003B1329" w:rsidP="003B1329">
            <w:pPr>
              <w:spacing w:before="0"/>
              <w:rPr>
                <w:ins w:id="687" w:author="Charlie Gu" w:date="2026-06-07T21:32:00Z" w16du:dateUtc="2026-06-07T13:32:00Z"/>
                <w:rFonts w:ascii="微软雅黑" w:eastAsia="微软雅黑" w:hAnsi="微软雅黑" w:cs="Calibri"/>
                <w:lang w:eastAsia="zh-CN"/>
              </w:rPr>
            </w:pPr>
          </w:p>
        </w:tc>
        <w:tc>
          <w:tcPr>
            <w:tcW w:w="710" w:type="dxa"/>
            <w:vMerge/>
            <w:tcBorders>
              <w:top w:val="single" w:sz="4" w:space="0" w:color="000000"/>
              <w:left w:val="single" w:sz="4" w:space="0" w:color="000000"/>
              <w:bottom w:val="single" w:sz="4" w:space="0" w:color="000000"/>
              <w:right w:val="single" w:sz="4" w:space="0" w:color="000000"/>
            </w:tcBorders>
            <w:vAlign w:val="center"/>
            <w:hideMark/>
          </w:tcPr>
          <w:p w14:paraId="64063384" w14:textId="77777777" w:rsidR="003B1329" w:rsidRPr="003B1329" w:rsidRDefault="003B1329" w:rsidP="003B1329">
            <w:pPr>
              <w:spacing w:before="0"/>
              <w:rPr>
                <w:ins w:id="688" w:author="Charlie Gu" w:date="2026-06-07T21:32:00Z" w16du:dateUtc="2026-06-07T13:32:00Z"/>
                <w:rFonts w:ascii="微软雅黑" w:eastAsia="微软雅黑" w:hAnsi="微软雅黑" w:cs="Calibri"/>
                <w:lang w:eastAsia="zh-CN"/>
              </w:rPr>
            </w:pPr>
          </w:p>
        </w:tc>
        <w:tc>
          <w:tcPr>
            <w:tcW w:w="710" w:type="dxa"/>
            <w:tcBorders>
              <w:top w:val="nil"/>
              <w:left w:val="nil"/>
              <w:bottom w:val="single" w:sz="4" w:space="0" w:color="000000"/>
              <w:right w:val="nil"/>
            </w:tcBorders>
            <w:vAlign w:val="center"/>
            <w:hideMark/>
          </w:tcPr>
          <w:p w14:paraId="5CF345CA" w14:textId="77777777" w:rsidR="003B1329" w:rsidRPr="003B1329" w:rsidRDefault="003B1329" w:rsidP="003B1329">
            <w:pPr>
              <w:spacing w:before="0"/>
              <w:jc w:val="center"/>
              <w:rPr>
                <w:ins w:id="689" w:author="Charlie Gu" w:date="2026-06-07T21:32:00Z" w16du:dateUtc="2026-06-07T13:32:00Z"/>
                <w:rFonts w:ascii="微软雅黑" w:eastAsia="微软雅黑" w:hAnsi="微软雅黑" w:cs="Calibri"/>
                <w:lang w:eastAsia="zh-CN"/>
              </w:rPr>
            </w:pPr>
            <w:ins w:id="690" w:author="Charlie Gu" w:date="2026-06-07T21:32:00Z" w16du:dateUtc="2026-06-07T13:32:00Z">
              <w:r w:rsidRPr="003B1329">
                <w:rPr>
                  <w:rFonts w:ascii="微软雅黑" w:eastAsia="微软雅黑" w:hAnsi="微软雅黑" w:cs="Calibri"/>
                  <w:lang w:eastAsia="zh-CN"/>
                </w:rPr>
                <w:t>Whisper Mode</w:t>
              </w:r>
            </w:ins>
          </w:p>
        </w:tc>
        <w:tc>
          <w:tcPr>
            <w:tcW w:w="6196" w:type="dxa"/>
            <w:tcBorders>
              <w:top w:val="nil"/>
              <w:left w:val="single" w:sz="4" w:space="0" w:color="000000"/>
              <w:bottom w:val="single" w:sz="4" w:space="0" w:color="000000"/>
              <w:right w:val="nil"/>
            </w:tcBorders>
            <w:vAlign w:val="center"/>
            <w:hideMark/>
          </w:tcPr>
          <w:p w14:paraId="7BC9335E" w14:textId="77777777" w:rsidR="003B1329" w:rsidRPr="003B1329" w:rsidRDefault="003B1329" w:rsidP="003B1329">
            <w:pPr>
              <w:spacing w:before="0"/>
              <w:rPr>
                <w:ins w:id="691" w:author="Charlie Gu" w:date="2026-06-07T21:32:00Z" w16du:dateUtc="2026-06-07T13:32:00Z"/>
                <w:rFonts w:ascii="微软雅黑" w:eastAsia="微软雅黑" w:hAnsi="微软雅黑" w:cs="Calibri"/>
                <w:lang w:eastAsia="zh-CN"/>
              </w:rPr>
            </w:pPr>
            <w:ins w:id="692" w:author="Charlie Gu" w:date="2026-06-07T21:32:00Z" w16du:dateUtc="2026-06-07T13:32:00Z">
              <w:r w:rsidRPr="003B1329">
                <w:rPr>
                  <w:rFonts w:ascii="微软雅黑" w:eastAsia="微软雅黑" w:hAnsi="微软雅黑" w:cs="Calibri"/>
                  <w:lang w:eastAsia="zh-CN"/>
                </w:rPr>
                <w:t>When user speaks to voice assistant in whisper tone, voice assistant also responds in whisper tone</w:t>
              </w:r>
              <w:r w:rsidRPr="003B1329">
                <w:rPr>
                  <w:rFonts w:ascii="微软雅黑" w:eastAsia="微软雅黑" w:hAnsi="微软雅黑" w:cs="Calibri"/>
                  <w:lang w:eastAsia="zh-CN"/>
                </w:rPr>
                <w:br/>
              </w:r>
              <w:r w:rsidRPr="003B1329">
                <w:rPr>
                  <w:rFonts w:ascii="微软雅黑" w:eastAsia="微软雅黑" w:hAnsi="微软雅黑" w:cs="Calibri"/>
                  <w:lang w:eastAsia="zh-CN"/>
                </w:rPr>
                <w:lastRenderedPageBreak/>
                <w:br/>
                <w:t>Cloud Only</w:t>
              </w:r>
            </w:ins>
          </w:p>
        </w:tc>
      </w:tr>
      <w:tr w:rsidR="003B1329" w:rsidRPr="003B1329" w14:paraId="2C05EF39" w14:textId="77777777" w:rsidTr="003B1329">
        <w:trPr>
          <w:trHeight w:val="1420"/>
          <w:ins w:id="693" w:author="Charlie Gu" w:date="2026-06-07T21:32:00Z" w16du:dateUtc="2026-06-07T13:32:00Z"/>
        </w:trPr>
        <w:tc>
          <w:tcPr>
            <w:tcW w:w="427" w:type="dxa"/>
            <w:vMerge/>
            <w:tcBorders>
              <w:top w:val="nil"/>
              <w:left w:val="single" w:sz="4" w:space="0" w:color="000000"/>
              <w:bottom w:val="single" w:sz="4" w:space="0" w:color="000000"/>
              <w:right w:val="single" w:sz="4" w:space="0" w:color="000000"/>
            </w:tcBorders>
            <w:vAlign w:val="center"/>
            <w:hideMark/>
          </w:tcPr>
          <w:p w14:paraId="3E79DE09" w14:textId="77777777" w:rsidR="003B1329" w:rsidRPr="003B1329" w:rsidRDefault="003B1329" w:rsidP="003B1329">
            <w:pPr>
              <w:spacing w:before="0"/>
              <w:rPr>
                <w:ins w:id="694" w:author="Charlie Gu" w:date="2026-06-07T21:32:00Z" w16du:dateUtc="2026-06-07T13:32:00Z"/>
                <w:rFonts w:ascii="微软雅黑" w:eastAsia="微软雅黑" w:hAnsi="微软雅黑" w:cs="Calibri"/>
                <w:b/>
                <w:bCs/>
                <w:lang w:eastAsia="zh-CN"/>
              </w:rPr>
            </w:pPr>
          </w:p>
        </w:tc>
        <w:tc>
          <w:tcPr>
            <w:tcW w:w="587" w:type="dxa"/>
            <w:vMerge/>
            <w:tcBorders>
              <w:top w:val="nil"/>
              <w:left w:val="single" w:sz="4" w:space="0" w:color="000000"/>
              <w:bottom w:val="single" w:sz="4" w:space="0" w:color="000000"/>
              <w:right w:val="single" w:sz="4" w:space="0" w:color="000000"/>
            </w:tcBorders>
            <w:vAlign w:val="center"/>
            <w:hideMark/>
          </w:tcPr>
          <w:p w14:paraId="6447DD4D" w14:textId="77777777" w:rsidR="003B1329" w:rsidRPr="003B1329" w:rsidRDefault="003B1329" w:rsidP="003B1329">
            <w:pPr>
              <w:spacing w:before="0"/>
              <w:rPr>
                <w:ins w:id="695" w:author="Charlie Gu" w:date="2026-06-07T21:32:00Z" w16du:dateUtc="2026-06-07T13:32:00Z"/>
                <w:rFonts w:ascii="微软雅黑" w:eastAsia="微软雅黑" w:hAnsi="微软雅黑" w:cs="Calibri"/>
                <w:lang w:eastAsia="zh-CN"/>
              </w:rPr>
            </w:pPr>
          </w:p>
        </w:tc>
        <w:tc>
          <w:tcPr>
            <w:tcW w:w="710" w:type="dxa"/>
            <w:vMerge/>
            <w:tcBorders>
              <w:top w:val="single" w:sz="4" w:space="0" w:color="000000"/>
              <w:left w:val="single" w:sz="4" w:space="0" w:color="000000"/>
              <w:bottom w:val="single" w:sz="4" w:space="0" w:color="000000"/>
              <w:right w:val="single" w:sz="4" w:space="0" w:color="000000"/>
            </w:tcBorders>
            <w:vAlign w:val="center"/>
            <w:hideMark/>
          </w:tcPr>
          <w:p w14:paraId="3401D19A" w14:textId="77777777" w:rsidR="003B1329" w:rsidRPr="003B1329" w:rsidRDefault="003B1329" w:rsidP="003B1329">
            <w:pPr>
              <w:spacing w:before="0"/>
              <w:rPr>
                <w:ins w:id="696" w:author="Charlie Gu" w:date="2026-06-07T21:32:00Z" w16du:dateUtc="2026-06-07T13:32:00Z"/>
                <w:rFonts w:ascii="微软雅黑" w:eastAsia="微软雅黑" w:hAnsi="微软雅黑" w:cs="Calibri"/>
                <w:lang w:eastAsia="zh-CN"/>
              </w:rPr>
            </w:pPr>
          </w:p>
        </w:tc>
        <w:tc>
          <w:tcPr>
            <w:tcW w:w="710" w:type="dxa"/>
            <w:tcBorders>
              <w:top w:val="nil"/>
              <w:left w:val="nil"/>
              <w:bottom w:val="single" w:sz="4" w:space="0" w:color="000000"/>
              <w:right w:val="nil"/>
            </w:tcBorders>
            <w:vAlign w:val="center"/>
            <w:hideMark/>
          </w:tcPr>
          <w:p w14:paraId="44D2D9BC" w14:textId="77777777" w:rsidR="003B1329" w:rsidRPr="003B1329" w:rsidRDefault="003B1329" w:rsidP="003B1329">
            <w:pPr>
              <w:spacing w:before="0"/>
              <w:jc w:val="center"/>
              <w:rPr>
                <w:ins w:id="697" w:author="Charlie Gu" w:date="2026-06-07T21:32:00Z" w16du:dateUtc="2026-06-07T13:32:00Z"/>
                <w:rFonts w:ascii="微软雅黑" w:eastAsia="微软雅黑" w:hAnsi="微软雅黑" w:cs="Calibri"/>
                <w:lang w:eastAsia="zh-CN"/>
              </w:rPr>
            </w:pPr>
            <w:ins w:id="698" w:author="Charlie Gu" w:date="2026-06-07T21:32:00Z" w16du:dateUtc="2026-06-07T13:32:00Z">
              <w:r w:rsidRPr="003B1329">
                <w:rPr>
                  <w:rFonts w:ascii="微软雅黑" w:eastAsia="微软雅黑" w:hAnsi="微软雅黑" w:cs="Calibri"/>
                  <w:lang w:eastAsia="zh-CN"/>
                </w:rPr>
                <w:t>TTS Emotion Label Output</w:t>
              </w:r>
            </w:ins>
          </w:p>
        </w:tc>
        <w:tc>
          <w:tcPr>
            <w:tcW w:w="6196" w:type="dxa"/>
            <w:tcBorders>
              <w:top w:val="nil"/>
              <w:left w:val="single" w:sz="4" w:space="0" w:color="000000"/>
              <w:bottom w:val="single" w:sz="4" w:space="0" w:color="000000"/>
              <w:right w:val="nil"/>
            </w:tcBorders>
            <w:vAlign w:val="center"/>
            <w:hideMark/>
          </w:tcPr>
          <w:p w14:paraId="67F7E480" w14:textId="77777777" w:rsidR="003B1329" w:rsidRPr="003B1329" w:rsidRDefault="003B1329" w:rsidP="003B1329">
            <w:pPr>
              <w:spacing w:before="0"/>
              <w:rPr>
                <w:ins w:id="699" w:author="Charlie Gu" w:date="2026-06-07T21:32:00Z" w16du:dateUtc="2026-06-07T13:32:00Z"/>
                <w:rFonts w:ascii="微软雅黑" w:eastAsia="微软雅黑" w:hAnsi="微软雅黑" w:cs="Calibri"/>
                <w:lang w:eastAsia="zh-CN"/>
              </w:rPr>
            </w:pPr>
            <w:ins w:id="700" w:author="Charlie Gu" w:date="2026-06-07T21:32:00Z" w16du:dateUtc="2026-06-07T13:32:00Z">
              <w:r w:rsidRPr="003B1329">
                <w:rPr>
                  <w:rFonts w:ascii="微软雅黑" w:eastAsia="微软雅黑" w:hAnsi="微软雅黑" w:cs="Calibri"/>
                  <w:lang w:eastAsia="zh-CN"/>
                </w:rPr>
                <w:t>Support outputting TTS associated emotion labels to software that needs them during TTS output (e.g., if user is not in good mood today, end-to-end voice interacts with concerned tone, need to output emotion label to VPA for corresponding expression action)</w:t>
              </w:r>
              <w:r w:rsidRPr="003B1329">
                <w:rPr>
                  <w:rFonts w:ascii="微软雅黑" w:eastAsia="微软雅黑" w:hAnsi="微软雅黑" w:cs="Calibri"/>
                  <w:lang w:eastAsia="zh-CN"/>
                </w:rPr>
                <w:br/>
              </w:r>
              <w:r w:rsidRPr="003B1329">
                <w:rPr>
                  <w:rFonts w:ascii="微软雅黑" w:eastAsia="微软雅黑" w:hAnsi="微软雅黑" w:cs="Calibri"/>
                  <w:lang w:eastAsia="zh-CN"/>
                </w:rPr>
                <w:br/>
                <w:t>Cloud Only</w:t>
              </w:r>
            </w:ins>
          </w:p>
        </w:tc>
      </w:tr>
      <w:tr w:rsidR="003B1329" w:rsidRPr="003B1329" w14:paraId="3458B3DE" w14:textId="77777777" w:rsidTr="003B1329">
        <w:trPr>
          <w:trHeight w:val="310"/>
          <w:ins w:id="701" w:author="Charlie Gu" w:date="2026-06-07T21:32:00Z" w16du:dateUtc="2026-06-07T13:32:00Z"/>
        </w:trPr>
        <w:tc>
          <w:tcPr>
            <w:tcW w:w="427" w:type="dxa"/>
            <w:vMerge/>
            <w:tcBorders>
              <w:top w:val="nil"/>
              <w:left w:val="single" w:sz="4" w:space="0" w:color="000000"/>
              <w:bottom w:val="single" w:sz="4" w:space="0" w:color="000000"/>
              <w:right w:val="single" w:sz="4" w:space="0" w:color="000000"/>
            </w:tcBorders>
            <w:vAlign w:val="center"/>
            <w:hideMark/>
          </w:tcPr>
          <w:p w14:paraId="7AB726AF" w14:textId="77777777" w:rsidR="003B1329" w:rsidRPr="003B1329" w:rsidRDefault="003B1329" w:rsidP="003B1329">
            <w:pPr>
              <w:spacing w:before="0"/>
              <w:rPr>
                <w:ins w:id="702" w:author="Charlie Gu" w:date="2026-06-07T21:32:00Z" w16du:dateUtc="2026-06-07T13:32:00Z"/>
                <w:rFonts w:ascii="微软雅黑" w:eastAsia="微软雅黑" w:hAnsi="微软雅黑" w:cs="Calibri"/>
                <w:b/>
                <w:bCs/>
                <w:lang w:eastAsia="zh-CN"/>
              </w:rPr>
            </w:pPr>
          </w:p>
        </w:tc>
        <w:tc>
          <w:tcPr>
            <w:tcW w:w="587" w:type="dxa"/>
            <w:vMerge/>
            <w:tcBorders>
              <w:top w:val="nil"/>
              <w:left w:val="single" w:sz="4" w:space="0" w:color="000000"/>
              <w:bottom w:val="single" w:sz="4" w:space="0" w:color="000000"/>
              <w:right w:val="single" w:sz="4" w:space="0" w:color="000000"/>
            </w:tcBorders>
            <w:vAlign w:val="center"/>
            <w:hideMark/>
          </w:tcPr>
          <w:p w14:paraId="5F5404A1" w14:textId="77777777" w:rsidR="003B1329" w:rsidRPr="003B1329" w:rsidRDefault="003B1329" w:rsidP="003B1329">
            <w:pPr>
              <w:spacing w:before="0"/>
              <w:rPr>
                <w:ins w:id="703" w:author="Charlie Gu" w:date="2026-06-07T21:32:00Z" w16du:dateUtc="2026-06-07T13:32:00Z"/>
                <w:rFonts w:ascii="微软雅黑" w:eastAsia="微软雅黑" w:hAnsi="微软雅黑" w:cs="Calibri"/>
                <w:lang w:eastAsia="zh-CN"/>
              </w:rPr>
            </w:pPr>
          </w:p>
        </w:tc>
        <w:tc>
          <w:tcPr>
            <w:tcW w:w="710" w:type="dxa"/>
            <w:vMerge w:val="restart"/>
            <w:tcBorders>
              <w:top w:val="nil"/>
              <w:left w:val="single" w:sz="4" w:space="0" w:color="000000"/>
              <w:bottom w:val="single" w:sz="4" w:space="0" w:color="000000"/>
              <w:right w:val="single" w:sz="4" w:space="0" w:color="000000"/>
            </w:tcBorders>
            <w:vAlign w:val="center"/>
            <w:hideMark/>
          </w:tcPr>
          <w:p w14:paraId="35427479" w14:textId="77777777" w:rsidR="003B1329" w:rsidRPr="003B1329" w:rsidRDefault="003B1329" w:rsidP="003B1329">
            <w:pPr>
              <w:spacing w:before="0"/>
              <w:jc w:val="center"/>
              <w:rPr>
                <w:ins w:id="704" w:author="Charlie Gu" w:date="2026-06-07T21:32:00Z" w16du:dateUtc="2026-06-07T13:32:00Z"/>
                <w:rFonts w:ascii="微软雅黑" w:eastAsia="微软雅黑" w:hAnsi="微软雅黑" w:cs="Calibri"/>
                <w:lang w:eastAsia="zh-CN"/>
              </w:rPr>
            </w:pPr>
            <w:ins w:id="705" w:author="Charlie Gu" w:date="2026-06-07T21:32:00Z" w16du:dateUtc="2026-06-07T13:32:00Z">
              <w:r w:rsidRPr="003B1329">
                <w:rPr>
                  <w:rFonts w:ascii="微软雅黑" w:eastAsia="微软雅黑" w:hAnsi="微软雅黑" w:cs="Calibri"/>
                  <w:lang w:eastAsia="zh-CN"/>
                </w:rPr>
                <w:t>End-to-End Coverage Scope</w:t>
              </w:r>
            </w:ins>
          </w:p>
        </w:tc>
        <w:tc>
          <w:tcPr>
            <w:tcW w:w="710" w:type="dxa"/>
            <w:tcBorders>
              <w:top w:val="nil"/>
              <w:left w:val="nil"/>
              <w:bottom w:val="single" w:sz="4" w:space="0" w:color="000000"/>
              <w:right w:val="nil"/>
            </w:tcBorders>
            <w:vAlign w:val="center"/>
            <w:hideMark/>
          </w:tcPr>
          <w:p w14:paraId="517B1395" w14:textId="77777777" w:rsidR="003B1329" w:rsidRPr="003B1329" w:rsidRDefault="003B1329" w:rsidP="003B1329">
            <w:pPr>
              <w:spacing w:before="0"/>
              <w:jc w:val="center"/>
              <w:rPr>
                <w:ins w:id="706" w:author="Charlie Gu" w:date="2026-06-07T21:32:00Z" w16du:dateUtc="2026-06-07T13:32:00Z"/>
                <w:rFonts w:ascii="微软雅黑" w:eastAsia="微软雅黑" w:hAnsi="微软雅黑" w:cs="Calibri"/>
                <w:lang w:eastAsia="zh-CN"/>
              </w:rPr>
            </w:pPr>
            <w:ins w:id="707" w:author="Charlie Gu" w:date="2026-06-07T21:32:00Z" w16du:dateUtc="2026-06-07T13:32:00Z">
              <w:r w:rsidRPr="003B1329">
                <w:rPr>
                  <w:rFonts w:ascii="微软雅黑" w:eastAsia="微软雅黑" w:hAnsi="微软雅黑" w:cs="Calibri"/>
                  <w:lang w:eastAsia="zh-CN"/>
                </w:rPr>
                <w:t>Casual Chat End-to-End</w:t>
              </w:r>
            </w:ins>
          </w:p>
        </w:tc>
        <w:tc>
          <w:tcPr>
            <w:tcW w:w="6196" w:type="dxa"/>
            <w:tcBorders>
              <w:top w:val="nil"/>
              <w:left w:val="single" w:sz="4" w:space="0" w:color="000000"/>
              <w:bottom w:val="single" w:sz="4" w:space="0" w:color="000000"/>
              <w:right w:val="nil"/>
            </w:tcBorders>
            <w:vAlign w:val="center"/>
            <w:hideMark/>
          </w:tcPr>
          <w:p w14:paraId="79AB1BDC" w14:textId="77777777" w:rsidR="003B1329" w:rsidRPr="003B1329" w:rsidRDefault="003B1329" w:rsidP="003B1329">
            <w:pPr>
              <w:spacing w:before="0"/>
              <w:rPr>
                <w:ins w:id="708" w:author="Charlie Gu" w:date="2026-06-07T21:32:00Z" w16du:dateUtc="2026-06-07T13:32:00Z"/>
                <w:rFonts w:ascii="微软雅黑" w:eastAsia="微软雅黑" w:hAnsi="微软雅黑" w:cs="Calibri"/>
                <w:lang w:eastAsia="zh-CN"/>
              </w:rPr>
            </w:pPr>
            <w:ins w:id="709" w:author="Charlie Gu" w:date="2026-06-07T21:32:00Z" w16du:dateUtc="2026-06-07T13:32:00Z">
              <w:r w:rsidRPr="003B1329">
                <w:rPr>
                  <w:rFonts w:ascii="微软雅黑" w:eastAsia="微软雅黑" w:hAnsi="微软雅黑" w:cs="Calibri"/>
                  <w:lang w:eastAsia="zh-CN"/>
                </w:rPr>
                <w:t>Step1 Support emotional chat (non-closed domain solution, support free switching with other domains)</w:t>
              </w:r>
            </w:ins>
          </w:p>
        </w:tc>
      </w:tr>
      <w:tr w:rsidR="003B1329" w:rsidRPr="003B1329" w14:paraId="4D268261" w14:textId="77777777" w:rsidTr="003B1329">
        <w:trPr>
          <w:trHeight w:val="580"/>
          <w:ins w:id="710" w:author="Charlie Gu" w:date="2026-06-07T21:32:00Z" w16du:dateUtc="2026-06-07T13:32:00Z"/>
        </w:trPr>
        <w:tc>
          <w:tcPr>
            <w:tcW w:w="427" w:type="dxa"/>
            <w:vMerge/>
            <w:tcBorders>
              <w:top w:val="nil"/>
              <w:left w:val="single" w:sz="4" w:space="0" w:color="000000"/>
              <w:bottom w:val="single" w:sz="4" w:space="0" w:color="000000"/>
              <w:right w:val="single" w:sz="4" w:space="0" w:color="000000"/>
            </w:tcBorders>
            <w:vAlign w:val="center"/>
            <w:hideMark/>
          </w:tcPr>
          <w:p w14:paraId="49F929AF" w14:textId="77777777" w:rsidR="003B1329" w:rsidRPr="003B1329" w:rsidRDefault="003B1329" w:rsidP="003B1329">
            <w:pPr>
              <w:spacing w:before="0"/>
              <w:rPr>
                <w:ins w:id="711" w:author="Charlie Gu" w:date="2026-06-07T21:32:00Z" w16du:dateUtc="2026-06-07T13:32:00Z"/>
                <w:rFonts w:ascii="微软雅黑" w:eastAsia="微软雅黑" w:hAnsi="微软雅黑" w:cs="Calibri"/>
                <w:b/>
                <w:bCs/>
                <w:lang w:eastAsia="zh-CN"/>
              </w:rPr>
            </w:pPr>
          </w:p>
        </w:tc>
        <w:tc>
          <w:tcPr>
            <w:tcW w:w="587" w:type="dxa"/>
            <w:vMerge/>
            <w:tcBorders>
              <w:top w:val="nil"/>
              <w:left w:val="single" w:sz="4" w:space="0" w:color="000000"/>
              <w:bottom w:val="single" w:sz="4" w:space="0" w:color="000000"/>
              <w:right w:val="single" w:sz="4" w:space="0" w:color="000000"/>
            </w:tcBorders>
            <w:vAlign w:val="center"/>
            <w:hideMark/>
          </w:tcPr>
          <w:p w14:paraId="76C0F6D6" w14:textId="77777777" w:rsidR="003B1329" w:rsidRPr="003B1329" w:rsidRDefault="003B1329" w:rsidP="003B1329">
            <w:pPr>
              <w:spacing w:before="0"/>
              <w:rPr>
                <w:ins w:id="712" w:author="Charlie Gu" w:date="2026-06-07T21:32:00Z" w16du:dateUtc="2026-06-07T13:32:00Z"/>
                <w:rFonts w:ascii="微软雅黑" w:eastAsia="微软雅黑" w:hAnsi="微软雅黑" w:cs="Calibri"/>
                <w:lang w:eastAsia="zh-CN"/>
              </w:rPr>
            </w:pPr>
          </w:p>
        </w:tc>
        <w:tc>
          <w:tcPr>
            <w:tcW w:w="710" w:type="dxa"/>
            <w:vMerge/>
            <w:tcBorders>
              <w:top w:val="nil"/>
              <w:left w:val="single" w:sz="4" w:space="0" w:color="000000"/>
              <w:bottom w:val="single" w:sz="4" w:space="0" w:color="000000"/>
              <w:right w:val="single" w:sz="4" w:space="0" w:color="000000"/>
            </w:tcBorders>
            <w:vAlign w:val="center"/>
            <w:hideMark/>
          </w:tcPr>
          <w:p w14:paraId="63CA6EE5" w14:textId="77777777" w:rsidR="003B1329" w:rsidRPr="003B1329" w:rsidRDefault="003B1329" w:rsidP="003B1329">
            <w:pPr>
              <w:spacing w:before="0"/>
              <w:rPr>
                <w:ins w:id="713" w:author="Charlie Gu" w:date="2026-06-07T21:32:00Z" w16du:dateUtc="2026-06-07T13:32:00Z"/>
                <w:rFonts w:ascii="微软雅黑" w:eastAsia="微软雅黑" w:hAnsi="微软雅黑" w:cs="Calibri"/>
                <w:lang w:eastAsia="zh-CN"/>
              </w:rPr>
            </w:pPr>
          </w:p>
        </w:tc>
        <w:tc>
          <w:tcPr>
            <w:tcW w:w="710" w:type="dxa"/>
            <w:tcBorders>
              <w:top w:val="nil"/>
              <w:left w:val="nil"/>
              <w:bottom w:val="single" w:sz="4" w:space="0" w:color="000000"/>
              <w:right w:val="nil"/>
            </w:tcBorders>
            <w:vAlign w:val="center"/>
            <w:hideMark/>
          </w:tcPr>
          <w:p w14:paraId="680D2A78" w14:textId="77777777" w:rsidR="003B1329" w:rsidRPr="003B1329" w:rsidRDefault="003B1329" w:rsidP="003B1329">
            <w:pPr>
              <w:spacing w:before="0"/>
              <w:jc w:val="center"/>
              <w:rPr>
                <w:ins w:id="714" w:author="Charlie Gu" w:date="2026-06-07T21:32:00Z" w16du:dateUtc="2026-06-07T13:32:00Z"/>
                <w:rFonts w:ascii="微软雅黑" w:eastAsia="微软雅黑" w:hAnsi="微软雅黑" w:cs="Calibri"/>
                <w:lang w:eastAsia="zh-CN"/>
              </w:rPr>
            </w:pPr>
            <w:ins w:id="715" w:author="Charlie Gu" w:date="2026-06-07T21:32:00Z" w16du:dateUtc="2026-06-07T13:32:00Z">
              <w:r w:rsidRPr="003B1329">
                <w:rPr>
                  <w:rFonts w:ascii="微软雅黑" w:eastAsia="微软雅黑" w:hAnsi="微软雅黑" w:cs="Calibri"/>
                  <w:lang w:eastAsia="zh-CN"/>
                </w:rPr>
                <w:t>Casual Chat + Partial Control End-to-End</w:t>
              </w:r>
            </w:ins>
          </w:p>
        </w:tc>
        <w:tc>
          <w:tcPr>
            <w:tcW w:w="6196" w:type="dxa"/>
            <w:tcBorders>
              <w:top w:val="nil"/>
              <w:left w:val="single" w:sz="4" w:space="0" w:color="000000"/>
              <w:bottom w:val="single" w:sz="4" w:space="0" w:color="000000"/>
              <w:right w:val="nil"/>
            </w:tcBorders>
            <w:vAlign w:val="center"/>
            <w:hideMark/>
          </w:tcPr>
          <w:p w14:paraId="5C233148" w14:textId="77777777" w:rsidR="003B1329" w:rsidRPr="003B1329" w:rsidRDefault="003B1329" w:rsidP="003B1329">
            <w:pPr>
              <w:spacing w:before="0"/>
              <w:rPr>
                <w:ins w:id="716" w:author="Charlie Gu" w:date="2026-06-07T21:32:00Z" w16du:dateUtc="2026-06-07T13:32:00Z"/>
                <w:rFonts w:ascii="微软雅黑" w:eastAsia="微软雅黑" w:hAnsi="微软雅黑" w:cs="Calibri"/>
                <w:lang w:eastAsia="zh-CN"/>
              </w:rPr>
            </w:pPr>
            <w:ins w:id="717" w:author="Charlie Gu" w:date="2026-06-07T21:32:00Z" w16du:dateUtc="2026-06-07T13:32:00Z">
              <w:r w:rsidRPr="003B1329">
                <w:rPr>
                  <w:rFonts w:ascii="微软雅黑" w:eastAsia="微软雅黑" w:hAnsi="微软雅黑" w:cs="Calibri"/>
                  <w:lang w:eastAsia="zh-CN"/>
                </w:rPr>
                <w:t>Step2 Support casual chat + vehicle control/system control and other high-frequency domain functions (same non-closed domain)</w:t>
              </w:r>
            </w:ins>
          </w:p>
        </w:tc>
      </w:tr>
      <w:tr w:rsidR="003B1329" w:rsidRPr="003B1329" w14:paraId="63AF44DA" w14:textId="77777777" w:rsidTr="003B1329">
        <w:trPr>
          <w:trHeight w:val="1310"/>
          <w:ins w:id="718" w:author="Charlie Gu" w:date="2026-06-07T21:32:00Z" w16du:dateUtc="2026-06-07T13:32:00Z"/>
        </w:trPr>
        <w:tc>
          <w:tcPr>
            <w:tcW w:w="427" w:type="dxa"/>
            <w:vMerge w:val="restart"/>
            <w:tcBorders>
              <w:top w:val="nil"/>
              <w:left w:val="single" w:sz="4" w:space="0" w:color="000000"/>
              <w:bottom w:val="single" w:sz="4" w:space="0" w:color="000000"/>
              <w:right w:val="single" w:sz="4" w:space="0" w:color="000000"/>
            </w:tcBorders>
            <w:vAlign w:val="center"/>
            <w:hideMark/>
          </w:tcPr>
          <w:p w14:paraId="59649A4E" w14:textId="77777777" w:rsidR="003B1329" w:rsidRPr="003B1329" w:rsidRDefault="003B1329" w:rsidP="003B1329">
            <w:pPr>
              <w:spacing w:before="0"/>
              <w:jc w:val="center"/>
              <w:rPr>
                <w:ins w:id="719" w:author="Charlie Gu" w:date="2026-06-07T21:32:00Z" w16du:dateUtc="2026-06-07T13:32:00Z"/>
                <w:rFonts w:ascii="微软雅黑" w:eastAsia="微软雅黑" w:hAnsi="微软雅黑" w:cs="Calibri"/>
                <w:b/>
                <w:bCs/>
                <w:lang w:eastAsia="zh-CN"/>
              </w:rPr>
            </w:pPr>
            <w:ins w:id="720" w:author="Charlie Gu" w:date="2026-06-07T21:32:00Z" w16du:dateUtc="2026-06-07T13:32:00Z">
              <w:r w:rsidRPr="003B1329">
                <w:rPr>
                  <w:rFonts w:ascii="微软雅黑" w:eastAsia="微软雅黑" w:hAnsi="微软雅黑" w:cs="Calibri"/>
                  <w:b/>
                  <w:bCs/>
                  <w:lang w:eastAsia="zh-CN"/>
                </w:rPr>
                <w:t>Encyclopedia Agent</w:t>
              </w:r>
            </w:ins>
          </w:p>
        </w:tc>
        <w:tc>
          <w:tcPr>
            <w:tcW w:w="587"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03807EBA" w14:textId="77777777" w:rsidR="003B1329" w:rsidRPr="003B1329" w:rsidRDefault="003B1329" w:rsidP="003B1329">
            <w:pPr>
              <w:spacing w:before="0"/>
              <w:jc w:val="center"/>
              <w:rPr>
                <w:ins w:id="721" w:author="Charlie Gu" w:date="2026-06-07T21:32:00Z" w16du:dateUtc="2026-06-07T13:32:00Z"/>
                <w:rFonts w:ascii="微软雅黑" w:eastAsia="微软雅黑" w:hAnsi="微软雅黑" w:cs="Calibri"/>
                <w:lang w:eastAsia="zh-CN"/>
              </w:rPr>
            </w:pPr>
            <w:ins w:id="722" w:author="Charlie Gu" w:date="2026-06-07T21:32:00Z" w16du:dateUtc="2026-06-07T13:32:00Z">
              <w:r w:rsidRPr="003B1329">
                <w:rPr>
                  <w:rFonts w:ascii="微软雅黑" w:eastAsia="微软雅黑" w:hAnsi="微软雅黑" w:cs="Calibri"/>
                  <w:lang w:eastAsia="zh-CN"/>
                </w:rPr>
                <w:t>Encyclopedia Q&amp;A</w:t>
              </w:r>
            </w:ins>
          </w:p>
        </w:tc>
        <w:tc>
          <w:tcPr>
            <w:tcW w:w="710" w:type="dxa"/>
            <w:vMerge w:val="restart"/>
            <w:tcBorders>
              <w:top w:val="nil"/>
              <w:left w:val="single" w:sz="4" w:space="0" w:color="000000"/>
              <w:bottom w:val="single" w:sz="4" w:space="0" w:color="000000"/>
              <w:right w:val="single" w:sz="4" w:space="0" w:color="000000"/>
            </w:tcBorders>
            <w:vAlign w:val="center"/>
            <w:hideMark/>
          </w:tcPr>
          <w:p w14:paraId="738A579F" w14:textId="77777777" w:rsidR="003B1329" w:rsidRPr="003B1329" w:rsidRDefault="003B1329" w:rsidP="003B1329">
            <w:pPr>
              <w:spacing w:before="0"/>
              <w:jc w:val="center"/>
              <w:rPr>
                <w:ins w:id="723" w:author="Charlie Gu" w:date="2026-06-07T21:32:00Z" w16du:dateUtc="2026-06-07T13:32:00Z"/>
                <w:rFonts w:ascii="微软雅黑" w:eastAsia="微软雅黑" w:hAnsi="微软雅黑" w:cs="Calibri"/>
                <w:lang w:eastAsia="zh-CN"/>
              </w:rPr>
            </w:pPr>
            <w:ins w:id="724" w:author="Charlie Gu" w:date="2026-06-07T21:32:00Z" w16du:dateUtc="2026-06-07T13:32:00Z">
              <w:r w:rsidRPr="003B1329">
                <w:rPr>
                  <w:rFonts w:ascii="微软雅黑" w:eastAsia="微软雅黑" w:hAnsi="微软雅黑" w:cs="Calibri"/>
                  <w:lang w:eastAsia="zh-CN"/>
                </w:rPr>
                <w:t>Encyclopedia Q&amp;A</w:t>
              </w:r>
            </w:ins>
          </w:p>
        </w:tc>
        <w:tc>
          <w:tcPr>
            <w:tcW w:w="710" w:type="dxa"/>
            <w:tcBorders>
              <w:top w:val="nil"/>
              <w:left w:val="nil"/>
              <w:bottom w:val="single" w:sz="4" w:space="0" w:color="000000"/>
              <w:right w:val="nil"/>
            </w:tcBorders>
            <w:vAlign w:val="center"/>
            <w:hideMark/>
          </w:tcPr>
          <w:p w14:paraId="1D50557E" w14:textId="77777777" w:rsidR="003B1329" w:rsidRPr="003B1329" w:rsidRDefault="003B1329" w:rsidP="003B1329">
            <w:pPr>
              <w:spacing w:before="0"/>
              <w:jc w:val="center"/>
              <w:rPr>
                <w:ins w:id="725" w:author="Charlie Gu" w:date="2026-06-07T21:32:00Z" w16du:dateUtc="2026-06-07T13:32:00Z"/>
                <w:rFonts w:ascii="微软雅黑" w:eastAsia="微软雅黑" w:hAnsi="微软雅黑" w:cs="Calibri"/>
                <w:lang w:eastAsia="zh-CN"/>
              </w:rPr>
            </w:pPr>
            <w:ins w:id="726" w:author="Charlie Gu" w:date="2026-06-07T21:32:00Z" w16du:dateUtc="2026-06-07T13:32:00Z">
              <w:r w:rsidRPr="003B1329">
                <w:rPr>
                  <w:rFonts w:ascii="微软雅黑" w:eastAsia="微软雅黑" w:hAnsi="微软雅黑" w:cs="Calibri"/>
                  <w:lang w:eastAsia="zh-CN"/>
                </w:rPr>
                <w:t>Accurate Domain Recognition &amp; Web Search</w:t>
              </w:r>
            </w:ins>
          </w:p>
        </w:tc>
        <w:tc>
          <w:tcPr>
            <w:tcW w:w="6196" w:type="dxa"/>
            <w:tcBorders>
              <w:top w:val="nil"/>
              <w:left w:val="single" w:sz="4" w:space="0" w:color="000000"/>
              <w:bottom w:val="single" w:sz="4" w:space="0" w:color="000000"/>
              <w:right w:val="nil"/>
            </w:tcBorders>
            <w:vAlign w:val="center"/>
            <w:hideMark/>
          </w:tcPr>
          <w:p w14:paraId="2DEC7773" w14:textId="77777777" w:rsidR="003B1329" w:rsidRPr="003B1329" w:rsidRDefault="003B1329" w:rsidP="003B1329">
            <w:pPr>
              <w:spacing w:before="0"/>
              <w:rPr>
                <w:ins w:id="727" w:author="Charlie Gu" w:date="2026-06-07T21:32:00Z" w16du:dateUtc="2026-06-07T13:32:00Z"/>
                <w:rFonts w:ascii="微软雅黑" w:eastAsia="微软雅黑" w:hAnsi="微软雅黑" w:cs="Calibri"/>
                <w:lang w:eastAsia="zh-CN"/>
              </w:rPr>
            </w:pPr>
            <w:ins w:id="728" w:author="Charlie Gu" w:date="2026-06-07T21:32:00Z" w16du:dateUtc="2026-06-07T13:32:00Z">
              <w:r w:rsidRPr="003B1329">
                <w:rPr>
                  <w:rFonts w:ascii="微软雅黑" w:eastAsia="微软雅黑" w:hAnsi="微软雅黑" w:cs="Calibri"/>
                  <w:lang w:eastAsia="zh-CN"/>
                </w:rPr>
                <w:t>① Based on user expression, can accurately arbitrate which expressions need web encyclopedia search to give responses that better meet user needs, and support domain intervention and quick fixes per OEM requirements</w:t>
              </w:r>
              <w:r w:rsidRPr="003B1329">
                <w:rPr>
                  <w:rFonts w:ascii="微软雅黑" w:eastAsia="微软雅黑" w:hAnsi="微软雅黑" w:cs="Calibri"/>
                  <w:lang w:eastAsia="zh-CN"/>
                </w:rPr>
                <w:br/>
                <w:t>② Accurately understand domain expressions and actively search web encyclopedia content</w:t>
              </w:r>
            </w:ins>
          </w:p>
        </w:tc>
      </w:tr>
      <w:tr w:rsidR="003B1329" w:rsidRPr="003B1329" w14:paraId="27CE6F6D" w14:textId="77777777" w:rsidTr="003B1329">
        <w:trPr>
          <w:trHeight w:val="1610"/>
          <w:ins w:id="729" w:author="Charlie Gu" w:date="2026-06-07T21:32:00Z" w16du:dateUtc="2026-06-07T13:32:00Z"/>
        </w:trPr>
        <w:tc>
          <w:tcPr>
            <w:tcW w:w="427" w:type="dxa"/>
            <w:vMerge/>
            <w:tcBorders>
              <w:top w:val="nil"/>
              <w:left w:val="single" w:sz="4" w:space="0" w:color="000000"/>
              <w:bottom w:val="single" w:sz="4" w:space="0" w:color="000000"/>
              <w:right w:val="single" w:sz="4" w:space="0" w:color="000000"/>
            </w:tcBorders>
            <w:vAlign w:val="center"/>
            <w:hideMark/>
          </w:tcPr>
          <w:p w14:paraId="55F14360" w14:textId="77777777" w:rsidR="003B1329" w:rsidRPr="003B1329" w:rsidRDefault="003B1329" w:rsidP="003B1329">
            <w:pPr>
              <w:spacing w:before="0"/>
              <w:rPr>
                <w:ins w:id="730" w:author="Charlie Gu" w:date="2026-06-07T21:32:00Z" w16du:dateUtc="2026-06-07T13:32:00Z"/>
                <w:rFonts w:ascii="微软雅黑" w:eastAsia="微软雅黑" w:hAnsi="微软雅黑" w:cs="Calibri"/>
                <w:b/>
                <w:bCs/>
                <w:lang w:eastAsia="zh-CN"/>
              </w:rPr>
            </w:pPr>
          </w:p>
        </w:tc>
        <w:tc>
          <w:tcPr>
            <w:tcW w:w="587" w:type="dxa"/>
            <w:vMerge/>
            <w:tcBorders>
              <w:top w:val="nil"/>
              <w:left w:val="single" w:sz="4" w:space="0" w:color="000000"/>
              <w:bottom w:val="single" w:sz="4" w:space="0" w:color="000000"/>
              <w:right w:val="single" w:sz="4" w:space="0" w:color="000000"/>
            </w:tcBorders>
            <w:vAlign w:val="center"/>
            <w:hideMark/>
          </w:tcPr>
          <w:p w14:paraId="23B28E19" w14:textId="77777777" w:rsidR="003B1329" w:rsidRPr="003B1329" w:rsidRDefault="003B1329" w:rsidP="003B1329">
            <w:pPr>
              <w:spacing w:before="0"/>
              <w:rPr>
                <w:ins w:id="731" w:author="Charlie Gu" w:date="2026-06-07T21:32:00Z" w16du:dateUtc="2026-06-07T13:32:00Z"/>
                <w:rFonts w:ascii="微软雅黑" w:eastAsia="微软雅黑" w:hAnsi="微软雅黑" w:cs="Calibri"/>
                <w:lang w:eastAsia="zh-CN"/>
              </w:rPr>
            </w:pPr>
          </w:p>
        </w:tc>
        <w:tc>
          <w:tcPr>
            <w:tcW w:w="710" w:type="dxa"/>
            <w:vMerge/>
            <w:tcBorders>
              <w:top w:val="nil"/>
              <w:left w:val="single" w:sz="4" w:space="0" w:color="000000"/>
              <w:bottom w:val="single" w:sz="4" w:space="0" w:color="000000"/>
              <w:right w:val="single" w:sz="4" w:space="0" w:color="000000"/>
            </w:tcBorders>
            <w:vAlign w:val="center"/>
            <w:hideMark/>
          </w:tcPr>
          <w:p w14:paraId="14020EDB" w14:textId="77777777" w:rsidR="003B1329" w:rsidRPr="003B1329" w:rsidRDefault="003B1329" w:rsidP="003B1329">
            <w:pPr>
              <w:spacing w:before="0"/>
              <w:rPr>
                <w:ins w:id="732" w:author="Charlie Gu" w:date="2026-06-07T21:32:00Z" w16du:dateUtc="2026-06-07T13:32:00Z"/>
                <w:rFonts w:ascii="微软雅黑" w:eastAsia="微软雅黑" w:hAnsi="微软雅黑" w:cs="Calibri"/>
                <w:lang w:eastAsia="zh-CN"/>
              </w:rPr>
            </w:pPr>
          </w:p>
        </w:tc>
        <w:tc>
          <w:tcPr>
            <w:tcW w:w="710" w:type="dxa"/>
            <w:tcBorders>
              <w:top w:val="nil"/>
              <w:left w:val="nil"/>
              <w:bottom w:val="single" w:sz="4" w:space="0" w:color="000000"/>
              <w:right w:val="nil"/>
            </w:tcBorders>
            <w:vAlign w:val="center"/>
            <w:hideMark/>
          </w:tcPr>
          <w:p w14:paraId="2E009CC2" w14:textId="77777777" w:rsidR="003B1329" w:rsidRPr="003B1329" w:rsidRDefault="003B1329" w:rsidP="003B1329">
            <w:pPr>
              <w:spacing w:before="0"/>
              <w:jc w:val="center"/>
              <w:rPr>
                <w:ins w:id="733" w:author="Charlie Gu" w:date="2026-06-07T21:32:00Z" w16du:dateUtc="2026-06-07T13:32:00Z"/>
                <w:rFonts w:ascii="微软雅黑" w:eastAsia="微软雅黑" w:hAnsi="微软雅黑" w:cs="Calibri"/>
                <w:lang w:eastAsia="zh-CN"/>
              </w:rPr>
            </w:pPr>
            <w:ins w:id="734" w:author="Charlie Gu" w:date="2026-06-07T21:32:00Z" w16du:dateUtc="2026-06-07T13:32:00Z">
              <w:r w:rsidRPr="003B1329">
                <w:rPr>
                  <w:rFonts w:ascii="微软雅黑" w:eastAsia="微软雅黑" w:hAnsi="微软雅黑" w:cs="Calibri"/>
                  <w:lang w:eastAsia="zh-CN"/>
                </w:rPr>
                <w:t>Encyclopedia Sources</w:t>
              </w:r>
            </w:ins>
          </w:p>
        </w:tc>
        <w:tc>
          <w:tcPr>
            <w:tcW w:w="6196" w:type="dxa"/>
            <w:tcBorders>
              <w:top w:val="nil"/>
              <w:left w:val="single" w:sz="4" w:space="0" w:color="000000"/>
              <w:bottom w:val="single" w:sz="4" w:space="0" w:color="000000"/>
              <w:right w:val="nil"/>
            </w:tcBorders>
            <w:vAlign w:val="center"/>
            <w:hideMark/>
          </w:tcPr>
          <w:p w14:paraId="688A96F7" w14:textId="77777777" w:rsidR="003B1329" w:rsidRPr="003B1329" w:rsidRDefault="003B1329" w:rsidP="003B1329">
            <w:pPr>
              <w:spacing w:before="0"/>
              <w:rPr>
                <w:ins w:id="735" w:author="Charlie Gu" w:date="2026-06-07T21:32:00Z" w16du:dateUtc="2026-06-07T13:32:00Z"/>
                <w:rFonts w:ascii="微软雅黑" w:eastAsia="微软雅黑" w:hAnsi="微软雅黑" w:cs="Calibri"/>
                <w:lang w:eastAsia="zh-CN"/>
              </w:rPr>
            </w:pPr>
            <w:ins w:id="736" w:author="Charlie Gu" w:date="2026-06-07T21:32:00Z" w16du:dateUtc="2026-06-07T13:32:00Z">
              <w:r w:rsidRPr="003B1329">
                <w:rPr>
                  <w:rFonts w:ascii="微软雅黑" w:eastAsia="微软雅黑" w:hAnsi="微软雅黑" w:cs="Calibri"/>
                  <w:lang w:eastAsia="zh-CN"/>
                </w:rPr>
                <w:t>① Use industry-leading and reliable encyclopedia sources to ensure accuracy and timeliness of encyclopedia content, e.g., "current oil price" needs accurate answer; "important European sports events results in past week" must use latest web info for most current and accurate information</w:t>
              </w:r>
              <w:r w:rsidRPr="003B1329">
                <w:rPr>
                  <w:rFonts w:ascii="微软雅黑" w:eastAsia="微软雅黑" w:hAnsi="微软雅黑" w:cs="Calibri"/>
                  <w:lang w:eastAsia="zh-CN"/>
                </w:rPr>
                <w:br/>
                <w:t xml:space="preserve">② Based on different encyclopedia </w:t>
              </w:r>
              <w:r w:rsidRPr="003B1329">
                <w:rPr>
                  <w:rFonts w:ascii="微软雅黑" w:eastAsia="微软雅黑" w:hAnsi="微软雅黑" w:cs="Calibri"/>
                  <w:lang w:eastAsia="zh-CN"/>
                </w:rPr>
                <w:lastRenderedPageBreak/>
                <w:t>question types, can perform targeted search summaries from more professional, more timely websites for different domains, e.g., serious knowledge prioritizes Quora, encyclopedia info prioritizes Wikipedia sites, entertainment info prioritizes entertainment sites, life encyclopedia prioritizes Reddit, company/institution queries prioritize official website content, etc.</w:t>
              </w:r>
            </w:ins>
          </w:p>
        </w:tc>
      </w:tr>
      <w:tr w:rsidR="003B1329" w:rsidRPr="003B1329" w14:paraId="0CB58283" w14:textId="77777777" w:rsidTr="003B1329">
        <w:trPr>
          <w:trHeight w:val="1450"/>
          <w:ins w:id="737" w:author="Charlie Gu" w:date="2026-06-07T21:32:00Z" w16du:dateUtc="2026-06-07T13:32:00Z"/>
        </w:trPr>
        <w:tc>
          <w:tcPr>
            <w:tcW w:w="427"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35957F71" w14:textId="77777777" w:rsidR="003B1329" w:rsidRPr="003B1329" w:rsidRDefault="003B1329" w:rsidP="003B1329">
            <w:pPr>
              <w:spacing w:before="0"/>
              <w:jc w:val="center"/>
              <w:rPr>
                <w:ins w:id="738" w:author="Charlie Gu" w:date="2026-06-07T21:32:00Z" w16du:dateUtc="2026-06-07T13:32:00Z"/>
                <w:rFonts w:ascii="微软雅黑" w:eastAsia="微软雅黑" w:hAnsi="微软雅黑" w:cs="Calibri"/>
                <w:b/>
                <w:bCs/>
                <w:lang w:eastAsia="zh-CN"/>
              </w:rPr>
            </w:pPr>
            <w:ins w:id="739" w:author="Charlie Gu" w:date="2026-06-07T21:32:00Z" w16du:dateUtc="2026-06-07T13:32:00Z">
              <w:r w:rsidRPr="003B1329">
                <w:rPr>
                  <w:rFonts w:ascii="微软雅黑" w:eastAsia="微软雅黑" w:hAnsi="微软雅黑" w:cs="Calibri"/>
                  <w:b/>
                  <w:bCs/>
                  <w:lang w:eastAsia="zh-CN"/>
                </w:rPr>
                <w:lastRenderedPageBreak/>
                <w:t>Vehicle Usage Advisor</w:t>
              </w:r>
            </w:ins>
          </w:p>
        </w:tc>
        <w:tc>
          <w:tcPr>
            <w:tcW w:w="587" w:type="dxa"/>
            <w:tcBorders>
              <w:top w:val="nil"/>
              <w:left w:val="nil"/>
              <w:bottom w:val="single" w:sz="4" w:space="0" w:color="000000"/>
              <w:right w:val="single" w:sz="4" w:space="0" w:color="000000"/>
            </w:tcBorders>
            <w:vAlign w:val="center"/>
            <w:hideMark/>
          </w:tcPr>
          <w:p w14:paraId="4346D988" w14:textId="77777777" w:rsidR="003B1329" w:rsidRPr="003B1329" w:rsidRDefault="003B1329" w:rsidP="003B1329">
            <w:pPr>
              <w:spacing w:before="0"/>
              <w:jc w:val="center"/>
              <w:rPr>
                <w:ins w:id="740" w:author="Charlie Gu" w:date="2026-06-07T21:32:00Z" w16du:dateUtc="2026-06-07T13:32:00Z"/>
                <w:rFonts w:ascii="微软雅黑" w:eastAsia="微软雅黑" w:hAnsi="微软雅黑" w:cs="Calibri"/>
                <w:lang w:eastAsia="zh-CN"/>
              </w:rPr>
            </w:pPr>
            <w:ins w:id="741" w:author="Charlie Gu" w:date="2026-06-07T21:32:00Z" w16du:dateUtc="2026-06-07T13:32:00Z">
              <w:r w:rsidRPr="003B1329">
                <w:rPr>
                  <w:rFonts w:ascii="微软雅黑" w:eastAsia="微软雅黑" w:hAnsi="微软雅黑" w:cs="Calibri"/>
                  <w:lang w:eastAsia="zh-CN"/>
                </w:rPr>
                <w:t> </w:t>
              </w:r>
            </w:ins>
          </w:p>
        </w:tc>
        <w:tc>
          <w:tcPr>
            <w:tcW w:w="710" w:type="dxa"/>
            <w:tcBorders>
              <w:top w:val="nil"/>
              <w:left w:val="nil"/>
              <w:bottom w:val="single" w:sz="4" w:space="0" w:color="000000"/>
              <w:right w:val="single" w:sz="4" w:space="0" w:color="000000"/>
            </w:tcBorders>
            <w:vAlign w:val="center"/>
            <w:hideMark/>
          </w:tcPr>
          <w:p w14:paraId="10141B30" w14:textId="77777777" w:rsidR="003B1329" w:rsidRPr="003B1329" w:rsidRDefault="003B1329" w:rsidP="003B1329">
            <w:pPr>
              <w:spacing w:before="0"/>
              <w:jc w:val="center"/>
              <w:rPr>
                <w:ins w:id="742" w:author="Charlie Gu" w:date="2026-06-07T21:32:00Z" w16du:dateUtc="2026-06-07T13:32:00Z"/>
                <w:rFonts w:ascii="微软雅黑" w:eastAsia="微软雅黑" w:hAnsi="微软雅黑" w:cs="Calibri"/>
                <w:lang w:eastAsia="zh-CN"/>
              </w:rPr>
            </w:pPr>
            <w:ins w:id="743" w:author="Charlie Gu" w:date="2026-06-07T21:32:00Z" w16du:dateUtc="2026-06-07T13:32:00Z">
              <w:r w:rsidRPr="003B1329">
                <w:rPr>
                  <w:rFonts w:ascii="微软雅黑" w:eastAsia="微软雅黑" w:hAnsi="微软雅黑" w:cs="Calibri"/>
                  <w:lang w:eastAsia="zh-CN"/>
                </w:rPr>
                <w:t>Knowledge Scope</w:t>
              </w:r>
            </w:ins>
          </w:p>
        </w:tc>
        <w:tc>
          <w:tcPr>
            <w:tcW w:w="710" w:type="dxa"/>
            <w:tcBorders>
              <w:top w:val="nil"/>
              <w:left w:val="nil"/>
              <w:bottom w:val="single" w:sz="4" w:space="0" w:color="000000"/>
              <w:right w:val="nil"/>
            </w:tcBorders>
            <w:vAlign w:val="center"/>
            <w:hideMark/>
          </w:tcPr>
          <w:p w14:paraId="6E63BFAD" w14:textId="77777777" w:rsidR="003B1329" w:rsidRPr="003B1329" w:rsidRDefault="003B1329" w:rsidP="003B1329">
            <w:pPr>
              <w:spacing w:before="0"/>
              <w:jc w:val="center"/>
              <w:rPr>
                <w:ins w:id="744" w:author="Charlie Gu" w:date="2026-06-07T21:32:00Z" w16du:dateUtc="2026-06-07T13:32:00Z"/>
                <w:rFonts w:ascii="微软雅黑" w:eastAsia="微软雅黑" w:hAnsi="微软雅黑" w:cs="Calibri"/>
                <w:lang w:eastAsia="zh-CN"/>
              </w:rPr>
            </w:pPr>
            <w:ins w:id="745" w:author="Charlie Gu" w:date="2026-06-07T21:32:00Z" w16du:dateUtc="2026-06-07T13:32:00Z">
              <w:r w:rsidRPr="003B1329">
                <w:rPr>
                  <w:rFonts w:ascii="微软雅黑" w:eastAsia="微软雅黑" w:hAnsi="微软雅黑" w:cs="Calibri"/>
                  <w:lang w:eastAsia="zh-CN"/>
                </w:rPr>
                <w:t> </w:t>
              </w:r>
            </w:ins>
          </w:p>
        </w:tc>
        <w:tc>
          <w:tcPr>
            <w:tcW w:w="6196" w:type="dxa"/>
            <w:tcBorders>
              <w:top w:val="nil"/>
              <w:left w:val="single" w:sz="4" w:space="0" w:color="000000"/>
              <w:bottom w:val="single" w:sz="4" w:space="0" w:color="000000"/>
              <w:right w:val="nil"/>
            </w:tcBorders>
            <w:vAlign w:val="center"/>
            <w:hideMark/>
          </w:tcPr>
          <w:p w14:paraId="03BD3561" w14:textId="77777777" w:rsidR="003B1329" w:rsidRPr="003B1329" w:rsidRDefault="003B1329" w:rsidP="003B1329">
            <w:pPr>
              <w:spacing w:before="0"/>
              <w:rPr>
                <w:ins w:id="746" w:author="Charlie Gu" w:date="2026-06-07T21:32:00Z" w16du:dateUtc="2026-06-07T13:32:00Z"/>
                <w:rFonts w:ascii="微软雅黑" w:eastAsia="微软雅黑" w:hAnsi="微软雅黑" w:cs="Calibri"/>
                <w:lang w:eastAsia="zh-CN"/>
              </w:rPr>
            </w:pPr>
            <w:ins w:id="747" w:author="Charlie Gu" w:date="2026-06-07T21:32:00Z" w16du:dateUtc="2026-06-07T13:32:00Z">
              <w:r w:rsidRPr="003B1329">
                <w:rPr>
                  <w:rFonts w:ascii="微软雅黑" w:eastAsia="微软雅黑" w:hAnsi="微软雅黑" w:cs="Calibri"/>
                  <w:lang w:eastAsia="zh-CN"/>
                </w:rPr>
                <w:t>Support user questions on 4 types of vehicle-related knowledge:</w:t>
              </w:r>
              <w:r w:rsidRPr="003B1329">
                <w:rPr>
                  <w:rFonts w:ascii="微软雅黑" w:eastAsia="微软雅黑" w:hAnsi="微软雅黑" w:cs="Calibri"/>
                  <w:lang w:eastAsia="zh-CN"/>
                </w:rPr>
                <w:br/>
                <w:t>1. General knowledge: traffic rules, emergency handling, common vehicle knowledge points, Dongfeng Nissan company knowledge, or model marketing highlights, etc.</w:t>
              </w:r>
              <w:r w:rsidRPr="003B1329">
                <w:rPr>
                  <w:rFonts w:ascii="微软雅黑" w:eastAsia="微软雅黑" w:hAnsi="微软雅黑" w:cs="Calibri"/>
                  <w:lang w:eastAsia="zh-CN"/>
                </w:rPr>
                <w:br/>
                <w:t>2. Dedicated model custom knowledge, support user questions with response text, images and videos</w:t>
              </w:r>
              <w:r w:rsidRPr="003B1329">
                <w:rPr>
                  <w:rFonts w:ascii="微软雅黑" w:eastAsia="微软雅黑" w:hAnsi="微软雅黑" w:cs="Calibri"/>
                  <w:lang w:eastAsia="zh-CN"/>
                </w:rPr>
                <w:br/>
                <w:t>3. Model after-sales and maintenance knowledge</w:t>
              </w:r>
              <w:r w:rsidRPr="003B1329">
                <w:rPr>
                  <w:rFonts w:ascii="微软雅黑" w:eastAsia="微软雅黑" w:hAnsi="微软雅黑" w:cs="Calibri"/>
                  <w:lang w:eastAsia="zh-CN"/>
                </w:rPr>
                <w:br/>
                <w:t>4. Any other vehicle usage related questions</w:t>
              </w:r>
            </w:ins>
          </w:p>
        </w:tc>
      </w:tr>
      <w:tr w:rsidR="003B1329" w:rsidRPr="003B1329" w14:paraId="48F40900" w14:textId="77777777" w:rsidTr="003B1329">
        <w:trPr>
          <w:trHeight w:val="310"/>
          <w:ins w:id="748" w:author="Charlie Gu" w:date="2026-06-07T21:32:00Z" w16du:dateUtc="2026-06-07T13:32:00Z"/>
        </w:trPr>
        <w:tc>
          <w:tcPr>
            <w:tcW w:w="427" w:type="dxa"/>
            <w:vMerge/>
            <w:tcBorders>
              <w:top w:val="nil"/>
              <w:left w:val="single" w:sz="4" w:space="0" w:color="000000"/>
              <w:bottom w:val="single" w:sz="4" w:space="0" w:color="000000"/>
              <w:right w:val="single" w:sz="4" w:space="0" w:color="000000"/>
            </w:tcBorders>
            <w:vAlign w:val="center"/>
            <w:hideMark/>
          </w:tcPr>
          <w:p w14:paraId="2A5C9EE1" w14:textId="77777777" w:rsidR="003B1329" w:rsidRPr="003B1329" w:rsidRDefault="003B1329" w:rsidP="003B1329">
            <w:pPr>
              <w:spacing w:before="0"/>
              <w:rPr>
                <w:ins w:id="749" w:author="Charlie Gu" w:date="2026-06-07T21:32:00Z" w16du:dateUtc="2026-06-07T13:32:00Z"/>
                <w:rFonts w:ascii="微软雅黑" w:eastAsia="微软雅黑" w:hAnsi="微软雅黑" w:cs="Calibri"/>
                <w:b/>
                <w:bCs/>
                <w:lang w:eastAsia="zh-CN"/>
              </w:rPr>
            </w:pPr>
          </w:p>
        </w:tc>
        <w:tc>
          <w:tcPr>
            <w:tcW w:w="587" w:type="dxa"/>
            <w:tcBorders>
              <w:top w:val="nil"/>
              <w:left w:val="nil"/>
              <w:bottom w:val="single" w:sz="4" w:space="0" w:color="000000"/>
              <w:right w:val="single" w:sz="4" w:space="0" w:color="000000"/>
            </w:tcBorders>
            <w:vAlign w:val="center"/>
            <w:hideMark/>
          </w:tcPr>
          <w:p w14:paraId="3E47D58F" w14:textId="77777777" w:rsidR="003B1329" w:rsidRPr="003B1329" w:rsidRDefault="003B1329" w:rsidP="003B1329">
            <w:pPr>
              <w:spacing w:before="0"/>
              <w:jc w:val="center"/>
              <w:rPr>
                <w:ins w:id="750" w:author="Charlie Gu" w:date="2026-06-07T21:32:00Z" w16du:dateUtc="2026-06-07T13:32:00Z"/>
                <w:rFonts w:ascii="微软雅黑" w:eastAsia="微软雅黑" w:hAnsi="微软雅黑" w:cs="Calibri"/>
                <w:lang w:eastAsia="zh-CN"/>
              </w:rPr>
            </w:pPr>
            <w:ins w:id="751" w:author="Charlie Gu" w:date="2026-06-07T21:32:00Z" w16du:dateUtc="2026-06-07T13:32:00Z">
              <w:r w:rsidRPr="003B1329">
                <w:rPr>
                  <w:rFonts w:ascii="微软雅黑" w:eastAsia="微软雅黑" w:hAnsi="微软雅黑" w:cs="Calibri"/>
                  <w:lang w:eastAsia="zh-CN"/>
                </w:rPr>
                <w:t> </w:t>
              </w:r>
            </w:ins>
          </w:p>
        </w:tc>
        <w:tc>
          <w:tcPr>
            <w:tcW w:w="710" w:type="dxa"/>
            <w:tcBorders>
              <w:top w:val="nil"/>
              <w:left w:val="nil"/>
              <w:bottom w:val="single" w:sz="4" w:space="0" w:color="000000"/>
              <w:right w:val="single" w:sz="4" w:space="0" w:color="000000"/>
            </w:tcBorders>
            <w:vAlign w:val="center"/>
            <w:hideMark/>
          </w:tcPr>
          <w:p w14:paraId="64D8B526" w14:textId="77777777" w:rsidR="003B1329" w:rsidRPr="003B1329" w:rsidRDefault="003B1329" w:rsidP="003B1329">
            <w:pPr>
              <w:spacing w:before="0"/>
              <w:jc w:val="center"/>
              <w:rPr>
                <w:ins w:id="752" w:author="Charlie Gu" w:date="2026-06-07T21:32:00Z" w16du:dateUtc="2026-06-07T13:32:00Z"/>
                <w:rFonts w:ascii="Calibri" w:eastAsia="Times New Roman" w:hAnsi="Calibri" w:cs="Calibri"/>
                <w:color w:val="000000"/>
                <w:sz w:val="24"/>
                <w:szCs w:val="24"/>
                <w:lang w:eastAsia="zh-CN"/>
              </w:rPr>
            </w:pPr>
            <w:ins w:id="753" w:author="Charlie Gu" w:date="2026-06-07T21:32:00Z" w16du:dateUtc="2026-06-07T13:32:00Z">
              <w:r w:rsidRPr="003B1329">
                <w:rPr>
                  <w:rFonts w:ascii="Calibri" w:eastAsia="Times New Roman" w:hAnsi="Calibri" w:cs="Calibri"/>
                  <w:color w:val="000000"/>
                  <w:sz w:val="24"/>
                  <w:szCs w:val="24"/>
                  <w:lang w:eastAsia="zh-CN"/>
                </w:rPr>
                <w:t>Information Support</w:t>
              </w:r>
            </w:ins>
          </w:p>
        </w:tc>
        <w:tc>
          <w:tcPr>
            <w:tcW w:w="710" w:type="dxa"/>
            <w:tcBorders>
              <w:top w:val="nil"/>
              <w:left w:val="nil"/>
              <w:bottom w:val="single" w:sz="4" w:space="0" w:color="000000"/>
              <w:right w:val="nil"/>
            </w:tcBorders>
            <w:vAlign w:val="center"/>
            <w:hideMark/>
          </w:tcPr>
          <w:p w14:paraId="68AA69B7" w14:textId="77777777" w:rsidR="003B1329" w:rsidRPr="003B1329" w:rsidRDefault="003B1329" w:rsidP="003B1329">
            <w:pPr>
              <w:spacing w:before="0"/>
              <w:jc w:val="center"/>
              <w:rPr>
                <w:ins w:id="754" w:author="Charlie Gu" w:date="2026-06-07T21:32:00Z" w16du:dateUtc="2026-06-07T13:32:00Z"/>
                <w:rFonts w:ascii="微软雅黑" w:eastAsia="微软雅黑" w:hAnsi="微软雅黑" w:cs="Calibri"/>
                <w:lang w:eastAsia="zh-CN"/>
              </w:rPr>
            </w:pPr>
            <w:ins w:id="755" w:author="Charlie Gu" w:date="2026-06-07T21:32:00Z" w16du:dateUtc="2026-06-07T13:32:00Z">
              <w:r w:rsidRPr="003B1329">
                <w:rPr>
                  <w:rFonts w:ascii="微软雅黑" w:eastAsia="微软雅黑" w:hAnsi="微软雅黑" w:cs="Calibri"/>
                  <w:lang w:eastAsia="zh-CN"/>
                </w:rPr>
                <w:t> </w:t>
              </w:r>
            </w:ins>
          </w:p>
        </w:tc>
        <w:tc>
          <w:tcPr>
            <w:tcW w:w="6196" w:type="dxa"/>
            <w:tcBorders>
              <w:top w:val="nil"/>
              <w:left w:val="single" w:sz="4" w:space="0" w:color="000000"/>
              <w:bottom w:val="single" w:sz="4" w:space="0" w:color="000000"/>
              <w:right w:val="nil"/>
            </w:tcBorders>
            <w:vAlign w:val="center"/>
            <w:hideMark/>
          </w:tcPr>
          <w:p w14:paraId="6CA6756F" w14:textId="77777777" w:rsidR="003B1329" w:rsidRPr="003B1329" w:rsidRDefault="003B1329" w:rsidP="003B1329">
            <w:pPr>
              <w:spacing w:before="0"/>
              <w:rPr>
                <w:ins w:id="756" w:author="Charlie Gu" w:date="2026-06-07T21:32:00Z" w16du:dateUtc="2026-06-07T13:32:00Z"/>
                <w:rFonts w:ascii="Calibri" w:eastAsia="Times New Roman" w:hAnsi="Calibri" w:cs="Calibri"/>
                <w:color w:val="000000"/>
                <w:sz w:val="24"/>
                <w:szCs w:val="24"/>
                <w:lang w:eastAsia="zh-CN"/>
              </w:rPr>
            </w:pPr>
            <w:ins w:id="757" w:author="Charlie Gu" w:date="2026-06-07T21:32:00Z" w16du:dateUtc="2026-06-07T13:32:00Z">
              <w:r w:rsidRPr="003B1329">
                <w:rPr>
                  <w:rFonts w:ascii="Calibri" w:eastAsia="Times New Roman" w:hAnsi="Calibri" w:cs="Calibri"/>
                  <w:color w:val="000000"/>
                  <w:sz w:val="24"/>
                  <w:szCs w:val="24"/>
                  <w:lang w:eastAsia="zh-CN"/>
                </w:rPr>
                <w:t>Provide the action to be executed or informaiton to be displayed based on the user's query, e.g.: image for vehicle information</w:t>
              </w:r>
            </w:ins>
          </w:p>
        </w:tc>
      </w:tr>
      <w:tr w:rsidR="003B1329" w:rsidRPr="003B1329" w14:paraId="4AD514D3" w14:textId="77777777" w:rsidTr="003B1329">
        <w:trPr>
          <w:trHeight w:val="310"/>
          <w:ins w:id="758" w:author="Charlie Gu" w:date="2026-06-07T21:32:00Z" w16du:dateUtc="2026-06-07T13:32:00Z"/>
        </w:trPr>
        <w:tc>
          <w:tcPr>
            <w:tcW w:w="427" w:type="dxa"/>
            <w:vMerge w:val="restart"/>
            <w:tcBorders>
              <w:top w:val="nil"/>
              <w:left w:val="single" w:sz="4" w:space="0" w:color="000000"/>
              <w:bottom w:val="nil"/>
              <w:right w:val="single" w:sz="4" w:space="0" w:color="000000"/>
            </w:tcBorders>
            <w:shd w:val="clear" w:color="000000" w:fill="FFFFFF"/>
            <w:vAlign w:val="center"/>
            <w:hideMark/>
          </w:tcPr>
          <w:p w14:paraId="550A3192" w14:textId="77777777" w:rsidR="003B1329" w:rsidRPr="003B1329" w:rsidRDefault="003B1329" w:rsidP="003B1329">
            <w:pPr>
              <w:spacing w:before="0"/>
              <w:jc w:val="center"/>
              <w:rPr>
                <w:ins w:id="759" w:author="Charlie Gu" w:date="2026-06-07T21:32:00Z" w16du:dateUtc="2026-06-07T13:32:00Z"/>
                <w:rFonts w:ascii="Calibri" w:eastAsia="Times New Roman" w:hAnsi="Calibri" w:cs="Calibri"/>
                <w:color w:val="000000"/>
                <w:sz w:val="24"/>
                <w:szCs w:val="24"/>
                <w:lang w:eastAsia="zh-CN"/>
              </w:rPr>
            </w:pPr>
            <w:ins w:id="760" w:author="Charlie Gu" w:date="2026-06-07T21:32:00Z" w16du:dateUtc="2026-06-07T13:32:00Z">
              <w:r w:rsidRPr="003B1329">
                <w:rPr>
                  <w:rFonts w:ascii="Calibri" w:eastAsia="Times New Roman" w:hAnsi="Calibri" w:cs="Calibri"/>
                  <w:color w:val="000000"/>
                  <w:sz w:val="24"/>
                  <w:szCs w:val="24"/>
                  <w:lang w:eastAsia="zh-CN"/>
                </w:rPr>
                <w:t>Vehicle Control</w:t>
              </w:r>
            </w:ins>
          </w:p>
        </w:tc>
        <w:tc>
          <w:tcPr>
            <w:tcW w:w="587" w:type="dxa"/>
            <w:vMerge w:val="restart"/>
            <w:tcBorders>
              <w:top w:val="nil"/>
              <w:left w:val="single" w:sz="4" w:space="0" w:color="000000"/>
              <w:bottom w:val="single" w:sz="4" w:space="0" w:color="000000"/>
              <w:right w:val="single" w:sz="4" w:space="0" w:color="000000"/>
            </w:tcBorders>
            <w:vAlign w:val="center"/>
            <w:hideMark/>
          </w:tcPr>
          <w:p w14:paraId="031C8F73" w14:textId="77777777" w:rsidR="003B1329" w:rsidRPr="003B1329" w:rsidRDefault="003B1329" w:rsidP="003B1329">
            <w:pPr>
              <w:spacing w:before="0"/>
              <w:jc w:val="center"/>
              <w:rPr>
                <w:ins w:id="761" w:author="Charlie Gu" w:date="2026-06-07T21:32:00Z" w16du:dateUtc="2026-06-07T13:32:00Z"/>
                <w:rFonts w:ascii="Calibri" w:eastAsia="Times New Roman" w:hAnsi="Calibri" w:cs="Calibri"/>
                <w:color w:val="000000"/>
                <w:sz w:val="24"/>
                <w:szCs w:val="24"/>
                <w:lang w:eastAsia="zh-CN"/>
              </w:rPr>
            </w:pPr>
            <w:ins w:id="762" w:author="Charlie Gu" w:date="2026-06-07T21:32:00Z" w16du:dateUtc="2026-06-07T13:32:00Z">
              <w:r w:rsidRPr="003B1329">
                <w:rPr>
                  <w:rFonts w:ascii="Calibri" w:eastAsia="Times New Roman" w:hAnsi="Calibri" w:cs="Calibri"/>
                  <w:color w:val="000000"/>
                  <w:sz w:val="24"/>
                  <w:szCs w:val="24"/>
                  <w:lang w:eastAsia="zh-CN"/>
                </w:rPr>
                <w:t>Standard Control</w:t>
              </w:r>
            </w:ins>
          </w:p>
        </w:tc>
        <w:tc>
          <w:tcPr>
            <w:tcW w:w="710" w:type="dxa"/>
            <w:tcBorders>
              <w:top w:val="nil"/>
              <w:left w:val="nil"/>
              <w:bottom w:val="single" w:sz="4" w:space="0" w:color="000000"/>
              <w:right w:val="single" w:sz="4" w:space="0" w:color="000000"/>
            </w:tcBorders>
            <w:vAlign w:val="center"/>
            <w:hideMark/>
          </w:tcPr>
          <w:p w14:paraId="79B7E758" w14:textId="77777777" w:rsidR="003B1329" w:rsidRPr="003B1329" w:rsidRDefault="003B1329" w:rsidP="003B1329">
            <w:pPr>
              <w:spacing w:before="0"/>
              <w:jc w:val="center"/>
              <w:rPr>
                <w:ins w:id="763" w:author="Charlie Gu" w:date="2026-06-07T21:32:00Z" w16du:dateUtc="2026-06-07T13:32:00Z"/>
                <w:rFonts w:ascii="Calibri" w:eastAsia="Times New Roman" w:hAnsi="Calibri" w:cs="Calibri"/>
                <w:color w:val="000000"/>
                <w:sz w:val="24"/>
                <w:szCs w:val="24"/>
                <w:lang w:eastAsia="zh-CN"/>
              </w:rPr>
            </w:pPr>
            <w:ins w:id="764" w:author="Charlie Gu" w:date="2026-06-07T21:32:00Z" w16du:dateUtc="2026-06-07T13:32:00Z">
              <w:r w:rsidRPr="003B1329">
                <w:rPr>
                  <w:rFonts w:ascii="Calibri" w:eastAsia="Times New Roman" w:hAnsi="Calibri" w:cs="Calibri"/>
                  <w:color w:val="000000"/>
                  <w:sz w:val="24"/>
                  <w:szCs w:val="24"/>
                  <w:lang w:eastAsia="zh-CN"/>
                </w:rPr>
                <w:t>Car Control</w:t>
              </w:r>
            </w:ins>
          </w:p>
        </w:tc>
        <w:tc>
          <w:tcPr>
            <w:tcW w:w="710" w:type="dxa"/>
            <w:tcBorders>
              <w:top w:val="nil"/>
              <w:left w:val="nil"/>
              <w:bottom w:val="single" w:sz="4" w:space="0" w:color="000000"/>
              <w:right w:val="nil"/>
            </w:tcBorders>
            <w:vAlign w:val="center"/>
            <w:hideMark/>
          </w:tcPr>
          <w:p w14:paraId="1F33207F" w14:textId="77777777" w:rsidR="003B1329" w:rsidRPr="003B1329" w:rsidRDefault="003B1329" w:rsidP="003B1329">
            <w:pPr>
              <w:spacing w:before="0"/>
              <w:jc w:val="center"/>
              <w:rPr>
                <w:ins w:id="765" w:author="Charlie Gu" w:date="2026-06-07T21:32:00Z" w16du:dateUtc="2026-06-07T13:32:00Z"/>
                <w:rFonts w:ascii="微软雅黑" w:eastAsia="微软雅黑" w:hAnsi="微软雅黑" w:cs="Calibri"/>
                <w:lang w:eastAsia="zh-CN"/>
              </w:rPr>
            </w:pPr>
            <w:ins w:id="766" w:author="Charlie Gu" w:date="2026-06-07T21:32:00Z" w16du:dateUtc="2026-06-07T13:32:00Z">
              <w:r w:rsidRPr="003B1329">
                <w:rPr>
                  <w:rFonts w:ascii="微软雅黑" w:eastAsia="微软雅黑" w:hAnsi="微软雅黑" w:cs="Calibri"/>
                  <w:lang w:eastAsia="zh-CN"/>
                </w:rPr>
                <w:t> </w:t>
              </w:r>
            </w:ins>
          </w:p>
        </w:tc>
        <w:tc>
          <w:tcPr>
            <w:tcW w:w="6196" w:type="dxa"/>
            <w:tcBorders>
              <w:top w:val="nil"/>
              <w:left w:val="single" w:sz="4" w:space="0" w:color="000000"/>
              <w:bottom w:val="single" w:sz="4" w:space="0" w:color="000000"/>
              <w:right w:val="nil"/>
            </w:tcBorders>
            <w:vAlign w:val="center"/>
            <w:hideMark/>
          </w:tcPr>
          <w:p w14:paraId="0772668E" w14:textId="77777777" w:rsidR="003B1329" w:rsidRPr="003B1329" w:rsidRDefault="003B1329" w:rsidP="003B1329">
            <w:pPr>
              <w:spacing w:before="0"/>
              <w:rPr>
                <w:ins w:id="767" w:author="Charlie Gu" w:date="2026-06-07T21:32:00Z" w16du:dateUtc="2026-06-07T13:32:00Z"/>
                <w:rFonts w:ascii="Calibri" w:eastAsia="Times New Roman" w:hAnsi="Calibri" w:cs="Calibri"/>
                <w:color w:val="000000"/>
                <w:sz w:val="24"/>
                <w:szCs w:val="24"/>
                <w:lang w:eastAsia="zh-CN"/>
              </w:rPr>
            </w:pPr>
            <w:ins w:id="768" w:author="Charlie Gu" w:date="2026-06-07T21:32:00Z" w16du:dateUtc="2026-06-07T13:32:00Z">
              <w:r w:rsidRPr="003B1329">
                <w:rPr>
                  <w:rFonts w:ascii="Calibri" w:eastAsia="Times New Roman" w:hAnsi="Calibri" w:cs="Calibri"/>
                  <w:color w:val="000000"/>
                  <w:sz w:val="24"/>
                  <w:szCs w:val="24"/>
                  <w:lang w:eastAsia="zh-CN"/>
                </w:rPr>
                <w:t>All the available car controls (AC, Winodw, Door, Sunroof, Seat, etc.)</w:t>
              </w:r>
            </w:ins>
          </w:p>
        </w:tc>
      </w:tr>
      <w:tr w:rsidR="003B1329" w:rsidRPr="003B1329" w14:paraId="09A62335" w14:textId="77777777" w:rsidTr="003B1329">
        <w:trPr>
          <w:trHeight w:val="310"/>
          <w:ins w:id="769" w:author="Charlie Gu" w:date="2026-06-07T21:32:00Z" w16du:dateUtc="2026-06-07T13:32:00Z"/>
        </w:trPr>
        <w:tc>
          <w:tcPr>
            <w:tcW w:w="427" w:type="dxa"/>
            <w:vMerge/>
            <w:tcBorders>
              <w:top w:val="nil"/>
              <w:left w:val="single" w:sz="4" w:space="0" w:color="000000"/>
              <w:bottom w:val="nil"/>
              <w:right w:val="single" w:sz="4" w:space="0" w:color="000000"/>
            </w:tcBorders>
            <w:vAlign w:val="center"/>
            <w:hideMark/>
          </w:tcPr>
          <w:p w14:paraId="6B8CC82E" w14:textId="77777777" w:rsidR="003B1329" w:rsidRPr="003B1329" w:rsidRDefault="003B1329" w:rsidP="003B1329">
            <w:pPr>
              <w:spacing w:before="0"/>
              <w:rPr>
                <w:ins w:id="770" w:author="Charlie Gu" w:date="2026-06-07T21:32:00Z" w16du:dateUtc="2026-06-07T13:32:00Z"/>
                <w:rFonts w:ascii="Calibri" w:eastAsia="Times New Roman" w:hAnsi="Calibri" w:cs="Calibri"/>
                <w:color w:val="000000"/>
                <w:sz w:val="24"/>
                <w:szCs w:val="24"/>
                <w:lang w:eastAsia="zh-CN"/>
              </w:rPr>
            </w:pPr>
          </w:p>
        </w:tc>
        <w:tc>
          <w:tcPr>
            <w:tcW w:w="587" w:type="dxa"/>
            <w:vMerge/>
            <w:tcBorders>
              <w:top w:val="nil"/>
              <w:left w:val="single" w:sz="4" w:space="0" w:color="000000"/>
              <w:bottom w:val="single" w:sz="4" w:space="0" w:color="000000"/>
              <w:right w:val="single" w:sz="4" w:space="0" w:color="000000"/>
            </w:tcBorders>
            <w:vAlign w:val="center"/>
            <w:hideMark/>
          </w:tcPr>
          <w:p w14:paraId="12E86B46" w14:textId="77777777" w:rsidR="003B1329" w:rsidRPr="003B1329" w:rsidRDefault="003B1329" w:rsidP="003B1329">
            <w:pPr>
              <w:spacing w:before="0"/>
              <w:rPr>
                <w:ins w:id="771" w:author="Charlie Gu" w:date="2026-06-07T21:32:00Z" w16du:dateUtc="2026-06-07T13:32:00Z"/>
                <w:rFonts w:ascii="Calibri" w:eastAsia="Times New Roman" w:hAnsi="Calibri" w:cs="Calibri"/>
                <w:color w:val="000000"/>
                <w:sz w:val="24"/>
                <w:szCs w:val="24"/>
                <w:lang w:eastAsia="zh-CN"/>
              </w:rPr>
            </w:pPr>
          </w:p>
        </w:tc>
        <w:tc>
          <w:tcPr>
            <w:tcW w:w="710" w:type="dxa"/>
            <w:tcBorders>
              <w:top w:val="nil"/>
              <w:left w:val="nil"/>
              <w:bottom w:val="single" w:sz="4" w:space="0" w:color="000000"/>
              <w:right w:val="single" w:sz="4" w:space="0" w:color="000000"/>
            </w:tcBorders>
            <w:vAlign w:val="center"/>
            <w:hideMark/>
          </w:tcPr>
          <w:p w14:paraId="796818E5" w14:textId="77777777" w:rsidR="003B1329" w:rsidRPr="003B1329" w:rsidRDefault="003B1329" w:rsidP="003B1329">
            <w:pPr>
              <w:spacing w:before="0"/>
              <w:jc w:val="center"/>
              <w:rPr>
                <w:ins w:id="772" w:author="Charlie Gu" w:date="2026-06-07T21:32:00Z" w16du:dateUtc="2026-06-07T13:32:00Z"/>
                <w:rFonts w:ascii="Calibri" w:eastAsia="Times New Roman" w:hAnsi="Calibri" w:cs="Calibri"/>
                <w:color w:val="000000"/>
                <w:sz w:val="24"/>
                <w:szCs w:val="24"/>
                <w:lang w:eastAsia="zh-CN"/>
              </w:rPr>
            </w:pPr>
            <w:ins w:id="773" w:author="Charlie Gu" w:date="2026-06-07T21:32:00Z" w16du:dateUtc="2026-06-07T13:32:00Z">
              <w:r w:rsidRPr="003B1329">
                <w:rPr>
                  <w:rFonts w:ascii="Calibri" w:eastAsia="Times New Roman" w:hAnsi="Calibri" w:cs="Calibri"/>
                  <w:color w:val="000000"/>
                  <w:sz w:val="24"/>
                  <w:szCs w:val="24"/>
                  <w:lang w:eastAsia="zh-CN"/>
                </w:rPr>
                <w:t>Entertainment</w:t>
              </w:r>
            </w:ins>
          </w:p>
        </w:tc>
        <w:tc>
          <w:tcPr>
            <w:tcW w:w="710" w:type="dxa"/>
            <w:tcBorders>
              <w:top w:val="nil"/>
              <w:left w:val="nil"/>
              <w:bottom w:val="single" w:sz="4" w:space="0" w:color="000000"/>
              <w:right w:val="nil"/>
            </w:tcBorders>
            <w:vAlign w:val="center"/>
            <w:hideMark/>
          </w:tcPr>
          <w:p w14:paraId="298FF970" w14:textId="77777777" w:rsidR="003B1329" w:rsidRPr="003B1329" w:rsidRDefault="003B1329" w:rsidP="003B1329">
            <w:pPr>
              <w:spacing w:before="0"/>
              <w:jc w:val="center"/>
              <w:rPr>
                <w:ins w:id="774" w:author="Charlie Gu" w:date="2026-06-07T21:32:00Z" w16du:dateUtc="2026-06-07T13:32:00Z"/>
                <w:rFonts w:ascii="微软雅黑" w:eastAsia="微软雅黑" w:hAnsi="微软雅黑" w:cs="Calibri"/>
                <w:lang w:eastAsia="zh-CN"/>
              </w:rPr>
            </w:pPr>
            <w:ins w:id="775" w:author="Charlie Gu" w:date="2026-06-07T21:32:00Z" w16du:dateUtc="2026-06-07T13:32:00Z">
              <w:r w:rsidRPr="003B1329">
                <w:rPr>
                  <w:rFonts w:ascii="微软雅黑" w:eastAsia="微软雅黑" w:hAnsi="微软雅黑" w:cs="Calibri"/>
                  <w:lang w:eastAsia="zh-CN"/>
                </w:rPr>
                <w:t> </w:t>
              </w:r>
            </w:ins>
          </w:p>
        </w:tc>
        <w:tc>
          <w:tcPr>
            <w:tcW w:w="6196" w:type="dxa"/>
            <w:tcBorders>
              <w:top w:val="nil"/>
              <w:left w:val="single" w:sz="4" w:space="0" w:color="000000"/>
              <w:bottom w:val="single" w:sz="4" w:space="0" w:color="000000"/>
              <w:right w:val="nil"/>
            </w:tcBorders>
            <w:vAlign w:val="center"/>
            <w:hideMark/>
          </w:tcPr>
          <w:p w14:paraId="1360F510" w14:textId="77777777" w:rsidR="003B1329" w:rsidRPr="003B1329" w:rsidRDefault="003B1329" w:rsidP="003B1329">
            <w:pPr>
              <w:spacing w:before="0"/>
              <w:rPr>
                <w:ins w:id="776" w:author="Charlie Gu" w:date="2026-06-07T21:32:00Z" w16du:dateUtc="2026-06-07T13:32:00Z"/>
                <w:rFonts w:ascii="Calibri" w:eastAsia="Times New Roman" w:hAnsi="Calibri" w:cs="Calibri"/>
                <w:color w:val="000000"/>
                <w:sz w:val="24"/>
                <w:szCs w:val="24"/>
                <w:lang w:eastAsia="zh-CN"/>
              </w:rPr>
            </w:pPr>
            <w:ins w:id="777" w:author="Charlie Gu" w:date="2026-06-07T21:32:00Z" w16du:dateUtc="2026-06-07T13:32:00Z">
              <w:r w:rsidRPr="003B1329">
                <w:rPr>
                  <w:rFonts w:ascii="Calibri" w:eastAsia="Times New Roman" w:hAnsi="Calibri" w:cs="Calibri"/>
                  <w:color w:val="000000"/>
                  <w:sz w:val="24"/>
                  <w:szCs w:val="24"/>
                  <w:lang w:eastAsia="zh-CN"/>
                </w:rPr>
                <w:t>Navigation, Music, Radio, Phone, etc.</w:t>
              </w:r>
            </w:ins>
          </w:p>
        </w:tc>
      </w:tr>
      <w:tr w:rsidR="003B1329" w:rsidRPr="003B1329" w14:paraId="6984CB97" w14:textId="77777777" w:rsidTr="003B1329">
        <w:trPr>
          <w:trHeight w:val="580"/>
          <w:ins w:id="778" w:author="Charlie Gu" w:date="2026-06-07T21:32:00Z" w16du:dateUtc="2026-06-07T13:32:00Z"/>
        </w:trPr>
        <w:tc>
          <w:tcPr>
            <w:tcW w:w="427" w:type="dxa"/>
            <w:vMerge/>
            <w:tcBorders>
              <w:top w:val="nil"/>
              <w:left w:val="single" w:sz="4" w:space="0" w:color="000000"/>
              <w:bottom w:val="nil"/>
              <w:right w:val="single" w:sz="4" w:space="0" w:color="000000"/>
            </w:tcBorders>
            <w:vAlign w:val="center"/>
            <w:hideMark/>
          </w:tcPr>
          <w:p w14:paraId="45A16B2A" w14:textId="77777777" w:rsidR="003B1329" w:rsidRPr="003B1329" w:rsidRDefault="003B1329" w:rsidP="003B1329">
            <w:pPr>
              <w:spacing w:before="0"/>
              <w:rPr>
                <w:ins w:id="779" w:author="Charlie Gu" w:date="2026-06-07T21:32:00Z" w16du:dateUtc="2026-06-07T13:32:00Z"/>
                <w:rFonts w:ascii="Calibri" w:eastAsia="Times New Roman" w:hAnsi="Calibri" w:cs="Calibri"/>
                <w:color w:val="000000"/>
                <w:sz w:val="24"/>
                <w:szCs w:val="24"/>
                <w:lang w:eastAsia="zh-CN"/>
              </w:rPr>
            </w:pPr>
          </w:p>
        </w:tc>
        <w:tc>
          <w:tcPr>
            <w:tcW w:w="587" w:type="dxa"/>
            <w:vMerge w:val="restart"/>
            <w:tcBorders>
              <w:top w:val="nil"/>
              <w:left w:val="single" w:sz="4" w:space="0" w:color="000000"/>
              <w:bottom w:val="single" w:sz="4" w:space="0" w:color="000000"/>
              <w:right w:val="single" w:sz="4" w:space="0" w:color="000000"/>
            </w:tcBorders>
            <w:vAlign w:val="center"/>
            <w:hideMark/>
          </w:tcPr>
          <w:p w14:paraId="5C990BF6" w14:textId="77777777" w:rsidR="003B1329" w:rsidRPr="003B1329" w:rsidRDefault="003B1329" w:rsidP="003B1329">
            <w:pPr>
              <w:spacing w:before="0"/>
              <w:jc w:val="center"/>
              <w:rPr>
                <w:ins w:id="780" w:author="Charlie Gu" w:date="2026-06-07T21:32:00Z" w16du:dateUtc="2026-06-07T13:32:00Z"/>
                <w:rFonts w:ascii="Calibri" w:eastAsia="Times New Roman" w:hAnsi="Calibri" w:cs="Calibri"/>
                <w:color w:val="000000"/>
                <w:sz w:val="24"/>
                <w:szCs w:val="24"/>
                <w:lang w:eastAsia="zh-CN"/>
              </w:rPr>
            </w:pPr>
            <w:ins w:id="781" w:author="Charlie Gu" w:date="2026-06-07T21:32:00Z" w16du:dateUtc="2026-06-07T13:32:00Z">
              <w:r w:rsidRPr="003B1329">
                <w:rPr>
                  <w:rFonts w:ascii="Calibri" w:eastAsia="Times New Roman" w:hAnsi="Calibri" w:cs="Calibri"/>
                  <w:color w:val="000000"/>
                  <w:sz w:val="24"/>
                  <w:szCs w:val="24"/>
                  <w:lang w:eastAsia="zh-CN"/>
                </w:rPr>
                <w:t>Fuzzy Control</w:t>
              </w:r>
            </w:ins>
          </w:p>
        </w:tc>
        <w:tc>
          <w:tcPr>
            <w:tcW w:w="710" w:type="dxa"/>
            <w:vMerge w:val="restart"/>
            <w:tcBorders>
              <w:top w:val="nil"/>
              <w:left w:val="single" w:sz="4" w:space="0" w:color="000000"/>
              <w:bottom w:val="single" w:sz="4" w:space="0" w:color="000000"/>
              <w:right w:val="single" w:sz="4" w:space="0" w:color="000000"/>
            </w:tcBorders>
            <w:vAlign w:val="center"/>
            <w:hideMark/>
          </w:tcPr>
          <w:p w14:paraId="766CD72C" w14:textId="77777777" w:rsidR="003B1329" w:rsidRPr="003B1329" w:rsidRDefault="003B1329" w:rsidP="003B1329">
            <w:pPr>
              <w:spacing w:before="0"/>
              <w:jc w:val="center"/>
              <w:rPr>
                <w:ins w:id="782" w:author="Charlie Gu" w:date="2026-06-07T21:32:00Z" w16du:dateUtc="2026-06-07T13:32:00Z"/>
                <w:rFonts w:ascii="微软雅黑" w:eastAsia="微软雅黑" w:hAnsi="微软雅黑" w:cs="Calibri"/>
                <w:lang w:eastAsia="zh-CN"/>
              </w:rPr>
            </w:pPr>
            <w:ins w:id="783" w:author="Charlie Gu" w:date="2026-06-07T21:32:00Z" w16du:dateUtc="2026-06-07T13:32:00Z">
              <w:r w:rsidRPr="003B1329">
                <w:rPr>
                  <w:rFonts w:ascii="微软雅黑" w:eastAsia="微软雅黑" w:hAnsi="微软雅黑" w:cs="Calibri"/>
                  <w:lang w:eastAsia="zh-CN"/>
                </w:rPr>
                <w:t>Fuzzy Expression Understanding</w:t>
              </w:r>
            </w:ins>
          </w:p>
        </w:tc>
        <w:tc>
          <w:tcPr>
            <w:tcW w:w="710" w:type="dxa"/>
            <w:tcBorders>
              <w:top w:val="nil"/>
              <w:left w:val="nil"/>
              <w:bottom w:val="single" w:sz="4" w:space="0" w:color="000000"/>
              <w:right w:val="nil"/>
            </w:tcBorders>
            <w:vAlign w:val="center"/>
            <w:hideMark/>
          </w:tcPr>
          <w:p w14:paraId="4887A806" w14:textId="77777777" w:rsidR="003B1329" w:rsidRPr="003B1329" w:rsidRDefault="003B1329" w:rsidP="003B1329">
            <w:pPr>
              <w:spacing w:before="0"/>
              <w:jc w:val="center"/>
              <w:rPr>
                <w:ins w:id="784" w:author="Charlie Gu" w:date="2026-06-07T21:32:00Z" w16du:dateUtc="2026-06-07T13:32:00Z"/>
                <w:rFonts w:ascii="微软雅黑" w:eastAsia="微软雅黑" w:hAnsi="微软雅黑" w:cs="Calibri"/>
                <w:lang w:eastAsia="zh-CN"/>
              </w:rPr>
            </w:pPr>
            <w:ins w:id="785" w:author="Charlie Gu" w:date="2026-06-07T21:32:00Z" w16du:dateUtc="2026-06-07T13:32:00Z">
              <w:r w:rsidRPr="003B1329">
                <w:rPr>
                  <w:rFonts w:ascii="微软雅黑" w:eastAsia="微软雅黑" w:hAnsi="微软雅黑" w:cs="Calibri"/>
                  <w:lang w:eastAsia="zh-CN"/>
                </w:rPr>
                <w:t>Temperature Adjustment Expressions</w:t>
              </w:r>
            </w:ins>
          </w:p>
        </w:tc>
        <w:tc>
          <w:tcPr>
            <w:tcW w:w="6196" w:type="dxa"/>
            <w:tcBorders>
              <w:top w:val="nil"/>
              <w:left w:val="single" w:sz="4" w:space="0" w:color="000000"/>
              <w:bottom w:val="single" w:sz="4" w:space="0" w:color="000000"/>
              <w:right w:val="nil"/>
            </w:tcBorders>
            <w:vAlign w:val="center"/>
            <w:hideMark/>
          </w:tcPr>
          <w:p w14:paraId="1745BD88" w14:textId="77777777" w:rsidR="003B1329" w:rsidRPr="003B1329" w:rsidRDefault="003B1329" w:rsidP="003B1329">
            <w:pPr>
              <w:spacing w:before="0"/>
              <w:rPr>
                <w:ins w:id="786" w:author="Charlie Gu" w:date="2026-06-07T21:32:00Z" w16du:dateUtc="2026-06-07T13:32:00Z"/>
                <w:rFonts w:ascii="微软雅黑" w:eastAsia="微软雅黑" w:hAnsi="微软雅黑" w:cs="Calibri"/>
                <w:lang w:eastAsia="zh-CN"/>
              </w:rPr>
            </w:pPr>
            <w:ins w:id="787" w:author="Charlie Gu" w:date="2026-06-07T21:32:00Z" w16du:dateUtc="2026-06-07T13:32:00Z">
              <w:r w:rsidRPr="003B1329">
                <w:rPr>
                  <w:rFonts w:ascii="微软雅黑" w:eastAsia="微软雅黑" w:hAnsi="微软雅黑" w:cs="Calibri"/>
                  <w:lang w:eastAsia="zh-CN"/>
                </w:rPr>
                <w:t>E.g.: "Make it cooler in the car, but don't blow AC wind at the child"</w:t>
              </w:r>
              <w:r w:rsidRPr="003B1329">
                <w:rPr>
                  <w:rFonts w:ascii="微软雅黑" w:eastAsia="微软雅黑" w:hAnsi="微软雅黑" w:cs="Calibri"/>
                  <w:lang w:eastAsia="zh-CN"/>
                </w:rPr>
                <w:br/>
                <w:t xml:space="preserve">This expression indicates user needs to adjust body temperature, needs to relate to in-car ambient temperature, fan </w:t>
              </w:r>
              <w:r w:rsidRPr="003B1329">
                <w:rPr>
                  <w:rFonts w:ascii="微软雅黑" w:eastAsia="微软雅黑" w:hAnsi="微软雅黑" w:cs="Calibri"/>
                  <w:lang w:eastAsia="zh-CN"/>
                </w:rPr>
                <w:lastRenderedPageBreak/>
                <w:t>speed, wind direction adjustment capabilities</w:t>
              </w:r>
            </w:ins>
          </w:p>
        </w:tc>
      </w:tr>
      <w:tr w:rsidR="003B1329" w:rsidRPr="003B1329" w14:paraId="0E508F96" w14:textId="77777777" w:rsidTr="003B1329">
        <w:trPr>
          <w:trHeight w:val="870"/>
          <w:ins w:id="788" w:author="Charlie Gu" w:date="2026-06-07T21:32:00Z" w16du:dateUtc="2026-06-07T13:32:00Z"/>
        </w:trPr>
        <w:tc>
          <w:tcPr>
            <w:tcW w:w="427" w:type="dxa"/>
            <w:vMerge/>
            <w:tcBorders>
              <w:top w:val="nil"/>
              <w:left w:val="single" w:sz="4" w:space="0" w:color="000000"/>
              <w:bottom w:val="nil"/>
              <w:right w:val="single" w:sz="4" w:space="0" w:color="000000"/>
            </w:tcBorders>
            <w:vAlign w:val="center"/>
            <w:hideMark/>
          </w:tcPr>
          <w:p w14:paraId="2683611C" w14:textId="77777777" w:rsidR="003B1329" w:rsidRPr="003B1329" w:rsidRDefault="003B1329" w:rsidP="003B1329">
            <w:pPr>
              <w:spacing w:before="0"/>
              <w:rPr>
                <w:ins w:id="789" w:author="Charlie Gu" w:date="2026-06-07T21:32:00Z" w16du:dateUtc="2026-06-07T13:32:00Z"/>
                <w:rFonts w:ascii="Calibri" w:eastAsia="Times New Roman" w:hAnsi="Calibri" w:cs="Calibri"/>
                <w:color w:val="000000"/>
                <w:sz w:val="24"/>
                <w:szCs w:val="24"/>
                <w:lang w:eastAsia="zh-CN"/>
              </w:rPr>
            </w:pPr>
          </w:p>
        </w:tc>
        <w:tc>
          <w:tcPr>
            <w:tcW w:w="587" w:type="dxa"/>
            <w:vMerge/>
            <w:tcBorders>
              <w:top w:val="nil"/>
              <w:left w:val="single" w:sz="4" w:space="0" w:color="000000"/>
              <w:bottom w:val="single" w:sz="4" w:space="0" w:color="000000"/>
              <w:right w:val="single" w:sz="4" w:space="0" w:color="000000"/>
            </w:tcBorders>
            <w:vAlign w:val="center"/>
            <w:hideMark/>
          </w:tcPr>
          <w:p w14:paraId="19312F50" w14:textId="77777777" w:rsidR="003B1329" w:rsidRPr="003B1329" w:rsidRDefault="003B1329" w:rsidP="003B1329">
            <w:pPr>
              <w:spacing w:before="0"/>
              <w:rPr>
                <w:ins w:id="790" w:author="Charlie Gu" w:date="2026-06-07T21:32:00Z" w16du:dateUtc="2026-06-07T13:32:00Z"/>
                <w:rFonts w:ascii="Calibri" w:eastAsia="Times New Roman" w:hAnsi="Calibri" w:cs="Calibri"/>
                <w:color w:val="000000"/>
                <w:sz w:val="24"/>
                <w:szCs w:val="24"/>
                <w:lang w:eastAsia="zh-CN"/>
              </w:rPr>
            </w:pPr>
          </w:p>
        </w:tc>
        <w:tc>
          <w:tcPr>
            <w:tcW w:w="710" w:type="dxa"/>
            <w:vMerge/>
            <w:tcBorders>
              <w:top w:val="nil"/>
              <w:left w:val="single" w:sz="4" w:space="0" w:color="000000"/>
              <w:bottom w:val="single" w:sz="4" w:space="0" w:color="000000"/>
              <w:right w:val="single" w:sz="4" w:space="0" w:color="000000"/>
            </w:tcBorders>
            <w:vAlign w:val="center"/>
            <w:hideMark/>
          </w:tcPr>
          <w:p w14:paraId="0EF0D620" w14:textId="77777777" w:rsidR="003B1329" w:rsidRPr="003B1329" w:rsidRDefault="003B1329" w:rsidP="003B1329">
            <w:pPr>
              <w:spacing w:before="0"/>
              <w:rPr>
                <w:ins w:id="791" w:author="Charlie Gu" w:date="2026-06-07T21:32:00Z" w16du:dateUtc="2026-06-07T13:32:00Z"/>
                <w:rFonts w:ascii="微软雅黑" w:eastAsia="微软雅黑" w:hAnsi="微软雅黑" w:cs="Calibri"/>
                <w:lang w:eastAsia="zh-CN"/>
              </w:rPr>
            </w:pPr>
          </w:p>
        </w:tc>
        <w:tc>
          <w:tcPr>
            <w:tcW w:w="710" w:type="dxa"/>
            <w:tcBorders>
              <w:top w:val="nil"/>
              <w:left w:val="nil"/>
              <w:bottom w:val="single" w:sz="4" w:space="0" w:color="000000"/>
              <w:right w:val="nil"/>
            </w:tcBorders>
            <w:vAlign w:val="center"/>
            <w:hideMark/>
          </w:tcPr>
          <w:p w14:paraId="485336BB" w14:textId="77777777" w:rsidR="003B1329" w:rsidRPr="003B1329" w:rsidRDefault="003B1329" w:rsidP="003B1329">
            <w:pPr>
              <w:spacing w:before="0"/>
              <w:jc w:val="center"/>
              <w:rPr>
                <w:ins w:id="792" w:author="Charlie Gu" w:date="2026-06-07T21:32:00Z" w16du:dateUtc="2026-06-07T13:32:00Z"/>
                <w:rFonts w:ascii="微软雅黑" w:eastAsia="微软雅黑" w:hAnsi="微软雅黑" w:cs="Calibri"/>
                <w:lang w:eastAsia="zh-CN"/>
              </w:rPr>
            </w:pPr>
            <w:ins w:id="793" w:author="Charlie Gu" w:date="2026-06-07T21:32:00Z" w16du:dateUtc="2026-06-07T13:32:00Z">
              <w:r w:rsidRPr="003B1329">
                <w:rPr>
                  <w:rFonts w:ascii="微软雅黑" w:eastAsia="微软雅黑" w:hAnsi="微软雅黑" w:cs="Calibri"/>
                  <w:lang w:eastAsia="zh-CN"/>
                </w:rPr>
                <w:t>Volume Adjustment Expressions</w:t>
              </w:r>
            </w:ins>
          </w:p>
        </w:tc>
        <w:tc>
          <w:tcPr>
            <w:tcW w:w="6196" w:type="dxa"/>
            <w:tcBorders>
              <w:top w:val="nil"/>
              <w:left w:val="single" w:sz="4" w:space="0" w:color="000000"/>
              <w:bottom w:val="single" w:sz="4" w:space="0" w:color="000000"/>
              <w:right w:val="nil"/>
            </w:tcBorders>
            <w:vAlign w:val="center"/>
            <w:hideMark/>
          </w:tcPr>
          <w:p w14:paraId="3B678B1C" w14:textId="77777777" w:rsidR="003B1329" w:rsidRPr="003B1329" w:rsidRDefault="003B1329" w:rsidP="003B1329">
            <w:pPr>
              <w:spacing w:before="0"/>
              <w:rPr>
                <w:ins w:id="794" w:author="Charlie Gu" w:date="2026-06-07T21:32:00Z" w16du:dateUtc="2026-06-07T13:32:00Z"/>
                <w:rFonts w:ascii="微软雅黑" w:eastAsia="微软雅黑" w:hAnsi="微软雅黑" w:cs="Calibri"/>
                <w:lang w:eastAsia="zh-CN"/>
              </w:rPr>
            </w:pPr>
            <w:ins w:id="795" w:author="Charlie Gu" w:date="2026-06-07T21:32:00Z" w16du:dateUtc="2026-06-07T13:32:00Z">
              <w:r w:rsidRPr="003B1329">
                <w:rPr>
                  <w:rFonts w:ascii="微软雅黑" w:eastAsia="微软雅黑" w:hAnsi="微软雅黑" w:cs="Calibri"/>
                  <w:lang w:eastAsia="zh-CN"/>
                </w:rPr>
                <w:t>E.g.: "It's too noisy in the car now, be quieter"</w:t>
              </w:r>
              <w:r w:rsidRPr="003B1329">
                <w:rPr>
                  <w:rFonts w:ascii="微软雅黑" w:eastAsia="微软雅黑" w:hAnsi="微软雅黑" w:cs="Calibri"/>
                  <w:lang w:eastAsia="zh-CN"/>
                </w:rPr>
                <w:br/>
                <w:t>This expression indicates user needs to adjust in-car ambient noise, need to combine current in-car music volume, navigation volume, speed, window opening to confirm actual noise source, and relate to music volume, navigation volume, window opening adjustment capabilities</w:t>
              </w:r>
            </w:ins>
          </w:p>
        </w:tc>
      </w:tr>
      <w:tr w:rsidR="003B1329" w:rsidRPr="003B1329" w14:paraId="7323D508" w14:textId="77777777" w:rsidTr="003B1329">
        <w:trPr>
          <w:trHeight w:val="2280"/>
          <w:ins w:id="796" w:author="Charlie Gu" w:date="2026-06-07T21:32:00Z" w16du:dateUtc="2026-06-07T13:32:00Z"/>
        </w:trPr>
        <w:tc>
          <w:tcPr>
            <w:tcW w:w="427" w:type="dxa"/>
            <w:vMerge/>
            <w:tcBorders>
              <w:top w:val="nil"/>
              <w:left w:val="single" w:sz="4" w:space="0" w:color="000000"/>
              <w:bottom w:val="nil"/>
              <w:right w:val="single" w:sz="4" w:space="0" w:color="000000"/>
            </w:tcBorders>
            <w:vAlign w:val="center"/>
            <w:hideMark/>
          </w:tcPr>
          <w:p w14:paraId="43A11BDF" w14:textId="77777777" w:rsidR="003B1329" w:rsidRPr="003B1329" w:rsidRDefault="003B1329" w:rsidP="003B1329">
            <w:pPr>
              <w:spacing w:before="0"/>
              <w:rPr>
                <w:ins w:id="797" w:author="Charlie Gu" w:date="2026-06-07T21:32:00Z" w16du:dateUtc="2026-06-07T13:32:00Z"/>
                <w:rFonts w:ascii="Calibri" w:eastAsia="Times New Roman" w:hAnsi="Calibri" w:cs="Calibri"/>
                <w:color w:val="000000"/>
                <w:sz w:val="24"/>
                <w:szCs w:val="24"/>
                <w:lang w:eastAsia="zh-CN"/>
              </w:rPr>
            </w:pPr>
          </w:p>
        </w:tc>
        <w:tc>
          <w:tcPr>
            <w:tcW w:w="587" w:type="dxa"/>
            <w:vMerge/>
            <w:tcBorders>
              <w:top w:val="nil"/>
              <w:left w:val="single" w:sz="4" w:space="0" w:color="000000"/>
              <w:bottom w:val="single" w:sz="4" w:space="0" w:color="000000"/>
              <w:right w:val="single" w:sz="4" w:space="0" w:color="000000"/>
            </w:tcBorders>
            <w:vAlign w:val="center"/>
            <w:hideMark/>
          </w:tcPr>
          <w:p w14:paraId="16B72490" w14:textId="77777777" w:rsidR="003B1329" w:rsidRPr="003B1329" w:rsidRDefault="003B1329" w:rsidP="003B1329">
            <w:pPr>
              <w:spacing w:before="0"/>
              <w:rPr>
                <w:ins w:id="798" w:author="Charlie Gu" w:date="2026-06-07T21:32:00Z" w16du:dateUtc="2026-06-07T13:32:00Z"/>
                <w:rFonts w:ascii="Calibri" w:eastAsia="Times New Roman" w:hAnsi="Calibri" w:cs="Calibri"/>
                <w:color w:val="000000"/>
                <w:sz w:val="24"/>
                <w:szCs w:val="24"/>
                <w:lang w:eastAsia="zh-CN"/>
              </w:rPr>
            </w:pPr>
          </w:p>
        </w:tc>
        <w:tc>
          <w:tcPr>
            <w:tcW w:w="710" w:type="dxa"/>
            <w:vMerge/>
            <w:tcBorders>
              <w:top w:val="nil"/>
              <w:left w:val="single" w:sz="4" w:space="0" w:color="000000"/>
              <w:bottom w:val="single" w:sz="4" w:space="0" w:color="000000"/>
              <w:right w:val="single" w:sz="4" w:space="0" w:color="000000"/>
            </w:tcBorders>
            <w:vAlign w:val="center"/>
            <w:hideMark/>
          </w:tcPr>
          <w:p w14:paraId="0B026708" w14:textId="77777777" w:rsidR="003B1329" w:rsidRPr="003B1329" w:rsidRDefault="003B1329" w:rsidP="003B1329">
            <w:pPr>
              <w:spacing w:before="0"/>
              <w:rPr>
                <w:ins w:id="799" w:author="Charlie Gu" w:date="2026-06-07T21:32:00Z" w16du:dateUtc="2026-06-07T13:32:00Z"/>
                <w:rFonts w:ascii="微软雅黑" w:eastAsia="微软雅黑" w:hAnsi="微软雅黑" w:cs="Calibri"/>
                <w:lang w:eastAsia="zh-CN"/>
              </w:rPr>
            </w:pPr>
          </w:p>
        </w:tc>
        <w:tc>
          <w:tcPr>
            <w:tcW w:w="710" w:type="dxa"/>
            <w:tcBorders>
              <w:top w:val="nil"/>
              <w:left w:val="nil"/>
              <w:bottom w:val="single" w:sz="4" w:space="0" w:color="000000"/>
              <w:right w:val="nil"/>
            </w:tcBorders>
            <w:vAlign w:val="center"/>
            <w:hideMark/>
          </w:tcPr>
          <w:p w14:paraId="763752A7" w14:textId="77777777" w:rsidR="003B1329" w:rsidRPr="003B1329" w:rsidRDefault="003B1329" w:rsidP="003B1329">
            <w:pPr>
              <w:spacing w:before="0"/>
              <w:jc w:val="center"/>
              <w:rPr>
                <w:ins w:id="800" w:author="Charlie Gu" w:date="2026-06-07T21:32:00Z" w16du:dateUtc="2026-06-07T13:32:00Z"/>
                <w:rFonts w:ascii="微软雅黑" w:eastAsia="微软雅黑" w:hAnsi="微软雅黑" w:cs="Calibri"/>
                <w:lang w:eastAsia="zh-CN"/>
              </w:rPr>
            </w:pPr>
            <w:ins w:id="801" w:author="Charlie Gu" w:date="2026-06-07T21:32:00Z" w16du:dateUtc="2026-06-07T13:32:00Z">
              <w:r w:rsidRPr="003B1329">
                <w:rPr>
                  <w:rFonts w:ascii="微软雅黑" w:eastAsia="微软雅黑" w:hAnsi="微软雅黑" w:cs="Calibri"/>
                  <w:lang w:eastAsia="zh-CN"/>
                </w:rPr>
                <w:t>Driving Experience Adjustment Expressions</w:t>
              </w:r>
            </w:ins>
          </w:p>
        </w:tc>
        <w:tc>
          <w:tcPr>
            <w:tcW w:w="6196" w:type="dxa"/>
            <w:tcBorders>
              <w:top w:val="nil"/>
              <w:left w:val="single" w:sz="4" w:space="0" w:color="000000"/>
              <w:bottom w:val="single" w:sz="4" w:space="0" w:color="000000"/>
              <w:right w:val="nil"/>
            </w:tcBorders>
            <w:vAlign w:val="center"/>
            <w:hideMark/>
          </w:tcPr>
          <w:p w14:paraId="436ACC13" w14:textId="77777777" w:rsidR="003B1329" w:rsidRPr="003B1329" w:rsidRDefault="003B1329" w:rsidP="003B1329">
            <w:pPr>
              <w:spacing w:before="0"/>
              <w:rPr>
                <w:ins w:id="802" w:author="Charlie Gu" w:date="2026-06-07T21:32:00Z" w16du:dateUtc="2026-06-07T13:32:00Z"/>
                <w:rFonts w:ascii="微软雅黑" w:eastAsia="微软雅黑" w:hAnsi="微软雅黑" w:cs="Calibri"/>
                <w:lang w:eastAsia="zh-CN"/>
              </w:rPr>
            </w:pPr>
            <w:ins w:id="803" w:author="Charlie Gu" w:date="2026-06-07T21:32:00Z" w16du:dateUtc="2026-06-07T13:32:00Z">
              <w:r w:rsidRPr="003B1329">
                <w:rPr>
                  <w:rFonts w:ascii="微软雅黑" w:eastAsia="微软雅黑" w:hAnsi="微软雅黑" w:cs="Calibri"/>
                  <w:lang w:eastAsia="zh-CN"/>
                </w:rPr>
                <w:t>E.g.: Driver says "I'm a bit tired now"</w:t>
              </w:r>
              <w:r w:rsidRPr="003B1329">
                <w:rPr>
                  <w:rFonts w:ascii="微软雅黑" w:eastAsia="微软雅黑" w:hAnsi="微软雅黑" w:cs="Calibri"/>
                  <w:lang w:eastAsia="zh-CN"/>
                </w:rPr>
                <w:br/>
                <w:t>This expression represents user is currently fatigued from driving, needs to relate to navigation service area search, sunroof open/close, window open/close, AC circulation mode, car fragrance machine for adjustment</w:t>
              </w:r>
            </w:ins>
          </w:p>
        </w:tc>
      </w:tr>
      <w:tr w:rsidR="003B1329" w:rsidRPr="003B1329" w14:paraId="43163462" w14:textId="77777777" w:rsidTr="003B1329">
        <w:trPr>
          <w:trHeight w:val="1995"/>
          <w:ins w:id="804" w:author="Charlie Gu" w:date="2026-06-07T21:32:00Z" w16du:dateUtc="2026-06-07T13:32:00Z"/>
        </w:trPr>
        <w:tc>
          <w:tcPr>
            <w:tcW w:w="427" w:type="dxa"/>
            <w:vMerge/>
            <w:tcBorders>
              <w:top w:val="nil"/>
              <w:left w:val="single" w:sz="4" w:space="0" w:color="000000"/>
              <w:bottom w:val="nil"/>
              <w:right w:val="single" w:sz="4" w:space="0" w:color="000000"/>
            </w:tcBorders>
            <w:vAlign w:val="center"/>
            <w:hideMark/>
          </w:tcPr>
          <w:p w14:paraId="40B095D5" w14:textId="77777777" w:rsidR="003B1329" w:rsidRPr="003B1329" w:rsidRDefault="003B1329" w:rsidP="003B1329">
            <w:pPr>
              <w:spacing w:before="0"/>
              <w:rPr>
                <w:ins w:id="805" w:author="Charlie Gu" w:date="2026-06-07T21:32:00Z" w16du:dateUtc="2026-06-07T13:32:00Z"/>
                <w:rFonts w:ascii="Calibri" w:eastAsia="Times New Roman" w:hAnsi="Calibri" w:cs="Calibri"/>
                <w:color w:val="000000"/>
                <w:sz w:val="24"/>
                <w:szCs w:val="24"/>
                <w:lang w:eastAsia="zh-CN"/>
              </w:rPr>
            </w:pPr>
          </w:p>
        </w:tc>
        <w:tc>
          <w:tcPr>
            <w:tcW w:w="587" w:type="dxa"/>
            <w:vMerge/>
            <w:tcBorders>
              <w:top w:val="nil"/>
              <w:left w:val="single" w:sz="4" w:space="0" w:color="000000"/>
              <w:bottom w:val="single" w:sz="4" w:space="0" w:color="000000"/>
              <w:right w:val="single" w:sz="4" w:space="0" w:color="000000"/>
            </w:tcBorders>
            <w:vAlign w:val="center"/>
            <w:hideMark/>
          </w:tcPr>
          <w:p w14:paraId="5170E505" w14:textId="77777777" w:rsidR="003B1329" w:rsidRPr="003B1329" w:rsidRDefault="003B1329" w:rsidP="003B1329">
            <w:pPr>
              <w:spacing w:before="0"/>
              <w:rPr>
                <w:ins w:id="806" w:author="Charlie Gu" w:date="2026-06-07T21:32:00Z" w16du:dateUtc="2026-06-07T13:32:00Z"/>
                <w:rFonts w:ascii="Calibri" w:eastAsia="Times New Roman" w:hAnsi="Calibri" w:cs="Calibri"/>
                <w:color w:val="000000"/>
                <w:sz w:val="24"/>
                <w:szCs w:val="24"/>
                <w:lang w:eastAsia="zh-CN"/>
              </w:rPr>
            </w:pPr>
          </w:p>
        </w:tc>
        <w:tc>
          <w:tcPr>
            <w:tcW w:w="710" w:type="dxa"/>
            <w:vMerge/>
            <w:tcBorders>
              <w:top w:val="nil"/>
              <w:left w:val="single" w:sz="4" w:space="0" w:color="000000"/>
              <w:bottom w:val="single" w:sz="4" w:space="0" w:color="000000"/>
              <w:right w:val="single" w:sz="4" w:space="0" w:color="000000"/>
            </w:tcBorders>
            <w:vAlign w:val="center"/>
            <w:hideMark/>
          </w:tcPr>
          <w:p w14:paraId="730EC615" w14:textId="77777777" w:rsidR="003B1329" w:rsidRPr="003B1329" w:rsidRDefault="003B1329" w:rsidP="003B1329">
            <w:pPr>
              <w:spacing w:before="0"/>
              <w:rPr>
                <w:ins w:id="807" w:author="Charlie Gu" w:date="2026-06-07T21:32:00Z" w16du:dateUtc="2026-06-07T13:32:00Z"/>
                <w:rFonts w:ascii="微软雅黑" w:eastAsia="微软雅黑" w:hAnsi="微软雅黑" w:cs="Calibri"/>
                <w:lang w:eastAsia="zh-CN"/>
              </w:rPr>
            </w:pPr>
          </w:p>
        </w:tc>
        <w:tc>
          <w:tcPr>
            <w:tcW w:w="710" w:type="dxa"/>
            <w:tcBorders>
              <w:top w:val="nil"/>
              <w:left w:val="nil"/>
              <w:bottom w:val="single" w:sz="4" w:space="0" w:color="000000"/>
              <w:right w:val="nil"/>
            </w:tcBorders>
            <w:vAlign w:val="center"/>
            <w:hideMark/>
          </w:tcPr>
          <w:p w14:paraId="18D20898" w14:textId="77777777" w:rsidR="003B1329" w:rsidRPr="003B1329" w:rsidRDefault="003B1329" w:rsidP="003B1329">
            <w:pPr>
              <w:spacing w:before="0"/>
              <w:jc w:val="center"/>
              <w:rPr>
                <w:ins w:id="808" w:author="Charlie Gu" w:date="2026-06-07T21:32:00Z" w16du:dateUtc="2026-06-07T13:32:00Z"/>
                <w:rFonts w:ascii="微软雅黑" w:eastAsia="微软雅黑" w:hAnsi="微软雅黑" w:cs="Calibri"/>
                <w:lang w:eastAsia="zh-CN"/>
              </w:rPr>
            </w:pPr>
            <w:ins w:id="809" w:author="Charlie Gu" w:date="2026-06-07T21:32:00Z" w16du:dateUtc="2026-06-07T13:32:00Z">
              <w:r w:rsidRPr="003B1329">
                <w:rPr>
                  <w:rFonts w:ascii="微软雅黑" w:eastAsia="微软雅黑" w:hAnsi="微软雅黑" w:cs="Calibri"/>
                  <w:lang w:eastAsia="zh-CN"/>
                </w:rPr>
                <w:t>Entertainment Expressions</w:t>
              </w:r>
            </w:ins>
          </w:p>
        </w:tc>
        <w:tc>
          <w:tcPr>
            <w:tcW w:w="6196" w:type="dxa"/>
            <w:tcBorders>
              <w:top w:val="nil"/>
              <w:left w:val="single" w:sz="4" w:space="0" w:color="000000"/>
              <w:bottom w:val="single" w:sz="4" w:space="0" w:color="000000"/>
              <w:right w:val="nil"/>
            </w:tcBorders>
            <w:vAlign w:val="center"/>
            <w:hideMark/>
          </w:tcPr>
          <w:p w14:paraId="4CA07786" w14:textId="77777777" w:rsidR="003B1329" w:rsidRPr="003B1329" w:rsidRDefault="003B1329" w:rsidP="003B1329">
            <w:pPr>
              <w:spacing w:before="0"/>
              <w:rPr>
                <w:ins w:id="810" w:author="Charlie Gu" w:date="2026-06-07T21:32:00Z" w16du:dateUtc="2026-06-07T13:32:00Z"/>
                <w:rFonts w:ascii="微软雅黑" w:eastAsia="微软雅黑" w:hAnsi="微软雅黑" w:cs="Calibri"/>
                <w:lang w:eastAsia="zh-CN"/>
              </w:rPr>
            </w:pPr>
            <w:ins w:id="811" w:author="Charlie Gu" w:date="2026-06-07T21:32:00Z" w16du:dateUtc="2026-06-07T13:32:00Z">
              <w:r w:rsidRPr="003B1329">
                <w:rPr>
                  <w:rFonts w:ascii="微软雅黑" w:eastAsia="微软雅黑" w:hAnsi="微软雅黑" w:cs="Calibri"/>
                  <w:lang w:eastAsia="zh-CN"/>
                </w:rPr>
                <w:t>"We're a bit bored now, find us some fun"</w:t>
              </w:r>
              <w:r w:rsidRPr="003B1329">
                <w:rPr>
                  <w:rFonts w:ascii="微软雅黑" w:eastAsia="微软雅黑" w:hAnsi="微软雅黑" w:cs="Calibri"/>
                  <w:lang w:eastAsia="zh-CN"/>
                </w:rPr>
                <w:br/>
                <w:t>This expression indicates user needs entertainment services, needs to relate to video, e-books, radio, news, in-car games, voice interactive mini-games and other services</w:t>
              </w:r>
            </w:ins>
          </w:p>
        </w:tc>
      </w:tr>
      <w:tr w:rsidR="003B1329" w:rsidRPr="003B1329" w14:paraId="7F92FCB4" w14:textId="77777777" w:rsidTr="003B1329">
        <w:trPr>
          <w:trHeight w:val="1920"/>
          <w:ins w:id="812" w:author="Charlie Gu" w:date="2026-06-07T21:32:00Z" w16du:dateUtc="2026-06-07T13:32:00Z"/>
        </w:trPr>
        <w:tc>
          <w:tcPr>
            <w:tcW w:w="427" w:type="dxa"/>
            <w:vMerge/>
            <w:tcBorders>
              <w:top w:val="nil"/>
              <w:left w:val="single" w:sz="4" w:space="0" w:color="000000"/>
              <w:bottom w:val="nil"/>
              <w:right w:val="single" w:sz="4" w:space="0" w:color="000000"/>
            </w:tcBorders>
            <w:vAlign w:val="center"/>
            <w:hideMark/>
          </w:tcPr>
          <w:p w14:paraId="45E4723C" w14:textId="77777777" w:rsidR="003B1329" w:rsidRPr="003B1329" w:rsidRDefault="003B1329" w:rsidP="003B1329">
            <w:pPr>
              <w:spacing w:before="0"/>
              <w:rPr>
                <w:ins w:id="813" w:author="Charlie Gu" w:date="2026-06-07T21:32:00Z" w16du:dateUtc="2026-06-07T13:32:00Z"/>
                <w:rFonts w:ascii="Calibri" w:eastAsia="Times New Roman" w:hAnsi="Calibri" w:cs="Calibri"/>
                <w:color w:val="000000"/>
                <w:sz w:val="24"/>
                <w:szCs w:val="24"/>
                <w:lang w:eastAsia="zh-CN"/>
              </w:rPr>
            </w:pPr>
          </w:p>
        </w:tc>
        <w:tc>
          <w:tcPr>
            <w:tcW w:w="587" w:type="dxa"/>
            <w:vMerge/>
            <w:tcBorders>
              <w:top w:val="nil"/>
              <w:left w:val="single" w:sz="4" w:space="0" w:color="000000"/>
              <w:bottom w:val="single" w:sz="4" w:space="0" w:color="000000"/>
              <w:right w:val="single" w:sz="4" w:space="0" w:color="000000"/>
            </w:tcBorders>
            <w:vAlign w:val="center"/>
            <w:hideMark/>
          </w:tcPr>
          <w:p w14:paraId="67FF5172" w14:textId="77777777" w:rsidR="003B1329" w:rsidRPr="003B1329" w:rsidRDefault="003B1329" w:rsidP="003B1329">
            <w:pPr>
              <w:spacing w:before="0"/>
              <w:rPr>
                <w:ins w:id="814" w:author="Charlie Gu" w:date="2026-06-07T21:32:00Z" w16du:dateUtc="2026-06-07T13:32:00Z"/>
                <w:rFonts w:ascii="Calibri" w:eastAsia="Times New Roman" w:hAnsi="Calibri" w:cs="Calibri"/>
                <w:color w:val="000000"/>
                <w:sz w:val="24"/>
                <w:szCs w:val="24"/>
                <w:lang w:eastAsia="zh-CN"/>
              </w:rPr>
            </w:pPr>
          </w:p>
        </w:tc>
        <w:tc>
          <w:tcPr>
            <w:tcW w:w="710" w:type="dxa"/>
            <w:vMerge/>
            <w:tcBorders>
              <w:top w:val="nil"/>
              <w:left w:val="single" w:sz="4" w:space="0" w:color="000000"/>
              <w:bottom w:val="single" w:sz="4" w:space="0" w:color="000000"/>
              <w:right w:val="single" w:sz="4" w:space="0" w:color="000000"/>
            </w:tcBorders>
            <w:vAlign w:val="center"/>
            <w:hideMark/>
          </w:tcPr>
          <w:p w14:paraId="48E46099" w14:textId="77777777" w:rsidR="003B1329" w:rsidRPr="003B1329" w:rsidRDefault="003B1329" w:rsidP="003B1329">
            <w:pPr>
              <w:spacing w:before="0"/>
              <w:rPr>
                <w:ins w:id="815" w:author="Charlie Gu" w:date="2026-06-07T21:32:00Z" w16du:dateUtc="2026-06-07T13:32:00Z"/>
                <w:rFonts w:ascii="微软雅黑" w:eastAsia="微软雅黑" w:hAnsi="微软雅黑" w:cs="Calibri"/>
                <w:lang w:eastAsia="zh-CN"/>
              </w:rPr>
            </w:pPr>
          </w:p>
        </w:tc>
        <w:tc>
          <w:tcPr>
            <w:tcW w:w="710" w:type="dxa"/>
            <w:tcBorders>
              <w:top w:val="nil"/>
              <w:left w:val="nil"/>
              <w:bottom w:val="single" w:sz="4" w:space="0" w:color="000000"/>
              <w:right w:val="nil"/>
            </w:tcBorders>
            <w:vAlign w:val="center"/>
            <w:hideMark/>
          </w:tcPr>
          <w:p w14:paraId="7C5AB3C8" w14:textId="77777777" w:rsidR="003B1329" w:rsidRPr="003B1329" w:rsidRDefault="003B1329" w:rsidP="003B1329">
            <w:pPr>
              <w:spacing w:before="0"/>
              <w:jc w:val="center"/>
              <w:rPr>
                <w:ins w:id="816" w:author="Charlie Gu" w:date="2026-06-07T21:32:00Z" w16du:dateUtc="2026-06-07T13:32:00Z"/>
                <w:rFonts w:ascii="Calibri" w:eastAsia="Times New Roman" w:hAnsi="Calibri" w:cs="Calibri"/>
                <w:color w:val="000000"/>
                <w:sz w:val="24"/>
                <w:szCs w:val="24"/>
                <w:lang w:eastAsia="zh-CN"/>
              </w:rPr>
            </w:pPr>
            <w:ins w:id="817" w:author="Charlie Gu" w:date="2026-06-07T21:32:00Z" w16du:dateUtc="2026-06-07T13:32:00Z">
              <w:r w:rsidRPr="003B1329">
                <w:rPr>
                  <w:rFonts w:ascii="Calibri" w:eastAsia="Times New Roman" w:hAnsi="Calibri" w:cs="Calibri"/>
                  <w:color w:val="000000"/>
                  <w:sz w:val="24"/>
                  <w:szCs w:val="24"/>
                  <w:lang w:eastAsia="zh-CN"/>
                </w:rPr>
                <w:t xml:space="preserve">Free-form </w:t>
              </w:r>
              <w:r w:rsidRPr="003B1329">
                <w:rPr>
                  <w:rFonts w:ascii="Calibri" w:eastAsia="Times New Roman" w:hAnsi="Calibri" w:cs="Calibri"/>
                  <w:color w:val="000000"/>
                  <w:sz w:val="24"/>
                  <w:szCs w:val="24"/>
                  <w:lang w:eastAsia="zh-CN"/>
                </w:rPr>
                <w:br/>
                <w:t>Function Commands</w:t>
              </w:r>
            </w:ins>
          </w:p>
        </w:tc>
        <w:tc>
          <w:tcPr>
            <w:tcW w:w="6196" w:type="dxa"/>
            <w:tcBorders>
              <w:top w:val="nil"/>
              <w:left w:val="single" w:sz="4" w:space="0" w:color="000000"/>
              <w:bottom w:val="single" w:sz="4" w:space="0" w:color="000000"/>
              <w:right w:val="nil"/>
            </w:tcBorders>
            <w:vAlign w:val="center"/>
            <w:hideMark/>
          </w:tcPr>
          <w:p w14:paraId="3EAFF691" w14:textId="77777777" w:rsidR="003B1329" w:rsidRPr="003B1329" w:rsidRDefault="003B1329" w:rsidP="003B1329">
            <w:pPr>
              <w:spacing w:before="0"/>
              <w:rPr>
                <w:ins w:id="818" w:author="Charlie Gu" w:date="2026-06-07T21:32:00Z" w16du:dateUtc="2026-06-07T13:32:00Z"/>
                <w:rFonts w:ascii="微软雅黑" w:eastAsia="微软雅黑" w:hAnsi="微软雅黑" w:cs="Calibri"/>
                <w:lang w:eastAsia="zh-CN"/>
              </w:rPr>
            </w:pPr>
            <w:ins w:id="819" w:author="Charlie Gu" w:date="2026-06-07T21:32:00Z" w16du:dateUtc="2026-06-07T13:32:00Z">
              <w:r w:rsidRPr="003B1329">
                <w:rPr>
                  <w:rFonts w:ascii="微软雅黑" w:eastAsia="微软雅黑" w:hAnsi="微软雅黑" w:cs="Calibri"/>
                  <w:lang w:eastAsia="zh-CN"/>
                </w:rPr>
                <w:t>1) Vehicle control Agent can quickly understand and respond to user's direct requests for vehicle control functions, not limited to specific vocabulary or command formats.</w:t>
              </w:r>
              <w:r w:rsidRPr="003B1329">
                <w:rPr>
                  <w:rFonts w:ascii="微软雅黑" w:eastAsia="微软雅黑" w:hAnsi="微软雅黑" w:cs="Calibri"/>
                  <w:lang w:eastAsia="zh-CN"/>
                </w:rPr>
                <w:br/>
                <w:t xml:space="preserve">2) Control scope: seats (ventilation, heating, massage, on/off/mode/level), steering wheel (heating), AC (temperature, fan speed, mode, internal/external circulation, air purification), windows and sunroof </w:t>
              </w:r>
              <w:r w:rsidRPr="003B1329">
                <w:rPr>
                  <w:rFonts w:ascii="微软雅黑" w:eastAsia="微软雅黑" w:hAnsi="微软雅黑" w:cs="Calibri"/>
                  <w:lang w:eastAsia="zh-CN"/>
                </w:rPr>
                <w:lastRenderedPageBreak/>
                <w:t>(on/off and opening degree), wipers, defog, music, etc.</w:t>
              </w:r>
              <w:r w:rsidRPr="003B1329">
                <w:rPr>
                  <w:rFonts w:ascii="微软雅黑" w:eastAsia="微软雅黑" w:hAnsi="微软雅黑" w:cs="Calibri"/>
                  <w:lang w:eastAsia="zh-CN"/>
                </w:rPr>
                <w:br/>
                <w:t>3) Examples: "open the window a bit", "heat up the seat", "this song is terrible", "wiper move once"</w:t>
              </w:r>
            </w:ins>
          </w:p>
        </w:tc>
      </w:tr>
      <w:tr w:rsidR="003B1329" w:rsidRPr="003B1329" w14:paraId="25169AC1" w14:textId="77777777" w:rsidTr="003B1329">
        <w:trPr>
          <w:trHeight w:val="2030"/>
          <w:ins w:id="820" w:author="Charlie Gu" w:date="2026-06-07T21:32:00Z" w16du:dateUtc="2026-06-07T13:32:00Z"/>
        </w:trPr>
        <w:tc>
          <w:tcPr>
            <w:tcW w:w="427" w:type="dxa"/>
            <w:vMerge/>
            <w:tcBorders>
              <w:top w:val="nil"/>
              <w:left w:val="single" w:sz="4" w:space="0" w:color="000000"/>
              <w:bottom w:val="nil"/>
              <w:right w:val="single" w:sz="4" w:space="0" w:color="000000"/>
            </w:tcBorders>
            <w:vAlign w:val="center"/>
            <w:hideMark/>
          </w:tcPr>
          <w:p w14:paraId="44F57209" w14:textId="77777777" w:rsidR="003B1329" w:rsidRPr="003B1329" w:rsidRDefault="003B1329" w:rsidP="003B1329">
            <w:pPr>
              <w:spacing w:before="0"/>
              <w:rPr>
                <w:ins w:id="821" w:author="Charlie Gu" w:date="2026-06-07T21:32:00Z" w16du:dateUtc="2026-06-07T13:32:00Z"/>
                <w:rFonts w:ascii="Calibri" w:eastAsia="Times New Roman" w:hAnsi="Calibri" w:cs="Calibri"/>
                <w:color w:val="000000"/>
                <w:sz w:val="24"/>
                <w:szCs w:val="24"/>
                <w:lang w:eastAsia="zh-CN"/>
              </w:rPr>
            </w:pPr>
          </w:p>
        </w:tc>
        <w:tc>
          <w:tcPr>
            <w:tcW w:w="587" w:type="dxa"/>
            <w:vMerge/>
            <w:tcBorders>
              <w:top w:val="nil"/>
              <w:left w:val="single" w:sz="4" w:space="0" w:color="000000"/>
              <w:bottom w:val="single" w:sz="4" w:space="0" w:color="000000"/>
              <w:right w:val="single" w:sz="4" w:space="0" w:color="000000"/>
            </w:tcBorders>
            <w:vAlign w:val="center"/>
            <w:hideMark/>
          </w:tcPr>
          <w:p w14:paraId="1724ABCC" w14:textId="77777777" w:rsidR="003B1329" w:rsidRPr="003B1329" w:rsidRDefault="003B1329" w:rsidP="003B1329">
            <w:pPr>
              <w:spacing w:before="0"/>
              <w:rPr>
                <w:ins w:id="822" w:author="Charlie Gu" w:date="2026-06-07T21:32:00Z" w16du:dateUtc="2026-06-07T13:32:00Z"/>
                <w:rFonts w:ascii="Calibri" w:eastAsia="Times New Roman" w:hAnsi="Calibri" w:cs="Calibri"/>
                <w:color w:val="000000"/>
                <w:sz w:val="24"/>
                <w:szCs w:val="24"/>
                <w:lang w:eastAsia="zh-CN"/>
              </w:rPr>
            </w:pPr>
          </w:p>
        </w:tc>
        <w:tc>
          <w:tcPr>
            <w:tcW w:w="710" w:type="dxa"/>
            <w:tcBorders>
              <w:top w:val="nil"/>
              <w:left w:val="nil"/>
              <w:bottom w:val="single" w:sz="4" w:space="0" w:color="000000"/>
              <w:right w:val="single" w:sz="4" w:space="0" w:color="000000"/>
            </w:tcBorders>
            <w:vAlign w:val="center"/>
            <w:hideMark/>
          </w:tcPr>
          <w:p w14:paraId="74DF737E" w14:textId="77777777" w:rsidR="003B1329" w:rsidRPr="003B1329" w:rsidRDefault="003B1329" w:rsidP="003B1329">
            <w:pPr>
              <w:spacing w:before="0"/>
              <w:jc w:val="center"/>
              <w:rPr>
                <w:ins w:id="823" w:author="Charlie Gu" w:date="2026-06-07T21:32:00Z" w16du:dateUtc="2026-06-07T13:32:00Z"/>
                <w:rFonts w:ascii="微软雅黑" w:eastAsia="微软雅黑" w:hAnsi="微软雅黑" w:cs="Calibri"/>
                <w:lang w:eastAsia="zh-CN"/>
              </w:rPr>
            </w:pPr>
            <w:ins w:id="824" w:author="Charlie Gu" w:date="2026-06-07T21:32:00Z" w16du:dateUtc="2026-06-07T13:32:00Z">
              <w:r w:rsidRPr="003B1329">
                <w:rPr>
                  <w:rFonts w:ascii="微软雅黑" w:eastAsia="微软雅黑" w:hAnsi="微软雅黑" w:cs="Calibri"/>
                  <w:lang w:eastAsia="zh-CN"/>
                </w:rPr>
                <w:t>Vehicle Capability Understanding</w:t>
              </w:r>
            </w:ins>
          </w:p>
        </w:tc>
        <w:tc>
          <w:tcPr>
            <w:tcW w:w="710" w:type="dxa"/>
            <w:tcBorders>
              <w:top w:val="nil"/>
              <w:left w:val="nil"/>
              <w:bottom w:val="single" w:sz="4" w:space="0" w:color="000000"/>
              <w:right w:val="nil"/>
            </w:tcBorders>
            <w:vAlign w:val="center"/>
            <w:hideMark/>
          </w:tcPr>
          <w:p w14:paraId="3B5EA66E" w14:textId="77777777" w:rsidR="003B1329" w:rsidRPr="003B1329" w:rsidRDefault="003B1329" w:rsidP="003B1329">
            <w:pPr>
              <w:spacing w:before="0"/>
              <w:jc w:val="center"/>
              <w:rPr>
                <w:ins w:id="825" w:author="Charlie Gu" w:date="2026-06-07T21:32:00Z" w16du:dateUtc="2026-06-07T13:32:00Z"/>
                <w:rFonts w:ascii="微软雅黑" w:eastAsia="微软雅黑" w:hAnsi="微软雅黑" w:cs="Calibri"/>
                <w:lang w:eastAsia="zh-CN"/>
              </w:rPr>
            </w:pPr>
            <w:ins w:id="826" w:author="Charlie Gu" w:date="2026-06-07T21:32:00Z" w16du:dateUtc="2026-06-07T13:32:00Z">
              <w:r w:rsidRPr="003B1329">
                <w:rPr>
                  <w:rFonts w:ascii="微软雅黑" w:eastAsia="微软雅黑" w:hAnsi="微软雅黑" w:cs="Calibri"/>
                  <w:lang w:eastAsia="zh-CN"/>
                </w:rPr>
                <w:t>——</w:t>
              </w:r>
            </w:ins>
          </w:p>
        </w:tc>
        <w:tc>
          <w:tcPr>
            <w:tcW w:w="6196" w:type="dxa"/>
            <w:tcBorders>
              <w:top w:val="nil"/>
              <w:left w:val="single" w:sz="4" w:space="0" w:color="000000"/>
              <w:bottom w:val="single" w:sz="4" w:space="0" w:color="000000"/>
              <w:right w:val="nil"/>
            </w:tcBorders>
            <w:vAlign w:val="center"/>
            <w:hideMark/>
          </w:tcPr>
          <w:p w14:paraId="392394F7" w14:textId="77777777" w:rsidR="003B1329" w:rsidRPr="003B1329" w:rsidRDefault="003B1329" w:rsidP="003B1329">
            <w:pPr>
              <w:spacing w:before="0"/>
              <w:rPr>
                <w:ins w:id="827" w:author="Charlie Gu" w:date="2026-06-07T21:32:00Z" w16du:dateUtc="2026-06-07T13:32:00Z"/>
                <w:rFonts w:ascii="微软雅黑" w:eastAsia="微软雅黑" w:hAnsi="微软雅黑" w:cs="Calibri"/>
                <w:lang w:eastAsia="zh-CN"/>
              </w:rPr>
            </w:pPr>
            <w:ins w:id="828" w:author="Charlie Gu" w:date="2026-06-07T21:32:00Z" w16du:dateUtc="2026-06-07T13:32:00Z">
              <w:r w:rsidRPr="003B1329">
                <w:rPr>
                  <w:rFonts w:ascii="微软雅黑" w:eastAsia="微软雅黑" w:hAnsi="微软雅黑" w:cs="Calibri"/>
                  <w:lang w:eastAsia="zh-CN"/>
                </w:rPr>
                <w:t>1) Vehicle control Agent can understand and respond to user's potential vehicle control needs expressed through describing personal feelings or problems encountered, without requiring user to explicitly point to specific functions. Based on user preferences, vehicle status (seat sensors, seatbelts, etc.), actual in-car/external environment status, Vehicle control Agent needs to quickly decompose the most suitable function combination.</w:t>
              </w:r>
              <w:r w:rsidRPr="003B1329">
                <w:rPr>
                  <w:rFonts w:ascii="微软雅黑" w:eastAsia="微软雅黑" w:hAnsi="微软雅黑" w:cs="Calibri"/>
                  <w:lang w:eastAsia="zh-CN"/>
                </w:rPr>
                <w:br/>
                <w:t>2) Control scope: seats (ventilation, heating, massage, on/off/mode/level), steering wheel (heating), AC (temperature, fan speed, mode, internal/external circulation, air purification), windows and sunroof (on/off and opening degree), wipers, defog, music, etc.</w:t>
              </w:r>
              <w:r w:rsidRPr="003B1329">
                <w:rPr>
                  <w:rFonts w:ascii="微软雅黑" w:eastAsia="微软雅黑" w:hAnsi="微软雅黑" w:cs="Calibri"/>
                  <w:lang w:eastAsia="zh-CN"/>
                </w:rPr>
                <w:br/>
                <w:t>3) Examples: "can't see the glass clearly", "sunlight is blinding", "too sunny", "my butt is burning", "kids are being noisy", "let the air circulate in the car", "don't disturb the child", "hands are cold", "things are going to melt"</w:t>
              </w:r>
            </w:ins>
          </w:p>
        </w:tc>
      </w:tr>
      <w:tr w:rsidR="003B1329" w:rsidRPr="003B1329" w14:paraId="3D61C1DB" w14:textId="77777777" w:rsidTr="003B1329">
        <w:trPr>
          <w:trHeight w:val="580"/>
          <w:ins w:id="829" w:author="Charlie Gu" w:date="2026-06-07T21:32:00Z" w16du:dateUtc="2026-06-07T13:32:00Z"/>
        </w:trPr>
        <w:tc>
          <w:tcPr>
            <w:tcW w:w="427" w:type="dxa"/>
            <w:vMerge/>
            <w:tcBorders>
              <w:top w:val="nil"/>
              <w:left w:val="single" w:sz="4" w:space="0" w:color="000000"/>
              <w:bottom w:val="nil"/>
              <w:right w:val="single" w:sz="4" w:space="0" w:color="000000"/>
            </w:tcBorders>
            <w:vAlign w:val="center"/>
            <w:hideMark/>
          </w:tcPr>
          <w:p w14:paraId="6F3B9B7A" w14:textId="77777777" w:rsidR="003B1329" w:rsidRPr="003B1329" w:rsidRDefault="003B1329" w:rsidP="003B1329">
            <w:pPr>
              <w:spacing w:before="0"/>
              <w:rPr>
                <w:ins w:id="830" w:author="Charlie Gu" w:date="2026-06-07T21:32:00Z" w16du:dateUtc="2026-06-07T13:32:00Z"/>
                <w:rFonts w:ascii="Calibri" w:eastAsia="Times New Roman" w:hAnsi="Calibri" w:cs="Calibri"/>
                <w:color w:val="000000"/>
                <w:sz w:val="24"/>
                <w:szCs w:val="24"/>
                <w:lang w:eastAsia="zh-CN"/>
              </w:rPr>
            </w:pPr>
          </w:p>
        </w:tc>
        <w:tc>
          <w:tcPr>
            <w:tcW w:w="587" w:type="dxa"/>
            <w:vMerge w:val="restart"/>
            <w:tcBorders>
              <w:top w:val="nil"/>
              <w:left w:val="single" w:sz="4" w:space="0" w:color="000000"/>
              <w:bottom w:val="single" w:sz="4" w:space="0" w:color="000000"/>
              <w:right w:val="single" w:sz="4" w:space="0" w:color="000000"/>
            </w:tcBorders>
            <w:vAlign w:val="center"/>
            <w:hideMark/>
          </w:tcPr>
          <w:p w14:paraId="5CC88E74" w14:textId="77777777" w:rsidR="003B1329" w:rsidRPr="003B1329" w:rsidRDefault="003B1329" w:rsidP="003B1329">
            <w:pPr>
              <w:spacing w:before="0"/>
              <w:jc w:val="center"/>
              <w:rPr>
                <w:ins w:id="831" w:author="Charlie Gu" w:date="2026-06-07T21:32:00Z" w16du:dateUtc="2026-06-07T13:32:00Z"/>
                <w:rFonts w:ascii="微软雅黑" w:eastAsia="微软雅黑" w:hAnsi="微软雅黑" w:cs="Calibri"/>
                <w:lang w:eastAsia="zh-CN"/>
              </w:rPr>
            </w:pPr>
            <w:ins w:id="832" w:author="Charlie Gu" w:date="2026-06-07T21:32:00Z" w16du:dateUtc="2026-06-07T13:32:00Z">
              <w:r w:rsidRPr="003B1329">
                <w:rPr>
                  <w:rFonts w:ascii="微软雅黑" w:eastAsia="微软雅黑" w:hAnsi="微软雅黑" w:cs="Calibri"/>
                  <w:lang w:eastAsia="zh-CN"/>
                </w:rPr>
                <w:t>Feedback Adjustment</w:t>
              </w:r>
            </w:ins>
          </w:p>
        </w:tc>
        <w:tc>
          <w:tcPr>
            <w:tcW w:w="710"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150DF127" w14:textId="77777777" w:rsidR="003B1329" w:rsidRPr="003B1329" w:rsidRDefault="003B1329" w:rsidP="003B1329">
            <w:pPr>
              <w:spacing w:before="0"/>
              <w:jc w:val="center"/>
              <w:rPr>
                <w:ins w:id="833" w:author="Charlie Gu" w:date="2026-06-07T21:32:00Z" w16du:dateUtc="2026-06-07T13:32:00Z"/>
                <w:rFonts w:ascii="微软雅黑" w:eastAsia="微软雅黑" w:hAnsi="微软雅黑" w:cs="Calibri"/>
                <w:lang w:eastAsia="zh-CN"/>
              </w:rPr>
            </w:pPr>
            <w:ins w:id="834" w:author="Charlie Gu" w:date="2026-06-07T21:32:00Z" w16du:dateUtc="2026-06-07T13:32:00Z">
              <w:r w:rsidRPr="003B1329">
                <w:rPr>
                  <w:rFonts w:ascii="微软雅黑" w:eastAsia="微软雅黑" w:hAnsi="微软雅黑" w:cs="Calibri"/>
                  <w:lang w:eastAsia="zh-CN"/>
                </w:rPr>
                <w:t>User Active Feedback Adjustment</w:t>
              </w:r>
            </w:ins>
          </w:p>
        </w:tc>
        <w:tc>
          <w:tcPr>
            <w:tcW w:w="710" w:type="dxa"/>
            <w:tcBorders>
              <w:top w:val="nil"/>
              <w:left w:val="nil"/>
              <w:bottom w:val="single" w:sz="4" w:space="0" w:color="000000"/>
              <w:right w:val="nil"/>
            </w:tcBorders>
            <w:vAlign w:val="center"/>
            <w:hideMark/>
          </w:tcPr>
          <w:p w14:paraId="52E9260E" w14:textId="77777777" w:rsidR="003B1329" w:rsidRPr="003B1329" w:rsidRDefault="003B1329" w:rsidP="003B1329">
            <w:pPr>
              <w:spacing w:before="0"/>
              <w:jc w:val="center"/>
              <w:rPr>
                <w:ins w:id="835" w:author="Charlie Gu" w:date="2026-06-07T21:32:00Z" w16du:dateUtc="2026-06-07T13:32:00Z"/>
                <w:rFonts w:ascii="微软雅黑" w:eastAsia="微软雅黑" w:hAnsi="微软雅黑" w:cs="Calibri"/>
                <w:lang w:eastAsia="zh-CN"/>
              </w:rPr>
            </w:pPr>
            <w:ins w:id="836" w:author="Charlie Gu" w:date="2026-06-07T21:32:00Z" w16du:dateUtc="2026-06-07T13:32:00Z">
              <w:r w:rsidRPr="003B1329">
                <w:rPr>
                  <w:rFonts w:ascii="微软雅黑" w:eastAsia="微软雅黑" w:hAnsi="微软雅黑" w:cs="Calibri"/>
                  <w:lang w:eastAsia="zh-CN"/>
                </w:rPr>
                <w:t>Service Content Adjustment</w:t>
              </w:r>
            </w:ins>
          </w:p>
        </w:tc>
        <w:tc>
          <w:tcPr>
            <w:tcW w:w="6196" w:type="dxa"/>
            <w:tcBorders>
              <w:top w:val="nil"/>
              <w:left w:val="single" w:sz="4" w:space="0" w:color="000000"/>
              <w:bottom w:val="single" w:sz="4" w:space="0" w:color="000000"/>
              <w:right w:val="nil"/>
            </w:tcBorders>
            <w:vAlign w:val="center"/>
            <w:hideMark/>
          </w:tcPr>
          <w:p w14:paraId="5565CC77" w14:textId="77777777" w:rsidR="003B1329" w:rsidRPr="003B1329" w:rsidRDefault="003B1329" w:rsidP="003B1329">
            <w:pPr>
              <w:spacing w:before="0"/>
              <w:rPr>
                <w:ins w:id="837" w:author="Charlie Gu" w:date="2026-06-07T21:32:00Z" w16du:dateUtc="2026-06-07T13:32:00Z"/>
                <w:rFonts w:ascii="微软雅黑" w:eastAsia="微软雅黑" w:hAnsi="微软雅黑" w:cs="Calibri"/>
                <w:lang w:eastAsia="zh-CN"/>
              </w:rPr>
            </w:pPr>
            <w:ins w:id="838" w:author="Charlie Gu" w:date="2026-06-07T21:32:00Z" w16du:dateUtc="2026-06-07T13:32:00Z">
              <w:r w:rsidRPr="003B1329">
                <w:rPr>
                  <w:rFonts w:ascii="微软雅黑" w:eastAsia="微软雅黑" w:hAnsi="微软雅黑" w:cs="Calibri"/>
                  <w:lang w:eastAsia="zh-CN"/>
                </w:rPr>
                <w:t xml:space="preserve">Need to present reasoning service content results to user through interface (e.g., list), support user to input limiting conditions again within certain time via commands like "watching movies isn't suitable while driving", adjust service </w:t>
              </w:r>
              <w:r w:rsidRPr="003B1329">
                <w:rPr>
                  <w:rFonts w:ascii="微软雅黑" w:eastAsia="微软雅黑" w:hAnsi="微软雅黑" w:cs="Calibri"/>
                  <w:lang w:eastAsia="zh-CN"/>
                </w:rPr>
                <w:lastRenderedPageBreak/>
                <w:t>plan, or adjust through touch GUI interaction, and display recommendation plan in list on GUI.</w:t>
              </w:r>
            </w:ins>
          </w:p>
        </w:tc>
      </w:tr>
      <w:tr w:rsidR="003B1329" w:rsidRPr="003B1329" w14:paraId="54C02A02" w14:textId="77777777" w:rsidTr="003B1329">
        <w:trPr>
          <w:trHeight w:val="310"/>
          <w:ins w:id="839" w:author="Charlie Gu" w:date="2026-06-07T21:32:00Z" w16du:dateUtc="2026-06-07T13:32:00Z"/>
        </w:trPr>
        <w:tc>
          <w:tcPr>
            <w:tcW w:w="427" w:type="dxa"/>
            <w:vMerge/>
            <w:tcBorders>
              <w:top w:val="nil"/>
              <w:left w:val="single" w:sz="4" w:space="0" w:color="000000"/>
              <w:bottom w:val="nil"/>
              <w:right w:val="single" w:sz="4" w:space="0" w:color="000000"/>
            </w:tcBorders>
            <w:vAlign w:val="center"/>
            <w:hideMark/>
          </w:tcPr>
          <w:p w14:paraId="6A56B31E" w14:textId="77777777" w:rsidR="003B1329" w:rsidRPr="003B1329" w:rsidRDefault="003B1329" w:rsidP="003B1329">
            <w:pPr>
              <w:spacing w:before="0"/>
              <w:rPr>
                <w:ins w:id="840" w:author="Charlie Gu" w:date="2026-06-07T21:32:00Z" w16du:dateUtc="2026-06-07T13:32:00Z"/>
                <w:rFonts w:ascii="Calibri" w:eastAsia="Times New Roman" w:hAnsi="Calibri" w:cs="Calibri"/>
                <w:color w:val="000000"/>
                <w:sz w:val="24"/>
                <w:szCs w:val="24"/>
                <w:lang w:eastAsia="zh-CN"/>
              </w:rPr>
            </w:pPr>
          </w:p>
        </w:tc>
        <w:tc>
          <w:tcPr>
            <w:tcW w:w="587" w:type="dxa"/>
            <w:vMerge/>
            <w:tcBorders>
              <w:top w:val="nil"/>
              <w:left w:val="single" w:sz="4" w:space="0" w:color="000000"/>
              <w:bottom w:val="single" w:sz="4" w:space="0" w:color="000000"/>
              <w:right w:val="single" w:sz="4" w:space="0" w:color="000000"/>
            </w:tcBorders>
            <w:vAlign w:val="center"/>
            <w:hideMark/>
          </w:tcPr>
          <w:p w14:paraId="1B226775" w14:textId="77777777" w:rsidR="003B1329" w:rsidRPr="003B1329" w:rsidRDefault="003B1329" w:rsidP="003B1329">
            <w:pPr>
              <w:spacing w:before="0"/>
              <w:rPr>
                <w:ins w:id="841" w:author="Charlie Gu" w:date="2026-06-07T21:32:00Z" w16du:dateUtc="2026-06-07T13:32:00Z"/>
                <w:rFonts w:ascii="微软雅黑" w:eastAsia="微软雅黑" w:hAnsi="微软雅黑" w:cs="Calibri"/>
                <w:lang w:eastAsia="zh-CN"/>
              </w:rPr>
            </w:pPr>
          </w:p>
        </w:tc>
        <w:tc>
          <w:tcPr>
            <w:tcW w:w="710" w:type="dxa"/>
            <w:vMerge/>
            <w:tcBorders>
              <w:top w:val="nil"/>
              <w:left w:val="single" w:sz="4" w:space="0" w:color="000000"/>
              <w:bottom w:val="single" w:sz="4" w:space="0" w:color="000000"/>
              <w:right w:val="single" w:sz="4" w:space="0" w:color="000000"/>
            </w:tcBorders>
            <w:vAlign w:val="center"/>
            <w:hideMark/>
          </w:tcPr>
          <w:p w14:paraId="11E7BA04" w14:textId="77777777" w:rsidR="003B1329" w:rsidRPr="003B1329" w:rsidRDefault="003B1329" w:rsidP="003B1329">
            <w:pPr>
              <w:spacing w:before="0"/>
              <w:rPr>
                <w:ins w:id="842" w:author="Charlie Gu" w:date="2026-06-07T21:32:00Z" w16du:dateUtc="2026-06-07T13:32:00Z"/>
                <w:rFonts w:ascii="微软雅黑" w:eastAsia="微软雅黑" w:hAnsi="微软雅黑" w:cs="Calibri"/>
                <w:lang w:eastAsia="zh-CN"/>
              </w:rPr>
            </w:pPr>
          </w:p>
        </w:tc>
        <w:tc>
          <w:tcPr>
            <w:tcW w:w="710" w:type="dxa"/>
            <w:tcBorders>
              <w:top w:val="nil"/>
              <w:left w:val="nil"/>
              <w:bottom w:val="single" w:sz="4" w:space="0" w:color="000000"/>
              <w:right w:val="nil"/>
            </w:tcBorders>
            <w:vAlign w:val="center"/>
            <w:hideMark/>
          </w:tcPr>
          <w:p w14:paraId="01D7DC03" w14:textId="77777777" w:rsidR="003B1329" w:rsidRPr="003B1329" w:rsidRDefault="003B1329" w:rsidP="003B1329">
            <w:pPr>
              <w:spacing w:before="0"/>
              <w:jc w:val="center"/>
              <w:rPr>
                <w:ins w:id="843" w:author="Charlie Gu" w:date="2026-06-07T21:32:00Z" w16du:dateUtc="2026-06-07T13:32:00Z"/>
                <w:rFonts w:ascii="微软雅黑" w:eastAsia="微软雅黑" w:hAnsi="微软雅黑" w:cs="Calibri"/>
                <w:lang w:eastAsia="zh-CN"/>
              </w:rPr>
            </w:pPr>
            <w:ins w:id="844" w:author="Charlie Gu" w:date="2026-06-07T21:32:00Z" w16du:dateUtc="2026-06-07T13:32:00Z">
              <w:r w:rsidRPr="003B1329">
                <w:rPr>
                  <w:rFonts w:ascii="微软雅黑" w:eastAsia="微软雅黑" w:hAnsi="微软雅黑" w:cs="Calibri"/>
                  <w:lang w:eastAsia="zh-CN"/>
                </w:rPr>
                <w:t>Service Interruption</w:t>
              </w:r>
            </w:ins>
          </w:p>
        </w:tc>
        <w:tc>
          <w:tcPr>
            <w:tcW w:w="6196" w:type="dxa"/>
            <w:tcBorders>
              <w:top w:val="nil"/>
              <w:left w:val="single" w:sz="4" w:space="0" w:color="000000"/>
              <w:bottom w:val="single" w:sz="4" w:space="0" w:color="000000"/>
              <w:right w:val="nil"/>
            </w:tcBorders>
            <w:vAlign w:val="center"/>
            <w:hideMark/>
          </w:tcPr>
          <w:p w14:paraId="5120072D" w14:textId="77777777" w:rsidR="003B1329" w:rsidRPr="003B1329" w:rsidRDefault="003B1329" w:rsidP="003B1329">
            <w:pPr>
              <w:spacing w:before="0"/>
              <w:rPr>
                <w:ins w:id="845" w:author="Charlie Gu" w:date="2026-06-07T21:32:00Z" w16du:dateUtc="2026-06-07T13:32:00Z"/>
                <w:rFonts w:ascii="微软雅黑" w:eastAsia="微软雅黑" w:hAnsi="微软雅黑" w:cs="Calibri"/>
                <w:lang w:eastAsia="zh-CN"/>
              </w:rPr>
            </w:pPr>
            <w:ins w:id="846" w:author="Charlie Gu" w:date="2026-06-07T21:32:00Z" w16du:dateUtc="2026-06-07T13:32:00Z">
              <w:r w:rsidRPr="003B1329">
                <w:rPr>
                  <w:rFonts w:ascii="微软雅黑" w:eastAsia="微软雅黑" w:hAnsi="微软雅黑" w:cs="Calibri"/>
                  <w:lang w:eastAsia="zh-CN"/>
                </w:rPr>
                <w:t>For proactively popped up and executed services, allow user to interrupt and cancel</w:t>
              </w:r>
            </w:ins>
          </w:p>
        </w:tc>
      </w:tr>
      <w:tr w:rsidR="003B1329" w:rsidRPr="003B1329" w14:paraId="2D6C528C" w14:textId="77777777" w:rsidTr="003B1329">
        <w:trPr>
          <w:trHeight w:val="580"/>
          <w:ins w:id="847" w:author="Charlie Gu" w:date="2026-06-07T21:32:00Z" w16du:dateUtc="2026-06-07T13:32:00Z"/>
        </w:trPr>
        <w:tc>
          <w:tcPr>
            <w:tcW w:w="427" w:type="dxa"/>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6B186557" w14:textId="77777777" w:rsidR="003B1329" w:rsidRPr="003B1329" w:rsidRDefault="003B1329" w:rsidP="003B1329">
            <w:pPr>
              <w:spacing w:before="0"/>
              <w:jc w:val="center"/>
              <w:rPr>
                <w:ins w:id="848" w:author="Charlie Gu" w:date="2026-06-07T21:32:00Z" w16du:dateUtc="2026-06-07T13:32:00Z"/>
                <w:rFonts w:ascii="微软雅黑" w:eastAsia="微软雅黑" w:hAnsi="微软雅黑" w:cs="Calibri"/>
                <w:b/>
                <w:bCs/>
                <w:lang w:eastAsia="zh-CN"/>
              </w:rPr>
            </w:pPr>
            <w:ins w:id="849" w:author="Charlie Gu" w:date="2026-06-07T21:32:00Z" w16du:dateUtc="2026-06-07T13:32:00Z">
              <w:r w:rsidRPr="003B1329">
                <w:rPr>
                  <w:rFonts w:ascii="微软雅黑" w:eastAsia="微软雅黑" w:hAnsi="微软雅黑" w:cs="Calibri"/>
                  <w:b/>
                  <w:bCs/>
                  <w:lang w:eastAsia="zh-CN"/>
                </w:rPr>
                <w:t>User Memory</w:t>
              </w:r>
            </w:ins>
          </w:p>
        </w:tc>
        <w:tc>
          <w:tcPr>
            <w:tcW w:w="587" w:type="dxa"/>
            <w:vMerge w:val="restart"/>
            <w:tcBorders>
              <w:top w:val="nil"/>
              <w:left w:val="single" w:sz="4" w:space="0" w:color="000000"/>
              <w:bottom w:val="single" w:sz="4" w:space="0" w:color="000000"/>
              <w:right w:val="single" w:sz="4" w:space="0" w:color="000000"/>
            </w:tcBorders>
            <w:vAlign w:val="center"/>
            <w:hideMark/>
          </w:tcPr>
          <w:p w14:paraId="21F4B9E9" w14:textId="77777777" w:rsidR="003B1329" w:rsidRPr="003B1329" w:rsidRDefault="003B1329" w:rsidP="003B1329">
            <w:pPr>
              <w:spacing w:before="0"/>
              <w:jc w:val="center"/>
              <w:rPr>
                <w:ins w:id="850" w:author="Charlie Gu" w:date="2026-06-07T21:32:00Z" w16du:dateUtc="2026-06-07T13:32:00Z"/>
                <w:rFonts w:ascii="微软雅黑" w:eastAsia="微软雅黑" w:hAnsi="微软雅黑" w:cs="Calibri"/>
                <w:lang w:eastAsia="zh-CN"/>
              </w:rPr>
            </w:pPr>
            <w:ins w:id="851" w:author="Charlie Gu" w:date="2026-06-07T21:32:00Z" w16du:dateUtc="2026-06-07T13:32:00Z">
              <w:r w:rsidRPr="003B1329">
                <w:rPr>
                  <w:rFonts w:ascii="微软雅黑" w:eastAsia="微软雅黑" w:hAnsi="微软雅黑" w:cs="Calibri"/>
                  <w:lang w:eastAsia="zh-CN"/>
                </w:rPr>
                <w:t>User Memory</w:t>
              </w:r>
            </w:ins>
          </w:p>
        </w:tc>
        <w:tc>
          <w:tcPr>
            <w:tcW w:w="710" w:type="dxa"/>
            <w:tcBorders>
              <w:top w:val="nil"/>
              <w:left w:val="nil"/>
              <w:bottom w:val="single" w:sz="4" w:space="0" w:color="000000"/>
              <w:right w:val="single" w:sz="4" w:space="0" w:color="000000"/>
            </w:tcBorders>
            <w:vAlign w:val="center"/>
            <w:hideMark/>
          </w:tcPr>
          <w:p w14:paraId="448CEA7F" w14:textId="77777777" w:rsidR="003B1329" w:rsidRPr="003B1329" w:rsidRDefault="003B1329" w:rsidP="003B1329">
            <w:pPr>
              <w:spacing w:before="0"/>
              <w:jc w:val="center"/>
              <w:rPr>
                <w:ins w:id="852" w:author="Charlie Gu" w:date="2026-06-07T21:32:00Z" w16du:dateUtc="2026-06-07T13:32:00Z"/>
                <w:rFonts w:ascii="微软雅黑" w:eastAsia="微软雅黑" w:hAnsi="微软雅黑" w:cs="Calibri"/>
                <w:lang w:eastAsia="zh-CN"/>
              </w:rPr>
            </w:pPr>
            <w:ins w:id="853" w:author="Charlie Gu" w:date="2026-06-07T21:32:00Z" w16du:dateUtc="2026-06-07T13:32:00Z">
              <w:r w:rsidRPr="003B1329">
                <w:rPr>
                  <w:rFonts w:ascii="微软雅黑" w:eastAsia="微软雅黑" w:hAnsi="微软雅黑" w:cs="Calibri"/>
                  <w:lang w:eastAsia="zh-CN"/>
                </w:rPr>
                <w:t>Memory Framework</w:t>
              </w:r>
            </w:ins>
          </w:p>
        </w:tc>
        <w:tc>
          <w:tcPr>
            <w:tcW w:w="710" w:type="dxa"/>
            <w:tcBorders>
              <w:top w:val="nil"/>
              <w:left w:val="nil"/>
              <w:bottom w:val="single" w:sz="4" w:space="0" w:color="000000"/>
              <w:right w:val="nil"/>
            </w:tcBorders>
            <w:vAlign w:val="center"/>
            <w:hideMark/>
          </w:tcPr>
          <w:p w14:paraId="6D0CF595" w14:textId="77777777" w:rsidR="003B1329" w:rsidRPr="003B1329" w:rsidRDefault="003B1329" w:rsidP="003B1329">
            <w:pPr>
              <w:spacing w:before="0"/>
              <w:jc w:val="center"/>
              <w:rPr>
                <w:ins w:id="854" w:author="Charlie Gu" w:date="2026-06-07T21:32:00Z" w16du:dateUtc="2026-06-07T13:32:00Z"/>
                <w:rFonts w:ascii="微软雅黑" w:eastAsia="微软雅黑" w:hAnsi="微软雅黑" w:cs="Calibri"/>
                <w:lang w:eastAsia="zh-CN"/>
              </w:rPr>
            </w:pPr>
            <w:ins w:id="855" w:author="Charlie Gu" w:date="2026-06-07T21:32:00Z" w16du:dateUtc="2026-06-07T13:32:00Z">
              <w:r w:rsidRPr="003B1329">
                <w:rPr>
                  <w:rFonts w:ascii="微软雅黑" w:eastAsia="微软雅黑" w:hAnsi="微软雅黑" w:cs="Calibri"/>
                  <w:lang w:eastAsia="zh-CN"/>
                </w:rPr>
                <w:t>Memory Framework</w:t>
              </w:r>
            </w:ins>
          </w:p>
        </w:tc>
        <w:tc>
          <w:tcPr>
            <w:tcW w:w="6196" w:type="dxa"/>
            <w:tcBorders>
              <w:top w:val="nil"/>
              <w:left w:val="single" w:sz="4" w:space="0" w:color="000000"/>
              <w:bottom w:val="single" w:sz="4" w:space="0" w:color="000000"/>
              <w:right w:val="nil"/>
            </w:tcBorders>
            <w:vAlign w:val="center"/>
            <w:hideMark/>
          </w:tcPr>
          <w:p w14:paraId="2536411A" w14:textId="77777777" w:rsidR="003B1329" w:rsidRPr="003B1329" w:rsidRDefault="003B1329" w:rsidP="003B1329">
            <w:pPr>
              <w:spacing w:before="0"/>
              <w:rPr>
                <w:ins w:id="856" w:author="Charlie Gu" w:date="2026-06-07T21:32:00Z" w16du:dateUtc="2026-06-07T13:32:00Z"/>
                <w:rFonts w:ascii="微软雅黑" w:eastAsia="微软雅黑" w:hAnsi="微软雅黑" w:cs="Calibri"/>
                <w:lang w:eastAsia="zh-CN"/>
              </w:rPr>
            </w:pPr>
            <w:ins w:id="857" w:author="Charlie Gu" w:date="2026-06-07T21:32:00Z" w16du:dateUtc="2026-06-07T13:32:00Z">
              <w:r w:rsidRPr="003B1329">
                <w:rPr>
                  <w:rFonts w:ascii="微软雅黑" w:eastAsia="微软雅黑" w:hAnsi="微软雅黑" w:cs="Calibri"/>
                  <w:lang w:eastAsia="zh-CN"/>
                </w:rPr>
                <w:t>Unified, structured, private, extensible, user-controllable AI memory management framework, connecting all cabin user memory data, support cloud + local, long-term + short-term operation and storage, support user modification and deletion, support more application and AI subsequent expansion</w:t>
              </w:r>
            </w:ins>
          </w:p>
        </w:tc>
      </w:tr>
      <w:tr w:rsidR="003B1329" w:rsidRPr="003B1329" w14:paraId="43C6C74C" w14:textId="77777777" w:rsidTr="003B1329">
        <w:trPr>
          <w:trHeight w:val="1160"/>
          <w:ins w:id="858" w:author="Charlie Gu" w:date="2026-06-07T21:32:00Z" w16du:dateUtc="2026-06-07T13:32:00Z"/>
        </w:trPr>
        <w:tc>
          <w:tcPr>
            <w:tcW w:w="427" w:type="dxa"/>
            <w:vMerge/>
            <w:tcBorders>
              <w:top w:val="single" w:sz="4" w:space="0" w:color="000000"/>
              <w:left w:val="single" w:sz="4" w:space="0" w:color="000000"/>
              <w:bottom w:val="single" w:sz="4" w:space="0" w:color="000000"/>
              <w:right w:val="single" w:sz="4" w:space="0" w:color="000000"/>
            </w:tcBorders>
            <w:vAlign w:val="center"/>
            <w:hideMark/>
          </w:tcPr>
          <w:p w14:paraId="2FA77F01" w14:textId="77777777" w:rsidR="003B1329" w:rsidRPr="003B1329" w:rsidRDefault="003B1329" w:rsidP="003B1329">
            <w:pPr>
              <w:spacing w:before="0"/>
              <w:rPr>
                <w:ins w:id="859" w:author="Charlie Gu" w:date="2026-06-07T21:32:00Z" w16du:dateUtc="2026-06-07T13:32:00Z"/>
                <w:rFonts w:ascii="微软雅黑" w:eastAsia="微软雅黑" w:hAnsi="微软雅黑" w:cs="Calibri"/>
                <w:b/>
                <w:bCs/>
                <w:lang w:eastAsia="zh-CN"/>
              </w:rPr>
            </w:pPr>
          </w:p>
        </w:tc>
        <w:tc>
          <w:tcPr>
            <w:tcW w:w="587" w:type="dxa"/>
            <w:vMerge/>
            <w:tcBorders>
              <w:top w:val="nil"/>
              <w:left w:val="single" w:sz="4" w:space="0" w:color="000000"/>
              <w:bottom w:val="single" w:sz="4" w:space="0" w:color="000000"/>
              <w:right w:val="single" w:sz="4" w:space="0" w:color="000000"/>
            </w:tcBorders>
            <w:vAlign w:val="center"/>
            <w:hideMark/>
          </w:tcPr>
          <w:p w14:paraId="47C02167" w14:textId="77777777" w:rsidR="003B1329" w:rsidRPr="003B1329" w:rsidRDefault="003B1329" w:rsidP="003B1329">
            <w:pPr>
              <w:spacing w:before="0"/>
              <w:rPr>
                <w:ins w:id="860" w:author="Charlie Gu" w:date="2026-06-07T21:32:00Z" w16du:dateUtc="2026-06-07T13:32:00Z"/>
                <w:rFonts w:ascii="微软雅黑" w:eastAsia="微软雅黑" w:hAnsi="微软雅黑" w:cs="Calibri"/>
                <w:lang w:eastAsia="zh-CN"/>
              </w:rPr>
            </w:pPr>
          </w:p>
        </w:tc>
        <w:tc>
          <w:tcPr>
            <w:tcW w:w="710" w:type="dxa"/>
            <w:vMerge w:val="restart"/>
            <w:tcBorders>
              <w:top w:val="nil"/>
              <w:left w:val="single" w:sz="4" w:space="0" w:color="000000"/>
              <w:bottom w:val="single" w:sz="4" w:space="0" w:color="000000"/>
              <w:right w:val="single" w:sz="4" w:space="0" w:color="000000"/>
            </w:tcBorders>
            <w:vAlign w:val="center"/>
            <w:hideMark/>
          </w:tcPr>
          <w:p w14:paraId="30CE56AB" w14:textId="77777777" w:rsidR="003B1329" w:rsidRPr="003B1329" w:rsidRDefault="003B1329" w:rsidP="003B1329">
            <w:pPr>
              <w:spacing w:before="0"/>
              <w:jc w:val="center"/>
              <w:rPr>
                <w:ins w:id="861" w:author="Charlie Gu" w:date="2026-06-07T21:32:00Z" w16du:dateUtc="2026-06-07T13:32:00Z"/>
                <w:rFonts w:ascii="微软雅黑" w:eastAsia="微软雅黑" w:hAnsi="微软雅黑" w:cs="Calibri"/>
                <w:lang w:eastAsia="zh-CN"/>
              </w:rPr>
            </w:pPr>
            <w:ins w:id="862" w:author="Charlie Gu" w:date="2026-06-07T21:32:00Z" w16du:dateUtc="2026-06-07T13:32:00Z">
              <w:r w:rsidRPr="003B1329">
                <w:rPr>
                  <w:rFonts w:ascii="微软雅黑" w:eastAsia="微软雅黑" w:hAnsi="微软雅黑" w:cs="Calibri"/>
                  <w:lang w:eastAsia="zh-CN"/>
                </w:rPr>
                <w:t>Memory Information</w:t>
              </w:r>
            </w:ins>
          </w:p>
        </w:tc>
        <w:tc>
          <w:tcPr>
            <w:tcW w:w="710" w:type="dxa"/>
            <w:tcBorders>
              <w:top w:val="nil"/>
              <w:left w:val="nil"/>
              <w:bottom w:val="single" w:sz="4" w:space="0" w:color="000000"/>
              <w:right w:val="nil"/>
            </w:tcBorders>
            <w:vAlign w:val="center"/>
            <w:hideMark/>
          </w:tcPr>
          <w:p w14:paraId="76DFA753" w14:textId="77777777" w:rsidR="003B1329" w:rsidRPr="003B1329" w:rsidRDefault="003B1329" w:rsidP="003B1329">
            <w:pPr>
              <w:spacing w:before="0"/>
              <w:jc w:val="center"/>
              <w:rPr>
                <w:ins w:id="863" w:author="Charlie Gu" w:date="2026-06-07T21:32:00Z" w16du:dateUtc="2026-06-07T13:32:00Z"/>
                <w:rFonts w:ascii="微软雅黑" w:eastAsia="微软雅黑" w:hAnsi="微软雅黑" w:cs="Calibri"/>
                <w:lang w:eastAsia="zh-CN"/>
              </w:rPr>
            </w:pPr>
            <w:ins w:id="864" w:author="Charlie Gu" w:date="2026-06-07T21:32:00Z" w16du:dateUtc="2026-06-07T13:32:00Z">
              <w:r w:rsidRPr="003B1329">
                <w:rPr>
                  <w:rFonts w:ascii="微软雅黑" w:eastAsia="微软雅黑" w:hAnsi="微软雅黑" w:cs="Calibri"/>
                  <w:lang w:eastAsia="zh-CN"/>
                </w:rPr>
                <w:t>User Basic Information</w:t>
              </w:r>
            </w:ins>
          </w:p>
        </w:tc>
        <w:tc>
          <w:tcPr>
            <w:tcW w:w="6196" w:type="dxa"/>
            <w:tcBorders>
              <w:top w:val="nil"/>
              <w:left w:val="single" w:sz="4" w:space="0" w:color="000000"/>
              <w:bottom w:val="single" w:sz="4" w:space="0" w:color="000000"/>
              <w:right w:val="nil"/>
            </w:tcBorders>
            <w:vAlign w:val="center"/>
            <w:hideMark/>
          </w:tcPr>
          <w:p w14:paraId="7D2306BF" w14:textId="77777777" w:rsidR="003B1329" w:rsidRPr="003B1329" w:rsidRDefault="003B1329" w:rsidP="003B1329">
            <w:pPr>
              <w:spacing w:before="0"/>
              <w:rPr>
                <w:ins w:id="865" w:author="Charlie Gu" w:date="2026-06-07T21:32:00Z" w16du:dateUtc="2026-06-07T13:32:00Z"/>
                <w:rFonts w:ascii="微软雅黑" w:eastAsia="微软雅黑" w:hAnsi="微软雅黑" w:cs="Calibri"/>
                <w:lang w:eastAsia="zh-CN"/>
              </w:rPr>
            </w:pPr>
            <w:ins w:id="866" w:author="Charlie Gu" w:date="2026-06-07T21:32:00Z" w16du:dateUtc="2026-06-07T13:32:00Z">
              <w:r w:rsidRPr="003B1329">
                <w:rPr>
                  <w:rFonts w:ascii="微软雅黑" w:eastAsia="微软雅黑" w:hAnsi="微软雅黑" w:cs="Calibri"/>
                  <w:lang w:eastAsia="zh-CN"/>
                </w:rPr>
                <w:t>Memory of user's personal basic information, including but not limited to:</w:t>
              </w:r>
              <w:r w:rsidRPr="003B1329">
                <w:rPr>
                  <w:rFonts w:ascii="微软雅黑" w:eastAsia="微软雅黑" w:hAnsi="微软雅黑" w:cs="Calibri"/>
                  <w:lang w:eastAsia="zh-CN"/>
                </w:rPr>
                <w:br/>
                <w:t>① Name, age, gender, occupation, hobbies, marriage and children status, etc.</w:t>
              </w:r>
              <w:r w:rsidRPr="003B1329">
                <w:rPr>
                  <w:rFonts w:ascii="微软雅黑" w:eastAsia="微软雅黑" w:hAnsi="微软雅黑" w:cs="Calibri"/>
                  <w:lang w:eastAsia="zh-CN"/>
                </w:rPr>
                <w:br/>
                <w:t>② Family members and relationships, pet info, other contact relationships, etc.</w:t>
              </w:r>
              <w:r w:rsidRPr="003B1329">
                <w:rPr>
                  <w:rFonts w:ascii="微软雅黑" w:eastAsia="微软雅黑" w:hAnsi="微软雅黑" w:cs="Calibri"/>
                  <w:lang w:eastAsia="zh-CN"/>
                </w:rPr>
                <w:br/>
                <w:t>③ Home and company addresses, etc.</w:t>
              </w:r>
            </w:ins>
          </w:p>
        </w:tc>
      </w:tr>
      <w:tr w:rsidR="003B1329" w:rsidRPr="003B1329" w14:paraId="48986BD0" w14:textId="77777777" w:rsidTr="003B1329">
        <w:trPr>
          <w:trHeight w:val="2030"/>
          <w:ins w:id="867" w:author="Charlie Gu" w:date="2026-06-07T21:32:00Z" w16du:dateUtc="2026-06-07T13:32:00Z"/>
        </w:trPr>
        <w:tc>
          <w:tcPr>
            <w:tcW w:w="427" w:type="dxa"/>
            <w:vMerge/>
            <w:tcBorders>
              <w:top w:val="single" w:sz="4" w:space="0" w:color="000000"/>
              <w:left w:val="single" w:sz="4" w:space="0" w:color="000000"/>
              <w:bottom w:val="single" w:sz="4" w:space="0" w:color="000000"/>
              <w:right w:val="single" w:sz="4" w:space="0" w:color="000000"/>
            </w:tcBorders>
            <w:vAlign w:val="center"/>
            <w:hideMark/>
          </w:tcPr>
          <w:p w14:paraId="3BD87677" w14:textId="77777777" w:rsidR="003B1329" w:rsidRPr="003B1329" w:rsidRDefault="003B1329" w:rsidP="003B1329">
            <w:pPr>
              <w:spacing w:before="0"/>
              <w:rPr>
                <w:ins w:id="868" w:author="Charlie Gu" w:date="2026-06-07T21:32:00Z" w16du:dateUtc="2026-06-07T13:32:00Z"/>
                <w:rFonts w:ascii="微软雅黑" w:eastAsia="微软雅黑" w:hAnsi="微软雅黑" w:cs="Calibri"/>
                <w:b/>
                <w:bCs/>
                <w:lang w:eastAsia="zh-CN"/>
              </w:rPr>
            </w:pPr>
          </w:p>
        </w:tc>
        <w:tc>
          <w:tcPr>
            <w:tcW w:w="587" w:type="dxa"/>
            <w:vMerge/>
            <w:tcBorders>
              <w:top w:val="nil"/>
              <w:left w:val="single" w:sz="4" w:space="0" w:color="000000"/>
              <w:bottom w:val="single" w:sz="4" w:space="0" w:color="000000"/>
              <w:right w:val="single" w:sz="4" w:space="0" w:color="000000"/>
            </w:tcBorders>
            <w:vAlign w:val="center"/>
            <w:hideMark/>
          </w:tcPr>
          <w:p w14:paraId="7A45947C" w14:textId="77777777" w:rsidR="003B1329" w:rsidRPr="003B1329" w:rsidRDefault="003B1329" w:rsidP="003B1329">
            <w:pPr>
              <w:spacing w:before="0"/>
              <w:rPr>
                <w:ins w:id="869" w:author="Charlie Gu" w:date="2026-06-07T21:32:00Z" w16du:dateUtc="2026-06-07T13:32:00Z"/>
                <w:rFonts w:ascii="微软雅黑" w:eastAsia="微软雅黑" w:hAnsi="微软雅黑" w:cs="Calibri"/>
                <w:lang w:eastAsia="zh-CN"/>
              </w:rPr>
            </w:pPr>
          </w:p>
        </w:tc>
        <w:tc>
          <w:tcPr>
            <w:tcW w:w="710" w:type="dxa"/>
            <w:vMerge/>
            <w:tcBorders>
              <w:top w:val="nil"/>
              <w:left w:val="single" w:sz="4" w:space="0" w:color="000000"/>
              <w:bottom w:val="single" w:sz="4" w:space="0" w:color="000000"/>
              <w:right w:val="single" w:sz="4" w:space="0" w:color="000000"/>
            </w:tcBorders>
            <w:vAlign w:val="center"/>
            <w:hideMark/>
          </w:tcPr>
          <w:p w14:paraId="5A5E5068" w14:textId="77777777" w:rsidR="003B1329" w:rsidRPr="003B1329" w:rsidRDefault="003B1329" w:rsidP="003B1329">
            <w:pPr>
              <w:spacing w:before="0"/>
              <w:rPr>
                <w:ins w:id="870" w:author="Charlie Gu" w:date="2026-06-07T21:32:00Z" w16du:dateUtc="2026-06-07T13:32:00Z"/>
                <w:rFonts w:ascii="微软雅黑" w:eastAsia="微软雅黑" w:hAnsi="微软雅黑" w:cs="Calibri"/>
                <w:lang w:eastAsia="zh-CN"/>
              </w:rPr>
            </w:pPr>
          </w:p>
        </w:tc>
        <w:tc>
          <w:tcPr>
            <w:tcW w:w="710" w:type="dxa"/>
            <w:tcBorders>
              <w:top w:val="nil"/>
              <w:left w:val="nil"/>
              <w:bottom w:val="single" w:sz="4" w:space="0" w:color="000000"/>
              <w:right w:val="nil"/>
            </w:tcBorders>
            <w:vAlign w:val="center"/>
            <w:hideMark/>
          </w:tcPr>
          <w:p w14:paraId="6F3F8D41" w14:textId="77777777" w:rsidR="003B1329" w:rsidRPr="003B1329" w:rsidRDefault="003B1329" w:rsidP="003B1329">
            <w:pPr>
              <w:spacing w:before="0"/>
              <w:jc w:val="center"/>
              <w:rPr>
                <w:ins w:id="871" w:author="Charlie Gu" w:date="2026-06-07T21:32:00Z" w16du:dateUtc="2026-06-07T13:32:00Z"/>
                <w:rFonts w:ascii="微软雅黑" w:eastAsia="微软雅黑" w:hAnsi="微软雅黑" w:cs="Calibri"/>
                <w:lang w:eastAsia="zh-CN"/>
              </w:rPr>
            </w:pPr>
            <w:ins w:id="872" w:author="Charlie Gu" w:date="2026-06-07T21:32:00Z" w16du:dateUtc="2026-06-07T13:32:00Z">
              <w:r w:rsidRPr="003B1329">
                <w:rPr>
                  <w:rFonts w:ascii="微软雅黑" w:eastAsia="微软雅黑" w:hAnsi="微软雅黑" w:cs="Calibri"/>
                  <w:lang w:eastAsia="zh-CN"/>
                </w:rPr>
                <w:t>User Scene Information</w:t>
              </w:r>
            </w:ins>
          </w:p>
        </w:tc>
        <w:tc>
          <w:tcPr>
            <w:tcW w:w="6196" w:type="dxa"/>
            <w:tcBorders>
              <w:top w:val="nil"/>
              <w:left w:val="single" w:sz="4" w:space="0" w:color="000000"/>
              <w:bottom w:val="single" w:sz="4" w:space="0" w:color="000000"/>
              <w:right w:val="nil"/>
            </w:tcBorders>
            <w:vAlign w:val="center"/>
            <w:hideMark/>
          </w:tcPr>
          <w:p w14:paraId="741AF0E5" w14:textId="77777777" w:rsidR="003B1329" w:rsidRPr="003B1329" w:rsidRDefault="003B1329" w:rsidP="003B1329">
            <w:pPr>
              <w:spacing w:before="0"/>
              <w:rPr>
                <w:ins w:id="873" w:author="Charlie Gu" w:date="2026-06-07T21:32:00Z" w16du:dateUtc="2026-06-07T13:32:00Z"/>
                <w:rFonts w:ascii="微软雅黑" w:eastAsia="微软雅黑" w:hAnsi="微软雅黑" w:cs="Calibri"/>
                <w:lang w:eastAsia="zh-CN"/>
              </w:rPr>
            </w:pPr>
            <w:ins w:id="874" w:author="Charlie Gu" w:date="2026-06-07T21:32:00Z" w16du:dateUtc="2026-06-07T13:32:00Z">
              <w:r w:rsidRPr="003B1329">
                <w:rPr>
                  <w:rFonts w:ascii="微软雅黑" w:eastAsia="微软雅黑" w:hAnsi="微软雅黑" w:cs="Calibri"/>
                  <w:lang w:eastAsia="zh-CN"/>
                </w:rPr>
                <w:t>Differentiated memory for multiple users' multiple types of high-frequency scenarios, including but not limited to:</w:t>
              </w:r>
              <w:r w:rsidRPr="003B1329">
                <w:rPr>
                  <w:rFonts w:ascii="微软雅黑" w:eastAsia="微软雅黑" w:hAnsi="微软雅黑" w:cs="Calibri"/>
                  <w:lang w:eastAsia="zh-CN"/>
                </w:rPr>
                <w:br/>
                <w:t>① Voice &amp; manual initiated map search and navigation, including regular POI, food, parking, charging stations, gas stations, attractions and other POI types, and preferred location selections</w:t>
              </w:r>
              <w:r w:rsidRPr="003B1329">
                <w:rPr>
                  <w:rFonts w:ascii="微软雅黑" w:eastAsia="微软雅黑" w:hAnsi="微软雅黑" w:cs="Calibri"/>
                  <w:lang w:eastAsia="zh-CN"/>
                </w:rPr>
                <w:br/>
                <w:t>② Voice &amp; manual initiated media search and playback, including media type, requested songs, artists, song style tags</w:t>
              </w:r>
              <w:r w:rsidRPr="003B1329">
                <w:rPr>
                  <w:rFonts w:ascii="微软雅黑" w:eastAsia="微软雅黑" w:hAnsi="微软雅黑" w:cs="Calibri"/>
                  <w:lang w:eastAsia="zh-CN"/>
                </w:rPr>
                <w:br/>
                <w:t>③ Voice &amp; manual vehicle body component settings, including AC, seats, windows, sunroof, sun shade, lights, driving mode, fragrance, etc.</w:t>
              </w:r>
              <w:r w:rsidRPr="003B1329">
                <w:rPr>
                  <w:rFonts w:ascii="微软雅黑" w:eastAsia="微软雅黑" w:hAnsi="微软雅黑" w:cs="Calibri"/>
                  <w:lang w:eastAsia="zh-CN"/>
                </w:rPr>
                <w:br/>
              </w:r>
              <w:r w:rsidRPr="003B1329">
                <w:rPr>
                  <w:rFonts w:ascii="微软雅黑" w:eastAsia="微软雅黑" w:hAnsi="微软雅黑" w:cs="Calibri"/>
                  <w:lang w:eastAsia="zh-CN"/>
                </w:rPr>
                <w:lastRenderedPageBreak/>
                <w:t>④ Voice &amp; manual system settings, including system volume, sound effect mode, etc.</w:t>
              </w:r>
              <w:r w:rsidRPr="003B1329">
                <w:rPr>
                  <w:rFonts w:ascii="微软雅黑" w:eastAsia="微软雅黑" w:hAnsi="微软雅黑" w:cs="Calibri"/>
                  <w:lang w:eastAsia="zh-CN"/>
                </w:rPr>
                <w:br/>
                <w:t>⑤ Support forming corresponding POI memory in memory info, such as "grandma's house" "Mike's home" "the Chinese restaurant from last week" "kid's swimming school", support user voice or manual navigation to corresponding memory locations</w:t>
              </w:r>
            </w:ins>
          </w:p>
        </w:tc>
      </w:tr>
      <w:tr w:rsidR="003B1329" w:rsidRPr="003B1329" w14:paraId="3260DD09" w14:textId="77777777" w:rsidTr="003B1329">
        <w:trPr>
          <w:trHeight w:val="310"/>
          <w:ins w:id="875" w:author="Charlie Gu" w:date="2026-06-07T21:32:00Z" w16du:dateUtc="2026-06-07T13:32:00Z"/>
        </w:trPr>
        <w:tc>
          <w:tcPr>
            <w:tcW w:w="427" w:type="dxa"/>
            <w:vMerge/>
            <w:tcBorders>
              <w:top w:val="single" w:sz="4" w:space="0" w:color="000000"/>
              <w:left w:val="single" w:sz="4" w:space="0" w:color="000000"/>
              <w:bottom w:val="single" w:sz="4" w:space="0" w:color="000000"/>
              <w:right w:val="single" w:sz="4" w:space="0" w:color="000000"/>
            </w:tcBorders>
            <w:vAlign w:val="center"/>
            <w:hideMark/>
          </w:tcPr>
          <w:p w14:paraId="1A6CF6B0" w14:textId="77777777" w:rsidR="003B1329" w:rsidRPr="003B1329" w:rsidRDefault="003B1329" w:rsidP="003B1329">
            <w:pPr>
              <w:spacing w:before="0"/>
              <w:rPr>
                <w:ins w:id="876" w:author="Charlie Gu" w:date="2026-06-07T21:32:00Z" w16du:dateUtc="2026-06-07T13:32:00Z"/>
                <w:rFonts w:ascii="微软雅黑" w:eastAsia="微软雅黑" w:hAnsi="微软雅黑" w:cs="Calibri"/>
                <w:b/>
                <w:bCs/>
                <w:lang w:eastAsia="zh-CN"/>
              </w:rPr>
            </w:pPr>
          </w:p>
        </w:tc>
        <w:tc>
          <w:tcPr>
            <w:tcW w:w="587" w:type="dxa"/>
            <w:vMerge/>
            <w:tcBorders>
              <w:top w:val="nil"/>
              <w:left w:val="single" w:sz="4" w:space="0" w:color="000000"/>
              <w:bottom w:val="single" w:sz="4" w:space="0" w:color="000000"/>
              <w:right w:val="single" w:sz="4" w:space="0" w:color="000000"/>
            </w:tcBorders>
            <w:vAlign w:val="center"/>
            <w:hideMark/>
          </w:tcPr>
          <w:p w14:paraId="61407588" w14:textId="77777777" w:rsidR="003B1329" w:rsidRPr="003B1329" w:rsidRDefault="003B1329" w:rsidP="003B1329">
            <w:pPr>
              <w:spacing w:before="0"/>
              <w:rPr>
                <w:ins w:id="877" w:author="Charlie Gu" w:date="2026-06-07T21:32:00Z" w16du:dateUtc="2026-06-07T13:32:00Z"/>
                <w:rFonts w:ascii="微软雅黑" w:eastAsia="微软雅黑" w:hAnsi="微软雅黑" w:cs="Calibri"/>
                <w:lang w:eastAsia="zh-CN"/>
              </w:rPr>
            </w:pPr>
          </w:p>
        </w:tc>
        <w:tc>
          <w:tcPr>
            <w:tcW w:w="710" w:type="dxa"/>
            <w:vMerge w:val="restart"/>
            <w:tcBorders>
              <w:top w:val="nil"/>
              <w:left w:val="single" w:sz="4" w:space="0" w:color="000000"/>
              <w:bottom w:val="single" w:sz="4" w:space="0" w:color="000000"/>
              <w:right w:val="single" w:sz="4" w:space="0" w:color="000000"/>
            </w:tcBorders>
            <w:vAlign w:val="center"/>
            <w:hideMark/>
          </w:tcPr>
          <w:p w14:paraId="00E9DA12" w14:textId="77777777" w:rsidR="003B1329" w:rsidRPr="003B1329" w:rsidRDefault="003B1329" w:rsidP="003B1329">
            <w:pPr>
              <w:spacing w:before="0"/>
              <w:jc w:val="center"/>
              <w:rPr>
                <w:ins w:id="878" w:author="Charlie Gu" w:date="2026-06-07T21:32:00Z" w16du:dateUtc="2026-06-07T13:32:00Z"/>
                <w:rFonts w:ascii="微软雅黑" w:eastAsia="微软雅黑" w:hAnsi="微软雅黑" w:cs="Calibri"/>
                <w:lang w:eastAsia="zh-CN"/>
              </w:rPr>
            </w:pPr>
            <w:ins w:id="879" w:author="Charlie Gu" w:date="2026-06-07T21:32:00Z" w16du:dateUtc="2026-06-07T13:32:00Z">
              <w:r w:rsidRPr="003B1329">
                <w:rPr>
                  <w:rFonts w:ascii="微软雅黑" w:eastAsia="微软雅黑" w:hAnsi="微软雅黑" w:cs="Calibri"/>
                  <w:lang w:eastAsia="zh-CN"/>
                </w:rPr>
                <w:t>Memory Learning Method</w:t>
              </w:r>
            </w:ins>
          </w:p>
        </w:tc>
        <w:tc>
          <w:tcPr>
            <w:tcW w:w="710" w:type="dxa"/>
            <w:tcBorders>
              <w:top w:val="nil"/>
              <w:left w:val="nil"/>
              <w:bottom w:val="single" w:sz="4" w:space="0" w:color="000000"/>
              <w:right w:val="nil"/>
            </w:tcBorders>
            <w:vAlign w:val="center"/>
            <w:hideMark/>
          </w:tcPr>
          <w:p w14:paraId="265F9B17" w14:textId="77777777" w:rsidR="003B1329" w:rsidRPr="003B1329" w:rsidRDefault="003B1329" w:rsidP="003B1329">
            <w:pPr>
              <w:spacing w:before="0"/>
              <w:jc w:val="center"/>
              <w:rPr>
                <w:ins w:id="880" w:author="Charlie Gu" w:date="2026-06-07T21:32:00Z" w16du:dateUtc="2026-06-07T13:32:00Z"/>
                <w:rFonts w:ascii="微软雅黑" w:eastAsia="微软雅黑" w:hAnsi="微软雅黑" w:cs="Calibri"/>
                <w:lang w:eastAsia="zh-CN"/>
              </w:rPr>
            </w:pPr>
            <w:ins w:id="881" w:author="Charlie Gu" w:date="2026-06-07T21:32:00Z" w16du:dateUtc="2026-06-07T13:32:00Z">
              <w:r w:rsidRPr="003B1329">
                <w:rPr>
                  <w:rFonts w:ascii="微软雅黑" w:eastAsia="微软雅黑" w:hAnsi="微软雅黑" w:cs="Calibri"/>
                  <w:lang w:eastAsia="zh-CN"/>
                </w:rPr>
                <w:t>Explicit Command</w:t>
              </w:r>
            </w:ins>
          </w:p>
        </w:tc>
        <w:tc>
          <w:tcPr>
            <w:tcW w:w="6196" w:type="dxa"/>
            <w:tcBorders>
              <w:top w:val="nil"/>
              <w:left w:val="single" w:sz="4" w:space="0" w:color="000000"/>
              <w:bottom w:val="single" w:sz="4" w:space="0" w:color="000000"/>
              <w:right w:val="nil"/>
            </w:tcBorders>
            <w:vAlign w:val="center"/>
            <w:hideMark/>
          </w:tcPr>
          <w:p w14:paraId="3CCD7DD3" w14:textId="77777777" w:rsidR="003B1329" w:rsidRPr="003B1329" w:rsidRDefault="003B1329" w:rsidP="003B1329">
            <w:pPr>
              <w:spacing w:before="0"/>
              <w:rPr>
                <w:ins w:id="882" w:author="Charlie Gu" w:date="2026-06-07T21:32:00Z" w16du:dateUtc="2026-06-07T13:32:00Z"/>
                <w:rFonts w:ascii="微软雅黑" w:eastAsia="微软雅黑" w:hAnsi="微软雅黑" w:cs="Calibri"/>
                <w:lang w:eastAsia="zh-CN"/>
              </w:rPr>
            </w:pPr>
            <w:ins w:id="883" w:author="Charlie Gu" w:date="2026-06-07T21:32:00Z" w16du:dateUtc="2026-06-07T13:32:00Z">
              <w:r w:rsidRPr="003B1329">
                <w:rPr>
                  <w:rFonts w:ascii="微软雅黑" w:eastAsia="微软雅黑" w:hAnsi="微软雅黑" w:cs="Calibri"/>
                  <w:lang w:eastAsia="zh-CN"/>
                </w:rPr>
                <w:t>User actively requests to memorize relevant info, e.g., "remember I'm an AI product manager" "remember my cat's name is Milk Tea" "remember my navigation location choice this time"</w:t>
              </w:r>
            </w:ins>
          </w:p>
        </w:tc>
      </w:tr>
      <w:tr w:rsidR="003B1329" w:rsidRPr="003B1329" w14:paraId="79FC76AF" w14:textId="77777777" w:rsidTr="003B1329">
        <w:trPr>
          <w:trHeight w:val="1450"/>
          <w:ins w:id="884" w:author="Charlie Gu" w:date="2026-06-07T21:32:00Z" w16du:dateUtc="2026-06-07T13:32:00Z"/>
        </w:trPr>
        <w:tc>
          <w:tcPr>
            <w:tcW w:w="427" w:type="dxa"/>
            <w:vMerge/>
            <w:tcBorders>
              <w:top w:val="single" w:sz="4" w:space="0" w:color="000000"/>
              <w:left w:val="single" w:sz="4" w:space="0" w:color="000000"/>
              <w:bottom w:val="single" w:sz="4" w:space="0" w:color="000000"/>
              <w:right w:val="single" w:sz="4" w:space="0" w:color="000000"/>
            </w:tcBorders>
            <w:vAlign w:val="center"/>
            <w:hideMark/>
          </w:tcPr>
          <w:p w14:paraId="490C681A" w14:textId="77777777" w:rsidR="003B1329" w:rsidRPr="003B1329" w:rsidRDefault="003B1329" w:rsidP="003B1329">
            <w:pPr>
              <w:spacing w:before="0"/>
              <w:rPr>
                <w:ins w:id="885" w:author="Charlie Gu" w:date="2026-06-07T21:32:00Z" w16du:dateUtc="2026-06-07T13:32:00Z"/>
                <w:rFonts w:ascii="微软雅黑" w:eastAsia="微软雅黑" w:hAnsi="微软雅黑" w:cs="Calibri"/>
                <w:b/>
                <w:bCs/>
                <w:lang w:eastAsia="zh-CN"/>
              </w:rPr>
            </w:pPr>
          </w:p>
        </w:tc>
        <w:tc>
          <w:tcPr>
            <w:tcW w:w="587" w:type="dxa"/>
            <w:vMerge/>
            <w:tcBorders>
              <w:top w:val="nil"/>
              <w:left w:val="single" w:sz="4" w:space="0" w:color="000000"/>
              <w:bottom w:val="single" w:sz="4" w:space="0" w:color="000000"/>
              <w:right w:val="single" w:sz="4" w:space="0" w:color="000000"/>
            </w:tcBorders>
            <w:vAlign w:val="center"/>
            <w:hideMark/>
          </w:tcPr>
          <w:p w14:paraId="7C02925F" w14:textId="77777777" w:rsidR="003B1329" w:rsidRPr="003B1329" w:rsidRDefault="003B1329" w:rsidP="003B1329">
            <w:pPr>
              <w:spacing w:before="0"/>
              <w:rPr>
                <w:ins w:id="886" w:author="Charlie Gu" w:date="2026-06-07T21:32:00Z" w16du:dateUtc="2026-06-07T13:32:00Z"/>
                <w:rFonts w:ascii="微软雅黑" w:eastAsia="微软雅黑" w:hAnsi="微软雅黑" w:cs="Calibri"/>
                <w:lang w:eastAsia="zh-CN"/>
              </w:rPr>
            </w:pPr>
          </w:p>
        </w:tc>
        <w:tc>
          <w:tcPr>
            <w:tcW w:w="710" w:type="dxa"/>
            <w:vMerge/>
            <w:tcBorders>
              <w:top w:val="nil"/>
              <w:left w:val="single" w:sz="4" w:space="0" w:color="000000"/>
              <w:bottom w:val="single" w:sz="4" w:space="0" w:color="000000"/>
              <w:right w:val="single" w:sz="4" w:space="0" w:color="000000"/>
            </w:tcBorders>
            <w:vAlign w:val="center"/>
            <w:hideMark/>
          </w:tcPr>
          <w:p w14:paraId="09B63A0E" w14:textId="77777777" w:rsidR="003B1329" w:rsidRPr="003B1329" w:rsidRDefault="003B1329" w:rsidP="003B1329">
            <w:pPr>
              <w:spacing w:before="0"/>
              <w:rPr>
                <w:ins w:id="887" w:author="Charlie Gu" w:date="2026-06-07T21:32:00Z" w16du:dateUtc="2026-06-07T13:32:00Z"/>
                <w:rFonts w:ascii="微软雅黑" w:eastAsia="微软雅黑" w:hAnsi="微软雅黑" w:cs="Calibri"/>
                <w:lang w:eastAsia="zh-CN"/>
              </w:rPr>
            </w:pPr>
          </w:p>
        </w:tc>
        <w:tc>
          <w:tcPr>
            <w:tcW w:w="710" w:type="dxa"/>
            <w:tcBorders>
              <w:top w:val="nil"/>
              <w:left w:val="nil"/>
              <w:bottom w:val="single" w:sz="4" w:space="0" w:color="000000"/>
              <w:right w:val="nil"/>
            </w:tcBorders>
            <w:vAlign w:val="center"/>
            <w:hideMark/>
          </w:tcPr>
          <w:p w14:paraId="2EDDE229" w14:textId="77777777" w:rsidR="003B1329" w:rsidRPr="003B1329" w:rsidRDefault="003B1329" w:rsidP="003B1329">
            <w:pPr>
              <w:spacing w:before="0"/>
              <w:jc w:val="center"/>
              <w:rPr>
                <w:ins w:id="888" w:author="Charlie Gu" w:date="2026-06-07T21:32:00Z" w16du:dateUtc="2026-06-07T13:32:00Z"/>
                <w:rFonts w:ascii="微软雅黑" w:eastAsia="微软雅黑" w:hAnsi="微软雅黑" w:cs="Calibri"/>
                <w:lang w:eastAsia="zh-CN"/>
              </w:rPr>
            </w:pPr>
            <w:ins w:id="889" w:author="Charlie Gu" w:date="2026-06-07T21:32:00Z" w16du:dateUtc="2026-06-07T13:32:00Z">
              <w:r w:rsidRPr="003B1329">
                <w:rPr>
                  <w:rFonts w:ascii="微软雅黑" w:eastAsia="微软雅黑" w:hAnsi="微软雅黑" w:cs="Calibri"/>
                  <w:lang w:eastAsia="zh-CN"/>
                </w:rPr>
                <w:t>Implicit Learning</w:t>
              </w:r>
            </w:ins>
          </w:p>
        </w:tc>
        <w:tc>
          <w:tcPr>
            <w:tcW w:w="6196" w:type="dxa"/>
            <w:tcBorders>
              <w:top w:val="nil"/>
              <w:left w:val="single" w:sz="4" w:space="0" w:color="000000"/>
              <w:bottom w:val="single" w:sz="4" w:space="0" w:color="000000"/>
              <w:right w:val="nil"/>
            </w:tcBorders>
            <w:vAlign w:val="center"/>
            <w:hideMark/>
          </w:tcPr>
          <w:p w14:paraId="113A05C8" w14:textId="77777777" w:rsidR="003B1329" w:rsidRPr="003B1329" w:rsidRDefault="003B1329" w:rsidP="003B1329">
            <w:pPr>
              <w:spacing w:before="0"/>
              <w:rPr>
                <w:ins w:id="890" w:author="Charlie Gu" w:date="2026-06-07T21:32:00Z" w16du:dateUtc="2026-06-07T13:32:00Z"/>
                <w:rFonts w:ascii="微软雅黑" w:eastAsia="微软雅黑" w:hAnsi="微软雅黑" w:cs="Calibri"/>
                <w:lang w:eastAsia="zh-CN"/>
              </w:rPr>
            </w:pPr>
            <w:ins w:id="891" w:author="Charlie Gu" w:date="2026-06-07T21:32:00Z" w16du:dateUtc="2026-06-07T13:32:00Z">
              <w:r w:rsidRPr="003B1329">
                <w:rPr>
                  <w:rFonts w:ascii="微软雅黑" w:eastAsia="微软雅黑" w:hAnsi="微软雅黑" w:cs="Calibri"/>
                  <w:lang w:eastAsia="zh-CN"/>
                </w:rPr>
                <w:t>Trigger implicit learning memory when user performs specific operations, inputs specific info, or has consecutive similar operations, including but not limited to:</w:t>
              </w:r>
              <w:r w:rsidRPr="003B1329">
                <w:rPr>
                  <w:rFonts w:ascii="微软雅黑" w:eastAsia="微软雅黑" w:hAnsi="微软雅黑" w:cs="Calibri"/>
                  <w:lang w:eastAsia="zh-CN"/>
                </w:rPr>
                <w:br/>
                <w:t>① When input reveals user basic info like occupation, age, hobbies, AI proactively extracts memory</w:t>
              </w:r>
              <w:r w:rsidRPr="003B1329">
                <w:rPr>
                  <w:rFonts w:ascii="微软雅黑" w:eastAsia="微软雅黑" w:hAnsi="微软雅黑" w:cs="Calibri"/>
                  <w:lang w:eastAsia="zh-CN"/>
                </w:rPr>
                <w:br/>
                <w:t>② When user performs consecutive identical operations, like searching certain addresses, playing certain artists, adjusting body temperature or driving scenarios in specific situations</w:t>
              </w:r>
              <w:r w:rsidRPr="003B1329">
                <w:rPr>
                  <w:rFonts w:ascii="微软雅黑" w:eastAsia="微软雅黑" w:hAnsi="微软雅黑" w:cs="Calibri"/>
                  <w:lang w:eastAsia="zh-CN"/>
                </w:rPr>
                <w:br/>
                <w:t>③ When multi-turn dialogue or multi-step operations have repeated identical operations, like navigation search list selections</w:t>
              </w:r>
              <w:r w:rsidRPr="003B1329">
                <w:rPr>
                  <w:rFonts w:ascii="微软雅黑" w:eastAsia="微软雅黑" w:hAnsi="微软雅黑" w:cs="Calibri"/>
                  <w:lang w:eastAsia="zh-CN"/>
                </w:rPr>
                <w:br/>
                <w:t>④ When a memory forms, need to dynamically add or update original memory (if any)</w:t>
              </w:r>
            </w:ins>
          </w:p>
        </w:tc>
      </w:tr>
      <w:tr w:rsidR="003B1329" w:rsidRPr="003B1329" w14:paraId="7EFF8293" w14:textId="77777777" w:rsidTr="003B1329">
        <w:trPr>
          <w:trHeight w:val="870"/>
          <w:ins w:id="892" w:author="Charlie Gu" w:date="2026-06-07T21:32:00Z" w16du:dateUtc="2026-06-07T13:32:00Z"/>
        </w:trPr>
        <w:tc>
          <w:tcPr>
            <w:tcW w:w="427" w:type="dxa"/>
            <w:vMerge/>
            <w:tcBorders>
              <w:top w:val="single" w:sz="4" w:space="0" w:color="000000"/>
              <w:left w:val="single" w:sz="4" w:space="0" w:color="000000"/>
              <w:bottom w:val="single" w:sz="4" w:space="0" w:color="000000"/>
              <w:right w:val="single" w:sz="4" w:space="0" w:color="000000"/>
            </w:tcBorders>
            <w:vAlign w:val="center"/>
            <w:hideMark/>
          </w:tcPr>
          <w:p w14:paraId="65621E25" w14:textId="77777777" w:rsidR="003B1329" w:rsidRPr="003B1329" w:rsidRDefault="003B1329" w:rsidP="003B1329">
            <w:pPr>
              <w:spacing w:before="0"/>
              <w:rPr>
                <w:ins w:id="893" w:author="Charlie Gu" w:date="2026-06-07T21:32:00Z" w16du:dateUtc="2026-06-07T13:32:00Z"/>
                <w:rFonts w:ascii="微软雅黑" w:eastAsia="微软雅黑" w:hAnsi="微软雅黑" w:cs="Calibri"/>
                <w:b/>
                <w:bCs/>
                <w:lang w:eastAsia="zh-CN"/>
              </w:rPr>
            </w:pPr>
          </w:p>
        </w:tc>
        <w:tc>
          <w:tcPr>
            <w:tcW w:w="587" w:type="dxa"/>
            <w:vMerge/>
            <w:tcBorders>
              <w:top w:val="nil"/>
              <w:left w:val="single" w:sz="4" w:space="0" w:color="000000"/>
              <w:bottom w:val="single" w:sz="4" w:space="0" w:color="000000"/>
              <w:right w:val="single" w:sz="4" w:space="0" w:color="000000"/>
            </w:tcBorders>
            <w:vAlign w:val="center"/>
            <w:hideMark/>
          </w:tcPr>
          <w:p w14:paraId="002B53FA" w14:textId="77777777" w:rsidR="003B1329" w:rsidRPr="003B1329" w:rsidRDefault="003B1329" w:rsidP="003B1329">
            <w:pPr>
              <w:spacing w:before="0"/>
              <w:rPr>
                <w:ins w:id="894" w:author="Charlie Gu" w:date="2026-06-07T21:32:00Z" w16du:dateUtc="2026-06-07T13:32:00Z"/>
                <w:rFonts w:ascii="微软雅黑" w:eastAsia="微软雅黑" w:hAnsi="微软雅黑" w:cs="Calibri"/>
                <w:lang w:eastAsia="zh-CN"/>
              </w:rPr>
            </w:pPr>
          </w:p>
        </w:tc>
        <w:tc>
          <w:tcPr>
            <w:tcW w:w="710" w:type="dxa"/>
            <w:vMerge w:val="restart"/>
            <w:tcBorders>
              <w:top w:val="nil"/>
              <w:left w:val="single" w:sz="4" w:space="0" w:color="000000"/>
              <w:bottom w:val="single" w:sz="4" w:space="0" w:color="000000"/>
              <w:right w:val="single" w:sz="4" w:space="0" w:color="000000"/>
            </w:tcBorders>
            <w:vAlign w:val="center"/>
            <w:hideMark/>
          </w:tcPr>
          <w:p w14:paraId="19414BD4" w14:textId="77777777" w:rsidR="003B1329" w:rsidRPr="003B1329" w:rsidRDefault="003B1329" w:rsidP="003B1329">
            <w:pPr>
              <w:spacing w:before="0"/>
              <w:jc w:val="center"/>
              <w:rPr>
                <w:ins w:id="895" w:author="Charlie Gu" w:date="2026-06-07T21:32:00Z" w16du:dateUtc="2026-06-07T13:32:00Z"/>
                <w:rFonts w:ascii="微软雅黑" w:eastAsia="微软雅黑" w:hAnsi="微软雅黑" w:cs="Calibri"/>
                <w:lang w:eastAsia="zh-CN"/>
              </w:rPr>
            </w:pPr>
            <w:ins w:id="896" w:author="Charlie Gu" w:date="2026-06-07T21:32:00Z" w16du:dateUtc="2026-06-07T13:32:00Z">
              <w:r w:rsidRPr="003B1329">
                <w:rPr>
                  <w:rFonts w:ascii="微软雅黑" w:eastAsia="微软雅黑" w:hAnsi="微软雅黑" w:cs="Calibri"/>
                  <w:lang w:eastAsia="zh-CN"/>
                </w:rPr>
                <w:t>Memory Trigger Method</w:t>
              </w:r>
            </w:ins>
          </w:p>
        </w:tc>
        <w:tc>
          <w:tcPr>
            <w:tcW w:w="710" w:type="dxa"/>
            <w:tcBorders>
              <w:top w:val="nil"/>
              <w:left w:val="nil"/>
              <w:bottom w:val="single" w:sz="4" w:space="0" w:color="000000"/>
              <w:right w:val="nil"/>
            </w:tcBorders>
            <w:vAlign w:val="center"/>
            <w:hideMark/>
          </w:tcPr>
          <w:p w14:paraId="7906CBB8" w14:textId="77777777" w:rsidR="003B1329" w:rsidRPr="003B1329" w:rsidRDefault="003B1329" w:rsidP="003B1329">
            <w:pPr>
              <w:spacing w:before="0"/>
              <w:jc w:val="center"/>
              <w:rPr>
                <w:ins w:id="897" w:author="Charlie Gu" w:date="2026-06-07T21:32:00Z" w16du:dateUtc="2026-06-07T13:32:00Z"/>
                <w:rFonts w:ascii="微软雅黑" w:eastAsia="微软雅黑" w:hAnsi="微软雅黑" w:cs="Calibri"/>
                <w:lang w:eastAsia="zh-CN"/>
              </w:rPr>
            </w:pPr>
            <w:ins w:id="898" w:author="Charlie Gu" w:date="2026-06-07T21:32:00Z" w16du:dateUtc="2026-06-07T13:32:00Z">
              <w:r w:rsidRPr="003B1329">
                <w:rPr>
                  <w:rFonts w:ascii="微软雅黑" w:eastAsia="微软雅黑" w:hAnsi="微软雅黑" w:cs="Calibri"/>
                  <w:lang w:eastAsia="zh-CN"/>
                </w:rPr>
                <w:t>Passive Memory Trigger</w:t>
              </w:r>
            </w:ins>
          </w:p>
        </w:tc>
        <w:tc>
          <w:tcPr>
            <w:tcW w:w="6196" w:type="dxa"/>
            <w:tcBorders>
              <w:top w:val="nil"/>
              <w:left w:val="single" w:sz="4" w:space="0" w:color="000000"/>
              <w:bottom w:val="single" w:sz="4" w:space="0" w:color="000000"/>
              <w:right w:val="nil"/>
            </w:tcBorders>
            <w:vAlign w:val="center"/>
            <w:hideMark/>
          </w:tcPr>
          <w:p w14:paraId="14C259E6" w14:textId="77777777" w:rsidR="003B1329" w:rsidRPr="003B1329" w:rsidRDefault="003B1329" w:rsidP="003B1329">
            <w:pPr>
              <w:spacing w:before="0"/>
              <w:rPr>
                <w:ins w:id="899" w:author="Charlie Gu" w:date="2026-06-07T21:32:00Z" w16du:dateUtc="2026-06-07T13:32:00Z"/>
                <w:rFonts w:ascii="微软雅黑" w:eastAsia="微软雅黑" w:hAnsi="微软雅黑" w:cs="Calibri"/>
                <w:lang w:eastAsia="zh-CN"/>
              </w:rPr>
            </w:pPr>
            <w:ins w:id="900" w:author="Charlie Gu" w:date="2026-06-07T21:32:00Z" w16du:dateUtc="2026-06-07T13:32:00Z">
              <w:r w:rsidRPr="003B1329">
                <w:rPr>
                  <w:rFonts w:ascii="微软雅黑" w:eastAsia="微软雅黑" w:hAnsi="微软雅黑" w:cs="Calibri"/>
                  <w:lang w:eastAsia="zh-CN"/>
                </w:rPr>
                <w:t>Support passive trigger of user memory, including but not limited to:</w:t>
              </w:r>
              <w:r w:rsidRPr="003B1329">
                <w:rPr>
                  <w:rFonts w:ascii="微软雅黑" w:eastAsia="微软雅黑" w:hAnsi="微软雅黑" w:cs="Calibri"/>
                  <w:lang w:eastAsia="zh-CN"/>
                </w:rPr>
                <w:br/>
                <w:t xml:space="preserve">① Navigate to the coffee shop I went to </w:t>
              </w:r>
              <w:r w:rsidRPr="003B1329">
                <w:rPr>
                  <w:rFonts w:ascii="微软雅黑" w:eastAsia="微软雅黑" w:hAnsi="微软雅黑" w:cs="Calibri"/>
                  <w:lang w:eastAsia="zh-CN"/>
                </w:rPr>
                <w:lastRenderedPageBreak/>
                <w:t>last week / Navigate to grandma's house</w:t>
              </w:r>
              <w:r w:rsidRPr="003B1329">
                <w:rPr>
                  <w:rFonts w:ascii="微软雅黑" w:eastAsia="微软雅黑" w:hAnsi="微软雅黑" w:cs="Calibri"/>
                  <w:lang w:eastAsia="zh-CN"/>
                </w:rPr>
                <w:br/>
                <w:t>② Recommend preferred food, music, attractions, etc.</w:t>
              </w:r>
            </w:ins>
          </w:p>
        </w:tc>
      </w:tr>
      <w:tr w:rsidR="003B1329" w:rsidRPr="003B1329" w14:paraId="696E5A7D" w14:textId="77777777" w:rsidTr="003B1329">
        <w:trPr>
          <w:trHeight w:val="580"/>
          <w:ins w:id="901" w:author="Charlie Gu" w:date="2026-06-07T21:32:00Z" w16du:dateUtc="2026-06-07T13:32:00Z"/>
        </w:trPr>
        <w:tc>
          <w:tcPr>
            <w:tcW w:w="427" w:type="dxa"/>
            <w:vMerge/>
            <w:tcBorders>
              <w:top w:val="single" w:sz="4" w:space="0" w:color="000000"/>
              <w:left w:val="single" w:sz="4" w:space="0" w:color="000000"/>
              <w:bottom w:val="single" w:sz="4" w:space="0" w:color="000000"/>
              <w:right w:val="single" w:sz="4" w:space="0" w:color="000000"/>
            </w:tcBorders>
            <w:vAlign w:val="center"/>
            <w:hideMark/>
          </w:tcPr>
          <w:p w14:paraId="2B41402F" w14:textId="77777777" w:rsidR="003B1329" w:rsidRPr="003B1329" w:rsidRDefault="003B1329" w:rsidP="003B1329">
            <w:pPr>
              <w:spacing w:before="0"/>
              <w:rPr>
                <w:ins w:id="902" w:author="Charlie Gu" w:date="2026-06-07T21:32:00Z" w16du:dateUtc="2026-06-07T13:32:00Z"/>
                <w:rFonts w:ascii="微软雅黑" w:eastAsia="微软雅黑" w:hAnsi="微软雅黑" w:cs="Calibri"/>
                <w:b/>
                <w:bCs/>
                <w:lang w:eastAsia="zh-CN"/>
              </w:rPr>
            </w:pPr>
          </w:p>
        </w:tc>
        <w:tc>
          <w:tcPr>
            <w:tcW w:w="587" w:type="dxa"/>
            <w:vMerge/>
            <w:tcBorders>
              <w:top w:val="nil"/>
              <w:left w:val="single" w:sz="4" w:space="0" w:color="000000"/>
              <w:bottom w:val="single" w:sz="4" w:space="0" w:color="000000"/>
              <w:right w:val="single" w:sz="4" w:space="0" w:color="000000"/>
            </w:tcBorders>
            <w:vAlign w:val="center"/>
            <w:hideMark/>
          </w:tcPr>
          <w:p w14:paraId="01480B71" w14:textId="77777777" w:rsidR="003B1329" w:rsidRPr="003B1329" w:rsidRDefault="003B1329" w:rsidP="003B1329">
            <w:pPr>
              <w:spacing w:before="0"/>
              <w:rPr>
                <w:ins w:id="903" w:author="Charlie Gu" w:date="2026-06-07T21:32:00Z" w16du:dateUtc="2026-06-07T13:32:00Z"/>
                <w:rFonts w:ascii="微软雅黑" w:eastAsia="微软雅黑" w:hAnsi="微软雅黑" w:cs="Calibri"/>
                <w:lang w:eastAsia="zh-CN"/>
              </w:rPr>
            </w:pPr>
          </w:p>
        </w:tc>
        <w:tc>
          <w:tcPr>
            <w:tcW w:w="710" w:type="dxa"/>
            <w:vMerge/>
            <w:tcBorders>
              <w:top w:val="nil"/>
              <w:left w:val="single" w:sz="4" w:space="0" w:color="000000"/>
              <w:bottom w:val="single" w:sz="4" w:space="0" w:color="000000"/>
              <w:right w:val="single" w:sz="4" w:space="0" w:color="000000"/>
            </w:tcBorders>
            <w:vAlign w:val="center"/>
            <w:hideMark/>
          </w:tcPr>
          <w:p w14:paraId="43EBA2A7" w14:textId="77777777" w:rsidR="003B1329" w:rsidRPr="003B1329" w:rsidRDefault="003B1329" w:rsidP="003B1329">
            <w:pPr>
              <w:spacing w:before="0"/>
              <w:rPr>
                <w:ins w:id="904" w:author="Charlie Gu" w:date="2026-06-07T21:32:00Z" w16du:dateUtc="2026-06-07T13:32:00Z"/>
                <w:rFonts w:ascii="微软雅黑" w:eastAsia="微软雅黑" w:hAnsi="微软雅黑" w:cs="Calibri"/>
                <w:lang w:eastAsia="zh-CN"/>
              </w:rPr>
            </w:pPr>
          </w:p>
        </w:tc>
        <w:tc>
          <w:tcPr>
            <w:tcW w:w="710" w:type="dxa"/>
            <w:tcBorders>
              <w:top w:val="nil"/>
              <w:left w:val="nil"/>
              <w:bottom w:val="single" w:sz="4" w:space="0" w:color="000000"/>
              <w:right w:val="nil"/>
            </w:tcBorders>
            <w:vAlign w:val="center"/>
            <w:hideMark/>
          </w:tcPr>
          <w:p w14:paraId="41CBA7C7" w14:textId="77777777" w:rsidR="003B1329" w:rsidRPr="003B1329" w:rsidRDefault="003B1329" w:rsidP="003B1329">
            <w:pPr>
              <w:spacing w:before="0"/>
              <w:jc w:val="center"/>
              <w:rPr>
                <w:ins w:id="905" w:author="Charlie Gu" w:date="2026-06-07T21:32:00Z" w16du:dateUtc="2026-06-07T13:32:00Z"/>
                <w:rFonts w:ascii="微软雅黑" w:eastAsia="微软雅黑" w:hAnsi="微软雅黑" w:cs="Calibri"/>
                <w:lang w:eastAsia="zh-CN"/>
              </w:rPr>
            </w:pPr>
            <w:ins w:id="906" w:author="Charlie Gu" w:date="2026-06-07T21:32:00Z" w16du:dateUtc="2026-06-07T13:32:00Z">
              <w:r w:rsidRPr="003B1329">
                <w:rPr>
                  <w:rFonts w:ascii="微软雅黑" w:eastAsia="微软雅黑" w:hAnsi="微软雅黑" w:cs="Calibri"/>
                  <w:lang w:eastAsia="zh-CN"/>
                </w:rPr>
                <w:t>Active Memory Trigger</w:t>
              </w:r>
            </w:ins>
          </w:p>
        </w:tc>
        <w:tc>
          <w:tcPr>
            <w:tcW w:w="6196" w:type="dxa"/>
            <w:tcBorders>
              <w:top w:val="nil"/>
              <w:left w:val="single" w:sz="4" w:space="0" w:color="000000"/>
              <w:bottom w:val="single" w:sz="4" w:space="0" w:color="000000"/>
              <w:right w:val="nil"/>
            </w:tcBorders>
            <w:vAlign w:val="center"/>
            <w:hideMark/>
          </w:tcPr>
          <w:p w14:paraId="3CF04AB2" w14:textId="77777777" w:rsidR="003B1329" w:rsidRPr="003B1329" w:rsidRDefault="003B1329" w:rsidP="003B1329">
            <w:pPr>
              <w:spacing w:before="0"/>
              <w:rPr>
                <w:ins w:id="907" w:author="Charlie Gu" w:date="2026-06-07T21:32:00Z" w16du:dateUtc="2026-06-07T13:32:00Z"/>
                <w:rFonts w:ascii="微软雅黑" w:eastAsia="微软雅黑" w:hAnsi="微软雅黑" w:cs="Calibri"/>
                <w:lang w:eastAsia="zh-CN"/>
              </w:rPr>
            </w:pPr>
            <w:ins w:id="908" w:author="Charlie Gu" w:date="2026-06-07T21:32:00Z" w16du:dateUtc="2026-06-07T13:32:00Z">
              <w:r w:rsidRPr="003B1329">
                <w:rPr>
                  <w:rFonts w:ascii="微软雅黑" w:eastAsia="微软雅黑" w:hAnsi="微软雅黑" w:cs="Calibri"/>
                  <w:lang w:eastAsia="zh-CN"/>
                </w:rPr>
                <w:t>Support active trigger of user memory, including but not limited to:</w:t>
              </w:r>
              <w:r w:rsidRPr="003B1329">
                <w:rPr>
                  <w:rFonts w:ascii="微软雅黑" w:eastAsia="微软雅黑" w:hAnsi="微软雅黑" w:cs="Calibri"/>
                  <w:lang w:eastAsia="zh-CN"/>
                </w:rPr>
                <w:br/>
                <w:t>① When user falls asleep, automatically adjust corresponding position's fan speed, temperature, seat mode, in-car volume, etc. to user's preferred state</w:t>
              </w:r>
            </w:ins>
          </w:p>
        </w:tc>
      </w:tr>
      <w:tr w:rsidR="003B1329" w:rsidRPr="003B1329" w14:paraId="5B60AFF5" w14:textId="77777777" w:rsidTr="003B1329">
        <w:trPr>
          <w:trHeight w:val="1160"/>
          <w:ins w:id="909" w:author="Charlie Gu" w:date="2026-06-07T21:32:00Z" w16du:dateUtc="2026-06-07T13:32:00Z"/>
        </w:trPr>
        <w:tc>
          <w:tcPr>
            <w:tcW w:w="427" w:type="dxa"/>
            <w:vMerge/>
            <w:tcBorders>
              <w:top w:val="single" w:sz="4" w:space="0" w:color="000000"/>
              <w:left w:val="single" w:sz="4" w:space="0" w:color="000000"/>
              <w:bottom w:val="single" w:sz="4" w:space="0" w:color="000000"/>
              <w:right w:val="single" w:sz="4" w:space="0" w:color="000000"/>
            </w:tcBorders>
            <w:vAlign w:val="center"/>
            <w:hideMark/>
          </w:tcPr>
          <w:p w14:paraId="499266B8" w14:textId="77777777" w:rsidR="003B1329" w:rsidRPr="003B1329" w:rsidRDefault="003B1329" w:rsidP="003B1329">
            <w:pPr>
              <w:spacing w:before="0"/>
              <w:rPr>
                <w:ins w:id="910" w:author="Charlie Gu" w:date="2026-06-07T21:32:00Z" w16du:dateUtc="2026-06-07T13:32:00Z"/>
                <w:rFonts w:ascii="微软雅黑" w:eastAsia="微软雅黑" w:hAnsi="微软雅黑" w:cs="Calibri"/>
                <w:b/>
                <w:bCs/>
                <w:lang w:eastAsia="zh-CN"/>
              </w:rPr>
            </w:pPr>
          </w:p>
        </w:tc>
        <w:tc>
          <w:tcPr>
            <w:tcW w:w="587" w:type="dxa"/>
            <w:vMerge/>
            <w:tcBorders>
              <w:top w:val="nil"/>
              <w:left w:val="single" w:sz="4" w:space="0" w:color="000000"/>
              <w:bottom w:val="single" w:sz="4" w:space="0" w:color="000000"/>
              <w:right w:val="single" w:sz="4" w:space="0" w:color="000000"/>
            </w:tcBorders>
            <w:vAlign w:val="center"/>
            <w:hideMark/>
          </w:tcPr>
          <w:p w14:paraId="107B7D9C" w14:textId="77777777" w:rsidR="003B1329" w:rsidRPr="003B1329" w:rsidRDefault="003B1329" w:rsidP="003B1329">
            <w:pPr>
              <w:spacing w:before="0"/>
              <w:rPr>
                <w:ins w:id="911" w:author="Charlie Gu" w:date="2026-06-07T21:32:00Z" w16du:dateUtc="2026-06-07T13:32:00Z"/>
                <w:rFonts w:ascii="微软雅黑" w:eastAsia="微软雅黑" w:hAnsi="微软雅黑" w:cs="Calibri"/>
                <w:lang w:eastAsia="zh-CN"/>
              </w:rPr>
            </w:pPr>
          </w:p>
        </w:tc>
        <w:tc>
          <w:tcPr>
            <w:tcW w:w="710" w:type="dxa"/>
            <w:vMerge/>
            <w:tcBorders>
              <w:top w:val="nil"/>
              <w:left w:val="single" w:sz="4" w:space="0" w:color="000000"/>
              <w:bottom w:val="single" w:sz="4" w:space="0" w:color="000000"/>
              <w:right w:val="single" w:sz="4" w:space="0" w:color="000000"/>
            </w:tcBorders>
            <w:vAlign w:val="center"/>
            <w:hideMark/>
          </w:tcPr>
          <w:p w14:paraId="6C8E7833" w14:textId="77777777" w:rsidR="003B1329" w:rsidRPr="003B1329" w:rsidRDefault="003B1329" w:rsidP="003B1329">
            <w:pPr>
              <w:spacing w:before="0"/>
              <w:rPr>
                <w:ins w:id="912" w:author="Charlie Gu" w:date="2026-06-07T21:32:00Z" w16du:dateUtc="2026-06-07T13:32:00Z"/>
                <w:rFonts w:ascii="微软雅黑" w:eastAsia="微软雅黑" w:hAnsi="微软雅黑" w:cs="Calibri"/>
                <w:lang w:eastAsia="zh-CN"/>
              </w:rPr>
            </w:pPr>
          </w:p>
        </w:tc>
        <w:tc>
          <w:tcPr>
            <w:tcW w:w="710" w:type="dxa"/>
            <w:tcBorders>
              <w:top w:val="nil"/>
              <w:left w:val="nil"/>
              <w:bottom w:val="single" w:sz="4" w:space="0" w:color="000000"/>
              <w:right w:val="nil"/>
            </w:tcBorders>
            <w:vAlign w:val="center"/>
            <w:hideMark/>
          </w:tcPr>
          <w:p w14:paraId="30A63503" w14:textId="77777777" w:rsidR="003B1329" w:rsidRPr="003B1329" w:rsidRDefault="003B1329" w:rsidP="003B1329">
            <w:pPr>
              <w:spacing w:before="0"/>
              <w:jc w:val="center"/>
              <w:rPr>
                <w:ins w:id="913" w:author="Charlie Gu" w:date="2026-06-07T21:32:00Z" w16du:dateUtc="2026-06-07T13:32:00Z"/>
                <w:rFonts w:ascii="微软雅黑" w:eastAsia="微软雅黑" w:hAnsi="微软雅黑" w:cs="Calibri"/>
                <w:lang w:eastAsia="zh-CN"/>
              </w:rPr>
            </w:pPr>
            <w:ins w:id="914" w:author="Charlie Gu" w:date="2026-06-07T21:32:00Z" w16du:dateUtc="2026-06-07T13:32:00Z">
              <w:r w:rsidRPr="003B1329">
                <w:rPr>
                  <w:rFonts w:ascii="微软雅黑" w:eastAsia="微软雅黑" w:hAnsi="微软雅黑" w:cs="Calibri"/>
                  <w:lang w:eastAsia="zh-CN"/>
                </w:rPr>
                <w:t>Smart Memory Completion</w:t>
              </w:r>
            </w:ins>
          </w:p>
        </w:tc>
        <w:tc>
          <w:tcPr>
            <w:tcW w:w="6196" w:type="dxa"/>
            <w:tcBorders>
              <w:top w:val="nil"/>
              <w:left w:val="single" w:sz="4" w:space="0" w:color="000000"/>
              <w:bottom w:val="single" w:sz="4" w:space="0" w:color="000000"/>
              <w:right w:val="nil"/>
            </w:tcBorders>
            <w:vAlign w:val="center"/>
            <w:hideMark/>
          </w:tcPr>
          <w:p w14:paraId="734C90EC" w14:textId="77777777" w:rsidR="003B1329" w:rsidRPr="003B1329" w:rsidRDefault="003B1329" w:rsidP="003B1329">
            <w:pPr>
              <w:spacing w:before="0"/>
              <w:rPr>
                <w:ins w:id="915" w:author="Charlie Gu" w:date="2026-06-07T21:32:00Z" w16du:dateUtc="2026-06-07T13:32:00Z"/>
                <w:rFonts w:ascii="微软雅黑" w:eastAsia="微软雅黑" w:hAnsi="微软雅黑" w:cs="Calibri"/>
                <w:lang w:eastAsia="zh-CN"/>
              </w:rPr>
            </w:pPr>
            <w:ins w:id="916" w:author="Charlie Gu" w:date="2026-06-07T21:32:00Z" w16du:dateUtc="2026-06-07T13:32:00Z">
              <w:r w:rsidRPr="003B1329">
                <w:rPr>
                  <w:rFonts w:ascii="微软雅黑" w:eastAsia="微软雅黑" w:hAnsi="微软雅黑" w:cs="Calibri"/>
                  <w:lang w:eastAsia="zh-CN"/>
                </w:rPr>
                <w:t>Support intelligent completion of user memory in specific cases, including but not limited to:</w:t>
              </w:r>
              <w:r w:rsidRPr="003B1329">
                <w:rPr>
                  <w:rFonts w:ascii="微软雅黑" w:eastAsia="微软雅黑" w:hAnsi="微软雅黑" w:cs="Calibri"/>
                  <w:lang w:eastAsia="zh-CN"/>
                </w:rPr>
                <w:br/>
                <w:t>① User inputs "navigate to Westfield London", combined with user's past habits, destination auto-completes to "White City Car Park";</w:t>
              </w:r>
              <w:r w:rsidRPr="003B1329">
                <w:rPr>
                  <w:rFonts w:ascii="微软雅黑" w:eastAsia="微软雅黑" w:hAnsi="微软雅黑" w:cs="Calibri"/>
                  <w:lang w:eastAsia="zh-CN"/>
                </w:rPr>
                <w:br/>
                <w:t>② User inputs "find a nearby Chinese restaurant", combined with user memory and preference tags, prioritize showing Chinese cuisine brands user likes or has been to</w:t>
              </w:r>
              <w:r w:rsidRPr="003B1329">
                <w:rPr>
                  <w:rFonts w:ascii="微软雅黑" w:eastAsia="微软雅黑" w:hAnsi="微软雅黑" w:cs="Calibri"/>
                  <w:lang w:eastAsia="zh-CN"/>
                </w:rPr>
                <w:br/>
                <w:t>③ User inputs "play some music", automatically play the playlist user didn't finish last time</w:t>
              </w:r>
            </w:ins>
          </w:p>
        </w:tc>
      </w:tr>
      <w:tr w:rsidR="003B1329" w:rsidRPr="003B1329" w14:paraId="4F43CEAA" w14:textId="77777777" w:rsidTr="003B1329">
        <w:trPr>
          <w:trHeight w:val="290"/>
          <w:ins w:id="917" w:author="Charlie Gu" w:date="2026-06-07T21:32:00Z" w16du:dateUtc="2026-06-07T13:32:00Z"/>
        </w:trPr>
        <w:tc>
          <w:tcPr>
            <w:tcW w:w="427" w:type="dxa"/>
            <w:vMerge w:val="restart"/>
            <w:tcBorders>
              <w:top w:val="nil"/>
              <w:left w:val="single" w:sz="4" w:space="0" w:color="000000"/>
              <w:bottom w:val="single" w:sz="4" w:space="0" w:color="000000"/>
              <w:right w:val="single" w:sz="4" w:space="0" w:color="000000"/>
            </w:tcBorders>
            <w:vAlign w:val="center"/>
            <w:hideMark/>
          </w:tcPr>
          <w:p w14:paraId="274B3E85" w14:textId="77777777" w:rsidR="003B1329" w:rsidRPr="003B1329" w:rsidRDefault="003B1329" w:rsidP="003B1329">
            <w:pPr>
              <w:spacing w:before="0"/>
              <w:jc w:val="center"/>
              <w:rPr>
                <w:ins w:id="918" w:author="Charlie Gu" w:date="2026-06-07T21:32:00Z" w16du:dateUtc="2026-06-07T13:32:00Z"/>
                <w:rFonts w:ascii="微软雅黑" w:eastAsia="微软雅黑" w:hAnsi="微软雅黑" w:cs="Calibri"/>
                <w:b/>
                <w:bCs/>
                <w:lang w:eastAsia="zh-CN"/>
              </w:rPr>
            </w:pPr>
            <w:ins w:id="919" w:author="Charlie Gu" w:date="2026-06-07T21:32:00Z" w16du:dateUtc="2026-06-07T13:32:00Z">
              <w:r w:rsidRPr="003B1329">
                <w:rPr>
                  <w:rFonts w:ascii="微软雅黑" w:eastAsia="微软雅黑" w:hAnsi="微软雅黑" w:cs="Calibri"/>
                  <w:b/>
                  <w:bCs/>
                  <w:lang w:eastAsia="zh-CN"/>
                </w:rPr>
                <w:t>Music Agent</w:t>
              </w:r>
            </w:ins>
          </w:p>
        </w:tc>
        <w:tc>
          <w:tcPr>
            <w:tcW w:w="587" w:type="dxa"/>
            <w:tcBorders>
              <w:top w:val="nil"/>
              <w:left w:val="nil"/>
              <w:bottom w:val="single" w:sz="4" w:space="0" w:color="000000"/>
              <w:right w:val="single" w:sz="4" w:space="0" w:color="000000"/>
            </w:tcBorders>
            <w:shd w:val="clear" w:color="000000" w:fill="FFFFFF"/>
            <w:vAlign w:val="center"/>
            <w:hideMark/>
          </w:tcPr>
          <w:p w14:paraId="0CAA391B" w14:textId="77777777" w:rsidR="003B1329" w:rsidRPr="003B1329" w:rsidRDefault="003B1329" w:rsidP="003B1329">
            <w:pPr>
              <w:spacing w:before="0"/>
              <w:jc w:val="center"/>
              <w:rPr>
                <w:ins w:id="920" w:author="Charlie Gu" w:date="2026-06-07T21:32:00Z" w16du:dateUtc="2026-06-07T13:32:00Z"/>
                <w:rFonts w:ascii="微软雅黑" w:eastAsia="微软雅黑" w:hAnsi="微软雅黑" w:cs="Calibri"/>
                <w:lang w:eastAsia="zh-CN"/>
              </w:rPr>
            </w:pPr>
            <w:ins w:id="921" w:author="Charlie Gu" w:date="2026-06-07T21:32:00Z" w16du:dateUtc="2026-06-07T13:32:00Z">
              <w:r w:rsidRPr="003B1329">
                <w:rPr>
                  <w:rFonts w:ascii="微软雅黑" w:eastAsia="微软雅黑" w:hAnsi="微软雅黑" w:cs="Calibri"/>
                  <w:lang w:eastAsia="zh-CN"/>
                </w:rPr>
                <w:t>Fuzzy Search</w:t>
              </w:r>
            </w:ins>
          </w:p>
        </w:tc>
        <w:tc>
          <w:tcPr>
            <w:tcW w:w="710" w:type="dxa"/>
            <w:tcBorders>
              <w:top w:val="nil"/>
              <w:left w:val="nil"/>
              <w:bottom w:val="single" w:sz="4" w:space="0" w:color="000000"/>
              <w:right w:val="single" w:sz="4" w:space="0" w:color="000000"/>
            </w:tcBorders>
            <w:vAlign w:val="center"/>
            <w:hideMark/>
          </w:tcPr>
          <w:p w14:paraId="795D6A8A" w14:textId="77777777" w:rsidR="003B1329" w:rsidRPr="003B1329" w:rsidRDefault="003B1329" w:rsidP="003B1329">
            <w:pPr>
              <w:spacing w:before="0"/>
              <w:jc w:val="center"/>
              <w:rPr>
                <w:ins w:id="922" w:author="Charlie Gu" w:date="2026-06-07T21:32:00Z" w16du:dateUtc="2026-06-07T13:32:00Z"/>
                <w:rFonts w:ascii="微软雅黑" w:eastAsia="微软雅黑" w:hAnsi="微软雅黑" w:cs="Calibri"/>
                <w:lang w:eastAsia="zh-CN"/>
              </w:rPr>
            </w:pPr>
            <w:ins w:id="923" w:author="Charlie Gu" w:date="2026-06-07T21:32:00Z" w16du:dateUtc="2026-06-07T13:32:00Z">
              <w:r w:rsidRPr="003B1329">
                <w:rPr>
                  <w:rFonts w:ascii="微软雅黑" w:eastAsia="微软雅黑" w:hAnsi="微软雅黑" w:cs="Calibri"/>
                  <w:lang w:eastAsia="zh-CN"/>
                </w:rPr>
                <w:t>Fuzzy Search</w:t>
              </w:r>
            </w:ins>
          </w:p>
        </w:tc>
        <w:tc>
          <w:tcPr>
            <w:tcW w:w="710" w:type="dxa"/>
            <w:tcBorders>
              <w:top w:val="nil"/>
              <w:left w:val="nil"/>
              <w:bottom w:val="single" w:sz="4" w:space="0" w:color="000000"/>
              <w:right w:val="nil"/>
            </w:tcBorders>
            <w:vAlign w:val="center"/>
            <w:hideMark/>
          </w:tcPr>
          <w:p w14:paraId="0FCD3702" w14:textId="77777777" w:rsidR="003B1329" w:rsidRPr="003B1329" w:rsidRDefault="003B1329" w:rsidP="003B1329">
            <w:pPr>
              <w:spacing w:before="0"/>
              <w:jc w:val="center"/>
              <w:rPr>
                <w:ins w:id="924" w:author="Charlie Gu" w:date="2026-06-07T21:32:00Z" w16du:dateUtc="2026-06-07T13:32:00Z"/>
                <w:rFonts w:ascii="微软雅黑" w:eastAsia="微软雅黑" w:hAnsi="微软雅黑" w:cs="Calibri"/>
                <w:lang w:eastAsia="zh-CN"/>
              </w:rPr>
            </w:pPr>
            <w:ins w:id="925" w:author="Charlie Gu" w:date="2026-06-07T21:32:00Z" w16du:dateUtc="2026-06-07T13:32:00Z">
              <w:r w:rsidRPr="003B1329">
                <w:rPr>
                  <w:rFonts w:ascii="微软雅黑" w:eastAsia="微软雅黑" w:hAnsi="微软雅黑" w:cs="Calibri"/>
                  <w:lang w:eastAsia="zh-CN"/>
                </w:rPr>
                <w:t>Fuzzy Search</w:t>
              </w:r>
            </w:ins>
          </w:p>
        </w:tc>
        <w:tc>
          <w:tcPr>
            <w:tcW w:w="6196" w:type="dxa"/>
            <w:tcBorders>
              <w:top w:val="nil"/>
              <w:left w:val="single" w:sz="4" w:space="0" w:color="000000"/>
              <w:bottom w:val="single" w:sz="4" w:space="0" w:color="000000"/>
              <w:right w:val="nil"/>
            </w:tcBorders>
            <w:vAlign w:val="center"/>
            <w:hideMark/>
          </w:tcPr>
          <w:p w14:paraId="4EC3F967" w14:textId="77777777" w:rsidR="003B1329" w:rsidRPr="003B1329" w:rsidRDefault="003B1329" w:rsidP="003B1329">
            <w:pPr>
              <w:spacing w:before="0"/>
              <w:rPr>
                <w:ins w:id="926" w:author="Charlie Gu" w:date="2026-06-07T21:32:00Z" w16du:dateUtc="2026-06-07T13:32:00Z"/>
                <w:rFonts w:ascii="微软雅黑" w:eastAsia="微软雅黑" w:hAnsi="微软雅黑" w:cs="Calibri"/>
                <w:lang w:eastAsia="zh-CN"/>
              </w:rPr>
            </w:pPr>
            <w:ins w:id="927" w:author="Charlie Gu" w:date="2026-06-07T21:32:00Z" w16du:dateUtc="2026-06-07T13:32:00Z">
              <w:r w:rsidRPr="003B1329">
                <w:rPr>
                  <w:rFonts w:ascii="微软雅黑" w:eastAsia="微软雅黑" w:hAnsi="微软雅黑" w:cs="Calibri"/>
                  <w:lang w:eastAsia="zh-CN"/>
                </w:rPr>
                <w:t>Support user fuzzy command search for music resources, including fuzzy lyrics, internet memes, artist nicknames, song origins, etc.</w:t>
              </w:r>
            </w:ins>
          </w:p>
        </w:tc>
      </w:tr>
      <w:tr w:rsidR="003B1329" w:rsidRPr="003B1329" w14:paraId="2F109E85" w14:textId="77777777" w:rsidTr="003B1329">
        <w:trPr>
          <w:trHeight w:val="290"/>
          <w:ins w:id="928" w:author="Charlie Gu" w:date="2026-06-07T21:32:00Z" w16du:dateUtc="2026-06-07T13:32:00Z"/>
        </w:trPr>
        <w:tc>
          <w:tcPr>
            <w:tcW w:w="427" w:type="dxa"/>
            <w:vMerge/>
            <w:tcBorders>
              <w:top w:val="nil"/>
              <w:left w:val="single" w:sz="4" w:space="0" w:color="000000"/>
              <w:bottom w:val="single" w:sz="4" w:space="0" w:color="000000"/>
              <w:right w:val="single" w:sz="4" w:space="0" w:color="000000"/>
            </w:tcBorders>
            <w:vAlign w:val="center"/>
            <w:hideMark/>
          </w:tcPr>
          <w:p w14:paraId="775C3F53" w14:textId="77777777" w:rsidR="003B1329" w:rsidRPr="003B1329" w:rsidRDefault="003B1329" w:rsidP="003B1329">
            <w:pPr>
              <w:spacing w:before="0"/>
              <w:rPr>
                <w:ins w:id="929" w:author="Charlie Gu" w:date="2026-06-07T21:32:00Z" w16du:dateUtc="2026-06-07T13:32:00Z"/>
                <w:rFonts w:ascii="微软雅黑" w:eastAsia="微软雅黑" w:hAnsi="微软雅黑" w:cs="Calibri"/>
                <w:b/>
                <w:bCs/>
                <w:lang w:eastAsia="zh-CN"/>
              </w:rPr>
            </w:pPr>
          </w:p>
        </w:tc>
        <w:tc>
          <w:tcPr>
            <w:tcW w:w="587"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28F63EC0" w14:textId="77777777" w:rsidR="003B1329" w:rsidRPr="003B1329" w:rsidRDefault="003B1329" w:rsidP="003B1329">
            <w:pPr>
              <w:spacing w:before="0"/>
              <w:jc w:val="center"/>
              <w:rPr>
                <w:ins w:id="930" w:author="Charlie Gu" w:date="2026-06-07T21:32:00Z" w16du:dateUtc="2026-06-07T13:32:00Z"/>
                <w:rFonts w:ascii="微软雅黑" w:eastAsia="微软雅黑" w:hAnsi="微软雅黑" w:cs="Calibri"/>
                <w:lang w:eastAsia="zh-CN"/>
              </w:rPr>
            </w:pPr>
            <w:ins w:id="931" w:author="Charlie Gu" w:date="2026-06-07T21:32:00Z" w16du:dateUtc="2026-06-07T13:32:00Z">
              <w:r w:rsidRPr="003B1329">
                <w:rPr>
                  <w:rFonts w:ascii="微软雅黑" w:eastAsia="微软雅黑" w:hAnsi="微软雅黑" w:cs="Calibri"/>
                  <w:lang w:eastAsia="zh-CN"/>
                </w:rPr>
                <w:t>Personalized Recommendation</w:t>
              </w:r>
            </w:ins>
          </w:p>
        </w:tc>
        <w:tc>
          <w:tcPr>
            <w:tcW w:w="710" w:type="dxa"/>
            <w:tcBorders>
              <w:top w:val="nil"/>
              <w:left w:val="nil"/>
              <w:bottom w:val="single" w:sz="4" w:space="0" w:color="000000"/>
              <w:right w:val="single" w:sz="4" w:space="0" w:color="000000"/>
            </w:tcBorders>
            <w:vAlign w:val="center"/>
            <w:hideMark/>
          </w:tcPr>
          <w:p w14:paraId="09D21F4C" w14:textId="77777777" w:rsidR="003B1329" w:rsidRPr="003B1329" w:rsidRDefault="003B1329" w:rsidP="003B1329">
            <w:pPr>
              <w:spacing w:before="0"/>
              <w:jc w:val="center"/>
              <w:rPr>
                <w:ins w:id="932" w:author="Charlie Gu" w:date="2026-06-07T21:32:00Z" w16du:dateUtc="2026-06-07T13:32:00Z"/>
                <w:rFonts w:ascii="微软雅黑" w:eastAsia="微软雅黑" w:hAnsi="微软雅黑" w:cs="Calibri"/>
                <w:lang w:eastAsia="zh-CN"/>
              </w:rPr>
            </w:pPr>
            <w:ins w:id="933" w:author="Charlie Gu" w:date="2026-06-07T21:32:00Z" w16du:dateUtc="2026-06-07T13:32:00Z">
              <w:r w:rsidRPr="003B1329">
                <w:rPr>
                  <w:rFonts w:ascii="微软雅黑" w:eastAsia="微软雅黑" w:hAnsi="微软雅黑" w:cs="Calibri"/>
                  <w:lang w:eastAsia="zh-CN"/>
                </w:rPr>
                <w:t>Behavior Recommendation</w:t>
              </w:r>
            </w:ins>
          </w:p>
        </w:tc>
        <w:tc>
          <w:tcPr>
            <w:tcW w:w="710" w:type="dxa"/>
            <w:tcBorders>
              <w:top w:val="nil"/>
              <w:left w:val="nil"/>
              <w:bottom w:val="single" w:sz="4" w:space="0" w:color="000000"/>
              <w:right w:val="nil"/>
            </w:tcBorders>
            <w:vAlign w:val="center"/>
            <w:hideMark/>
          </w:tcPr>
          <w:p w14:paraId="5D076E64" w14:textId="77777777" w:rsidR="003B1329" w:rsidRPr="003B1329" w:rsidRDefault="003B1329" w:rsidP="003B1329">
            <w:pPr>
              <w:spacing w:before="0"/>
              <w:jc w:val="center"/>
              <w:rPr>
                <w:ins w:id="934" w:author="Charlie Gu" w:date="2026-06-07T21:32:00Z" w16du:dateUtc="2026-06-07T13:32:00Z"/>
                <w:rFonts w:ascii="微软雅黑" w:eastAsia="微软雅黑" w:hAnsi="微软雅黑" w:cs="Calibri"/>
                <w:lang w:eastAsia="zh-CN"/>
              </w:rPr>
            </w:pPr>
            <w:ins w:id="935" w:author="Charlie Gu" w:date="2026-06-07T21:32:00Z" w16du:dateUtc="2026-06-07T13:32:00Z">
              <w:r w:rsidRPr="003B1329">
                <w:rPr>
                  <w:rFonts w:ascii="微软雅黑" w:eastAsia="微软雅黑" w:hAnsi="微软雅黑" w:cs="Calibri"/>
                  <w:lang w:eastAsia="zh-CN"/>
                </w:rPr>
                <w:t>Behavior Recommendation</w:t>
              </w:r>
            </w:ins>
          </w:p>
        </w:tc>
        <w:tc>
          <w:tcPr>
            <w:tcW w:w="6196" w:type="dxa"/>
            <w:tcBorders>
              <w:top w:val="nil"/>
              <w:left w:val="single" w:sz="4" w:space="0" w:color="000000"/>
              <w:bottom w:val="single" w:sz="4" w:space="0" w:color="000000"/>
              <w:right w:val="nil"/>
            </w:tcBorders>
            <w:vAlign w:val="center"/>
            <w:hideMark/>
          </w:tcPr>
          <w:p w14:paraId="0122CC9F" w14:textId="77777777" w:rsidR="003B1329" w:rsidRPr="003B1329" w:rsidRDefault="003B1329" w:rsidP="003B1329">
            <w:pPr>
              <w:spacing w:before="0"/>
              <w:rPr>
                <w:ins w:id="936" w:author="Charlie Gu" w:date="2026-06-07T21:32:00Z" w16du:dateUtc="2026-06-07T13:32:00Z"/>
                <w:rFonts w:ascii="微软雅黑" w:eastAsia="微软雅黑" w:hAnsi="微软雅黑" w:cs="Calibri"/>
                <w:lang w:eastAsia="zh-CN"/>
              </w:rPr>
            </w:pPr>
            <w:ins w:id="937" w:author="Charlie Gu" w:date="2026-06-07T21:32:00Z" w16du:dateUtc="2026-06-07T13:32:00Z">
              <w:r w:rsidRPr="003B1329">
                <w:rPr>
                  <w:rFonts w:ascii="微软雅黑" w:eastAsia="微软雅黑" w:hAnsi="微软雅黑" w:cs="Calibri"/>
                  <w:lang w:eastAsia="zh-CN"/>
                </w:rPr>
                <w:t>Combined with user's historical Q&amp;A content and playback behavior (like saved playlists, looped content types, etc.), when user asks for recommendations, personalize music resource recommendations</w:t>
              </w:r>
            </w:ins>
          </w:p>
        </w:tc>
      </w:tr>
      <w:tr w:rsidR="003B1329" w:rsidRPr="003B1329" w14:paraId="1A3E97A3" w14:textId="77777777" w:rsidTr="003B1329">
        <w:trPr>
          <w:trHeight w:val="580"/>
          <w:ins w:id="938" w:author="Charlie Gu" w:date="2026-06-07T21:32:00Z" w16du:dateUtc="2026-06-07T13:32:00Z"/>
        </w:trPr>
        <w:tc>
          <w:tcPr>
            <w:tcW w:w="427" w:type="dxa"/>
            <w:vMerge/>
            <w:tcBorders>
              <w:top w:val="nil"/>
              <w:left w:val="single" w:sz="4" w:space="0" w:color="000000"/>
              <w:bottom w:val="single" w:sz="4" w:space="0" w:color="000000"/>
              <w:right w:val="single" w:sz="4" w:space="0" w:color="000000"/>
            </w:tcBorders>
            <w:vAlign w:val="center"/>
            <w:hideMark/>
          </w:tcPr>
          <w:p w14:paraId="2B9E14FB" w14:textId="77777777" w:rsidR="003B1329" w:rsidRPr="003B1329" w:rsidRDefault="003B1329" w:rsidP="003B1329">
            <w:pPr>
              <w:spacing w:before="0"/>
              <w:rPr>
                <w:ins w:id="939" w:author="Charlie Gu" w:date="2026-06-07T21:32:00Z" w16du:dateUtc="2026-06-07T13:32:00Z"/>
                <w:rFonts w:ascii="微软雅黑" w:eastAsia="微软雅黑" w:hAnsi="微软雅黑" w:cs="Calibri"/>
                <w:b/>
                <w:bCs/>
                <w:lang w:eastAsia="zh-CN"/>
              </w:rPr>
            </w:pPr>
          </w:p>
        </w:tc>
        <w:tc>
          <w:tcPr>
            <w:tcW w:w="587" w:type="dxa"/>
            <w:vMerge/>
            <w:tcBorders>
              <w:top w:val="nil"/>
              <w:left w:val="single" w:sz="4" w:space="0" w:color="000000"/>
              <w:bottom w:val="single" w:sz="4" w:space="0" w:color="000000"/>
              <w:right w:val="single" w:sz="4" w:space="0" w:color="000000"/>
            </w:tcBorders>
            <w:vAlign w:val="center"/>
            <w:hideMark/>
          </w:tcPr>
          <w:p w14:paraId="6A97BD28" w14:textId="77777777" w:rsidR="003B1329" w:rsidRPr="003B1329" w:rsidRDefault="003B1329" w:rsidP="003B1329">
            <w:pPr>
              <w:spacing w:before="0"/>
              <w:rPr>
                <w:ins w:id="940" w:author="Charlie Gu" w:date="2026-06-07T21:32:00Z" w16du:dateUtc="2026-06-07T13:32:00Z"/>
                <w:rFonts w:ascii="微软雅黑" w:eastAsia="微软雅黑" w:hAnsi="微软雅黑" w:cs="Calibri"/>
                <w:lang w:eastAsia="zh-CN"/>
              </w:rPr>
            </w:pPr>
          </w:p>
        </w:tc>
        <w:tc>
          <w:tcPr>
            <w:tcW w:w="710" w:type="dxa"/>
            <w:tcBorders>
              <w:top w:val="nil"/>
              <w:left w:val="nil"/>
              <w:bottom w:val="single" w:sz="4" w:space="0" w:color="000000"/>
              <w:right w:val="single" w:sz="4" w:space="0" w:color="000000"/>
            </w:tcBorders>
            <w:vAlign w:val="center"/>
            <w:hideMark/>
          </w:tcPr>
          <w:p w14:paraId="5A40932A" w14:textId="77777777" w:rsidR="003B1329" w:rsidRPr="003B1329" w:rsidRDefault="003B1329" w:rsidP="003B1329">
            <w:pPr>
              <w:spacing w:before="0"/>
              <w:jc w:val="center"/>
              <w:rPr>
                <w:ins w:id="941" w:author="Charlie Gu" w:date="2026-06-07T21:32:00Z" w16du:dateUtc="2026-06-07T13:32:00Z"/>
                <w:rFonts w:ascii="微软雅黑" w:eastAsia="微软雅黑" w:hAnsi="微软雅黑" w:cs="Calibri"/>
                <w:lang w:eastAsia="zh-CN"/>
              </w:rPr>
            </w:pPr>
            <w:ins w:id="942" w:author="Charlie Gu" w:date="2026-06-07T21:32:00Z" w16du:dateUtc="2026-06-07T13:32:00Z">
              <w:r w:rsidRPr="003B1329">
                <w:rPr>
                  <w:rFonts w:ascii="微软雅黑" w:eastAsia="微软雅黑" w:hAnsi="微软雅黑" w:cs="Calibri"/>
                  <w:lang w:eastAsia="zh-CN"/>
                </w:rPr>
                <w:t>Scene Recommendation</w:t>
              </w:r>
            </w:ins>
          </w:p>
        </w:tc>
        <w:tc>
          <w:tcPr>
            <w:tcW w:w="710" w:type="dxa"/>
            <w:tcBorders>
              <w:top w:val="nil"/>
              <w:left w:val="nil"/>
              <w:bottom w:val="single" w:sz="4" w:space="0" w:color="000000"/>
              <w:right w:val="nil"/>
            </w:tcBorders>
            <w:vAlign w:val="center"/>
            <w:hideMark/>
          </w:tcPr>
          <w:p w14:paraId="7A5A9C81" w14:textId="77777777" w:rsidR="003B1329" w:rsidRPr="003B1329" w:rsidRDefault="003B1329" w:rsidP="003B1329">
            <w:pPr>
              <w:spacing w:before="0"/>
              <w:jc w:val="center"/>
              <w:rPr>
                <w:ins w:id="943" w:author="Charlie Gu" w:date="2026-06-07T21:32:00Z" w16du:dateUtc="2026-06-07T13:32:00Z"/>
                <w:rFonts w:ascii="微软雅黑" w:eastAsia="微软雅黑" w:hAnsi="微软雅黑" w:cs="Calibri"/>
                <w:lang w:eastAsia="zh-CN"/>
              </w:rPr>
            </w:pPr>
            <w:ins w:id="944" w:author="Charlie Gu" w:date="2026-06-07T21:32:00Z" w16du:dateUtc="2026-06-07T13:32:00Z">
              <w:r w:rsidRPr="003B1329">
                <w:rPr>
                  <w:rFonts w:ascii="微软雅黑" w:eastAsia="微软雅黑" w:hAnsi="微软雅黑" w:cs="Calibri"/>
                  <w:lang w:eastAsia="zh-CN"/>
                </w:rPr>
                <w:t>Scene Recommendation</w:t>
              </w:r>
            </w:ins>
          </w:p>
        </w:tc>
        <w:tc>
          <w:tcPr>
            <w:tcW w:w="6196" w:type="dxa"/>
            <w:tcBorders>
              <w:top w:val="nil"/>
              <w:left w:val="single" w:sz="4" w:space="0" w:color="000000"/>
              <w:bottom w:val="single" w:sz="4" w:space="0" w:color="000000"/>
              <w:right w:val="nil"/>
            </w:tcBorders>
            <w:vAlign w:val="center"/>
            <w:hideMark/>
          </w:tcPr>
          <w:p w14:paraId="0132F070" w14:textId="77777777" w:rsidR="003B1329" w:rsidRPr="003B1329" w:rsidRDefault="003B1329" w:rsidP="003B1329">
            <w:pPr>
              <w:spacing w:before="0"/>
              <w:rPr>
                <w:ins w:id="945" w:author="Charlie Gu" w:date="2026-06-07T21:32:00Z" w16du:dateUtc="2026-06-07T13:32:00Z"/>
                <w:rFonts w:ascii="微软雅黑" w:eastAsia="微软雅黑" w:hAnsi="微软雅黑" w:cs="Calibri"/>
                <w:lang w:eastAsia="zh-CN"/>
              </w:rPr>
            </w:pPr>
            <w:ins w:id="946" w:author="Charlie Gu" w:date="2026-06-07T21:32:00Z" w16du:dateUtc="2026-06-07T13:32:00Z">
              <w:r w:rsidRPr="003B1329">
                <w:rPr>
                  <w:rFonts w:ascii="微软雅黑" w:eastAsia="微软雅黑" w:hAnsi="微软雅黑" w:cs="Calibri"/>
                  <w:lang w:eastAsia="zh-CN"/>
                </w:rPr>
                <w:t xml:space="preserve">Based on passenger type and age group, driving scenario, etc., proactively recommend music resources. E.g., when </w:t>
              </w:r>
              <w:r w:rsidRPr="003B1329">
                <w:rPr>
                  <w:rFonts w:ascii="微软雅黑" w:eastAsia="微软雅黑" w:hAnsi="微软雅黑" w:cs="Calibri"/>
                  <w:lang w:eastAsia="zh-CN"/>
                </w:rPr>
                <w:lastRenderedPageBreak/>
                <w:t>child passenger detected and destination is zoo, proactively recommend animal-related children's educational content.</w:t>
              </w:r>
            </w:ins>
          </w:p>
        </w:tc>
      </w:tr>
      <w:tr w:rsidR="003B1329" w:rsidRPr="003B1329" w14:paraId="021A535E" w14:textId="77777777" w:rsidTr="003B1329">
        <w:trPr>
          <w:trHeight w:val="290"/>
          <w:ins w:id="947" w:author="Charlie Gu" w:date="2026-06-07T21:32:00Z" w16du:dateUtc="2026-06-07T13:32:00Z"/>
        </w:trPr>
        <w:tc>
          <w:tcPr>
            <w:tcW w:w="427" w:type="dxa"/>
            <w:vMerge/>
            <w:tcBorders>
              <w:top w:val="nil"/>
              <w:left w:val="single" w:sz="4" w:space="0" w:color="000000"/>
              <w:bottom w:val="single" w:sz="4" w:space="0" w:color="000000"/>
              <w:right w:val="single" w:sz="4" w:space="0" w:color="000000"/>
            </w:tcBorders>
            <w:vAlign w:val="center"/>
            <w:hideMark/>
          </w:tcPr>
          <w:p w14:paraId="6E4BFC5D" w14:textId="77777777" w:rsidR="003B1329" w:rsidRPr="003B1329" w:rsidRDefault="003B1329" w:rsidP="003B1329">
            <w:pPr>
              <w:spacing w:before="0"/>
              <w:rPr>
                <w:ins w:id="948" w:author="Charlie Gu" w:date="2026-06-07T21:32:00Z" w16du:dateUtc="2026-06-07T13:32:00Z"/>
                <w:rFonts w:ascii="微软雅黑" w:eastAsia="微软雅黑" w:hAnsi="微软雅黑" w:cs="Calibri"/>
                <w:b/>
                <w:bCs/>
                <w:lang w:eastAsia="zh-CN"/>
              </w:rPr>
            </w:pPr>
          </w:p>
        </w:tc>
        <w:tc>
          <w:tcPr>
            <w:tcW w:w="587" w:type="dxa"/>
            <w:tcBorders>
              <w:top w:val="nil"/>
              <w:left w:val="nil"/>
              <w:bottom w:val="single" w:sz="4" w:space="0" w:color="000000"/>
              <w:right w:val="single" w:sz="4" w:space="0" w:color="000000"/>
            </w:tcBorders>
            <w:shd w:val="clear" w:color="000000" w:fill="FFFFFF"/>
            <w:vAlign w:val="center"/>
            <w:hideMark/>
          </w:tcPr>
          <w:p w14:paraId="741D714F" w14:textId="77777777" w:rsidR="003B1329" w:rsidRPr="003B1329" w:rsidRDefault="003B1329" w:rsidP="003B1329">
            <w:pPr>
              <w:spacing w:before="0"/>
              <w:jc w:val="center"/>
              <w:rPr>
                <w:ins w:id="949" w:author="Charlie Gu" w:date="2026-06-07T21:32:00Z" w16du:dateUtc="2026-06-07T13:32:00Z"/>
                <w:rFonts w:ascii="微软雅黑" w:eastAsia="微软雅黑" w:hAnsi="微软雅黑" w:cs="Calibri"/>
                <w:lang w:eastAsia="zh-CN"/>
              </w:rPr>
            </w:pPr>
            <w:ins w:id="950" w:author="Charlie Gu" w:date="2026-06-07T21:32:00Z" w16du:dateUtc="2026-06-07T13:32:00Z">
              <w:r w:rsidRPr="003B1329">
                <w:rPr>
                  <w:rFonts w:ascii="微软雅黑" w:eastAsia="微软雅黑" w:hAnsi="微软雅黑" w:cs="Calibri"/>
                  <w:lang w:eastAsia="zh-CN"/>
                </w:rPr>
                <w:t>Encyclopedia Query</w:t>
              </w:r>
            </w:ins>
          </w:p>
        </w:tc>
        <w:tc>
          <w:tcPr>
            <w:tcW w:w="710" w:type="dxa"/>
            <w:tcBorders>
              <w:top w:val="nil"/>
              <w:left w:val="nil"/>
              <w:bottom w:val="single" w:sz="4" w:space="0" w:color="000000"/>
              <w:right w:val="single" w:sz="4" w:space="0" w:color="000000"/>
            </w:tcBorders>
            <w:vAlign w:val="center"/>
            <w:hideMark/>
          </w:tcPr>
          <w:p w14:paraId="2890CD20" w14:textId="77777777" w:rsidR="003B1329" w:rsidRPr="003B1329" w:rsidRDefault="003B1329" w:rsidP="003B1329">
            <w:pPr>
              <w:spacing w:before="0"/>
              <w:jc w:val="center"/>
              <w:rPr>
                <w:ins w:id="951" w:author="Charlie Gu" w:date="2026-06-07T21:32:00Z" w16du:dateUtc="2026-06-07T13:32:00Z"/>
                <w:rFonts w:ascii="微软雅黑" w:eastAsia="微软雅黑" w:hAnsi="微软雅黑" w:cs="Calibri"/>
                <w:lang w:eastAsia="zh-CN"/>
              </w:rPr>
            </w:pPr>
            <w:ins w:id="952" w:author="Charlie Gu" w:date="2026-06-07T21:32:00Z" w16du:dateUtc="2026-06-07T13:32:00Z">
              <w:r w:rsidRPr="003B1329">
                <w:rPr>
                  <w:rFonts w:ascii="微软雅黑" w:eastAsia="微软雅黑" w:hAnsi="微软雅黑" w:cs="Calibri"/>
                  <w:lang w:eastAsia="zh-CN"/>
                </w:rPr>
                <w:t>Instant Q&amp;A</w:t>
              </w:r>
            </w:ins>
          </w:p>
        </w:tc>
        <w:tc>
          <w:tcPr>
            <w:tcW w:w="710" w:type="dxa"/>
            <w:tcBorders>
              <w:top w:val="nil"/>
              <w:left w:val="nil"/>
              <w:bottom w:val="single" w:sz="4" w:space="0" w:color="000000"/>
              <w:right w:val="nil"/>
            </w:tcBorders>
            <w:vAlign w:val="center"/>
            <w:hideMark/>
          </w:tcPr>
          <w:p w14:paraId="561A0DFB" w14:textId="77777777" w:rsidR="003B1329" w:rsidRPr="003B1329" w:rsidRDefault="003B1329" w:rsidP="003B1329">
            <w:pPr>
              <w:spacing w:before="0"/>
              <w:jc w:val="center"/>
              <w:rPr>
                <w:ins w:id="953" w:author="Charlie Gu" w:date="2026-06-07T21:32:00Z" w16du:dateUtc="2026-06-07T13:32:00Z"/>
                <w:rFonts w:ascii="微软雅黑" w:eastAsia="微软雅黑" w:hAnsi="微软雅黑" w:cs="Calibri"/>
                <w:lang w:eastAsia="zh-CN"/>
              </w:rPr>
            </w:pPr>
            <w:ins w:id="954" w:author="Charlie Gu" w:date="2026-06-07T21:32:00Z" w16du:dateUtc="2026-06-07T13:32:00Z">
              <w:r w:rsidRPr="003B1329">
                <w:rPr>
                  <w:rFonts w:ascii="微软雅黑" w:eastAsia="微软雅黑" w:hAnsi="微软雅黑" w:cs="Calibri"/>
                  <w:lang w:eastAsia="zh-CN"/>
                </w:rPr>
                <w:t>Instant Q&amp;A</w:t>
              </w:r>
            </w:ins>
          </w:p>
        </w:tc>
        <w:tc>
          <w:tcPr>
            <w:tcW w:w="6196" w:type="dxa"/>
            <w:tcBorders>
              <w:top w:val="nil"/>
              <w:left w:val="single" w:sz="4" w:space="0" w:color="000000"/>
              <w:bottom w:val="single" w:sz="4" w:space="0" w:color="000000"/>
              <w:right w:val="nil"/>
            </w:tcBorders>
            <w:vAlign w:val="center"/>
            <w:hideMark/>
          </w:tcPr>
          <w:p w14:paraId="4097295B" w14:textId="77777777" w:rsidR="003B1329" w:rsidRPr="003B1329" w:rsidRDefault="003B1329" w:rsidP="003B1329">
            <w:pPr>
              <w:spacing w:before="0"/>
              <w:rPr>
                <w:ins w:id="955" w:author="Charlie Gu" w:date="2026-06-07T21:32:00Z" w16du:dateUtc="2026-06-07T13:32:00Z"/>
                <w:rFonts w:ascii="微软雅黑" w:eastAsia="微软雅黑" w:hAnsi="微软雅黑" w:cs="Calibri"/>
                <w:lang w:eastAsia="zh-CN"/>
              </w:rPr>
            </w:pPr>
            <w:ins w:id="956" w:author="Charlie Gu" w:date="2026-06-07T21:32:00Z" w16du:dateUtc="2026-06-07T13:32:00Z">
              <w:r w:rsidRPr="003B1329">
                <w:rPr>
                  <w:rFonts w:ascii="微软雅黑" w:eastAsia="微软雅黑" w:hAnsi="微软雅黑" w:cs="Calibri"/>
                  <w:lang w:eastAsia="zh-CN"/>
                </w:rPr>
                <w:t>Support voice search for entertainment-related encyclopedia, AI gives summary response and provides resource info mentioned in response for device-side resource matching, support user direct playback.</w:t>
              </w:r>
            </w:ins>
          </w:p>
        </w:tc>
      </w:tr>
      <w:tr w:rsidR="003B1329" w:rsidRPr="003B1329" w14:paraId="118351C1" w14:textId="77777777" w:rsidTr="003B1329">
        <w:trPr>
          <w:trHeight w:val="290"/>
          <w:ins w:id="957" w:author="Charlie Gu" w:date="2026-06-07T21:32:00Z" w16du:dateUtc="2026-06-07T13:32:00Z"/>
        </w:trPr>
        <w:tc>
          <w:tcPr>
            <w:tcW w:w="427" w:type="dxa"/>
            <w:vMerge w:val="restart"/>
            <w:tcBorders>
              <w:top w:val="nil"/>
              <w:left w:val="single" w:sz="4" w:space="0" w:color="000000"/>
              <w:bottom w:val="single" w:sz="4" w:space="0" w:color="000000"/>
              <w:right w:val="single" w:sz="4" w:space="0" w:color="000000"/>
            </w:tcBorders>
            <w:vAlign w:val="center"/>
            <w:hideMark/>
          </w:tcPr>
          <w:p w14:paraId="46FCDF51" w14:textId="77777777" w:rsidR="003B1329" w:rsidRPr="003B1329" w:rsidRDefault="003B1329" w:rsidP="003B1329">
            <w:pPr>
              <w:spacing w:before="0"/>
              <w:jc w:val="center"/>
              <w:rPr>
                <w:ins w:id="958" w:author="Charlie Gu" w:date="2026-06-07T21:32:00Z" w16du:dateUtc="2026-06-07T13:32:00Z"/>
                <w:rFonts w:ascii="微软雅黑" w:eastAsia="微软雅黑" w:hAnsi="微软雅黑" w:cs="Calibri"/>
                <w:b/>
                <w:bCs/>
                <w:lang w:eastAsia="zh-CN"/>
              </w:rPr>
            </w:pPr>
            <w:ins w:id="959" w:author="Charlie Gu" w:date="2026-06-07T21:32:00Z" w16du:dateUtc="2026-06-07T13:32:00Z">
              <w:r w:rsidRPr="003B1329">
                <w:rPr>
                  <w:rFonts w:ascii="微软雅黑" w:eastAsia="微软雅黑" w:hAnsi="微软雅黑" w:cs="Calibri"/>
                  <w:b/>
                  <w:bCs/>
                  <w:lang w:eastAsia="zh-CN"/>
                </w:rPr>
                <w:t>Video Agent</w:t>
              </w:r>
            </w:ins>
          </w:p>
        </w:tc>
        <w:tc>
          <w:tcPr>
            <w:tcW w:w="587" w:type="dxa"/>
            <w:tcBorders>
              <w:top w:val="nil"/>
              <w:left w:val="nil"/>
              <w:bottom w:val="single" w:sz="4" w:space="0" w:color="000000"/>
              <w:right w:val="single" w:sz="4" w:space="0" w:color="000000"/>
            </w:tcBorders>
            <w:vAlign w:val="center"/>
            <w:hideMark/>
          </w:tcPr>
          <w:p w14:paraId="6E0FF9AC" w14:textId="77777777" w:rsidR="003B1329" w:rsidRPr="003B1329" w:rsidRDefault="003B1329" w:rsidP="003B1329">
            <w:pPr>
              <w:spacing w:before="0"/>
              <w:jc w:val="center"/>
              <w:rPr>
                <w:ins w:id="960" w:author="Charlie Gu" w:date="2026-06-07T21:32:00Z" w16du:dateUtc="2026-06-07T13:32:00Z"/>
                <w:rFonts w:ascii="微软雅黑" w:eastAsia="微软雅黑" w:hAnsi="微软雅黑" w:cs="Calibri"/>
                <w:lang w:eastAsia="zh-CN"/>
              </w:rPr>
            </w:pPr>
            <w:ins w:id="961" w:author="Charlie Gu" w:date="2026-06-07T21:32:00Z" w16du:dateUtc="2026-06-07T13:32:00Z">
              <w:r w:rsidRPr="003B1329">
                <w:rPr>
                  <w:rFonts w:ascii="微软雅黑" w:eastAsia="微软雅黑" w:hAnsi="微软雅黑" w:cs="Calibri"/>
                  <w:lang w:eastAsia="zh-CN"/>
                </w:rPr>
                <w:t>Fuzzy Search</w:t>
              </w:r>
            </w:ins>
          </w:p>
        </w:tc>
        <w:tc>
          <w:tcPr>
            <w:tcW w:w="710" w:type="dxa"/>
            <w:tcBorders>
              <w:top w:val="nil"/>
              <w:left w:val="nil"/>
              <w:bottom w:val="single" w:sz="4" w:space="0" w:color="000000"/>
              <w:right w:val="single" w:sz="4" w:space="0" w:color="000000"/>
            </w:tcBorders>
            <w:vAlign w:val="center"/>
            <w:hideMark/>
          </w:tcPr>
          <w:p w14:paraId="75EA24C1" w14:textId="77777777" w:rsidR="003B1329" w:rsidRPr="003B1329" w:rsidRDefault="003B1329" w:rsidP="003B1329">
            <w:pPr>
              <w:spacing w:before="0"/>
              <w:jc w:val="center"/>
              <w:rPr>
                <w:ins w:id="962" w:author="Charlie Gu" w:date="2026-06-07T21:32:00Z" w16du:dateUtc="2026-06-07T13:32:00Z"/>
                <w:rFonts w:ascii="微软雅黑" w:eastAsia="微软雅黑" w:hAnsi="微软雅黑" w:cs="Calibri"/>
                <w:lang w:eastAsia="zh-CN"/>
              </w:rPr>
            </w:pPr>
            <w:ins w:id="963" w:author="Charlie Gu" w:date="2026-06-07T21:32:00Z" w16du:dateUtc="2026-06-07T13:32:00Z">
              <w:r w:rsidRPr="003B1329">
                <w:rPr>
                  <w:rFonts w:ascii="微软雅黑" w:eastAsia="微软雅黑" w:hAnsi="微软雅黑" w:cs="Calibri"/>
                  <w:lang w:eastAsia="zh-CN"/>
                </w:rPr>
                <w:t>Fuzzy Search</w:t>
              </w:r>
            </w:ins>
          </w:p>
        </w:tc>
        <w:tc>
          <w:tcPr>
            <w:tcW w:w="710" w:type="dxa"/>
            <w:tcBorders>
              <w:top w:val="nil"/>
              <w:left w:val="nil"/>
              <w:bottom w:val="single" w:sz="4" w:space="0" w:color="000000"/>
              <w:right w:val="nil"/>
            </w:tcBorders>
            <w:vAlign w:val="center"/>
            <w:hideMark/>
          </w:tcPr>
          <w:p w14:paraId="32910842" w14:textId="77777777" w:rsidR="003B1329" w:rsidRPr="003B1329" w:rsidRDefault="003B1329" w:rsidP="003B1329">
            <w:pPr>
              <w:spacing w:before="0"/>
              <w:jc w:val="center"/>
              <w:rPr>
                <w:ins w:id="964" w:author="Charlie Gu" w:date="2026-06-07T21:32:00Z" w16du:dateUtc="2026-06-07T13:32:00Z"/>
                <w:rFonts w:ascii="微软雅黑" w:eastAsia="微软雅黑" w:hAnsi="微软雅黑" w:cs="Calibri"/>
                <w:lang w:eastAsia="zh-CN"/>
              </w:rPr>
            </w:pPr>
            <w:ins w:id="965" w:author="Charlie Gu" w:date="2026-06-07T21:32:00Z" w16du:dateUtc="2026-06-07T13:32:00Z">
              <w:r w:rsidRPr="003B1329">
                <w:rPr>
                  <w:rFonts w:ascii="微软雅黑" w:eastAsia="微软雅黑" w:hAnsi="微软雅黑" w:cs="Calibri"/>
                  <w:lang w:eastAsia="zh-CN"/>
                </w:rPr>
                <w:t>Fuzzy Search</w:t>
              </w:r>
            </w:ins>
          </w:p>
        </w:tc>
        <w:tc>
          <w:tcPr>
            <w:tcW w:w="6196" w:type="dxa"/>
            <w:tcBorders>
              <w:top w:val="nil"/>
              <w:left w:val="single" w:sz="4" w:space="0" w:color="000000"/>
              <w:bottom w:val="single" w:sz="4" w:space="0" w:color="000000"/>
              <w:right w:val="nil"/>
            </w:tcBorders>
            <w:vAlign w:val="center"/>
            <w:hideMark/>
          </w:tcPr>
          <w:p w14:paraId="00F6A778" w14:textId="77777777" w:rsidR="003B1329" w:rsidRPr="003B1329" w:rsidRDefault="003B1329" w:rsidP="003B1329">
            <w:pPr>
              <w:spacing w:before="0"/>
              <w:rPr>
                <w:ins w:id="966" w:author="Charlie Gu" w:date="2026-06-07T21:32:00Z" w16du:dateUtc="2026-06-07T13:32:00Z"/>
                <w:rFonts w:ascii="微软雅黑" w:eastAsia="微软雅黑" w:hAnsi="微软雅黑" w:cs="Calibri"/>
                <w:lang w:eastAsia="zh-CN"/>
              </w:rPr>
            </w:pPr>
            <w:ins w:id="967" w:author="Charlie Gu" w:date="2026-06-07T21:32:00Z" w16du:dateUtc="2026-06-07T13:32:00Z">
              <w:r w:rsidRPr="003B1329">
                <w:rPr>
                  <w:rFonts w:ascii="微软雅黑" w:eastAsia="微软雅黑" w:hAnsi="微软雅黑" w:cs="Calibri"/>
                  <w:lang w:eastAsia="zh-CN"/>
                </w:rPr>
                <w:t>Support user fuzzy command search for video resources, including fuzzy plot descriptions, directors, actors, etc.</w:t>
              </w:r>
            </w:ins>
          </w:p>
        </w:tc>
      </w:tr>
      <w:tr w:rsidR="003B1329" w:rsidRPr="003B1329" w14:paraId="1B476E1B" w14:textId="77777777" w:rsidTr="003B1329">
        <w:trPr>
          <w:trHeight w:val="290"/>
          <w:ins w:id="968" w:author="Charlie Gu" w:date="2026-06-07T21:32:00Z" w16du:dateUtc="2026-06-07T13:32:00Z"/>
        </w:trPr>
        <w:tc>
          <w:tcPr>
            <w:tcW w:w="427" w:type="dxa"/>
            <w:vMerge/>
            <w:tcBorders>
              <w:top w:val="nil"/>
              <w:left w:val="single" w:sz="4" w:space="0" w:color="000000"/>
              <w:bottom w:val="single" w:sz="4" w:space="0" w:color="000000"/>
              <w:right w:val="single" w:sz="4" w:space="0" w:color="000000"/>
            </w:tcBorders>
            <w:vAlign w:val="center"/>
            <w:hideMark/>
          </w:tcPr>
          <w:p w14:paraId="75E42490" w14:textId="77777777" w:rsidR="003B1329" w:rsidRPr="003B1329" w:rsidRDefault="003B1329" w:rsidP="003B1329">
            <w:pPr>
              <w:spacing w:before="0"/>
              <w:rPr>
                <w:ins w:id="969" w:author="Charlie Gu" w:date="2026-06-07T21:32:00Z" w16du:dateUtc="2026-06-07T13:32:00Z"/>
                <w:rFonts w:ascii="微软雅黑" w:eastAsia="微软雅黑" w:hAnsi="微软雅黑" w:cs="Calibri"/>
                <w:b/>
                <w:bCs/>
                <w:lang w:eastAsia="zh-CN"/>
              </w:rPr>
            </w:pPr>
          </w:p>
        </w:tc>
        <w:tc>
          <w:tcPr>
            <w:tcW w:w="587" w:type="dxa"/>
            <w:vMerge w:val="restart"/>
            <w:tcBorders>
              <w:top w:val="nil"/>
              <w:left w:val="single" w:sz="4" w:space="0" w:color="000000"/>
              <w:bottom w:val="single" w:sz="4" w:space="0" w:color="000000"/>
              <w:right w:val="single" w:sz="4" w:space="0" w:color="000000"/>
            </w:tcBorders>
            <w:vAlign w:val="center"/>
            <w:hideMark/>
          </w:tcPr>
          <w:p w14:paraId="4C5BB0A5" w14:textId="77777777" w:rsidR="003B1329" w:rsidRPr="003B1329" w:rsidRDefault="003B1329" w:rsidP="003B1329">
            <w:pPr>
              <w:spacing w:before="0"/>
              <w:jc w:val="center"/>
              <w:rPr>
                <w:ins w:id="970" w:author="Charlie Gu" w:date="2026-06-07T21:32:00Z" w16du:dateUtc="2026-06-07T13:32:00Z"/>
                <w:rFonts w:ascii="微软雅黑" w:eastAsia="微软雅黑" w:hAnsi="微软雅黑" w:cs="Calibri"/>
                <w:lang w:eastAsia="zh-CN"/>
              </w:rPr>
            </w:pPr>
            <w:ins w:id="971" w:author="Charlie Gu" w:date="2026-06-07T21:32:00Z" w16du:dateUtc="2026-06-07T13:32:00Z">
              <w:r w:rsidRPr="003B1329">
                <w:rPr>
                  <w:rFonts w:ascii="微软雅黑" w:eastAsia="微软雅黑" w:hAnsi="微软雅黑" w:cs="Calibri"/>
                  <w:lang w:eastAsia="zh-CN"/>
                </w:rPr>
                <w:t>Personalized Recommendation</w:t>
              </w:r>
            </w:ins>
          </w:p>
        </w:tc>
        <w:tc>
          <w:tcPr>
            <w:tcW w:w="710" w:type="dxa"/>
            <w:tcBorders>
              <w:top w:val="nil"/>
              <w:left w:val="nil"/>
              <w:bottom w:val="single" w:sz="4" w:space="0" w:color="000000"/>
              <w:right w:val="single" w:sz="4" w:space="0" w:color="000000"/>
            </w:tcBorders>
            <w:vAlign w:val="center"/>
            <w:hideMark/>
          </w:tcPr>
          <w:p w14:paraId="749483A1" w14:textId="77777777" w:rsidR="003B1329" w:rsidRPr="003B1329" w:rsidRDefault="003B1329" w:rsidP="003B1329">
            <w:pPr>
              <w:spacing w:before="0"/>
              <w:jc w:val="center"/>
              <w:rPr>
                <w:ins w:id="972" w:author="Charlie Gu" w:date="2026-06-07T21:32:00Z" w16du:dateUtc="2026-06-07T13:32:00Z"/>
                <w:rFonts w:ascii="微软雅黑" w:eastAsia="微软雅黑" w:hAnsi="微软雅黑" w:cs="Calibri"/>
                <w:lang w:eastAsia="zh-CN"/>
              </w:rPr>
            </w:pPr>
            <w:ins w:id="973" w:author="Charlie Gu" w:date="2026-06-07T21:32:00Z" w16du:dateUtc="2026-06-07T13:32:00Z">
              <w:r w:rsidRPr="003B1329">
                <w:rPr>
                  <w:rFonts w:ascii="微软雅黑" w:eastAsia="微软雅黑" w:hAnsi="微软雅黑" w:cs="Calibri"/>
                  <w:lang w:eastAsia="zh-CN"/>
                </w:rPr>
                <w:t>Behavior Recommendation</w:t>
              </w:r>
            </w:ins>
          </w:p>
        </w:tc>
        <w:tc>
          <w:tcPr>
            <w:tcW w:w="710" w:type="dxa"/>
            <w:tcBorders>
              <w:top w:val="nil"/>
              <w:left w:val="nil"/>
              <w:bottom w:val="single" w:sz="4" w:space="0" w:color="000000"/>
              <w:right w:val="nil"/>
            </w:tcBorders>
            <w:vAlign w:val="center"/>
            <w:hideMark/>
          </w:tcPr>
          <w:p w14:paraId="008AA197" w14:textId="77777777" w:rsidR="003B1329" w:rsidRPr="003B1329" w:rsidRDefault="003B1329" w:rsidP="003B1329">
            <w:pPr>
              <w:spacing w:before="0"/>
              <w:jc w:val="center"/>
              <w:rPr>
                <w:ins w:id="974" w:author="Charlie Gu" w:date="2026-06-07T21:32:00Z" w16du:dateUtc="2026-06-07T13:32:00Z"/>
                <w:rFonts w:ascii="微软雅黑" w:eastAsia="微软雅黑" w:hAnsi="微软雅黑" w:cs="Calibri"/>
                <w:lang w:eastAsia="zh-CN"/>
              </w:rPr>
            </w:pPr>
            <w:ins w:id="975" w:author="Charlie Gu" w:date="2026-06-07T21:32:00Z" w16du:dateUtc="2026-06-07T13:32:00Z">
              <w:r w:rsidRPr="003B1329">
                <w:rPr>
                  <w:rFonts w:ascii="微软雅黑" w:eastAsia="微软雅黑" w:hAnsi="微软雅黑" w:cs="Calibri"/>
                  <w:lang w:eastAsia="zh-CN"/>
                </w:rPr>
                <w:t>Behavior Recommendation</w:t>
              </w:r>
            </w:ins>
          </w:p>
        </w:tc>
        <w:tc>
          <w:tcPr>
            <w:tcW w:w="6196" w:type="dxa"/>
            <w:tcBorders>
              <w:top w:val="nil"/>
              <w:left w:val="single" w:sz="4" w:space="0" w:color="000000"/>
              <w:bottom w:val="single" w:sz="4" w:space="0" w:color="000000"/>
              <w:right w:val="nil"/>
            </w:tcBorders>
            <w:vAlign w:val="center"/>
            <w:hideMark/>
          </w:tcPr>
          <w:p w14:paraId="6165D91F" w14:textId="77777777" w:rsidR="003B1329" w:rsidRPr="003B1329" w:rsidRDefault="003B1329" w:rsidP="003B1329">
            <w:pPr>
              <w:spacing w:before="0"/>
              <w:rPr>
                <w:ins w:id="976" w:author="Charlie Gu" w:date="2026-06-07T21:32:00Z" w16du:dateUtc="2026-06-07T13:32:00Z"/>
                <w:rFonts w:ascii="微软雅黑" w:eastAsia="微软雅黑" w:hAnsi="微软雅黑" w:cs="Calibri"/>
                <w:lang w:eastAsia="zh-CN"/>
              </w:rPr>
            </w:pPr>
            <w:ins w:id="977" w:author="Charlie Gu" w:date="2026-06-07T21:32:00Z" w16du:dateUtc="2026-06-07T13:32:00Z">
              <w:r w:rsidRPr="003B1329">
                <w:rPr>
                  <w:rFonts w:ascii="微软雅黑" w:eastAsia="微软雅黑" w:hAnsi="微软雅黑" w:cs="Calibri"/>
                  <w:lang w:eastAsia="zh-CN"/>
                </w:rPr>
                <w:t>Combined with user's historical Q&amp;A content and playback behavior (like saved shows, watch history, etc.), when user asks for recommendations, personalize video resource recommendations</w:t>
              </w:r>
            </w:ins>
          </w:p>
        </w:tc>
      </w:tr>
      <w:tr w:rsidR="003B1329" w:rsidRPr="003B1329" w14:paraId="4DDFE80F" w14:textId="77777777" w:rsidTr="003B1329">
        <w:trPr>
          <w:trHeight w:val="2295"/>
          <w:ins w:id="978" w:author="Charlie Gu" w:date="2026-06-07T21:32:00Z" w16du:dateUtc="2026-06-07T13:32:00Z"/>
        </w:trPr>
        <w:tc>
          <w:tcPr>
            <w:tcW w:w="427" w:type="dxa"/>
            <w:vMerge/>
            <w:tcBorders>
              <w:top w:val="nil"/>
              <w:left w:val="single" w:sz="4" w:space="0" w:color="000000"/>
              <w:bottom w:val="single" w:sz="4" w:space="0" w:color="000000"/>
              <w:right w:val="single" w:sz="4" w:space="0" w:color="000000"/>
            </w:tcBorders>
            <w:vAlign w:val="center"/>
            <w:hideMark/>
          </w:tcPr>
          <w:p w14:paraId="1E57B9B5" w14:textId="77777777" w:rsidR="003B1329" w:rsidRPr="003B1329" w:rsidRDefault="003B1329" w:rsidP="003B1329">
            <w:pPr>
              <w:spacing w:before="0"/>
              <w:rPr>
                <w:ins w:id="979" w:author="Charlie Gu" w:date="2026-06-07T21:32:00Z" w16du:dateUtc="2026-06-07T13:32:00Z"/>
                <w:rFonts w:ascii="微软雅黑" w:eastAsia="微软雅黑" w:hAnsi="微软雅黑" w:cs="Calibri"/>
                <w:b/>
                <w:bCs/>
                <w:lang w:eastAsia="zh-CN"/>
              </w:rPr>
            </w:pPr>
          </w:p>
        </w:tc>
        <w:tc>
          <w:tcPr>
            <w:tcW w:w="587" w:type="dxa"/>
            <w:vMerge/>
            <w:tcBorders>
              <w:top w:val="nil"/>
              <w:left w:val="single" w:sz="4" w:space="0" w:color="000000"/>
              <w:bottom w:val="single" w:sz="4" w:space="0" w:color="000000"/>
              <w:right w:val="single" w:sz="4" w:space="0" w:color="000000"/>
            </w:tcBorders>
            <w:vAlign w:val="center"/>
            <w:hideMark/>
          </w:tcPr>
          <w:p w14:paraId="267C1B90" w14:textId="77777777" w:rsidR="003B1329" w:rsidRPr="003B1329" w:rsidRDefault="003B1329" w:rsidP="003B1329">
            <w:pPr>
              <w:spacing w:before="0"/>
              <w:rPr>
                <w:ins w:id="980" w:author="Charlie Gu" w:date="2026-06-07T21:32:00Z" w16du:dateUtc="2026-06-07T13:32:00Z"/>
                <w:rFonts w:ascii="微软雅黑" w:eastAsia="微软雅黑" w:hAnsi="微软雅黑" w:cs="Calibri"/>
                <w:lang w:eastAsia="zh-CN"/>
              </w:rPr>
            </w:pPr>
          </w:p>
        </w:tc>
        <w:tc>
          <w:tcPr>
            <w:tcW w:w="710" w:type="dxa"/>
            <w:tcBorders>
              <w:top w:val="nil"/>
              <w:left w:val="nil"/>
              <w:bottom w:val="single" w:sz="4" w:space="0" w:color="000000"/>
              <w:right w:val="single" w:sz="4" w:space="0" w:color="000000"/>
            </w:tcBorders>
            <w:vAlign w:val="center"/>
            <w:hideMark/>
          </w:tcPr>
          <w:p w14:paraId="023A2FBE" w14:textId="77777777" w:rsidR="003B1329" w:rsidRPr="003B1329" w:rsidRDefault="003B1329" w:rsidP="003B1329">
            <w:pPr>
              <w:spacing w:before="0"/>
              <w:jc w:val="center"/>
              <w:rPr>
                <w:ins w:id="981" w:author="Charlie Gu" w:date="2026-06-07T21:32:00Z" w16du:dateUtc="2026-06-07T13:32:00Z"/>
                <w:rFonts w:ascii="微软雅黑" w:eastAsia="微软雅黑" w:hAnsi="微软雅黑" w:cs="Calibri"/>
                <w:lang w:eastAsia="zh-CN"/>
              </w:rPr>
            </w:pPr>
            <w:ins w:id="982" w:author="Charlie Gu" w:date="2026-06-07T21:32:00Z" w16du:dateUtc="2026-06-07T13:32:00Z">
              <w:r w:rsidRPr="003B1329">
                <w:rPr>
                  <w:rFonts w:ascii="微软雅黑" w:eastAsia="微软雅黑" w:hAnsi="微软雅黑" w:cs="Calibri"/>
                  <w:lang w:eastAsia="zh-CN"/>
                </w:rPr>
                <w:t>Scene Recommendation</w:t>
              </w:r>
            </w:ins>
          </w:p>
        </w:tc>
        <w:tc>
          <w:tcPr>
            <w:tcW w:w="710" w:type="dxa"/>
            <w:tcBorders>
              <w:top w:val="nil"/>
              <w:left w:val="nil"/>
              <w:bottom w:val="single" w:sz="4" w:space="0" w:color="000000"/>
              <w:right w:val="nil"/>
            </w:tcBorders>
            <w:vAlign w:val="center"/>
            <w:hideMark/>
          </w:tcPr>
          <w:p w14:paraId="0D4649FE" w14:textId="77777777" w:rsidR="003B1329" w:rsidRPr="003B1329" w:rsidRDefault="003B1329" w:rsidP="003B1329">
            <w:pPr>
              <w:spacing w:before="0"/>
              <w:jc w:val="center"/>
              <w:rPr>
                <w:ins w:id="983" w:author="Charlie Gu" w:date="2026-06-07T21:32:00Z" w16du:dateUtc="2026-06-07T13:32:00Z"/>
                <w:rFonts w:ascii="微软雅黑" w:eastAsia="微软雅黑" w:hAnsi="微软雅黑" w:cs="Calibri"/>
                <w:lang w:eastAsia="zh-CN"/>
              </w:rPr>
            </w:pPr>
            <w:ins w:id="984" w:author="Charlie Gu" w:date="2026-06-07T21:32:00Z" w16du:dateUtc="2026-06-07T13:32:00Z">
              <w:r w:rsidRPr="003B1329">
                <w:rPr>
                  <w:rFonts w:ascii="微软雅黑" w:eastAsia="微软雅黑" w:hAnsi="微软雅黑" w:cs="Calibri"/>
                  <w:lang w:eastAsia="zh-CN"/>
                </w:rPr>
                <w:t>Scene Recommendation</w:t>
              </w:r>
            </w:ins>
          </w:p>
        </w:tc>
        <w:tc>
          <w:tcPr>
            <w:tcW w:w="6196" w:type="dxa"/>
            <w:tcBorders>
              <w:top w:val="nil"/>
              <w:left w:val="single" w:sz="4" w:space="0" w:color="000000"/>
              <w:bottom w:val="single" w:sz="4" w:space="0" w:color="000000"/>
              <w:right w:val="nil"/>
            </w:tcBorders>
            <w:vAlign w:val="center"/>
            <w:hideMark/>
          </w:tcPr>
          <w:p w14:paraId="5C915111" w14:textId="77777777" w:rsidR="003B1329" w:rsidRPr="003B1329" w:rsidRDefault="003B1329" w:rsidP="003B1329">
            <w:pPr>
              <w:spacing w:before="0"/>
              <w:rPr>
                <w:ins w:id="985" w:author="Charlie Gu" w:date="2026-06-07T21:32:00Z" w16du:dateUtc="2026-06-07T13:32:00Z"/>
                <w:rFonts w:ascii="微软雅黑" w:eastAsia="微软雅黑" w:hAnsi="微软雅黑" w:cs="Calibri"/>
                <w:lang w:eastAsia="zh-CN"/>
              </w:rPr>
            </w:pPr>
            <w:ins w:id="986" w:author="Charlie Gu" w:date="2026-06-07T21:32:00Z" w16du:dateUtc="2026-06-07T13:32:00Z">
              <w:r w:rsidRPr="003B1329">
                <w:rPr>
                  <w:rFonts w:ascii="微软雅黑" w:eastAsia="微软雅黑" w:hAnsi="微软雅黑" w:cs="Calibri"/>
                  <w:lang w:eastAsia="zh-CN"/>
                </w:rPr>
                <w:t>Based on passenger type and age group, driving scenario, etc., proactively recommend video resources. E.g., when child passenger detected and destination is zoo, proactively recommend animal-related children's educational videos.</w:t>
              </w:r>
            </w:ins>
          </w:p>
        </w:tc>
      </w:tr>
      <w:tr w:rsidR="003B1329" w:rsidRPr="003B1329" w14:paraId="4273DE01" w14:textId="77777777" w:rsidTr="003B1329">
        <w:trPr>
          <w:trHeight w:val="1740"/>
          <w:ins w:id="987" w:author="Charlie Gu" w:date="2026-06-07T21:32:00Z" w16du:dateUtc="2026-06-07T13:32:00Z"/>
        </w:trPr>
        <w:tc>
          <w:tcPr>
            <w:tcW w:w="427"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21D671C6" w14:textId="77777777" w:rsidR="003B1329" w:rsidRPr="003B1329" w:rsidRDefault="003B1329" w:rsidP="003B1329">
            <w:pPr>
              <w:spacing w:before="0"/>
              <w:jc w:val="center"/>
              <w:rPr>
                <w:ins w:id="988" w:author="Charlie Gu" w:date="2026-06-07T21:32:00Z" w16du:dateUtc="2026-06-07T13:32:00Z"/>
                <w:rFonts w:ascii="微软雅黑" w:eastAsia="微软雅黑" w:hAnsi="微软雅黑" w:cs="Calibri"/>
                <w:b/>
                <w:bCs/>
                <w:lang w:eastAsia="zh-CN"/>
              </w:rPr>
            </w:pPr>
            <w:ins w:id="989" w:author="Charlie Gu" w:date="2026-06-07T21:32:00Z" w16du:dateUtc="2026-06-07T13:32:00Z">
              <w:r w:rsidRPr="003B1329">
                <w:rPr>
                  <w:rFonts w:ascii="微软雅黑" w:eastAsia="微软雅黑" w:hAnsi="微软雅黑" w:cs="Calibri"/>
                  <w:b/>
                  <w:bCs/>
                  <w:lang w:eastAsia="zh-CN"/>
                </w:rPr>
                <w:t>Travel Agent</w:t>
              </w:r>
            </w:ins>
          </w:p>
        </w:tc>
        <w:tc>
          <w:tcPr>
            <w:tcW w:w="587" w:type="dxa"/>
            <w:vMerge w:val="restart"/>
            <w:tcBorders>
              <w:top w:val="nil"/>
              <w:left w:val="single" w:sz="4" w:space="0" w:color="000000"/>
              <w:bottom w:val="nil"/>
              <w:right w:val="single" w:sz="4" w:space="0" w:color="000000"/>
            </w:tcBorders>
            <w:vAlign w:val="center"/>
            <w:hideMark/>
          </w:tcPr>
          <w:p w14:paraId="3AD7891B" w14:textId="77777777" w:rsidR="003B1329" w:rsidRPr="003B1329" w:rsidRDefault="003B1329" w:rsidP="003B1329">
            <w:pPr>
              <w:spacing w:before="0"/>
              <w:jc w:val="center"/>
              <w:rPr>
                <w:ins w:id="990" w:author="Charlie Gu" w:date="2026-06-07T21:32:00Z" w16du:dateUtc="2026-06-07T13:32:00Z"/>
                <w:rFonts w:ascii="微软雅黑" w:eastAsia="微软雅黑" w:hAnsi="微软雅黑" w:cs="Calibri"/>
                <w:lang w:eastAsia="zh-CN"/>
              </w:rPr>
            </w:pPr>
            <w:ins w:id="991" w:author="Charlie Gu" w:date="2026-06-07T21:32:00Z" w16du:dateUtc="2026-06-07T13:32:00Z">
              <w:r w:rsidRPr="003B1329">
                <w:rPr>
                  <w:rFonts w:ascii="微软雅黑" w:eastAsia="微软雅黑" w:hAnsi="微软雅黑" w:cs="Calibri"/>
                  <w:lang w:eastAsia="zh-CN"/>
                </w:rPr>
                <w:t>Smart Itinerary Planning</w:t>
              </w:r>
            </w:ins>
          </w:p>
        </w:tc>
        <w:tc>
          <w:tcPr>
            <w:tcW w:w="710" w:type="dxa"/>
            <w:vMerge w:val="restart"/>
            <w:tcBorders>
              <w:top w:val="nil"/>
              <w:left w:val="single" w:sz="4" w:space="0" w:color="000000"/>
              <w:bottom w:val="nil"/>
              <w:right w:val="single" w:sz="4" w:space="0" w:color="000000"/>
            </w:tcBorders>
            <w:vAlign w:val="center"/>
            <w:hideMark/>
          </w:tcPr>
          <w:p w14:paraId="79B391EB" w14:textId="77777777" w:rsidR="003B1329" w:rsidRPr="003B1329" w:rsidRDefault="003B1329" w:rsidP="003B1329">
            <w:pPr>
              <w:spacing w:before="0"/>
              <w:jc w:val="center"/>
              <w:rPr>
                <w:ins w:id="992" w:author="Charlie Gu" w:date="2026-06-07T21:32:00Z" w16du:dateUtc="2026-06-07T13:32:00Z"/>
                <w:rFonts w:ascii="微软雅黑" w:eastAsia="微软雅黑" w:hAnsi="微软雅黑" w:cs="Calibri"/>
                <w:lang w:eastAsia="zh-CN"/>
              </w:rPr>
            </w:pPr>
            <w:ins w:id="993" w:author="Charlie Gu" w:date="2026-06-07T21:32:00Z" w16du:dateUtc="2026-06-07T13:32:00Z">
              <w:r w:rsidRPr="003B1329">
                <w:rPr>
                  <w:rFonts w:ascii="微软雅黑" w:eastAsia="微软雅黑" w:hAnsi="微软雅黑" w:cs="Calibri"/>
                  <w:lang w:eastAsia="zh-CN"/>
                </w:rPr>
                <w:t>Smart Itinerary Planning</w:t>
              </w:r>
            </w:ins>
          </w:p>
        </w:tc>
        <w:tc>
          <w:tcPr>
            <w:tcW w:w="710" w:type="dxa"/>
            <w:vMerge w:val="restart"/>
            <w:tcBorders>
              <w:top w:val="nil"/>
              <w:left w:val="single" w:sz="4" w:space="0" w:color="000000"/>
              <w:bottom w:val="nil"/>
              <w:right w:val="nil"/>
            </w:tcBorders>
            <w:vAlign w:val="center"/>
            <w:hideMark/>
          </w:tcPr>
          <w:p w14:paraId="78F1DEA7" w14:textId="77777777" w:rsidR="003B1329" w:rsidRPr="003B1329" w:rsidRDefault="003B1329" w:rsidP="003B1329">
            <w:pPr>
              <w:spacing w:before="0"/>
              <w:jc w:val="center"/>
              <w:rPr>
                <w:ins w:id="994" w:author="Charlie Gu" w:date="2026-06-07T21:32:00Z" w16du:dateUtc="2026-06-07T13:32:00Z"/>
                <w:rFonts w:ascii="微软雅黑" w:eastAsia="微软雅黑" w:hAnsi="微软雅黑" w:cs="Calibri"/>
                <w:lang w:eastAsia="zh-CN"/>
              </w:rPr>
            </w:pPr>
            <w:ins w:id="995" w:author="Charlie Gu" w:date="2026-06-07T21:32:00Z" w16du:dateUtc="2026-06-07T13:32:00Z">
              <w:r w:rsidRPr="003B1329">
                <w:rPr>
                  <w:rFonts w:ascii="微软雅黑" w:eastAsia="微软雅黑" w:hAnsi="微软雅黑" w:cs="Calibri"/>
                  <w:lang w:eastAsia="zh-CN"/>
                </w:rPr>
                <w:t>Smart Itinerary Planning</w:t>
              </w:r>
            </w:ins>
          </w:p>
        </w:tc>
        <w:tc>
          <w:tcPr>
            <w:tcW w:w="6196" w:type="dxa"/>
            <w:tcBorders>
              <w:top w:val="nil"/>
              <w:left w:val="single" w:sz="4" w:space="0" w:color="000000"/>
              <w:bottom w:val="single" w:sz="4" w:space="0" w:color="000000"/>
              <w:right w:val="nil"/>
            </w:tcBorders>
            <w:vAlign w:val="center"/>
            <w:hideMark/>
          </w:tcPr>
          <w:p w14:paraId="71F7974A" w14:textId="77777777" w:rsidR="003B1329" w:rsidRPr="003B1329" w:rsidRDefault="003B1329" w:rsidP="003B1329">
            <w:pPr>
              <w:spacing w:before="0"/>
              <w:rPr>
                <w:ins w:id="996" w:author="Charlie Gu" w:date="2026-06-07T21:32:00Z" w16du:dateUtc="2026-06-07T13:32:00Z"/>
                <w:rFonts w:ascii="微软雅黑" w:eastAsia="微软雅黑" w:hAnsi="微软雅黑" w:cs="Calibri"/>
                <w:lang w:eastAsia="zh-CN"/>
              </w:rPr>
            </w:pPr>
            <w:ins w:id="997" w:author="Charlie Gu" w:date="2026-06-07T21:32:00Z" w16du:dateUtc="2026-06-07T13:32:00Z">
              <w:r w:rsidRPr="003B1329">
                <w:rPr>
                  <w:rFonts w:ascii="微软雅黑" w:eastAsia="微软雅黑" w:hAnsi="微软雅黑" w:cs="Calibri"/>
                  <w:lang w:eastAsia="zh-CN"/>
                </w:rPr>
                <w:t>When user has clear city and clear need for travel planning or tourism guide info, can give detailed travel plan based on user needs, display itinerary planning info</w:t>
              </w:r>
              <w:r w:rsidRPr="003B1329">
                <w:rPr>
                  <w:rFonts w:ascii="微软雅黑" w:eastAsia="微软雅黑" w:hAnsi="微软雅黑" w:cs="Calibri"/>
                  <w:lang w:eastAsia="zh-CN"/>
                </w:rPr>
                <w:br/>
                <w:t>Including but not limited to specified itinerary time, specific conditions/groups, specified itinerary location (need to support provinces, cities or popular routes like Northwest Loop, West Sichuan Loop, etc.), specified travel time, etc.</w:t>
              </w:r>
              <w:r w:rsidRPr="003B1329">
                <w:rPr>
                  <w:rFonts w:ascii="微软雅黑" w:eastAsia="微软雅黑" w:hAnsi="微软雅黑" w:cs="Calibri"/>
                  <w:lang w:eastAsia="zh-CN"/>
                </w:rPr>
                <w:br/>
              </w:r>
              <w:r w:rsidRPr="003B1329">
                <w:rPr>
                  <w:rFonts w:ascii="微软雅黑" w:eastAsia="微软雅黑" w:hAnsi="微软雅黑" w:cs="Calibri"/>
                  <w:lang w:eastAsia="zh-CN"/>
                </w:rPr>
                <w:lastRenderedPageBreak/>
                <w:t>Need to support manual/voice modification, editing of itinerary</w:t>
              </w:r>
              <w:r w:rsidRPr="003B1329">
                <w:rPr>
                  <w:rFonts w:ascii="微软雅黑" w:eastAsia="微软雅黑" w:hAnsi="微软雅黑" w:cs="Calibri"/>
                  <w:lang w:eastAsia="zh-CN"/>
                </w:rPr>
                <w:br/>
                <w:t>Need to support itinerary sharing</w:t>
              </w:r>
              <w:r w:rsidRPr="003B1329">
                <w:rPr>
                  <w:rFonts w:ascii="微软雅黑" w:eastAsia="微软雅黑" w:hAnsi="微软雅黑" w:cs="Calibri"/>
                  <w:lang w:eastAsia="zh-CN"/>
                </w:rPr>
                <w:br/>
                <w:t>E.g., plan a National Day travel itinerary</w:t>
              </w:r>
            </w:ins>
          </w:p>
        </w:tc>
      </w:tr>
      <w:tr w:rsidR="003B1329" w:rsidRPr="003B1329" w14:paraId="208B4663" w14:textId="77777777" w:rsidTr="003B1329">
        <w:trPr>
          <w:trHeight w:val="870"/>
          <w:ins w:id="998" w:author="Charlie Gu" w:date="2026-06-07T21:32:00Z" w16du:dateUtc="2026-06-07T13:32:00Z"/>
        </w:trPr>
        <w:tc>
          <w:tcPr>
            <w:tcW w:w="427" w:type="dxa"/>
            <w:vMerge/>
            <w:tcBorders>
              <w:top w:val="nil"/>
              <w:left w:val="single" w:sz="4" w:space="0" w:color="000000"/>
              <w:bottom w:val="single" w:sz="4" w:space="0" w:color="000000"/>
              <w:right w:val="single" w:sz="4" w:space="0" w:color="000000"/>
            </w:tcBorders>
            <w:vAlign w:val="center"/>
            <w:hideMark/>
          </w:tcPr>
          <w:p w14:paraId="7218AA65" w14:textId="77777777" w:rsidR="003B1329" w:rsidRPr="003B1329" w:rsidRDefault="003B1329" w:rsidP="003B1329">
            <w:pPr>
              <w:spacing w:before="0"/>
              <w:rPr>
                <w:ins w:id="999" w:author="Charlie Gu" w:date="2026-06-07T21:32:00Z" w16du:dateUtc="2026-06-07T13:32:00Z"/>
                <w:rFonts w:ascii="微软雅黑" w:eastAsia="微软雅黑" w:hAnsi="微软雅黑" w:cs="Calibri"/>
                <w:b/>
                <w:bCs/>
                <w:lang w:eastAsia="zh-CN"/>
              </w:rPr>
            </w:pPr>
          </w:p>
        </w:tc>
        <w:tc>
          <w:tcPr>
            <w:tcW w:w="587" w:type="dxa"/>
            <w:vMerge/>
            <w:tcBorders>
              <w:top w:val="nil"/>
              <w:left w:val="single" w:sz="4" w:space="0" w:color="000000"/>
              <w:bottom w:val="nil"/>
              <w:right w:val="single" w:sz="4" w:space="0" w:color="000000"/>
            </w:tcBorders>
            <w:vAlign w:val="center"/>
            <w:hideMark/>
          </w:tcPr>
          <w:p w14:paraId="374DE352" w14:textId="77777777" w:rsidR="003B1329" w:rsidRPr="003B1329" w:rsidRDefault="003B1329" w:rsidP="003B1329">
            <w:pPr>
              <w:spacing w:before="0"/>
              <w:rPr>
                <w:ins w:id="1000" w:author="Charlie Gu" w:date="2026-06-07T21:32:00Z" w16du:dateUtc="2026-06-07T13:32:00Z"/>
                <w:rFonts w:ascii="微软雅黑" w:eastAsia="微软雅黑" w:hAnsi="微软雅黑" w:cs="Calibri"/>
                <w:lang w:eastAsia="zh-CN"/>
              </w:rPr>
            </w:pPr>
          </w:p>
        </w:tc>
        <w:tc>
          <w:tcPr>
            <w:tcW w:w="710" w:type="dxa"/>
            <w:vMerge/>
            <w:tcBorders>
              <w:top w:val="nil"/>
              <w:left w:val="single" w:sz="4" w:space="0" w:color="000000"/>
              <w:bottom w:val="nil"/>
              <w:right w:val="single" w:sz="4" w:space="0" w:color="000000"/>
            </w:tcBorders>
            <w:vAlign w:val="center"/>
            <w:hideMark/>
          </w:tcPr>
          <w:p w14:paraId="421699BB" w14:textId="77777777" w:rsidR="003B1329" w:rsidRPr="003B1329" w:rsidRDefault="003B1329" w:rsidP="003B1329">
            <w:pPr>
              <w:spacing w:before="0"/>
              <w:rPr>
                <w:ins w:id="1001" w:author="Charlie Gu" w:date="2026-06-07T21:32:00Z" w16du:dateUtc="2026-06-07T13:32:00Z"/>
                <w:rFonts w:ascii="微软雅黑" w:eastAsia="微软雅黑" w:hAnsi="微软雅黑" w:cs="Calibri"/>
                <w:lang w:eastAsia="zh-CN"/>
              </w:rPr>
            </w:pPr>
          </w:p>
        </w:tc>
        <w:tc>
          <w:tcPr>
            <w:tcW w:w="710" w:type="dxa"/>
            <w:vMerge/>
            <w:tcBorders>
              <w:top w:val="nil"/>
              <w:left w:val="single" w:sz="4" w:space="0" w:color="000000"/>
              <w:bottom w:val="nil"/>
              <w:right w:val="nil"/>
            </w:tcBorders>
            <w:vAlign w:val="center"/>
            <w:hideMark/>
          </w:tcPr>
          <w:p w14:paraId="781465B5" w14:textId="77777777" w:rsidR="003B1329" w:rsidRPr="003B1329" w:rsidRDefault="003B1329" w:rsidP="003B1329">
            <w:pPr>
              <w:spacing w:before="0"/>
              <w:rPr>
                <w:ins w:id="1002" w:author="Charlie Gu" w:date="2026-06-07T21:32:00Z" w16du:dateUtc="2026-06-07T13:32:00Z"/>
                <w:rFonts w:ascii="微软雅黑" w:eastAsia="微软雅黑" w:hAnsi="微软雅黑" w:cs="Calibri"/>
                <w:lang w:eastAsia="zh-CN"/>
              </w:rPr>
            </w:pPr>
          </w:p>
        </w:tc>
        <w:tc>
          <w:tcPr>
            <w:tcW w:w="6196" w:type="dxa"/>
            <w:tcBorders>
              <w:top w:val="nil"/>
              <w:left w:val="single" w:sz="4" w:space="0" w:color="000000"/>
              <w:bottom w:val="single" w:sz="4" w:space="0" w:color="000000"/>
              <w:right w:val="nil"/>
            </w:tcBorders>
            <w:vAlign w:val="center"/>
            <w:hideMark/>
          </w:tcPr>
          <w:p w14:paraId="418EDB99" w14:textId="77777777" w:rsidR="003B1329" w:rsidRPr="003B1329" w:rsidRDefault="003B1329" w:rsidP="003B1329">
            <w:pPr>
              <w:spacing w:before="0"/>
              <w:rPr>
                <w:ins w:id="1003" w:author="Charlie Gu" w:date="2026-06-07T21:32:00Z" w16du:dateUtc="2026-06-07T13:32:00Z"/>
                <w:rFonts w:ascii="微软雅黑" w:eastAsia="微软雅黑" w:hAnsi="微软雅黑" w:cs="Calibri"/>
                <w:lang w:eastAsia="zh-CN"/>
              </w:rPr>
            </w:pPr>
            <w:ins w:id="1004" w:author="Charlie Gu" w:date="2026-06-07T21:32:00Z" w16du:dateUtc="2026-06-07T13:32:00Z">
              <w:r w:rsidRPr="003B1329">
                <w:rPr>
                  <w:rFonts w:ascii="微软雅黑" w:eastAsia="微软雅黑" w:hAnsi="微软雅黑" w:cs="Calibri"/>
                  <w:lang w:eastAsia="zh-CN"/>
                </w:rPr>
                <w:t>Route planning/adjustment under multi-intent:</w:t>
              </w:r>
              <w:r w:rsidRPr="003B1329">
                <w:rPr>
                  <w:rFonts w:ascii="微软雅黑" w:eastAsia="微软雅黑" w:hAnsi="微软雅黑" w:cs="Calibri"/>
                  <w:lang w:eastAsia="zh-CN"/>
                </w:rPr>
                <w:br/>
                <w:t>1. E.g., "navigate to Arc de Triomphe, avoid highway/avoid small roads"</w:t>
              </w:r>
              <w:r w:rsidRPr="003B1329">
                <w:rPr>
                  <w:rFonts w:ascii="微软雅黑" w:eastAsia="微软雅黑" w:hAnsi="微软雅黑" w:cs="Calibri"/>
                  <w:lang w:eastAsia="zh-CN"/>
                </w:rPr>
                <w:br/>
                <w:t>2. E.g., "navigate to Big Ben, avoid Blackwall Tunnel"</w:t>
              </w:r>
            </w:ins>
          </w:p>
        </w:tc>
      </w:tr>
      <w:tr w:rsidR="003B1329" w:rsidRPr="003B1329" w14:paraId="226997BE" w14:textId="77777777" w:rsidTr="003B1329">
        <w:trPr>
          <w:trHeight w:val="290"/>
          <w:ins w:id="1005" w:author="Charlie Gu" w:date="2026-06-07T21:32:00Z" w16du:dateUtc="2026-06-07T13:32:00Z"/>
        </w:trPr>
        <w:tc>
          <w:tcPr>
            <w:tcW w:w="427" w:type="dxa"/>
            <w:vMerge/>
            <w:tcBorders>
              <w:top w:val="nil"/>
              <w:left w:val="single" w:sz="4" w:space="0" w:color="000000"/>
              <w:bottom w:val="single" w:sz="4" w:space="0" w:color="000000"/>
              <w:right w:val="single" w:sz="4" w:space="0" w:color="000000"/>
            </w:tcBorders>
            <w:vAlign w:val="center"/>
            <w:hideMark/>
          </w:tcPr>
          <w:p w14:paraId="1A181A96" w14:textId="77777777" w:rsidR="003B1329" w:rsidRPr="003B1329" w:rsidRDefault="003B1329" w:rsidP="003B1329">
            <w:pPr>
              <w:spacing w:before="0"/>
              <w:rPr>
                <w:ins w:id="1006" w:author="Charlie Gu" w:date="2026-06-07T21:32:00Z" w16du:dateUtc="2026-06-07T13:32:00Z"/>
                <w:rFonts w:ascii="微软雅黑" w:eastAsia="微软雅黑" w:hAnsi="微软雅黑" w:cs="Calibri"/>
                <w:b/>
                <w:bCs/>
                <w:lang w:eastAsia="zh-CN"/>
              </w:rPr>
            </w:pPr>
          </w:p>
        </w:tc>
        <w:tc>
          <w:tcPr>
            <w:tcW w:w="587" w:type="dxa"/>
            <w:vMerge/>
            <w:tcBorders>
              <w:top w:val="nil"/>
              <w:left w:val="single" w:sz="4" w:space="0" w:color="000000"/>
              <w:bottom w:val="nil"/>
              <w:right w:val="single" w:sz="4" w:space="0" w:color="000000"/>
            </w:tcBorders>
            <w:vAlign w:val="center"/>
            <w:hideMark/>
          </w:tcPr>
          <w:p w14:paraId="29C09F12" w14:textId="77777777" w:rsidR="003B1329" w:rsidRPr="003B1329" w:rsidRDefault="003B1329" w:rsidP="003B1329">
            <w:pPr>
              <w:spacing w:before="0"/>
              <w:rPr>
                <w:ins w:id="1007" w:author="Charlie Gu" w:date="2026-06-07T21:32:00Z" w16du:dateUtc="2026-06-07T13:32:00Z"/>
                <w:rFonts w:ascii="微软雅黑" w:eastAsia="微软雅黑" w:hAnsi="微软雅黑" w:cs="Calibri"/>
                <w:lang w:eastAsia="zh-CN"/>
              </w:rPr>
            </w:pPr>
          </w:p>
        </w:tc>
        <w:tc>
          <w:tcPr>
            <w:tcW w:w="710" w:type="dxa"/>
            <w:vMerge/>
            <w:tcBorders>
              <w:top w:val="nil"/>
              <w:left w:val="single" w:sz="4" w:space="0" w:color="000000"/>
              <w:bottom w:val="nil"/>
              <w:right w:val="single" w:sz="4" w:space="0" w:color="000000"/>
            </w:tcBorders>
            <w:vAlign w:val="center"/>
            <w:hideMark/>
          </w:tcPr>
          <w:p w14:paraId="5DA34051" w14:textId="77777777" w:rsidR="003B1329" w:rsidRPr="003B1329" w:rsidRDefault="003B1329" w:rsidP="003B1329">
            <w:pPr>
              <w:spacing w:before="0"/>
              <w:rPr>
                <w:ins w:id="1008" w:author="Charlie Gu" w:date="2026-06-07T21:32:00Z" w16du:dateUtc="2026-06-07T13:32:00Z"/>
                <w:rFonts w:ascii="微软雅黑" w:eastAsia="微软雅黑" w:hAnsi="微软雅黑" w:cs="Calibri"/>
                <w:lang w:eastAsia="zh-CN"/>
              </w:rPr>
            </w:pPr>
          </w:p>
        </w:tc>
        <w:tc>
          <w:tcPr>
            <w:tcW w:w="710" w:type="dxa"/>
            <w:vMerge/>
            <w:tcBorders>
              <w:top w:val="nil"/>
              <w:left w:val="single" w:sz="4" w:space="0" w:color="000000"/>
              <w:bottom w:val="nil"/>
              <w:right w:val="nil"/>
            </w:tcBorders>
            <w:vAlign w:val="center"/>
            <w:hideMark/>
          </w:tcPr>
          <w:p w14:paraId="5AE747E7" w14:textId="77777777" w:rsidR="003B1329" w:rsidRPr="003B1329" w:rsidRDefault="003B1329" w:rsidP="003B1329">
            <w:pPr>
              <w:spacing w:before="0"/>
              <w:rPr>
                <w:ins w:id="1009" w:author="Charlie Gu" w:date="2026-06-07T21:32:00Z" w16du:dateUtc="2026-06-07T13:32:00Z"/>
                <w:rFonts w:ascii="微软雅黑" w:eastAsia="微软雅黑" w:hAnsi="微软雅黑" w:cs="Calibri"/>
                <w:lang w:eastAsia="zh-CN"/>
              </w:rPr>
            </w:pPr>
          </w:p>
        </w:tc>
        <w:tc>
          <w:tcPr>
            <w:tcW w:w="6196" w:type="dxa"/>
            <w:tcBorders>
              <w:top w:val="nil"/>
              <w:left w:val="single" w:sz="4" w:space="0" w:color="000000"/>
              <w:bottom w:val="single" w:sz="4" w:space="0" w:color="000000"/>
              <w:right w:val="nil"/>
            </w:tcBorders>
            <w:vAlign w:val="center"/>
            <w:hideMark/>
          </w:tcPr>
          <w:p w14:paraId="75BE5902" w14:textId="77777777" w:rsidR="003B1329" w:rsidRPr="003B1329" w:rsidRDefault="003B1329" w:rsidP="003B1329">
            <w:pPr>
              <w:spacing w:before="0"/>
              <w:rPr>
                <w:ins w:id="1010" w:author="Charlie Gu" w:date="2026-06-07T21:32:00Z" w16du:dateUtc="2026-06-07T13:32:00Z"/>
                <w:rFonts w:ascii="微软雅黑" w:eastAsia="微软雅黑" w:hAnsi="微软雅黑" w:cs="Calibri"/>
                <w:lang w:eastAsia="zh-CN"/>
              </w:rPr>
            </w:pPr>
            <w:ins w:id="1011" w:author="Charlie Gu" w:date="2026-06-07T21:32:00Z" w16du:dateUtc="2026-06-07T13:32:00Z">
              <w:r w:rsidRPr="003B1329">
                <w:rPr>
                  <w:rFonts w:ascii="微软雅黑" w:eastAsia="微软雅黑" w:hAnsi="微软雅黑" w:cs="Calibri"/>
                  <w:lang w:eastAsia="zh-CN"/>
                </w:rPr>
                <w:t>Destination selection under multi-intent: Chinese restaurant closest to three locations</w:t>
              </w:r>
            </w:ins>
          </w:p>
        </w:tc>
      </w:tr>
      <w:tr w:rsidR="003B1329" w:rsidRPr="003B1329" w14:paraId="09BB6664" w14:textId="77777777" w:rsidTr="003B1329">
        <w:trPr>
          <w:trHeight w:val="870"/>
          <w:ins w:id="1012" w:author="Charlie Gu" w:date="2026-06-07T21:32:00Z" w16du:dateUtc="2026-06-07T13:32:00Z"/>
        </w:trPr>
        <w:tc>
          <w:tcPr>
            <w:tcW w:w="427" w:type="dxa"/>
            <w:vMerge/>
            <w:tcBorders>
              <w:top w:val="nil"/>
              <w:left w:val="single" w:sz="4" w:space="0" w:color="000000"/>
              <w:bottom w:val="single" w:sz="4" w:space="0" w:color="000000"/>
              <w:right w:val="single" w:sz="4" w:space="0" w:color="000000"/>
            </w:tcBorders>
            <w:vAlign w:val="center"/>
            <w:hideMark/>
          </w:tcPr>
          <w:p w14:paraId="47EF0ACC" w14:textId="77777777" w:rsidR="003B1329" w:rsidRPr="003B1329" w:rsidRDefault="003B1329" w:rsidP="003B1329">
            <w:pPr>
              <w:spacing w:before="0"/>
              <w:rPr>
                <w:ins w:id="1013" w:author="Charlie Gu" w:date="2026-06-07T21:32:00Z" w16du:dateUtc="2026-06-07T13:32:00Z"/>
                <w:rFonts w:ascii="微软雅黑" w:eastAsia="微软雅黑" w:hAnsi="微软雅黑" w:cs="Calibri"/>
                <w:b/>
                <w:bCs/>
                <w:lang w:eastAsia="zh-CN"/>
              </w:rPr>
            </w:pPr>
          </w:p>
        </w:tc>
        <w:tc>
          <w:tcPr>
            <w:tcW w:w="587" w:type="dxa"/>
            <w:vMerge w:val="restart"/>
            <w:tcBorders>
              <w:top w:val="single" w:sz="4" w:space="0" w:color="000000"/>
              <w:left w:val="single" w:sz="4" w:space="0" w:color="000000"/>
              <w:bottom w:val="single" w:sz="4" w:space="0" w:color="000000"/>
              <w:right w:val="single" w:sz="4" w:space="0" w:color="000000"/>
            </w:tcBorders>
            <w:vAlign w:val="center"/>
            <w:hideMark/>
          </w:tcPr>
          <w:p w14:paraId="387E057B" w14:textId="77777777" w:rsidR="003B1329" w:rsidRPr="003B1329" w:rsidRDefault="003B1329" w:rsidP="003B1329">
            <w:pPr>
              <w:spacing w:before="0"/>
              <w:jc w:val="center"/>
              <w:rPr>
                <w:ins w:id="1014" w:author="Charlie Gu" w:date="2026-06-07T21:32:00Z" w16du:dateUtc="2026-06-07T13:32:00Z"/>
                <w:rFonts w:ascii="微软雅黑" w:eastAsia="微软雅黑" w:hAnsi="微软雅黑" w:cs="Calibri"/>
                <w:lang w:eastAsia="zh-CN"/>
              </w:rPr>
            </w:pPr>
            <w:ins w:id="1015" w:author="Charlie Gu" w:date="2026-06-07T21:32:00Z" w16du:dateUtc="2026-06-07T13:32:00Z">
              <w:r w:rsidRPr="003B1329">
                <w:rPr>
                  <w:rFonts w:ascii="微软雅黑" w:eastAsia="微软雅黑" w:hAnsi="微软雅黑" w:cs="Calibri"/>
                  <w:lang w:eastAsia="zh-CN"/>
                </w:rPr>
                <w:t>Recommendation Function</w:t>
              </w:r>
            </w:ins>
          </w:p>
        </w:tc>
        <w:tc>
          <w:tcPr>
            <w:tcW w:w="710" w:type="dxa"/>
            <w:vMerge w:val="restart"/>
            <w:tcBorders>
              <w:top w:val="single" w:sz="4" w:space="0" w:color="000000"/>
              <w:left w:val="single" w:sz="4" w:space="0" w:color="000000"/>
              <w:bottom w:val="single" w:sz="4" w:space="0" w:color="000000"/>
              <w:right w:val="single" w:sz="4" w:space="0" w:color="000000"/>
            </w:tcBorders>
            <w:vAlign w:val="center"/>
            <w:hideMark/>
          </w:tcPr>
          <w:p w14:paraId="55A52390" w14:textId="77777777" w:rsidR="003B1329" w:rsidRPr="003B1329" w:rsidRDefault="003B1329" w:rsidP="003B1329">
            <w:pPr>
              <w:spacing w:before="0"/>
              <w:jc w:val="center"/>
              <w:rPr>
                <w:ins w:id="1016" w:author="Charlie Gu" w:date="2026-06-07T21:32:00Z" w16du:dateUtc="2026-06-07T13:32:00Z"/>
                <w:rFonts w:ascii="微软雅黑" w:eastAsia="微软雅黑" w:hAnsi="微软雅黑" w:cs="Calibri"/>
                <w:lang w:eastAsia="zh-CN"/>
              </w:rPr>
            </w:pPr>
            <w:ins w:id="1017" w:author="Charlie Gu" w:date="2026-06-07T21:32:00Z" w16du:dateUtc="2026-06-07T13:32:00Z">
              <w:r w:rsidRPr="003B1329">
                <w:rPr>
                  <w:rFonts w:ascii="微软雅黑" w:eastAsia="微软雅黑" w:hAnsi="微软雅黑" w:cs="Calibri"/>
                  <w:lang w:eastAsia="zh-CN"/>
                </w:rPr>
                <w:t>POI Recommendation</w:t>
              </w:r>
            </w:ins>
          </w:p>
        </w:tc>
        <w:tc>
          <w:tcPr>
            <w:tcW w:w="710" w:type="dxa"/>
            <w:tcBorders>
              <w:top w:val="single" w:sz="4" w:space="0" w:color="000000"/>
              <w:left w:val="nil"/>
              <w:bottom w:val="single" w:sz="4" w:space="0" w:color="000000"/>
              <w:right w:val="nil"/>
            </w:tcBorders>
            <w:vAlign w:val="center"/>
            <w:hideMark/>
          </w:tcPr>
          <w:p w14:paraId="3B522A06" w14:textId="77777777" w:rsidR="003B1329" w:rsidRPr="003B1329" w:rsidRDefault="003B1329" w:rsidP="003B1329">
            <w:pPr>
              <w:spacing w:before="0"/>
              <w:jc w:val="center"/>
              <w:rPr>
                <w:ins w:id="1018" w:author="Charlie Gu" w:date="2026-06-07T21:32:00Z" w16du:dateUtc="2026-06-07T13:32:00Z"/>
                <w:rFonts w:ascii="微软雅黑" w:eastAsia="微软雅黑" w:hAnsi="微软雅黑" w:cs="Calibri"/>
                <w:lang w:eastAsia="zh-CN"/>
              </w:rPr>
            </w:pPr>
            <w:ins w:id="1019" w:author="Charlie Gu" w:date="2026-06-07T21:32:00Z" w16du:dateUtc="2026-06-07T13:32:00Z">
              <w:r w:rsidRPr="003B1329">
                <w:rPr>
                  <w:rFonts w:ascii="微软雅黑" w:eastAsia="微软雅黑" w:hAnsi="微软雅黑" w:cs="Calibri"/>
                  <w:lang w:eastAsia="zh-CN"/>
                </w:rPr>
                <w:t>Transportation Category</w:t>
              </w:r>
            </w:ins>
          </w:p>
        </w:tc>
        <w:tc>
          <w:tcPr>
            <w:tcW w:w="6196" w:type="dxa"/>
            <w:tcBorders>
              <w:top w:val="nil"/>
              <w:left w:val="single" w:sz="4" w:space="0" w:color="000000"/>
              <w:bottom w:val="single" w:sz="4" w:space="0" w:color="000000"/>
              <w:right w:val="nil"/>
            </w:tcBorders>
            <w:vAlign w:val="center"/>
            <w:hideMark/>
          </w:tcPr>
          <w:p w14:paraId="5A22F26F" w14:textId="77777777" w:rsidR="003B1329" w:rsidRPr="003B1329" w:rsidRDefault="003B1329" w:rsidP="003B1329">
            <w:pPr>
              <w:spacing w:before="0"/>
              <w:rPr>
                <w:ins w:id="1020" w:author="Charlie Gu" w:date="2026-06-07T21:32:00Z" w16du:dateUtc="2026-06-07T13:32:00Z"/>
                <w:rFonts w:ascii="微软雅黑" w:eastAsia="微软雅黑" w:hAnsi="微软雅黑" w:cs="Calibri"/>
                <w:lang w:eastAsia="zh-CN"/>
              </w:rPr>
            </w:pPr>
            <w:ins w:id="1021" w:author="Charlie Gu" w:date="2026-06-07T21:32:00Z" w16du:dateUtc="2026-06-07T13:32:00Z">
              <w:r w:rsidRPr="003B1329">
                <w:rPr>
                  <w:rFonts w:ascii="微软雅黑" w:eastAsia="微软雅黑" w:hAnsi="微软雅黑" w:cs="Calibri"/>
                  <w:lang w:eastAsia="zh-CN"/>
                </w:rPr>
                <w:t>Need to support following transportation POI search recommendations (complex condition search): gas stations/charging stations/charging piles, service areas, etc., and need to distinguish from navigation intent.</w:t>
              </w:r>
              <w:r w:rsidRPr="003B1329">
                <w:rPr>
                  <w:rFonts w:ascii="微软雅黑" w:eastAsia="微软雅黑" w:hAnsi="微软雅黑" w:cs="Calibri"/>
                  <w:lang w:eastAsia="zh-CN"/>
                </w:rPr>
                <w:br/>
                <w:t>E.g.: search for service areas with toilets, recommend charging stations that don't have queues and are cheap, help me navigate to service area with available charging piles along the way, can the service area ahead charge</w:t>
              </w:r>
            </w:ins>
          </w:p>
        </w:tc>
      </w:tr>
      <w:tr w:rsidR="003B1329" w:rsidRPr="003B1329" w14:paraId="5F3262CF" w14:textId="77777777" w:rsidTr="003B1329">
        <w:trPr>
          <w:trHeight w:val="580"/>
          <w:ins w:id="1022" w:author="Charlie Gu" w:date="2026-06-07T21:32:00Z" w16du:dateUtc="2026-06-07T13:32:00Z"/>
        </w:trPr>
        <w:tc>
          <w:tcPr>
            <w:tcW w:w="427" w:type="dxa"/>
            <w:vMerge/>
            <w:tcBorders>
              <w:top w:val="nil"/>
              <w:left w:val="single" w:sz="4" w:space="0" w:color="000000"/>
              <w:bottom w:val="single" w:sz="4" w:space="0" w:color="000000"/>
              <w:right w:val="single" w:sz="4" w:space="0" w:color="000000"/>
            </w:tcBorders>
            <w:vAlign w:val="center"/>
            <w:hideMark/>
          </w:tcPr>
          <w:p w14:paraId="7553CA8A" w14:textId="77777777" w:rsidR="003B1329" w:rsidRPr="003B1329" w:rsidRDefault="003B1329" w:rsidP="003B1329">
            <w:pPr>
              <w:spacing w:before="0"/>
              <w:rPr>
                <w:ins w:id="1023" w:author="Charlie Gu" w:date="2026-06-07T21:32:00Z" w16du:dateUtc="2026-06-07T13:32:00Z"/>
                <w:rFonts w:ascii="微软雅黑" w:eastAsia="微软雅黑" w:hAnsi="微软雅黑" w:cs="Calibri"/>
                <w:b/>
                <w:bCs/>
                <w:lang w:eastAsia="zh-CN"/>
              </w:rPr>
            </w:pPr>
          </w:p>
        </w:tc>
        <w:tc>
          <w:tcPr>
            <w:tcW w:w="587" w:type="dxa"/>
            <w:vMerge/>
            <w:tcBorders>
              <w:top w:val="single" w:sz="4" w:space="0" w:color="000000"/>
              <w:left w:val="single" w:sz="4" w:space="0" w:color="000000"/>
              <w:bottom w:val="single" w:sz="4" w:space="0" w:color="000000"/>
              <w:right w:val="single" w:sz="4" w:space="0" w:color="000000"/>
            </w:tcBorders>
            <w:vAlign w:val="center"/>
            <w:hideMark/>
          </w:tcPr>
          <w:p w14:paraId="2A8E0386" w14:textId="77777777" w:rsidR="003B1329" w:rsidRPr="003B1329" w:rsidRDefault="003B1329" w:rsidP="003B1329">
            <w:pPr>
              <w:spacing w:before="0"/>
              <w:rPr>
                <w:ins w:id="1024" w:author="Charlie Gu" w:date="2026-06-07T21:32:00Z" w16du:dateUtc="2026-06-07T13:32:00Z"/>
                <w:rFonts w:ascii="微软雅黑" w:eastAsia="微软雅黑" w:hAnsi="微软雅黑" w:cs="Calibri"/>
                <w:lang w:eastAsia="zh-CN"/>
              </w:rPr>
            </w:pPr>
          </w:p>
        </w:tc>
        <w:tc>
          <w:tcPr>
            <w:tcW w:w="710" w:type="dxa"/>
            <w:vMerge/>
            <w:tcBorders>
              <w:top w:val="single" w:sz="4" w:space="0" w:color="000000"/>
              <w:left w:val="single" w:sz="4" w:space="0" w:color="000000"/>
              <w:bottom w:val="single" w:sz="4" w:space="0" w:color="000000"/>
              <w:right w:val="single" w:sz="4" w:space="0" w:color="000000"/>
            </w:tcBorders>
            <w:vAlign w:val="center"/>
            <w:hideMark/>
          </w:tcPr>
          <w:p w14:paraId="2529FB08" w14:textId="77777777" w:rsidR="003B1329" w:rsidRPr="003B1329" w:rsidRDefault="003B1329" w:rsidP="003B1329">
            <w:pPr>
              <w:spacing w:before="0"/>
              <w:rPr>
                <w:ins w:id="1025" w:author="Charlie Gu" w:date="2026-06-07T21:32:00Z" w16du:dateUtc="2026-06-07T13:32:00Z"/>
                <w:rFonts w:ascii="微软雅黑" w:eastAsia="微软雅黑" w:hAnsi="微软雅黑" w:cs="Calibri"/>
                <w:lang w:eastAsia="zh-CN"/>
              </w:rPr>
            </w:pPr>
          </w:p>
        </w:tc>
        <w:tc>
          <w:tcPr>
            <w:tcW w:w="710" w:type="dxa"/>
            <w:tcBorders>
              <w:top w:val="nil"/>
              <w:left w:val="nil"/>
              <w:bottom w:val="single" w:sz="4" w:space="0" w:color="000000"/>
              <w:right w:val="nil"/>
            </w:tcBorders>
            <w:vAlign w:val="center"/>
            <w:hideMark/>
          </w:tcPr>
          <w:p w14:paraId="56902318" w14:textId="77777777" w:rsidR="003B1329" w:rsidRPr="003B1329" w:rsidRDefault="003B1329" w:rsidP="003B1329">
            <w:pPr>
              <w:spacing w:before="0"/>
              <w:jc w:val="center"/>
              <w:rPr>
                <w:ins w:id="1026" w:author="Charlie Gu" w:date="2026-06-07T21:32:00Z" w16du:dateUtc="2026-06-07T13:32:00Z"/>
                <w:rFonts w:ascii="微软雅黑" w:eastAsia="微软雅黑" w:hAnsi="微软雅黑" w:cs="Calibri"/>
                <w:lang w:eastAsia="zh-CN"/>
              </w:rPr>
            </w:pPr>
            <w:ins w:id="1027" w:author="Charlie Gu" w:date="2026-06-07T21:32:00Z" w16du:dateUtc="2026-06-07T13:32:00Z">
              <w:r w:rsidRPr="003B1329">
                <w:rPr>
                  <w:rFonts w:ascii="微软雅黑" w:eastAsia="微软雅黑" w:hAnsi="微软雅黑" w:cs="Calibri"/>
                  <w:lang w:eastAsia="zh-CN"/>
                </w:rPr>
                <w:t>Accommodation Category</w:t>
              </w:r>
            </w:ins>
          </w:p>
        </w:tc>
        <w:tc>
          <w:tcPr>
            <w:tcW w:w="6196" w:type="dxa"/>
            <w:tcBorders>
              <w:top w:val="nil"/>
              <w:left w:val="single" w:sz="4" w:space="0" w:color="000000"/>
              <w:bottom w:val="single" w:sz="4" w:space="0" w:color="000000"/>
              <w:right w:val="nil"/>
            </w:tcBorders>
            <w:vAlign w:val="center"/>
            <w:hideMark/>
          </w:tcPr>
          <w:p w14:paraId="729F2A9B" w14:textId="77777777" w:rsidR="003B1329" w:rsidRPr="003B1329" w:rsidRDefault="003B1329" w:rsidP="003B1329">
            <w:pPr>
              <w:spacing w:before="0"/>
              <w:rPr>
                <w:ins w:id="1028" w:author="Charlie Gu" w:date="2026-06-07T21:32:00Z" w16du:dateUtc="2026-06-07T13:32:00Z"/>
                <w:rFonts w:ascii="微软雅黑" w:eastAsia="微软雅黑" w:hAnsi="微软雅黑" w:cs="Calibri"/>
                <w:lang w:eastAsia="zh-CN"/>
              </w:rPr>
            </w:pPr>
            <w:ins w:id="1029" w:author="Charlie Gu" w:date="2026-06-07T21:32:00Z" w16du:dateUtc="2026-06-07T13:32:00Z">
              <w:r w:rsidRPr="003B1329">
                <w:rPr>
                  <w:rFonts w:ascii="微软雅黑" w:eastAsia="微软雅黑" w:hAnsi="微软雅黑" w:cs="Calibri"/>
                  <w:lang w:eastAsia="zh-CN"/>
                </w:rPr>
                <w:t>Need to support following accommodation POI search recommendations (complex condition search): hotels, camping sites, etc., and need to distinguish from navigation intent.</w:t>
              </w:r>
              <w:r w:rsidRPr="003B1329">
                <w:rPr>
                  <w:rFonts w:ascii="微软雅黑" w:eastAsia="微软雅黑" w:hAnsi="微软雅黑" w:cs="Calibri"/>
                  <w:lang w:eastAsia="zh-CN"/>
                </w:rPr>
                <w:br/>
                <w:t>E.g.: recommend some internet-famous check-in hotels</w:t>
              </w:r>
            </w:ins>
          </w:p>
        </w:tc>
      </w:tr>
      <w:tr w:rsidR="003B1329" w:rsidRPr="003B1329" w14:paraId="282D2C10" w14:textId="77777777" w:rsidTr="003B1329">
        <w:trPr>
          <w:trHeight w:val="870"/>
          <w:ins w:id="1030" w:author="Charlie Gu" w:date="2026-06-07T21:32:00Z" w16du:dateUtc="2026-06-07T13:32:00Z"/>
        </w:trPr>
        <w:tc>
          <w:tcPr>
            <w:tcW w:w="427" w:type="dxa"/>
            <w:vMerge/>
            <w:tcBorders>
              <w:top w:val="nil"/>
              <w:left w:val="single" w:sz="4" w:space="0" w:color="000000"/>
              <w:bottom w:val="single" w:sz="4" w:space="0" w:color="000000"/>
              <w:right w:val="single" w:sz="4" w:space="0" w:color="000000"/>
            </w:tcBorders>
            <w:vAlign w:val="center"/>
            <w:hideMark/>
          </w:tcPr>
          <w:p w14:paraId="2B058B9F" w14:textId="77777777" w:rsidR="003B1329" w:rsidRPr="003B1329" w:rsidRDefault="003B1329" w:rsidP="003B1329">
            <w:pPr>
              <w:spacing w:before="0"/>
              <w:rPr>
                <w:ins w:id="1031" w:author="Charlie Gu" w:date="2026-06-07T21:32:00Z" w16du:dateUtc="2026-06-07T13:32:00Z"/>
                <w:rFonts w:ascii="微软雅黑" w:eastAsia="微软雅黑" w:hAnsi="微软雅黑" w:cs="Calibri"/>
                <w:b/>
                <w:bCs/>
                <w:lang w:eastAsia="zh-CN"/>
              </w:rPr>
            </w:pPr>
          </w:p>
        </w:tc>
        <w:tc>
          <w:tcPr>
            <w:tcW w:w="587" w:type="dxa"/>
            <w:vMerge/>
            <w:tcBorders>
              <w:top w:val="single" w:sz="4" w:space="0" w:color="000000"/>
              <w:left w:val="single" w:sz="4" w:space="0" w:color="000000"/>
              <w:bottom w:val="single" w:sz="4" w:space="0" w:color="000000"/>
              <w:right w:val="single" w:sz="4" w:space="0" w:color="000000"/>
            </w:tcBorders>
            <w:vAlign w:val="center"/>
            <w:hideMark/>
          </w:tcPr>
          <w:p w14:paraId="0ECA263C" w14:textId="77777777" w:rsidR="003B1329" w:rsidRPr="003B1329" w:rsidRDefault="003B1329" w:rsidP="003B1329">
            <w:pPr>
              <w:spacing w:before="0"/>
              <w:rPr>
                <w:ins w:id="1032" w:author="Charlie Gu" w:date="2026-06-07T21:32:00Z" w16du:dateUtc="2026-06-07T13:32:00Z"/>
                <w:rFonts w:ascii="微软雅黑" w:eastAsia="微软雅黑" w:hAnsi="微软雅黑" w:cs="Calibri"/>
                <w:lang w:eastAsia="zh-CN"/>
              </w:rPr>
            </w:pPr>
          </w:p>
        </w:tc>
        <w:tc>
          <w:tcPr>
            <w:tcW w:w="710" w:type="dxa"/>
            <w:vMerge/>
            <w:tcBorders>
              <w:top w:val="single" w:sz="4" w:space="0" w:color="000000"/>
              <w:left w:val="single" w:sz="4" w:space="0" w:color="000000"/>
              <w:bottom w:val="single" w:sz="4" w:space="0" w:color="000000"/>
              <w:right w:val="single" w:sz="4" w:space="0" w:color="000000"/>
            </w:tcBorders>
            <w:vAlign w:val="center"/>
            <w:hideMark/>
          </w:tcPr>
          <w:p w14:paraId="7C298C9B" w14:textId="77777777" w:rsidR="003B1329" w:rsidRPr="003B1329" w:rsidRDefault="003B1329" w:rsidP="003B1329">
            <w:pPr>
              <w:spacing w:before="0"/>
              <w:rPr>
                <w:ins w:id="1033" w:author="Charlie Gu" w:date="2026-06-07T21:32:00Z" w16du:dateUtc="2026-06-07T13:32:00Z"/>
                <w:rFonts w:ascii="微软雅黑" w:eastAsia="微软雅黑" w:hAnsi="微软雅黑" w:cs="Calibri"/>
                <w:lang w:eastAsia="zh-CN"/>
              </w:rPr>
            </w:pPr>
          </w:p>
        </w:tc>
        <w:tc>
          <w:tcPr>
            <w:tcW w:w="710" w:type="dxa"/>
            <w:tcBorders>
              <w:top w:val="nil"/>
              <w:left w:val="nil"/>
              <w:bottom w:val="single" w:sz="4" w:space="0" w:color="000000"/>
              <w:right w:val="nil"/>
            </w:tcBorders>
            <w:vAlign w:val="center"/>
            <w:hideMark/>
          </w:tcPr>
          <w:p w14:paraId="61041B14" w14:textId="77777777" w:rsidR="003B1329" w:rsidRPr="003B1329" w:rsidRDefault="003B1329" w:rsidP="003B1329">
            <w:pPr>
              <w:spacing w:before="0"/>
              <w:jc w:val="center"/>
              <w:rPr>
                <w:ins w:id="1034" w:author="Charlie Gu" w:date="2026-06-07T21:32:00Z" w16du:dateUtc="2026-06-07T13:32:00Z"/>
                <w:rFonts w:ascii="微软雅黑" w:eastAsia="微软雅黑" w:hAnsi="微软雅黑" w:cs="Calibri"/>
                <w:lang w:eastAsia="zh-CN"/>
              </w:rPr>
            </w:pPr>
            <w:ins w:id="1035" w:author="Charlie Gu" w:date="2026-06-07T21:32:00Z" w16du:dateUtc="2026-06-07T13:32:00Z">
              <w:r w:rsidRPr="003B1329">
                <w:rPr>
                  <w:rFonts w:ascii="微软雅黑" w:eastAsia="微软雅黑" w:hAnsi="微软雅黑" w:cs="Calibri"/>
                  <w:lang w:eastAsia="zh-CN"/>
                </w:rPr>
                <w:t>Leisure &amp; Entertainment Category</w:t>
              </w:r>
            </w:ins>
          </w:p>
        </w:tc>
        <w:tc>
          <w:tcPr>
            <w:tcW w:w="6196" w:type="dxa"/>
            <w:tcBorders>
              <w:top w:val="nil"/>
              <w:left w:val="single" w:sz="4" w:space="0" w:color="000000"/>
              <w:bottom w:val="single" w:sz="4" w:space="0" w:color="000000"/>
              <w:right w:val="nil"/>
            </w:tcBorders>
            <w:vAlign w:val="center"/>
            <w:hideMark/>
          </w:tcPr>
          <w:p w14:paraId="758FC95F" w14:textId="77777777" w:rsidR="003B1329" w:rsidRPr="003B1329" w:rsidRDefault="003B1329" w:rsidP="003B1329">
            <w:pPr>
              <w:spacing w:before="0"/>
              <w:rPr>
                <w:ins w:id="1036" w:author="Charlie Gu" w:date="2026-06-07T21:32:00Z" w16du:dateUtc="2026-06-07T13:32:00Z"/>
                <w:rFonts w:ascii="微软雅黑" w:eastAsia="微软雅黑" w:hAnsi="微软雅黑" w:cs="Calibri"/>
                <w:lang w:eastAsia="zh-CN"/>
              </w:rPr>
            </w:pPr>
            <w:ins w:id="1037" w:author="Charlie Gu" w:date="2026-06-07T21:32:00Z" w16du:dateUtc="2026-06-07T13:32:00Z">
              <w:r w:rsidRPr="003B1329">
                <w:rPr>
                  <w:rFonts w:ascii="微软雅黑" w:eastAsia="微软雅黑" w:hAnsi="微软雅黑" w:cs="Calibri"/>
                  <w:lang w:eastAsia="zh-CN"/>
                </w:rPr>
                <w:t>Need to support following leisure &amp; entertainment POI search recommendations (complex condition search): attractions/parks, malls/shopping centers, cinemas, KTV/bars/hot springs/SPA, etc., and need to distinguish from navigation intent.</w:t>
              </w:r>
              <w:r w:rsidRPr="003B1329">
                <w:rPr>
                  <w:rFonts w:ascii="微软雅黑" w:eastAsia="微软雅黑" w:hAnsi="微软雅黑" w:cs="Calibri"/>
                  <w:lang w:eastAsia="zh-CN"/>
                </w:rPr>
                <w:br/>
                <w:t>E.g.: recommend a bar suitable for gathering to watch sports</w:t>
              </w:r>
            </w:ins>
          </w:p>
        </w:tc>
      </w:tr>
      <w:tr w:rsidR="003B1329" w:rsidRPr="003B1329" w14:paraId="7415BC4A" w14:textId="77777777" w:rsidTr="003B1329">
        <w:trPr>
          <w:trHeight w:val="580"/>
          <w:ins w:id="1038" w:author="Charlie Gu" w:date="2026-06-07T21:32:00Z" w16du:dateUtc="2026-06-07T13:32:00Z"/>
        </w:trPr>
        <w:tc>
          <w:tcPr>
            <w:tcW w:w="427" w:type="dxa"/>
            <w:vMerge/>
            <w:tcBorders>
              <w:top w:val="nil"/>
              <w:left w:val="single" w:sz="4" w:space="0" w:color="000000"/>
              <w:bottom w:val="single" w:sz="4" w:space="0" w:color="000000"/>
              <w:right w:val="single" w:sz="4" w:space="0" w:color="000000"/>
            </w:tcBorders>
            <w:vAlign w:val="center"/>
            <w:hideMark/>
          </w:tcPr>
          <w:p w14:paraId="680020AD" w14:textId="77777777" w:rsidR="003B1329" w:rsidRPr="003B1329" w:rsidRDefault="003B1329" w:rsidP="003B1329">
            <w:pPr>
              <w:spacing w:before="0"/>
              <w:rPr>
                <w:ins w:id="1039" w:author="Charlie Gu" w:date="2026-06-07T21:32:00Z" w16du:dateUtc="2026-06-07T13:32:00Z"/>
                <w:rFonts w:ascii="微软雅黑" w:eastAsia="微软雅黑" w:hAnsi="微软雅黑" w:cs="Calibri"/>
                <w:b/>
                <w:bCs/>
                <w:lang w:eastAsia="zh-CN"/>
              </w:rPr>
            </w:pPr>
          </w:p>
        </w:tc>
        <w:tc>
          <w:tcPr>
            <w:tcW w:w="587" w:type="dxa"/>
            <w:vMerge/>
            <w:tcBorders>
              <w:top w:val="single" w:sz="4" w:space="0" w:color="000000"/>
              <w:left w:val="single" w:sz="4" w:space="0" w:color="000000"/>
              <w:bottom w:val="single" w:sz="4" w:space="0" w:color="000000"/>
              <w:right w:val="single" w:sz="4" w:space="0" w:color="000000"/>
            </w:tcBorders>
            <w:vAlign w:val="center"/>
            <w:hideMark/>
          </w:tcPr>
          <w:p w14:paraId="67F275E5" w14:textId="77777777" w:rsidR="003B1329" w:rsidRPr="003B1329" w:rsidRDefault="003B1329" w:rsidP="003B1329">
            <w:pPr>
              <w:spacing w:before="0"/>
              <w:rPr>
                <w:ins w:id="1040" w:author="Charlie Gu" w:date="2026-06-07T21:32:00Z" w16du:dateUtc="2026-06-07T13:32:00Z"/>
                <w:rFonts w:ascii="微软雅黑" w:eastAsia="微软雅黑" w:hAnsi="微软雅黑" w:cs="Calibri"/>
                <w:lang w:eastAsia="zh-CN"/>
              </w:rPr>
            </w:pPr>
          </w:p>
        </w:tc>
        <w:tc>
          <w:tcPr>
            <w:tcW w:w="710" w:type="dxa"/>
            <w:vMerge/>
            <w:tcBorders>
              <w:top w:val="single" w:sz="4" w:space="0" w:color="000000"/>
              <w:left w:val="single" w:sz="4" w:space="0" w:color="000000"/>
              <w:bottom w:val="single" w:sz="4" w:space="0" w:color="000000"/>
              <w:right w:val="single" w:sz="4" w:space="0" w:color="000000"/>
            </w:tcBorders>
            <w:vAlign w:val="center"/>
            <w:hideMark/>
          </w:tcPr>
          <w:p w14:paraId="5BA1C55B" w14:textId="77777777" w:rsidR="003B1329" w:rsidRPr="003B1329" w:rsidRDefault="003B1329" w:rsidP="003B1329">
            <w:pPr>
              <w:spacing w:before="0"/>
              <w:rPr>
                <w:ins w:id="1041" w:author="Charlie Gu" w:date="2026-06-07T21:32:00Z" w16du:dateUtc="2026-06-07T13:32:00Z"/>
                <w:rFonts w:ascii="微软雅黑" w:eastAsia="微软雅黑" w:hAnsi="微软雅黑" w:cs="Calibri"/>
                <w:lang w:eastAsia="zh-CN"/>
              </w:rPr>
            </w:pPr>
          </w:p>
        </w:tc>
        <w:tc>
          <w:tcPr>
            <w:tcW w:w="710" w:type="dxa"/>
            <w:tcBorders>
              <w:top w:val="nil"/>
              <w:left w:val="nil"/>
              <w:bottom w:val="single" w:sz="4" w:space="0" w:color="000000"/>
              <w:right w:val="nil"/>
            </w:tcBorders>
            <w:vAlign w:val="center"/>
            <w:hideMark/>
          </w:tcPr>
          <w:p w14:paraId="681D14DD" w14:textId="77777777" w:rsidR="003B1329" w:rsidRPr="003B1329" w:rsidRDefault="003B1329" w:rsidP="003B1329">
            <w:pPr>
              <w:spacing w:before="0"/>
              <w:jc w:val="center"/>
              <w:rPr>
                <w:ins w:id="1042" w:author="Charlie Gu" w:date="2026-06-07T21:32:00Z" w16du:dateUtc="2026-06-07T13:32:00Z"/>
                <w:rFonts w:ascii="微软雅黑" w:eastAsia="微软雅黑" w:hAnsi="微软雅黑" w:cs="Calibri"/>
                <w:lang w:eastAsia="zh-CN"/>
              </w:rPr>
            </w:pPr>
            <w:ins w:id="1043" w:author="Charlie Gu" w:date="2026-06-07T21:32:00Z" w16du:dateUtc="2026-06-07T13:32:00Z">
              <w:r w:rsidRPr="003B1329">
                <w:rPr>
                  <w:rFonts w:ascii="微软雅黑" w:eastAsia="微软雅黑" w:hAnsi="微软雅黑" w:cs="Calibri"/>
                  <w:lang w:eastAsia="zh-CN"/>
                </w:rPr>
                <w:t>Vehicle Service Category</w:t>
              </w:r>
            </w:ins>
          </w:p>
        </w:tc>
        <w:tc>
          <w:tcPr>
            <w:tcW w:w="6196" w:type="dxa"/>
            <w:tcBorders>
              <w:top w:val="nil"/>
              <w:left w:val="single" w:sz="4" w:space="0" w:color="000000"/>
              <w:bottom w:val="single" w:sz="4" w:space="0" w:color="000000"/>
              <w:right w:val="nil"/>
            </w:tcBorders>
            <w:vAlign w:val="center"/>
            <w:hideMark/>
          </w:tcPr>
          <w:p w14:paraId="3EB65633" w14:textId="77777777" w:rsidR="003B1329" w:rsidRPr="003B1329" w:rsidRDefault="003B1329" w:rsidP="003B1329">
            <w:pPr>
              <w:spacing w:before="0"/>
              <w:rPr>
                <w:ins w:id="1044" w:author="Charlie Gu" w:date="2026-06-07T21:32:00Z" w16du:dateUtc="2026-06-07T13:32:00Z"/>
                <w:rFonts w:ascii="微软雅黑" w:eastAsia="微软雅黑" w:hAnsi="微软雅黑" w:cs="Calibri"/>
                <w:lang w:eastAsia="zh-CN"/>
              </w:rPr>
            </w:pPr>
            <w:ins w:id="1045" w:author="Charlie Gu" w:date="2026-06-07T21:32:00Z" w16du:dateUtc="2026-06-07T13:32:00Z">
              <w:r w:rsidRPr="003B1329">
                <w:rPr>
                  <w:rFonts w:ascii="微软雅黑" w:eastAsia="微软雅黑" w:hAnsi="微软雅黑" w:cs="Calibri"/>
                  <w:lang w:eastAsia="zh-CN"/>
                </w:rPr>
                <w:t>Need to support following vehicle service POI search recommendations (complex condition search): 4S shops, car wash shops, auto beauty shops, etc., and need to distinguish from navigation intent.</w:t>
              </w:r>
              <w:r w:rsidRPr="003B1329">
                <w:rPr>
                  <w:rFonts w:ascii="微软雅黑" w:eastAsia="微软雅黑" w:hAnsi="微软雅黑" w:cs="Calibri"/>
                  <w:lang w:eastAsia="zh-CN"/>
                </w:rPr>
                <w:br/>
                <w:t>E.g.: I want to change car wrap, find a shop that does good wraps, find a quick car wash shop near York Way</w:t>
              </w:r>
            </w:ins>
          </w:p>
        </w:tc>
      </w:tr>
      <w:tr w:rsidR="003B1329" w:rsidRPr="003B1329" w14:paraId="51BC97CD" w14:textId="77777777" w:rsidTr="003B1329">
        <w:trPr>
          <w:trHeight w:val="580"/>
          <w:ins w:id="1046" w:author="Charlie Gu" w:date="2026-06-07T21:32:00Z" w16du:dateUtc="2026-06-07T13:32:00Z"/>
        </w:trPr>
        <w:tc>
          <w:tcPr>
            <w:tcW w:w="427" w:type="dxa"/>
            <w:vMerge/>
            <w:tcBorders>
              <w:top w:val="nil"/>
              <w:left w:val="single" w:sz="4" w:space="0" w:color="000000"/>
              <w:bottom w:val="single" w:sz="4" w:space="0" w:color="000000"/>
              <w:right w:val="single" w:sz="4" w:space="0" w:color="000000"/>
            </w:tcBorders>
            <w:vAlign w:val="center"/>
            <w:hideMark/>
          </w:tcPr>
          <w:p w14:paraId="00E553F4" w14:textId="77777777" w:rsidR="003B1329" w:rsidRPr="003B1329" w:rsidRDefault="003B1329" w:rsidP="003B1329">
            <w:pPr>
              <w:spacing w:before="0"/>
              <w:rPr>
                <w:ins w:id="1047" w:author="Charlie Gu" w:date="2026-06-07T21:32:00Z" w16du:dateUtc="2026-06-07T13:32:00Z"/>
                <w:rFonts w:ascii="微软雅黑" w:eastAsia="微软雅黑" w:hAnsi="微软雅黑" w:cs="Calibri"/>
                <w:b/>
                <w:bCs/>
                <w:lang w:eastAsia="zh-CN"/>
              </w:rPr>
            </w:pPr>
          </w:p>
        </w:tc>
        <w:tc>
          <w:tcPr>
            <w:tcW w:w="587" w:type="dxa"/>
            <w:vMerge/>
            <w:tcBorders>
              <w:top w:val="single" w:sz="4" w:space="0" w:color="000000"/>
              <w:left w:val="single" w:sz="4" w:space="0" w:color="000000"/>
              <w:bottom w:val="single" w:sz="4" w:space="0" w:color="000000"/>
              <w:right w:val="single" w:sz="4" w:space="0" w:color="000000"/>
            </w:tcBorders>
            <w:vAlign w:val="center"/>
            <w:hideMark/>
          </w:tcPr>
          <w:p w14:paraId="78D26EDC" w14:textId="77777777" w:rsidR="003B1329" w:rsidRPr="003B1329" w:rsidRDefault="003B1329" w:rsidP="003B1329">
            <w:pPr>
              <w:spacing w:before="0"/>
              <w:rPr>
                <w:ins w:id="1048" w:author="Charlie Gu" w:date="2026-06-07T21:32:00Z" w16du:dateUtc="2026-06-07T13:32:00Z"/>
                <w:rFonts w:ascii="微软雅黑" w:eastAsia="微软雅黑" w:hAnsi="微软雅黑" w:cs="Calibri"/>
                <w:lang w:eastAsia="zh-CN"/>
              </w:rPr>
            </w:pPr>
          </w:p>
        </w:tc>
        <w:tc>
          <w:tcPr>
            <w:tcW w:w="710" w:type="dxa"/>
            <w:vMerge/>
            <w:tcBorders>
              <w:top w:val="single" w:sz="4" w:space="0" w:color="000000"/>
              <w:left w:val="single" w:sz="4" w:space="0" w:color="000000"/>
              <w:bottom w:val="single" w:sz="4" w:space="0" w:color="000000"/>
              <w:right w:val="single" w:sz="4" w:space="0" w:color="000000"/>
            </w:tcBorders>
            <w:vAlign w:val="center"/>
            <w:hideMark/>
          </w:tcPr>
          <w:p w14:paraId="3BF3E91B" w14:textId="77777777" w:rsidR="003B1329" w:rsidRPr="003B1329" w:rsidRDefault="003B1329" w:rsidP="003B1329">
            <w:pPr>
              <w:spacing w:before="0"/>
              <w:rPr>
                <w:ins w:id="1049" w:author="Charlie Gu" w:date="2026-06-07T21:32:00Z" w16du:dateUtc="2026-06-07T13:32:00Z"/>
                <w:rFonts w:ascii="微软雅黑" w:eastAsia="微软雅黑" w:hAnsi="微软雅黑" w:cs="Calibri"/>
                <w:lang w:eastAsia="zh-CN"/>
              </w:rPr>
            </w:pPr>
          </w:p>
        </w:tc>
        <w:tc>
          <w:tcPr>
            <w:tcW w:w="710" w:type="dxa"/>
            <w:tcBorders>
              <w:top w:val="nil"/>
              <w:left w:val="nil"/>
              <w:bottom w:val="single" w:sz="4" w:space="0" w:color="000000"/>
              <w:right w:val="nil"/>
            </w:tcBorders>
            <w:vAlign w:val="center"/>
            <w:hideMark/>
          </w:tcPr>
          <w:p w14:paraId="17428781" w14:textId="77777777" w:rsidR="003B1329" w:rsidRPr="003B1329" w:rsidRDefault="003B1329" w:rsidP="003B1329">
            <w:pPr>
              <w:spacing w:before="0"/>
              <w:jc w:val="center"/>
              <w:rPr>
                <w:ins w:id="1050" w:author="Charlie Gu" w:date="2026-06-07T21:32:00Z" w16du:dateUtc="2026-06-07T13:32:00Z"/>
                <w:rFonts w:ascii="微软雅黑" w:eastAsia="微软雅黑" w:hAnsi="微软雅黑" w:cs="Calibri"/>
                <w:lang w:eastAsia="zh-CN"/>
              </w:rPr>
            </w:pPr>
            <w:ins w:id="1051" w:author="Charlie Gu" w:date="2026-06-07T21:32:00Z" w16du:dateUtc="2026-06-07T13:32:00Z">
              <w:r w:rsidRPr="003B1329">
                <w:rPr>
                  <w:rFonts w:ascii="微软雅黑" w:eastAsia="微软雅黑" w:hAnsi="微软雅黑" w:cs="Calibri"/>
                  <w:lang w:eastAsia="zh-CN"/>
                </w:rPr>
                <w:t>Public Service Category</w:t>
              </w:r>
            </w:ins>
          </w:p>
        </w:tc>
        <w:tc>
          <w:tcPr>
            <w:tcW w:w="6196" w:type="dxa"/>
            <w:tcBorders>
              <w:top w:val="nil"/>
              <w:left w:val="single" w:sz="4" w:space="0" w:color="000000"/>
              <w:bottom w:val="single" w:sz="4" w:space="0" w:color="000000"/>
              <w:right w:val="nil"/>
            </w:tcBorders>
            <w:vAlign w:val="center"/>
            <w:hideMark/>
          </w:tcPr>
          <w:p w14:paraId="6E551968" w14:textId="77777777" w:rsidR="003B1329" w:rsidRPr="003B1329" w:rsidRDefault="003B1329" w:rsidP="003B1329">
            <w:pPr>
              <w:spacing w:before="0"/>
              <w:rPr>
                <w:ins w:id="1052" w:author="Charlie Gu" w:date="2026-06-07T21:32:00Z" w16du:dateUtc="2026-06-07T13:32:00Z"/>
                <w:rFonts w:ascii="微软雅黑" w:eastAsia="微软雅黑" w:hAnsi="微软雅黑" w:cs="Calibri"/>
                <w:lang w:eastAsia="zh-CN"/>
              </w:rPr>
            </w:pPr>
            <w:ins w:id="1053" w:author="Charlie Gu" w:date="2026-06-07T21:32:00Z" w16du:dateUtc="2026-06-07T13:32:00Z">
              <w:r w:rsidRPr="003B1329">
                <w:rPr>
                  <w:rFonts w:ascii="微软雅黑" w:eastAsia="微软雅黑" w:hAnsi="微软雅黑" w:cs="Calibri"/>
                  <w:lang w:eastAsia="zh-CN"/>
                </w:rPr>
                <w:t>Need to support following public service POI search recommendations (complex condition search): hospitals, clinics, public toilets, etc., and need to distinguish from navigation intent.</w:t>
              </w:r>
              <w:r w:rsidRPr="003B1329">
                <w:rPr>
                  <w:rFonts w:ascii="微软雅黑" w:eastAsia="微软雅黑" w:hAnsi="微软雅黑" w:cs="Calibri"/>
                  <w:lang w:eastAsia="zh-CN"/>
                </w:rPr>
                <w:br/>
                <w:t>E.g.: are there any cheap express delivery points for large packages</w:t>
              </w:r>
            </w:ins>
          </w:p>
        </w:tc>
      </w:tr>
      <w:tr w:rsidR="003B1329" w:rsidRPr="003B1329" w14:paraId="4ABE9638" w14:textId="77777777" w:rsidTr="003B1329">
        <w:trPr>
          <w:trHeight w:val="1160"/>
          <w:ins w:id="1054" w:author="Charlie Gu" w:date="2026-06-07T21:32:00Z" w16du:dateUtc="2026-06-07T13:32:00Z"/>
        </w:trPr>
        <w:tc>
          <w:tcPr>
            <w:tcW w:w="427" w:type="dxa"/>
            <w:vMerge/>
            <w:tcBorders>
              <w:top w:val="nil"/>
              <w:left w:val="single" w:sz="4" w:space="0" w:color="000000"/>
              <w:bottom w:val="single" w:sz="4" w:space="0" w:color="000000"/>
              <w:right w:val="single" w:sz="4" w:space="0" w:color="000000"/>
            </w:tcBorders>
            <w:vAlign w:val="center"/>
            <w:hideMark/>
          </w:tcPr>
          <w:p w14:paraId="4B187867" w14:textId="77777777" w:rsidR="003B1329" w:rsidRPr="003B1329" w:rsidRDefault="003B1329" w:rsidP="003B1329">
            <w:pPr>
              <w:spacing w:before="0"/>
              <w:rPr>
                <w:ins w:id="1055" w:author="Charlie Gu" w:date="2026-06-07T21:32:00Z" w16du:dateUtc="2026-06-07T13:32:00Z"/>
                <w:rFonts w:ascii="微软雅黑" w:eastAsia="微软雅黑" w:hAnsi="微软雅黑" w:cs="Calibri"/>
                <w:b/>
                <w:bCs/>
                <w:lang w:eastAsia="zh-CN"/>
              </w:rPr>
            </w:pPr>
          </w:p>
        </w:tc>
        <w:tc>
          <w:tcPr>
            <w:tcW w:w="587" w:type="dxa"/>
            <w:vMerge/>
            <w:tcBorders>
              <w:top w:val="single" w:sz="4" w:space="0" w:color="000000"/>
              <w:left w:val="single" w:sz="4" w:space="0" w:color="000000"/>
              <w:bottom w:val="single" w:sz="4" w:space="0" w:color="000000"/>
              <w:right w:val="single" w:sz="4" w:space="0" w:color="000000"/>
            </w:tcBorders>
            <w:vAlign w:val="center"/>
            <w:hideMark/>
          </w:tcPr>
          <w:p w14:paraId="04CFD499" w14:textId="77777777" w:rsidR="003B1329" w:rsidRPr="003B1329" w:rsidRDefault="003B1329" w:rsidP="003B1329">
            <w:pPr>
              <w:spacing w:before="0"/>
              <w:rPr>
                <w:ins w:id="1056" w:author="Charlie Gu" w:date="2026-06-07T21:32:00Z" w16du:dateUtc="2026-06-07T13:32:00Z"/>
                <w:rFonts w:ascii="微软雅黑" w:eastAsia="微软雅黑" w:hAnsi="微软雅黑" w:cs="Calibri"/>
                <w:lang w:eastAsia="zh-CN"/>
              </w:rPr>
            </w:pPr>
          </w:p>
        </w:tc>
        <w:tc>
          <w:tcPr>
            <w:tcW w:w="710" w:type="dxa"/>
            <w:vMerge w:val="restart"/>
            <w:tcBorders>
              <w:top w:val="nil"/>
              <w:left w:val="single" w:sz="4" w:space="0" w:color="000000"/>
              <w:bottom w:val="single" w:sz="4" w:space="0" w:color="000000"/>
              <w:right w:val="single" w:sz="4" w:space="0" w:color="000000"/>
            </w:tcBorders>
            <w:vAlign w:val="center"/>
            <w:hideMark/>
          </w:tcPr>
          <w:p w14:paraId="341BA881" w14:textId="77777777" w:rsidR="003B1329" w:rsidRPr="003B1329" w:rsidRDefault="003B1329" w:rsidP="003B1329">
            <w:pPr>
              <w:spacing w:before="0"/>
              <w:jc w:val="center"/>
              <w:rPr>
                <w:ins w:id="1057" w:author="Charlie Gu" w:date="2026-06-07T21:32:00Z" w16du:dateUtc="2026-06-07T13:32:00Z"/>
                <w:rFonts w:ascii="微软雅黑" w:eastAsia="微软雅黑" w:hAnsi="微软雅黑" w:cs="Calibri"/>
                <w:lang w:eastAsia="zh-CN"/>
              </w:rPr>
            </w:pPr>
            <w:ins w:id="1058" w:author="Charlie Gu" w:date="2026-06-07T21:32:00Z" w16du:dateUtc="2026-06-07T13:32:00Z">
              <w:r w:rsidRPr="003B1329">
                <w:rPr>
                  <w:rFonts w:ascii="微软雅黑" w:eastAsia="微软雅黑" w:hAnsi="微软雅黑" w:cs="Calibri"/>
                  <w:lang w:eastAsia="zh-CN"/>
                </w:rPr>
                <w:t>POI Information Q&amp;A</w:t>
              </w:r>
            </w:ins>
          </w:p>
        </w:tc>
        <w:tc>
          <w:tcPr>
            <w:tcW w:w="710" w:type="dxa"/>
            <w:tcBorders>
              <w:top w:val="nil"/>
              <w:left w:val="nil"/>
              <w:bottom w:val="single" w:sz="4" w:space="0" w:color="000000"/>
              <w:right w:val="nil"/>
            </w:tcBorders>
            <w:vAlign w:val="center"/>
            <w:hideMark/>
          </w:tcPr>
          <w:p w14:paraId="241C3C2D" w14:textId="77777777" w:rsidR="003B1329" w:rsidRPr="003B1329" w:rsidRDefault="003B1329" w:rsidP="003B1329">
            <w:pPr>
              <w:spacing w:before="0"/>
              <w:jc w:val="center"/>
              <w:rPr>
                <w:ins w:id="1059" w:author="Charlie Gu" w:date="2026-06-07T21:32:00Z" w16du:dateUtc="2026-06-07T13:32:00Z"/>
                <w:rFonts w:ascii="微软雅黑" w:eastAsia="微软雅黑" w:hAnsi="微软雅黑" w:cs="Calibri"/>
                <w:lang w:eastAsia="zh-CN"/>
              </w:rPr>
            </w:pPr>
            <w:ins w:id="1060" w:author="Charlie Gu" w:date="2026-06-07T21:32:00Z" w16du:dateUtc="2026-06-07T13:32:00Z">
              <w:r w:rsidRPr="003B1329">
                <w:rPr>
                  <w:rFonts w:ascii="微软雅黑" w:eastAsia="微软雅黑" w:hAnsi="微软雅黑" w:cs="Calibri"/>
                  <w:lang w:eastAsia="zh-CN"/>
                </w:rPr>
                <w:t>Transportation Category</w:t>
              </w:r>
            </w:ins>
          </w:p>
        </w:tc>
        <w:tc>
          <w:tcPr>
            <w:tcW w:w="6196" w:type="dxa"/>
            <w:tcBorders>
              <w:top w:val="nil"/>
              <w:left w:val="single" w:sz="4" w:space="0" w:color="000000"/>
              <w:bottom w:val="single" w:sz="4" w:space="0" w:color="000000"/>
              <w:right w:val="nil"/>
            </w:tcBorders>
            <w:vAlign w:val="center"/>
            <w:hideMark/>
          </w:tcPr>
          <w:p w14:paraId="6A3D3F9F" w14:textId="77777777" w:rsidR="003B1329" w:rsidRPr="003B1329" w:rsidRDefault="003B1329" w:rsidP="003B1329">
            <w:pPr>
              <w:spacing w:before="0"/>
              <w:rPr>
                <w:ins w:id="1061" w:author="Charlie Gu" w:date="2026-06-07T21:32:00Z" w16du:dateUtc="2026-06-07T13:32:00Z"/>
                <w:rFonts w:ascii="微软雅黑" w:eastAsia="微软雅黑" w:hAnsi="微软雅黑" w:cs="Calibri"/>
                <w:lang w:eastAsia="zh-CN"/>
              </w:rPr>
            </w:pPr>
            <w:ins w:id="1062" w:author="Charlie Gu" w:date="2026-06-07T21:32:00Z" w16du:dateUtc="2026-06-07T13:32:00Z">
              <w:r w:rsidRPr="003B1329">
                <w:rPr>
                  <w:rFonts w:ascii="微软雅黑" w:eastAsia="微软雅黑" w:hAnsi="微软雅黑" w:cs="Calibri"/>
                  <w:lang w:eastAsia="zh-CN"/>
                </w:rPr>
                <w:t>Parking lot: parking info, pricing standards, suitable car types, space count, real-time available spaces, queue info</w:t>
              </w:r>
              <w:r w:rsidRPr="003B1329">
                <w:rPr>
                  <w:rFonts w:ascii="微软雅黑" w:eastAsia="微软雅黑" w:hAnsi="微软雅黑" w:cs="Calibri"/>
                  <w:lang w:eastAsia="zh-CN"/>
                </w:rPr>
                <w:br/>
                <w:t>Service area: service facilities</w:t>
              </w:r>
              <w:r w:rsidRPr="003B1329">
                <w:rPr>
                  <w:rFonts w:ascii="微软雅黑" w:eastAsia="微软雅黑" w:hAnsi="微软雅黑" w:cs="Calibri"/>
                  <w:lang w:eastAsia="zh-CN"/>
                </w:rPr>
                <w:br/>
                <w:t>Charging station: service facilities, brand, price, available chargers, queue info</w:t>
              </w:r>
              <w:r w:rsidRPr="003B1329">
                <w:rPr>
                  <w:rFonts w:ascii="微软雅黑" w:eastAsia="微软雅黑" w:hAnsi="微软雅黑" w:cs="Calibri"/>
                  <w:lang w:eastAsia="zh-CN"/>
                </w:rPr>
                <w:br/>
                <w:t>Gas station: service facilities, brand, fuel grades, queue info</w:t>
              </w:r>
            </w:ins>
          </w:p>
        </w:tc>
      </w:tr>
      <w:tr w:rsidR="003B1329" w:rsidRPr="003B1329" w14:paraId="350292DF" w14:textId="77777777" w:rsidTr="003B1329">
        <w:trPr>
          <w:trHeight w:val="290"/>
          <w:ins w:id="1063" w:author="Charlie Gu" w:date="2026-06-07T21:32:00Z" w16du:dateUtc="2026-06-07T13:32:00Z"/>
        </w:trPr>
        <w:tc>
          <w:tcPr>
            <w:tcW w:w="427" w:type="dxa"/>
            <w:vMerge/>
            <w:tcBorders>
              <w:top w:val="nil"/>
              <w:left w:val="single" w:sz="4" w:space="0" w:color="000000"/>
              <w:bottom w:val="single" w:sz="4" w:space="0" w:color="000000"/>
              <w:right w:val="single" w:sz="4" w:space="0" w:color="000000"/>
            </w:tcBorders>
            <w:vAlign w:val="center"/>
            <w:hideMark/>
          </w:tcPr>
          <w:p w14:paraId="0C95CBEC" w14:textId="77777777" w:rsidR="003B1329" w:rsidRPr="003B1329" w:rsidRDefault="003B1329" w:rsidP="003B1329">
            <w:pPr>
              <w:spacing w:before="0"/>
              <w:rPr>
                <w:ins w:id="1064" w:author="Charlie Gu" w:date="2026-06-07T21:32:00Z" w16du:dateUtc="2026-06-07T13:32:00Z"/>
                <w:rFonts w:ascii="微软雅黑" w:eastAsia="微软雅黑" w:hAnsi="微软雅黑" w:cs="Calibri"/>
                <w:b/>
                <w:bCs/>
                <w:lang w:eastAsia="zh-CN"/>
              </w:rPr>
            </w:pPr>
          </w:p>
        </w:tc>
        <w:tc>
          <w:tcPr>
            <w:tcW w:w="587" w:type="dxa"/>
            <w:vMerge/>
            <w:tcBorders>
              <w:top w:val="single" w:sz="4" w:space="0" w:color="000000"/>
              <w:left w:val="single" w:sz="4" w:space="0" w:color="000000"/>
              <w:bottom w:val="single" w:sz="4" w:space="0" w:color="000000"/>
              <w:right w:val="single" w:sz="4" w:space="0" w:color="000000"/>
            </w:tcBorders>
            <w:vAlign w:val="center"/>
            <w:hideMark/>
          </w:tcPr>
          <w:p w14:paraId="69BCCD96" w14:textId="77777777" w:rsidR="003B1329" w:rsidRPr="003B1329" w:rsidRDefault="003B1329" w:rsidP="003B1329">
            <w:pPr>
              <w:spacing w:before="0"/>
              <w:rPr>
                <w:ins w:id="1065" w:author="Charlie Gu" w:date="2026-06-07T21:32:00Z" w16du:dateUtc="2026-06-07T13:32:00Z"/>
                <w:rFonts w:ascii="微软雅黑" w:eastAsia="微软雅黑" w:hAnsi="微软雅黑" w:cs="Calibri"/>
                <w:lang w:eastAsia="zh-CN"/>
              </w:rPr>
            </w:pPr>
          </w:p>
        </w:tc>
        <w:tc>
          <w:tcPr>
            <w:tcW w:w="710" w:type="dxa"/>
            <w:vMerge/>
            <w:tcBorders>
              <w:top w:val="nil"/>
              <w:left w:val="single" w:sz="4" w:space="0" w:color="000000"/>
              <w:bottom w:val="single" w:sz="4" w:space="0" w:color="000000"/>
              <w:right w:val="single" w:sz="4" w:space="0" w:color="000000"/>
            </w:tcBorders>
            <w:vAlign w:val="center"/>
            <w:hideMark/>
          </w:tcPr>
          <w:p w14:paraId="0B27DDD2" w14:textId="77777777" w:rsidR="003B1329" w:rsidRPr="003B1329" w:rsidRDefault="003B1329" w:rsidP="003B1329">
            <w:pPr>
              <w:spacing w:before="0"/>
              <w:rPr>
                <w:ins w:id="1066" w:author="Charlie Gu" w:date="2026-06-07T21:32:00Z" w16du:dateUtc="2026-06-07T13:32:00Z"/>
                <w:rFonts w:ascii="微软雅黑" w:eastAsia="微软雅黑" w:hAnsi="微软雅黑" w:cs="Calibri"/>
                <w:lang w:eastAsia="zh-CN"/>
              </w:rPr>
            </w:pPr>
          </w:p>
        </w:tc>
        <w:tc>
          <w:tcPr>
            <w:tcW w:w="710" w:type="dxa"/>
            <w:tcBorders>
              <w:top w:val="nil"/>
              <w:left w:val="nil"/>
              <w:bottom w:val="single" w:sz="4" w:space="0" w:color="000000"/>
              <w:right w:val="nil"/>
            </w:tcBorders>
            <w:vAlign w:val="center"/>
            <w:hideMark/>
          </w:tcPr>
          <w:p w14:paraId="13756B1A" w14:textId="77777777" w:rsidR="003B1329" w:rsidRPr="003B1329" w:rsidRDefault="003B1329" w:rsidP="003B1329">
            <w:pPr>
              <w:spacing w:before="0"/>
              <w:jc w:val="center"/>
              <w:rPr>
                <w:ins w:id="1067" w:author="Charlie Gu" w:date="2026-06-07T21:32:00Z" w16du:dateUtc="2026-06-07T13:32:00Z"/>
                <w:rFonts w:ascii="微软雅黑" w:eastAsia="微软雅黑" w:hAnsi="微软雅黑" w:cs="Calibri"/>
                <w:lang w:eastAsia="zh-CN"/>
              </w:rPr>
            </w:pPr>
            <w:ins w:id="1068" w:author="Charlie Gu" w:date="2026-06-07T21:32:00Z" w16du:dateUtc="2026-06-07T13:32:00Z">
              <w:r w:rsidRPr="003B1329">
                <w:rPr>
                  <w:rFonts w:ascii="微软雅黑" w:eastAsia="微软雅黑" w:hAnsi="微软雅黑" w:cs="Calibri"/>
                  <w:lang w:eastAsia="zh-CN"/>
                </w:rPr>
                <w:t>Accommodation Category</w:t>
              </w:r>
            </w:ins>
          </w:p>
        </w:tc>
        <w:tc>
          <w:tcPr>
            <w:tcW w:w="6196" w:type="dxa"/>
            <w:tcBorders>
              <w:top w:val="nil"/>
              <w:left w:val="single" w:sz="4" w:space="0" w:color="000000"/>
              <w:bottom w:val="single" w:sz="4" w:space="0" w:color="000000"/>
              <w:right w:val="nil"/>
            </w:tcBorders>
            <w:vAlign w:val="center"/>
            <w:hideMark/>
          </w:tcPr>
          <w:p w14:paraId="1A9A8590" w14:textId="77777777" w:rsidR="003B1329" w:rsidRPr="003B1329" w:rsidRDefault="003B1329" w:rsidP="003B1329">
            <w:pPr>
              <w:spacing w:before="0"/>
              <w:rPr>
                <w:ins w:id="1069" w:author="Charlie Gu" w:date="2026-06-07T21:32:00Z" w16du:dateUtc="2026-06-07T13:32:00Z"/>
                <w:rFonts w:ascii="微软雅黑" w:eastAsia="微软雅黑" w:hAnsi="微软雅黑" w:cs="Calibri"/>
                <w:lang w:eastAsia="zh-CN"/>
              </w:rPr>
            </w:pPr>
            <w:ins w:id="1070" w:author="Charlie Gu" w:date="2026-06-07T21:32:00Z" w16du:dateUtc="2026-06-07T13:32:00Z">
              <w:r w:rsidRPr="003B1329">
                <w:rPr>
                  <w:rFonts w:ascii="微软雅黑" w:eastAsia="微软雅黑" w:hAnsi="微软雅黑" w:cs="Calibri"/>
                  <w:lang w:eastAsia="zh-CN"/>
                </w:rPr>
                <w:t>Phone, business hours, business status, reviews, ratings, price, check-in/out time, facilities &amp; services</w:t>
              </w:r>
            </w:ins>
          </w:p>
        </w:tc>
      </w:tr>
      <w:tr w:rsidR="003B1329" w:rsidRPr="003B1329" w14:paraId="52C2C7C5" w14:textId="77777777" w:rsidTr="003B1329">
        <w:trPr>
          <w:trHeight w:val="580"/>
          <w:ins w:id="1071" w:author="Charlie Gu" w:date="2026-06-07T21:32:00Z" w16du:dateUtc="2026-06-07T13:32:00Z"/>
        </w:trPr>
        <w:tc>
          <w:tcPr>
            <w:tcW w:w="427" w:type="dxa"/>
            <w:vMerge/>
            <w:tcBorders>
              <w:top w:val="nil"/>
              <w:left w:val="single" w:sz="4" w:space="0" w:color="000000"/>
              <w:bottom w:val="single" w:sz="4" w:space="0" w:color="000000"/>
              <w:right w:val="single" w:sz="4" w:space="0" w:color="000000"/>
            </w:tcBorders>
            <w:vAlign w:val="center"/>
            <w:hideMark/>
          </w:tcPr>
          <w:p w14:paraId="3EC93946" w14:textId="77777777" w:rsidR="003B1329" w:rsidRPr="003B1329" w:rsidRDefault="003B1329" w:rsidP="003B1329">
            <w:pPr>
              <w:spacing w:before="0"/>
              <w:rPr>
                <w:ins w:id="1072" w:author="Charlie Gu" w:date="2026-06-07T21:32:00Z" w16du:dateUtc="2026-06-07T13:32:00Z"/>
                <w:rFonts w:ascii="微软雅黑" w:eastAsia="微软雅黑" w:hAnsi="微软雅黑" w:cs="Calibri"/>
                <w:b/>
                <w:bCs/>
                <w:lang w:eastAsia="zh-CN"/>
              </w:rPr>
            </w:pPr>
          </w:p>
        </w:tc>
        <w:tc>
          <w:tcPr>
            <w:tcW w:w="587" w:type="dxa"/>
            <w:vMerge/>
            <w:tcBorders>
              <w:top w:val="single" w:sz="4" w:space="0" w:color="000000"/>
              <w:left w:val="single" w:sz="4" w:space="0" w:color="000000"/>
              <w:bottom w:val="single" w:sz="4" w:space="0" w:color="000000"/>
              <w:right w:val="single" w:sz="4" w:space="0" w:color="000000"/>
            </w:tcBorders>
            <w:vAlign w:val="center"/>
            <w:hideMark/>
          </w:tcPr>
          <w:p w14:paraId="48A6F81D" w14:textId="77777777" w:rsidR="003B1329" w:rsidRPr="003B1329" w:rsidRDefault="003B1329" w:rsidP="003B1329">
            <w:pPr>
              <w:spacing w:before="0"/>
              <w:rPr>
                <w:ins w:id="1073" w:author="Charlie Gu" w:date="2026-06-07T21:32:00Z" w16du:dateUtc="2026-06-07T13:32:00Z"/>
                <w:rFonts w:ascii="微软雅黑" w:eastAsia="微软雅黑" w:hAnsi="微软雅黑" w:cs="Calibri"/>
                <w:lang w:eastAsia="zh-CN"/>
              </w:rPr>
            </w:pPr>
          </w:p>
        </w:tc>
        <w:tc>
          <w:tcPr>
            <w:tcW w:w="710" w:type="dxa"/>
            <w:vMerge/>
            <w:tcBorders>
              <w:top w:val="nil"/>
              <w:left w:val="single" w:sz="4" w:space="0" w:color="000000"/>
              <w:bottom w:val="single" w:sz="4" w:space="0" w:color="000000"/>
              <w:right w:val="single" w:sz="4" w:space="0" w:color="000000"/>
            </w:tcBorders>
            <w:vAlign w:val="center"/>
            <w:hideMark/>
          </w:tcPr>
          <w:p w14:paraId="48894787" w14:textId="77777777" w:rsidR="003B1329" w:rsidRPr="003B1329" w:rsidRDefault="003B1329" w:rsidP="003B1329">
            <w:pPr>
              <w:spacing w:before="0"/>
              <w:rPr>
                <w:ins w:id="1074" w:author="Charlie Gu" w:date="2026-06-07T21:32:00Z" w16du:dateUtc="2026-06-07T13:32:00Z"/>
                <w:rFonts w:ascii="微软雅黑" w:eastAsia="微软雅黑" w:hAnsi="微软雅黑" w:cs="Calibri"/>
                <w:lang w:eastAsia="zh-CN"/>
              </w:rPr>
            </w:pPr>
          </w:p>
        </w:tc>
        <w:tc>
          <w:tcPr>
            <w:tcW w:w="710" w:type="dxa"/>
            <w:tcBorders>
              <w:top w:val="nil"/>
              <w:left w:val="nil"/>
              <w:bottom w:val="single" w:sz="4" w:space="0" w:color="000000"/>
              <w:right w:val="nil"/>
            </w:tcBorders>
            <w:vAlign w:val="center"/>
            <w:hideMark/>
          </w:tcPr>
          <w:p w14:paraId="5589DB76" w14:textId="77777777" w:rsidR="003B1329" w:rsidRPr="003B1329" w:rsidRDefault="003B1329" w:rsidP="003B1329">
            <w:pPr>
              <w:spacing w:before="0"/>
              <w:jc w:val="center"/>
              <w:rPr>
                <w:ins w:id="1075" w:author="Charlie Gu" w:date="2026-06-07T21:32:00Z" w16du:dateUtc="2026-06-07T13:32:00Z"/>
                <w:rFonts w:ascii="微软雅黑" w:eastAsia="微软雅黑" w:hAnsi="微软雅黑" w:cs="Calibri"/>
                <w:lang w:eastAsia="zh-CN"/>
              </w:rPr>
            </w:pPr>
            <w:ins w:id="1076" w:author="Charlie Gu" w:date="2026-06-07T21:32:00Z" w16du:dateUtc="2026-06-07T13:32:00Z">
              <w:r w:rsidRPr="003B1329">
                <w:rPr>
                  <w:rFonts w:ascii="微软雅黑" w:eastAsia="微软雅黑" w:hAnsi="微软雅黑" w:cs="Calibri"/>
                  <w:lang w:eastAsia="zh-CN"/>
                </w:rPr>
                <w:t>Leisure &amp; Entertainment Category</w:t>
              </w:r>
            </w:ins>
          </w:p>
        </w:tc>
        <w:tc>
          <w:tcPr>
            <w:tcW w:w="6196" w:type="dxa"/>
            <w:tcBorders>
              <w:top w:val="nil"/>
              <w:left w:val="single" w:sz="4" w:space="0" w:color="000000"/>
              <w:bottom w:val="single" w:sz="4" w:space="0" w:color="000000"/>
              <w:right w:val="nil"/>
            </w:tcBorders>
            <w:vAlign w:val="center"/>
            <w:hideMark/>
          </w:tcPr>
          <w:p w14:paraId="24B51A68" w14:textId="77777777" w:rsidR="003B1329" w:rsidRPr="003B1329" w:rsidRDefault="003B1329" w:rsidP="003B1329">
            <w:pPr>
              <w:spacing w:before="0"/>
              <w:rPr>
                <w:ins w:id="1077" w:author="Charlie Gu" w:date="2026-06-07T21:32:00Z" w16du:dateUtc="2026-06-07T13:32:00Z"/>
                <w:rFonts w:ascii="微软雅黑" w:eastAsia="微软雅黑" w:hAnsi="微软雅黑" w:cs="Calibri"/>
                <w:lang w:eastAsia="zh-CN"/>
              </w:rPr>
            </w:pPr>
            <w:ins w:id="1078" w:author="Charlie Gu" w:date="2026-06-07T21:32:00Z" w16du:dateUtc="2026-06-07T13:32:00Z">
              <w:r w:rsidRPr="003B1329">
                <w:rPr>
                  <w:rFonts w:ascii="微软雅黑" w:eastAsia="微软雅黑" w:hAnsi="微软雅黑" w:cs="Calibri"/>
                  <w:lang w:eastAsia="zh-CN"/>
                </w:rPr>
                <w:t>Phone, business hours, business status, opening hours, reviews, ratings, price, feature tags, visit duration, ticket info</w:t>
              </w:r>
            </w:ins>
          </w:p>
        </w:tc>
      </w:tr>
      <w:tr w:rsidR="003B1329" w:rsidRPr="003B1329" w14:paraId="24D04B7D" w14:textId="77777777" w:rsidTr="003B1329">
        <w:trPr>
          <w:trHeight w:val="290"/>
          <w:ins w:id="1079" w:author="Charlie Gu" w:date="2026-06-07T21:32:00Z" w16du:dateUtc="2026-06-07T13:32:00Z"/>
        </w:trPr>
        <w:tc>
          <w:tcPr>
            <w:tcW w:w="427" w:type="dxa"/>
            <w:vMerge/>
            <w:tcBorders>
              <w:top w:val="nil"/>
              <w:left w:val="single" w:sz="4" w:space="0" w:color="000000"/>
              <w:bottom w:val="single" w:sz="4" w:space="0" w:color="000000"/>
              <w:right w:val="single" w:sz="4" w:space="0" w:color="000000"/>
            </w:tcBorders>
            <w:vAlign w:val="center"/>
            <w:hideMark/>
          </w:tcPr>
          <w:p w14:paraId="1576AF0E" w14:textId="77777777" w:rsidR="003B1329" w:rsidRPr="003B1329" w:rsidRDefault="003B1329" w:rsidP="003B1329">
            <w:pPr>
              <w:spacing w:before="0"/>
              <w:rPr>
                <w:ins w:id="1080" w:author="Charlie Gu" w:date="2026-06-07T21:32:00Z" w16du:dateUtc="2026-06-07T13:32:00Z"/>
                <w:rFonts w:ascii="微软雅黑" w:eastAsia="微软雅黑" w:hAnsi="微软雅黑" w:cs="Calibri"/>
                <w:b/>
                <w:bCs/>
                <w:lang w:eastAsia="zh-CN"/>
              </w:rPr>
            </w:pPr>
          </w:p>
        </w:tc>
        <w:tc>
          <w:tcPr>
            <w:tcW w:w="587" w:type="dxa"/>
            <w:vMerge/>
            <w:tcBorders>
              <w:top w:val="single" w:sz="4" w:space="0" w:color="000000"/>
              <w:left w:val="single" w:sz="4" w:space="0" w:color="000000"/>
              <w:bottom w:val="single" w:sz="4" w:space="0" w:color="000000"/>
              <w:right w:val="single" w:sz="4" w:space="0" w:color="000000"/>
            </w:tcBorders>
            <w:vAlign w:val="center"/>
            <w:hideMark/>
          </w:tcPr>
          <w:p w14:paraId="05266170" w14:textId="77777777" w:rsidR="003B1329" w:rsidRPr="003B1329" w:rsidRDefault="003B1329" w:rsidP="003B1329">
            <w:pPr>
              <w:spacing w:before="0"/>
              <w:rPr>
                <w:ins w:id="1081" w:author="Charlie Gu" w:date="2026-06-07T21:32:00Z" w16du:dateUtc="2026-06-07T13:32:00Z"/>
                <w:rFonts w:ascii="微软雅黑" w:eastAsia="微软雅黑" w:hAnsi="微软雅黑" w:cs="Calibri"/>
                <w:lang w:eastAsia="zh-CN"/>
              </w:rPr>
            </w:pPr>
          </w:p>
        </w:tc>
        <w:tc>
          <w:tcPr>
            <w:tcW w:w="710" w:type="dxa"/>
            <w:vMerge/>
            <w:tcBorders>
              <w:top w:val="nil"/>
              <w:left w:val="single" w:sz="4" w:space="0" w:color="000000"/>
              <w:bottom w:val="single" w:sz="4" w:space="0" w:color="000000"/>
              <w:right w:val="single" w:sz="4" w:space="0" w:color="000000"/>
            </w:tcBorders>
            <w:vAlign w:val="center"/>
            <w:hideMark/>
          </w:tcPr>
          <w:p w14:paraId="2C74C5C1" w14:textId="77777777" w:rsidR="003B1329" w:rsidRPr="003B1329" w:rsidRDefault="003B1329" w:rsidP="003B1329">
            <w:pPr>
              <w:spacing w:before="0"/>
              <w:rPr>
                <w:ins w:id="1082" w:author="Charlie Gu" w:date="2026-06-07T21:32:00Z" w16du:dateUtc="2026-06-07T13:32:00Z"/>
                <w:rFonts w:ascii="微软雅黑" w:eastAsia="微软雅黑" w:hAnsi="微软雅黑" w:cs="Calibri"/>
                <w:lang w:eastAsia="zh-CN"/>
              </w:rPr>
            </w:pPr>
          </w:p>
        </w:tc>
        <w:tc>
          <w:tcPr>
            <w:tcW w:w="710" w:type="dxa"/>
            <w:tcBorders>
              <w:top w:val="nil"/>
              <w:left w:val="nil"/>
              <w:bottom w:val="single" w:sz="4" w:space="0" w:color="000000"/>
              <w:right w:val="nil"/>
            </w:tcBorders>
            <w:vAlign w:val="center"/>
            <w:hideMark/>
          </w:tcPr>
          <w:p w14:paraId="16D33C35" w14:textId="77777777" w:rsidR="003B1329" w:rsidRPr="003B1329" w:rsidRDefault="003B1329" w:rsidP="003B1329">
            <w:pPr>
              <w:spacing w:before="0"/>
              <w:jc w:val="center"/>
              <w:rPr>
                <w:ins w:id="1083" w:author="Charlie Gu" w:date="2026-06-07T21:32:00Z" w16du:dateUtc="2026-06-07T13:32:00Z"/>
                <w:rFonts w:ascii="微软雅黑" w:eastAsia="微软雅黑" w:hAnsi="微软雅黑" w:cs="Calibri"/>
                <w:lang w:eastAsia="zh-CN"/>
              </w:rPr>
            </w:pPr>
            <w:ins w:id="1084" w:author="Charlie Gu" w:date="2026-06-07T21:32:00Z" w16du:dateUtc="2026-06-07T13:32:00Z">
              <w:r w:rsidRPr="003B1329">
                <w:rPr>
                  <w:rFonts w:ascii="微软雅黑" w:eastAsia="微软雅黑" w:hAnsi="微软雅黑" w:cs="Calibri"/>
                  <w:lang w:eastAsia="zh-CN"/>
                </w:rPr>
                <w:t>Vehicle Service Category</w:t>
              </w:r>
            </w:ins>
          </w:p>
        </w:tc>
        <w:tc>
          <w:tcPr>
            <w:tcW w:w="6196" w:type="dxa"/>
            <w:tcBorders>
              <w:top w:val="nil"/>
              <w:left w:val="single" w:sz="4" w:space="0" w:color="000000"/>
              <w:bottom w:val="single" w:sz="4" w:space="0" w:color="000000"/>
              <w:right w:val="nil"/>
            </w:tcBorders>
            <w:vAlign w:val="center"/>
            <w:hideMark/>
          </w:tcPr>
          <w:p w14:paraId="40B96E7B" w14:textId="77777777" w:rsidR="003B1329" w:rsidRPr="003B1329" w:rsidRDefault="003B1329" w:rsidP="003B1329">
            <w:pPr>
              <w:spacing w:before="0"/>
              <w:rPr>
                <w:ins w:id="1085" w:author="Charlie Gu" w:date="2026-06-07T21:32:00Z" w16du:dateUtc="2026-06-07T13:32:00Z"/>
                <w:rFonts w:ascii="微软雅黑" w:eastAsia="微软雅黑" w:hAnsi="微软雅黑" w:cs="Calibri"/>
                <w:lang w:eastAsia="zh-CN"/>
              </w:rPr>
            </w:pPr>
            <w:ins w:id="1086" w:author="Charlie Gu" w:date="2026-06-07T21:32:00Z" w16du:dateUtc="2026-06-07T13:32:00Z">
              <w:r w:rsidRPr="003B1329">
                <w:rPr>
                  <w:rFonts w:ascii="微软雅黑" w:eastAsia="微软雅黑" w:hAnsi="微软雅黑" w:cs="Calibri"/>
                  <w:lang w:eastAsia="zh-CN"/>
                </w:rPr>
                <w:t>Phone, business hours, business status, reviews, ratings, price, services provided</w:t>
              </w:r>
            </w:ins>
          </w:p>
        </w:tc>
      </w:tr>
      <w:tr w:rsidR="003B1329" w:rsidRPr="003B1329" w14:paraId="6799DE0D" w14:textId="77777777" w:rsidTr="003B1329">
        <w:trPr>
          <w:trHeight w:val="290"/>
          <w:ins w:id="1087" w:author="Charlie Gu" w:date="2026-06-07T21:32:00Z" w16du:dateUtc="2026-06-07T13:32:00Z"/>
        </w:trPr>
        <w:tc>
          <w:tcPr>
            <w:tcW w:w="427" w:type="dxa"/>
            <w:vMerge/>
            <w:tcBorders>
              <w:top w:val="nil"/>
              <w:left w:val="single" w:sz="4" w:space="0" w:color="000000"/>
              <w:bottom w:val="single" w:sz="4" w:space="0" w:color="000000"/>
              <w:right w:val="single" w:sz="4" w:space="0" w:color="000000"/>
            </w:tcBorders>
            <w:vAlign w:val="center"/>
            <w:hideMark/>
          </w:tcPr>
          <w:p w14:paraId="65ECB5FA" w14:textId="77777777" w:rsidR="003B1329" w:rsidRPr="003B1329" w:rsidRDefault="003B1329" w:rsidP="003B1329">
            <w:pPr>
              <w:spacing w:before="0"/>
              <w:rPr>
                <w:ins w:id="1088" w:author="Charlie Gu" w:date="2026-06-07T21:32:00Z" w16du:dateUtc="2026-06-07T13:32:00Z"/>
                <w:rFonts w:ascii="微软雅黑" w:eastAsia="微软雅黑" w:hAnsi="微软雅黑" w:cs="Calibri"/>
                <w:b/>
                <w:bCs/>
                <w:lang w:eastAsia="zh-CN"/>
              </w:rPr>
            </w:pPr>
          </w:p>
        </w:tc>
        <w:tc>
          <w:tcPr>
            <w:tcW w:w="587" w:type="dxa"/>
            <w:vMerge/>
            <w:tcBorders>
              <w:top w:val="single" w:sz="4" w:space="0" w:color="000000"/>
              <w:left w:val="single" w:sz="4" w:space="0" w:color="000000"/>
              <w:bottom w:val="single" w:sz="4" w:space="0" w:color="000000"/>
              <w:right w:val="single" w:sz="4" w:space="0" w:color="000000"/>
            </w:tcBorders>
            <w:vAlign w:val="center"/>
            <w:hideMark/>
          </w:tcPr>
          <w:p w14:paraId="450E212B" w14:textId="77777777" w:rsidR="003B1329" w:rsidRPr="003B1329" w:rsidRDefault="003B1329" w:rsidP="003B1329">
            <w:pPr>
              <w:spacing w:before="0"/>
              <w:rPr>
                <w:ins w:id="1089" w:author="Charlie Gu" w:date="2026-06-07T21:32:00Z" w16du:dateUtc="2026-06-07T13:32:00Z"/>
                <w:rFonts w:ascii="微软雅黑" w:eastAsia="微软雅黑" w:hAnsi="微软雅黑" w:cs="Calibri"/>
                <w:lang w:eastAsia="zh-CN"/>
              </w:rPr>
            </w:pPr>
          </w:p>
        </w:tc>
        <w:tc>
          <w:tcPr>
            <w:tcW w:w="710" w:type="dxa"/>
            <w:vMerge/>
            <w:tcBorders>
              <w:top w:val="nil"/>
              <w:left w:val="single" w:sz="4" w:space="0" w:color="000000"/>
              <w:bottom w:val="single" w:sz="4" w:space="0" w:color="000000"/>
              <w:right w:val="single" w:sz="4" w:space="0" w:color="000000"/>
            </w:tcBorders>
            <w:vAlign w:val="center"/>
            <w:hideMark/>
          </w:tcPr>
          <w:p w14:paraId="4A1B574C" w14:textId="77777777" w:rsidR="003B1329" w:rsidRPr="003B1329" w:rsidRDefault="003B1329" w:rsidP="003B1329">
            <w:pPr>
              <w:spacing w:before="0"/>
              <w:rPr>
                <w:ins w:id="1090" w:author="Charlie Gu" w:date="2026-06-07T21:32:00Z" w16du:dateUtc="2026-06-07T13:32:00Z"/>
                <w:rFonts w:ascii="微软雅黑" w:eastAsia="微软雅黑" w:hAnsi="微软雅黑" w:cs="Calibri"/>
                <w:lang w:eastAsia="zh-CN"/>
              </w:rPr>
            </w:pPr>
          </w:p>
        </w:tc>
        <w:tc>
          <w:tcPr>
            <w:tcW w:w="710" w:type="dxa"/>
            <w:tcBorders>
              <w:top w:val="nil"/>
              <w:left w:val="nil"/>
              <w:bottom w:val="single" w:sz="4" w:space="0" w:color="000000"/>
              <w:right w:val="nil"/>
            </w:tcBorders>
            <w:vAlign w:val="center"/>
            <w:hideMark/>
          </w:tcPr>
          <w:p w14:paraId="15F0CEEF" w14:textId="77777777" w:rsidR="003B1329" w:rsidRPr="003B1329" w:rsidRDefault="003B1329" w:rsidP="003B1329">
            <w:pPr>
              <w:spacing w:before="0"/>
              <w:jc w:val="center"/>
              <w:rPr>
                <w:ins w:id="1091" w:author="Charlie Gu" w:date="2026-06-07T21:32:00Z" w16du:dateUtc="2026-06-07T13:32:00Z"/>
                <w:rFonts w:ascii="微软雅黑" w:eastAsia="微软雅黑" w:hAnsi="微软雅黑" w:cs="Calibri"/>
                <w:lang w:eastAsia="zh-CN"/>
              </w:rPr>
            </w:pPr>
            <w:ins w:id="1092" w:author="Charlie Gu" w:date="2026-06-07T21:32:00Z" w16du:dateUtc="2026-06-07T13:32:00Z">
              <w:r w:rsidRPr="003B1329">
                <w:rPr>
                  <w:rFonts w:ascii="微软雅黑" w:eastAsia="微软雅黑" w:hAnsi="微软雅黑" w:cs="Calibri"/>
                  <w:lang w:eastAsia="zh-CN"/>
                </w:rPr>
                <w:t>Public Service Category</w:t>
              </w:r>
            </w:ins>
          </w:p>
        </w:tc>
        <w:tc>
          <w:tcPr>
            <w:tcW w:w="6196" w:type="dxa"/>
            <w:tcBorders>
              <w:top w:val="nil"/>
              <w:left w:val="single" w:sz="4" w:space="0" w:color="000000"/>
              <w:bottom w:val="single" w:sz="4" w:space="0" w:color="000000"/>
              <w:right w:val="nil"/>
            </w:tcBorders>
            <w:vAlign w:val="center"/>
            <w:hideMark/>
          </w:tcPr>
          <w:p w14:paraId="523F75DF" w14:textId="77777777" w:rsidR="003B1329" w:rsidRPr="003B1329" w:rsidRDefault="003B1329" w:rsidP="003B1329">
            <w:pPr>
              <w:spacing w:before="0"/>
              <w:rPr>
                <w:ins w:id="1093" w:author="Charlie Gu" w:date="2026-06-07T21:32:00Z" w16du:dateUtc="2026-06-07T13:32:00Z"/>
                <w:rFonts w:ascii="微软雅黑" w:eastAsia="微软雅黑" w:hAnsi="微软雅黑" w:cs="Calibri"/>
                <w:lang w:eastAsia="zh-CN"/>
              </w:rPr>
            </w:pPr>
            <w:ins w:id="1094" w:author="Charlie Gu" w:date="2026-06-07T21:32:00Z" w16du:dateUtc="2026-06-07T13:32:00Z">
              <w:r w:rsidRPr="003B1329">
                <w:rPr>
                  <w:rFonts w:ascii="微软雅黑" w:eastAsia="微软雅黑" w:hAnsi="微软雅黑" w:cs="Calibri"/>
                  <w:lang w:eastAsia="zh-CN"/>
                </w:rPr>
                <w:t>Phone, business hours, business status, reviews, ratings, price, services provided</w:t>
              </w:r>
            </w:ins>
          </w:p>
        </w:tc>
      </w:tr>
      <w:tr w:rsidR="003B1329" w:rsidRPr="003B1329" w14:paraId="080EAC2B" w14:textId="77777777" w:rsidTr="003B1329">
        <w:trPr>
          <w:trHeight w:val="870"/>
          <w:ins w:id="1095" w:author="Charlie Gu" w:date="2026-06-07T21:32:00Z" w16du:dateUtc="2026-06-07T13:32:00Z"/>
        </w:trPr>
        <w:tc>
          <w:tcPr>
            <w:tcW w:w="427" w:type="dxa"/>
            <w:vMerge/>
            <w:tcBorders>
              <w:top w:val="nil"/>
              <w:left w:val="single" w:sz="4" w:space="0" w:color="000000"/>
              <w:bottom w:val="single" w:sz="4" w:space="0" w:color="000000"/>
              <w:right w:val="single" w:sz="4" w:space="0" w:color="000000"/>
            </w:tcBorders>
            <w:vAlign w:val="center"/>
            <w:hideMark/>
          </w:tcPr>
          <w:p w14:paraId="14E88419" w14:textId="77777777" w:rsidR="003B1329" w:rsidRPr="003B1329" w:rsidRDefault="003B1329" w:rsidP="003B1329">
            <w:pPr>
              <w:spacing w:before="0"/>
              <w:rPr>
                <w:ins w:id="1096" w:author="Charlie Gu" w:date="2026-06-07T21:32:00Z" w16du:dateUtc="2026-06-07T13:32:00Z"/>
                <w:rFonts w:ascii="微软雅黑" w:eastAsia="微软雅黑" w:hAnsi="微软雅黑" w:cs="Calibri"/>
                <w:b/>
                <w:bCs/>
                <w:lang w:eastAsia="zh-CN"/>
              </w:rPr>
            </w:pPr>
          </w:p>
        </w:tc>
        <w:tc>
          <w:tcPr>
            <w:tcW w:w="587" w:type="dxa"/>
            <w:vMerge/>
            <w:tcBorders>
              <w:top w:val="single" w:sz="4" w:space="0" w:color="000000"/>
              <w:left w:val="single" w:sz="4" w:space="0" w:color="000000"/>
              <w:bottom w:val="single" w:sz="4" w:space="0" w:color="000000"/>
              <w:right w:val="single" w:sz="4" w:space="0" w:color="000000"/>
            </w:tcBorders>
            <w:vAlign w:val="center"/>
            <w:hideMark/>
          </w:tcPr>
          <w:p w14:paraId="372071B9" w14:textId="77777777" w:rsidR="003B1329" w:rsidRPr="003B1329" w:rsidRDefault="003B1329" w:rsidP="003B1329">
            <w:pPr>
              <w:spacing w:before="0"/>
              <w:rPr>
                <w:ins w:id="1097" w:author="Charlie Gu" w:date="2026-06-07T21:32:00Z" w16du:dateUtc="2026-06-07T13:32:00Z"/>
                <w:rFonts w:ascii="微软雅黑" w:eastAsia="微软雅黑" w:hAnsi="微软雅黑" w:cs="Calibri"/>
                <w:lang w:eastAsia="zh-CN"/>
              </w:rPr>
            </w:pPr>
          </w:p>
        </w:tc>
        <w:tc>
          <w:tcPr>
            <w:tcW w:w="710" w:type="dxa"/>
            <w:vMerge w:val="restart"/>
            <w:tcBorders>
              <w:top w:val="nil"/>
              <w:left w:val="single" w:sz="4" w:space="0" w:color="000000"/>
              <w:bottom w:val="single" w:sz="4" w:space="0" w:color="000000"/>
              <w:right w:val="single" w:sz="4" w:space="0" w:color="000000"/>
            </w:tcBorders>
            <w:vAlign w:val="center"/>
            <w:hideMark/>
          </w:tcPr>
          <w:p w14:paraId="72B79A59" w14:textId="77777777" w:rsidR="003B1329" w:rsidRPr="003B1329" w:rsidRDefault="003B1329" w:rsidP="003B1329">
            <w:pPr>
              <w:spacing w:before="0"/>
              <w:jc w:val="center"/>
              <w:rPr>
                <w:ins w:id="1098" w:author="Charlie Gu" w:date="2026-06-07T21:32:00Z" w16du:dateUtc="2026-06-07T13:32:00Z"/>
                <w:rFonts w:ascii="微软雅黑" w:eastAsia="微软雅黑" w:hAnsi="微软雅黑" w:cs="Calibri"/>
                <w:lang w:eastAsia="zh-CN"/>
              </w:rPr>
            </w:pPr>
            <w:ins w:id="1099" w:author="Charlie Gu" w:date="2026-06-07T21:32:00Z" w16du:dateUtc="2026-06-07T13:32:00Z">
              <w:r w:rsidRPr="003B1329">
                <w:rPr>
                  <w:rFonts w:ascii="微软雅黑" w:eastAsia="微软雅黑" w:hAnsi="微软雅黑" w:cs="Calibri"/>
                  <w:lang w:eastAsia="zh-CN"/>
                </w:rPr>
                <w:t>Fuzzy Address Search</w:t>
              </w:r>
            </w:ins>
          </w:p>
        </w:tc>
        <w:tc>
          <w:tcPr>
            <w:tcW w:w="710" w:type="dxa"/>
            <w:tcBorders>
              <w:top w:val="nil"/>
              <w:left w:val="nil"/>
              <w:bottom w:val="single" w:sz="4" w:space="0" w:color="000000"/>
              <w:right w:val="nil"/>
            </w:tcBorders>
            <w:vAlign w:val="center"/>
            <w:hideMark/>
          </w:tcPr>
          <w:p w14:paraId="08A947DD" w14:textId="77777777" w:rsidR="003B1329" w:rsidRPr="003B1329" w:rsidRDefault="003B1329" w:rsidP="003B1329">
            <w:pPr>
              <w:spacing w:before="0"/>
              <w:jc w:val="center"/>
              <w:rPr>
                <w:ins w:id="1100" w:author="Charlie Gu" w:date="2026-06-07T21:32:00Z" w16du:dateUtc="2026-06-07T13:32:00Z"/>
                <w:rFonts w:ascii="微软雅黑" w:eastAsia="微软雅黑" w:hAnsi="微软雅黑" w:cs="Calibri"/>
                <w:lang w:eastAsia="zh-CN"/>
              </w:rPr>
            </w:pPr>
            <w:ins w:id="1101" w:author="Charlie Gu" w:date="2026-06-07T21:32:00Z" w16du:dateUtc="2026-06-07T13:32:00Z">
              <w:r w:rsidRPr="003B1329">
                <w:rPr>
                  <w:rFonts w:ascii="微软雅黑" w:eastAsia="微软雅黑" w:hAnsi="微软雅黑" w:cs="Calibri"/>
                  <w:lang w:eastAsia="zh-CN"/>
                </w:rPr>
                <w:t>Fuzzy Feature &amp; Alias Search</w:t>
              </w:r>
            </w:ins>
          </w:p>
        </w:tc>
        <w:tc>
          <w:tcPr>
            <w:tcW w:w="6196" w:type="dxa"/>
            <w:tcBorders>
              <w:top w:val="nil"/>
              <w:left w:val="single" w:sz="4" w:space="0" w:color="000000"/>
              <w:bottom w:val="single" w:sz="4" w:space="0" w:color="000000"/>
              <w:right w:val="nil"/>
            </w:tcBorders>
            <w:vAlign w:val="center"/>
            <w:hideMark/>
          </w:tcPr>
          <w:p w14:paraId="6136A2C1" w14:textId="77777777" w:rsidR="003B1329" w:rsidRPr="003B1329" w:rsidRDefault="003B1329" w:rsidP="003B1329">
            <w:pPr>
              <w:spacing w:before="0"/>
              <w:rPr>
                <w:ins w:id="1102" w:author="Charlie Gu" w:date="2026-06-07T21:32:00Z" w16du:dateUtc="2026-06-07T13:32:00Z"/>
                <w:rFonts w:ascii="微软雅黑" w:eastAsia="微软雅黑" w:hAnsi="微软雅黑" w:cs="Calibri"/>
                <w:lang w:eastAsia="zh-CN"/>
              </w:rPr>
            </w:pPr>
            <w:ins w:id="1103" w:author="Charlie Gu" w:date="2026-06-07T21:32:00Z" w16du:dateUtc="2026-06-07T13:32:00Z">
              <w:r w:rsidRPr="003B1329">
                <w:rPr>
                  <w:rFonts w:ascii="微软雅黑" w:eastAsia="微软雅黑" w:hAnsi="微软雅黑" w:cs="Calibri"/>
                  <w:lang w:eastAsia="zh-CN"/>
                </w:rPr>
                <w:t>① Break through traditional exact name search, support destination input based on visual features, local nicknames or fuzzy memory (e.g.: "go to that tall iron tower" or "the area with lots of graffiti ahead"). Agent can precisely extract semantic features, directly map to specific POI coordinates and initiate navigation</w:t>
              </w:r>
              <w:r w:rsidRPr="003B1329">
                <w:rPr>
                  <w:rFonts w:ascii="微软雅黑" w:eastAsia="微软雅黑" w:hAnsi="微软雅黑" w:cs="Calibri"/>
                  <w:lang w:eastAsia="zh-CN"/>
                </w:rPr>
                <w:br/>
                <w:t>② Support multiple destinations in one sentence, support modifying individual destinations</w:t>
              </w:r>
            </w:ins>
          </w:p>
        </w:tc>
      </w:tr>
      <w:tr w:rsidR="003B1329" w:rsidRPr="003B1329" w14:paraId="3F314040" w14:textId="77777777" w:rsidTr="003B1329">
        <w:trPr>
          <w:trHeight w:val="580"/>
          <w:ins w:id="1104" w:author="Charlie Gu" w:date="2026-06-07T21:32:00Z" w16du:dateUtc="2026-06-07T13:32:00Z"/>
        </w:trPr>
        <w:tc>
          <w:tcPr>
            <w:tcW w:w="427" w:type="dxa"/>
            <w:vMerge/>
            <w:tcBorders>
              <w:top w:val="nil"/>
              <w:left w:val="single" w:sz="4" w:space="0" w:color="000000"/>
              <w:bottom w:val="single" w:sz="4" w:space="0" w:color="000000"/>
              <w:right w:val="single" w:sz="4" w:space="0" w:color="000000"/>
            </w:tcBorders>
            <w:vAlign w:val="center"/>
            <w:hideMark/>
          </w:tcPr>
          <w:p w14:paraId="35EFB03C" w14:textId="77777777" w:rsidR="003B1329" w:rsidRPr="003B1329" w:rsidRDefault="003B1329" w:rsidP="003B1329">
            <w:pPr>
              <w:spacing w:before="0"/>
              <w:rPr>
                <w:ins w:id="1105" w:author="Charlie Gu" w:date="2026-06-07T21:32:00Z" w16du:dateUtc="2026-06-07T13:32:00Z"/>
                <w:rFonts w:ascii="微软雅黑" w:eastAsia="微软雅黑" w:hAnsi="微软雅黑" w:cs="Calibri"/>
                <w:b/>
                <w:bCs/>
                <w:lang w:eastAsia="zh-CN"/>
              </w:rPr>
            </w:pPr>
          </w:p>
        </w:tc>
        <w:tc>
          <w:tcPr>
            <w:tcW w:w="587" w:type="dxa"/>
            <w:vMerge/>
            <w:tcBorders>
              <w:top w:val="single" w:sz="4" w:space="0" w:color="000000"/>
              <w:left w:val="single" w:sz="4" w:space="0" w:color="000000"/>
              <w:bottom w:val="single" w:sz="4" w:space="0" w:color="000000"/>
              <w:right w:val="single" w:sz="4" w:space="0" w:color="000000"/>
            </w:tcBorders>
            <w:vAlign w:val="center"/>
            <w:hideMark/>
          </w:tcPr>
          <w:p w14:paraId="4748B3A1" w14:textId="77777777" w:rsidR="003B1329" w:rsidRPr="003B1329" w:rsidRDefault="003B1329" w:rsidP="003B1329">
            <w:pPr>
              <w:spacing w:before="0"/>
              <w:rPr>
                <w:ins w:id="1106" w:author="Charlie Gu" w:date="2026-06-07T21:32:00Z" w16du:dateUtc="2026-06-07T13:32:00Z"/>
                <w:rFonts w:ascii="微软雅黑" w:eastAsia="微软雅黑" w:hAnsi="微软雅黑" w:cs="Calibri"/>
                <w:lang w:eastAsia="zh-CN"/>
              </w:rPr>
            </w:pPr>
          </w:p>
        </w:tc>
        <w:tc>
          <w:tcPr>
            <w:tcW w:w="710" w:type="dxa"/>
            <w:vMerge/>
            <w:tcBorders>
              <w:top w:val="nil"/>
              <w:left w:val="single" w:sz="4" w:space="0" w:color="000000"/>
              <w:bottom w:val="single" w:sz="4" w:space="0" w:color="000000"/>
              <w:right w:val="single" w:sz="4" w:space="0" w:color="000000"/>
            </w:tcBorders>
            <w:vAlign w:val="center"/>
            <w:hideMark/>
          </w:tcPr>
          <w:p w14:paraId="4B200C6B" w14:textId="77777777" w:rsidR="003B1329" w:rsidRPr="003B1329" w:rsidRDefault="003B1329" w:rsidP="003B1329">
            <w:pPr>
              <w:spacing w:before="0"/>
              <w:rPr>
                <w:ins w:id="1107" w:author="Charlie Gu" w:date="2026-06-07T21:32:00Z" w16du:dateUtc="2026-06-07T13:32:00Z"/>
                <w:rFonts w:ascii="微软雅黑" w:eastAsia="微软雅黑" w:hAnsi="微软雅黑" w:cs="Calibri"/>
                <w:lang w:eastAsia="zh-CN"/>
              </w:rPr>
            </w:pPr>
          </w:p>
        </w:tc>
        <w:tc>
          <w:tcPr>
            <w:tcW w:w="710" w:type="dxa"/>
            <w:tcBorders>
              <w:top w:val="nil"/>
              <w:left w:val="nil"/>
              <w:bottom w:val="single" w:sz="4" w:space="0" w:color="000000"/>
              <w:right w:val="nil"/>
            </w:tcBorders>
            <w:vAlign w:val="center"/>
            <w:hideMark/>
          </w:tcPr>
          <w:p w14:paraId="2789320D" w14:textId="77777777" w:rsidR="003B1329" w:rsidRPr="003B1329" w:rsidRDefault="003B1329" w:rsidP="003B1329">
            <w:pPr>
              <w:spacing w:before="0"/>
              <w:jc w:val="center"/>
              <w:rPr>
                <w:ins w:id="1108" w:author="Charlie Gu" w:date="2026-06-07T21:32:00Z" w16du:dateUtc="2026-06-07T13:32:00Z"/>
                <w:rFonts w:ascii="微软雅黑" w:eastAsia="微软雅黑" w:hAnsi="微软雅黑" w:cs="Calibri"/>
                <w:lang w:eastAsia="zh-CN"/>
              </w:rPr>
            </w:pPr>
            <w:ins w:id="1109" w:author="Charlie Gu" w:date="2026-06-07T21:32:00Z" w16du:dateUtc="2026-06-07T13:32:00Z">
              <w:r w:rsidRPr="003B1329">
                <w:rPr>
                  <w:rFonts w:ascii="微软雅黑" w:eastAsia="微软雅黑" w:hAnsi="微软雅黑" w:cs="Calibri"/>
                  <w:lang w:eastAsia="zh-CN"/>
                </w:rPr>
                <w:t>Interactive Destination Disambiguation</w:t>
              </w:r>
            </w:ins>
          </w:p>
        </w:tc>
        <w:tc>
          <w:tcPr>
            <w:tcW w:w="6196" w:type="dxa"/>
            <w:tcBorders>
              <w:top w:val="nil"/>
              <w:left w:val="single" w:sz="4" w:space="0" w:color="000000"/>
              <w:bottom w:val="single" w:sz="4" w:space="0" w:color="000000"/>
              <w:right w:val="nil"/>
            </w:tcBorders>
            <w:vAlign w:val="center"/>
            <w:hideMark/>
          </w:tcPr>
          <w:p w14:paraId="5551D3A5" w14:textId="77777777" w:rsidR="003B1329" w:rsidRPr="003B1329" w:rsidRDefault="003B1329" w:rsidP="003B1329">
            <w:pPr>
              <w:spacing w:before="0"/>
              <w:rPr>
                <w:ins w:id="1110" w:author="Charlie Gu" w:date="2026-06-07T21:32:00Z" w16du:dateUtc="2026-06-07T13:32:00Z"/>
                <w:rFonts w:ascii="微软雅黑" w:eastAsia="微软雅黑" w:hAnsi="微软雅黑" w:cs="Calibri"/>
                <w:lang w:eastAsia="zh-CN"/>
              </w:rPr>
            </w:pPr>
            <w:ins w:id="1111" w:author="Charlie Gu" w:date="2026-06-07T21:32:00Z" w16du:dateUtc="2026-06-07T13:32:00Z">
              <w:r w:rsidRPr="003B1329">
                <w:rPr>
                  <w:rFonts w:ascii="微软雅黑" w:eastAsia="微软雅黑" w:hAnsi="微软雅黑" w:cs="Calibri"/>
                  <w:lang w:eastAsia="zh-CN"/>
                </w:rPr>
                <w:t>When fuzzy description matches multiple locations, break through traditional rigid list broadcast. Agent extracts location differentiating features, initiates natural language clarification (e.g.: "Do you mean the one by the river, or the one with outdoor terrace?"), guides user to efficiently lock destination in conversation</w:t>
              </w:r>
            </w:ins>
          </w:p>
        </w:tc>
      </w:tr>
      <w:tr w:rsidR="003B1329" w:rsidRPr="003B1329" w14:paraId="5BEEDD44" w14:textId="77777777" w:rsidTr="003B1329">
        <w:trPr>
          <w:trHeight w:val="290"/>
          <w:ins w:id="1112" w:author="Charlie Gu" w:date="2026-06-07T21:32:00Z" w16du:dateUtc="2026-06-07T13:32:00Z"/>
        </w:trPr>
        <w:tc>
          <w:tcPr>
            <w:tcW w:w="427" w:type="dxa"/>
            <w:vMerge/>
            <w:tcBorders>
              <w:top w:val="nil"/>
              <w:left w:val="single" w:sz="4" w:space="0" w:color="000000"/>
              <w:bottom w:val="single" w:sz="4" w:space="0" w:color="000000"/>
              <w:right w:val="single" w:sz="4" w:space="0" w:color="000000"/>
            </w:tcBorders>
            <w:vAlign w:val="center"/>
            <w:hideMark/>
          </w:tcPr>
          <w:p w14:paraId="5F7AB2E3" w14:textId="77777777" w:rsidR="003B1329" w:rsidRPr="003B1329" w:rsidRDefault="003B1329" w:rsidP="003B1329">
            <w:pPr>
              <w:spacing w:before="0"/>
              <w:rPr>
                <w:ins w:id="1113" w:author="Charlie Gu" w:date="2026-06-07T21:32:00Z" w16du:dateUtc="2026-06-07T13:32:00Z"/>
                <w:rFonts w:ascii="微软雅黑" w:eastAsia="微软雅黑" w:hAnsi="微软雅黑" w:cs="Calibri"/>
                <w:b/>
                <w:bCs/>
                <w:lang w:eastAsia="zh-CN"/>
              </w:rPr>
            </w:pPr>
          </w:p>
        </w:tc>
        <w:tc>
          <w:tcPr>
            <w:tcW w:w="587" w:type="dxa"/>
            <w:tcBorders>
              <w:top w:val="nil"/>
              <w:left w:val="nil"/>
              <w:bottom w:val="single" w:sz="4" w:space="0" w:color="000000"/>
              <w:right w:val="single" w:sz="4" w:space="0" w:color="000000"/>
            </w:tcBorders>
            <w:vAlign w:val="center"/>
            <w:hideMark/>
          </w:tcPr>
          <w:p w14:paraId="012D8DED" w14:textId="77777777" w:rsidR="003B1329" w:rsidRPr="003B1329" w:rsidRDefault="003B1329" w:rsidP="003B1329">
            <w:pPr>
              <w:spacing w:before="0"/>
              <w:jc w:val="center"/>
              <w:rPr>
                <w:ins w:id="1114" w:author="Charlie Gu" w:date="2026-06-07T21:32:00Z" w16du:dateUtc="2026-06-07T13:32:00Z"/>
                <w:rFonts w:ascii="微软雅黑" w:eastAsia="微软雅黑" w:hAnsi="微软雅黑" w:cs="Calibri"/>
                <w:lang w:eastAsia="zh-CN"/>
              </w:rPr>
            </w:pPr>
            <w:ins w:id="1115" w:author="Charlie Gu" w:date="2026-06-07T21:32:00Z" w16du:dateUtc="2026-06-07T13:32:00Z">
              <w:r w:rsidRPr="003B1329">
                <w:rPr>
                  <w:rFonts w:ascii="微软雅黑" w:eastAsia="微软雅黑" w:hAnsi="微软雅黑" w:cs="Calibri"/>
                  <w:lang w:eastAsia="zh-CN"/>
                </w:rPr>
                <w:t>Navigation Service</w:t>
              </w:r>
            </w:ins>
          </w:p>
        </w:tc>
        <w:tc>
          <w:tcPr>
            <w:tcW w:w="710" w:type="dxa"/>
            <w:tcBorders>
              <w:top w:val="nil"/>
              <w:left w:val="nil"/>
              <w:bottom w:val="single" w:sz="4" w:space="0" w:color="000000"/>
              <w:right w:val="single" w:sz="4" w:space="0" w:color="000000"/>
            </w:tcBorders>
            <w:vAlign w:val="center"/>
            <w:hideMark/>
          </w:tcPr>
          <w:p w14:paraId="4BAA804F" w14:textId="77777777" w:rsidR="003B1329" w:rsidRPr="003B1329" w:rsidRDefault="003B1329" w:rsidP="003B1329">
            <w:pPr>
              <w:spacing w:before="0"/>
              <w:jc w:val="center"/>
              <w:rPr>
                <w:ins w:id="1116" w:author="Charlie Gu" w:date="2026-06-07T21:32:00Z" w16du:dateUtc="2026-06-07T13:32:00Z"/>
                <w:rFonts w:ascii="微软雅黑" w:eastAsia="微软雅黑" w:hAnsi="微软雅黑" w:cs="Calibri"/>
                <w:lang w:eastAsia="zh-CN"/>
              </w:rPr>
            </w:pPr>
            <w:ins w:id="1117" w:author="Charlie Gu" w:date="2026-06-07T21:32:00Z" w16du:dateUtc="2026-06-07T13:32:00Z">
              <w:r w:rsidRPr="003B1329">
                <w:rPr>
                  <w:rFonts w:ascii="微软雅黑" w:eastAsia="微软雅黑" w:hAnsi="微软雅黑" w:cs="Calibri"/>
                  <w:lang w:eastAsia="zh-CN"/>
                </w:rPr>
                <w:t>Navigation Service</w:t>
              </w:r>
            </w:ins>
          </w:p>
        </w:tc>
        <w:tc>
          <w:tcPr>
            <w:tcW w:w="710" w:type="dxa"/>
            <w:tcBorders>
              <w:top w:val="nil"/>
              <w:left w:val="nil"/>
              <w:bottom w:val="single" w:sz="4" w:space="0" w:color="000000"/>
              <w:right w:val="nil"/>
            </w:tcBorders>
            <w:vAlign w:val="center"/>
            <w:hideMark/>
          </w:tcPr>
          <w:p w14:paraId="67092DEA" w14:textId="77777777" w:rsidR="003B1329" w:rsidRPr="003B1329" w:rsidRDefault="003B1329" w:rsidP="003B1329">
            <w:pPr>
              <w:spacing w:before="0"/>
              <w:jc w:val="center"/>
              <w:rPr>
                <w:ins w:id="1118" w:author="Charlie Gu" w:date="2026-06-07T21:32:00Z" w16du:dateUtc="2026-06-07T13:32:00Z"/>
                <w:rFonts w:ascii="微软雅黑" w:eastAsia="微软雅黑" w:hAnsi="微软雅黑" w:cs="Calibri"/>
                <w:lang w:eastAsia="zh-CN"/>
              </w:rPr>
            </w:pPr>
            <w:ins w:id="1119" w:author="Charlie Gu" w:date="2026-06-07T21:32:00Z" w16du:dateUtc="2026-06-07T13:32:00Z">
              <w:r w:rsidRPr="003B1329">
                <w:rPr>
                  <w:rFonts w:ascii="微软雅黑" w:eastAsia="微软雅黑" w:hAnsi="微软雅黑" w:cs="Calibri"/>
                  <w:lang w:eastAsia="zh-CN"/>
                </w:rPr>
                <w:t>Navigation Service</w:t>
              </w:r>
            </w:ins>
          </w:p>
        </w:tc>
        <w:tc>
          <w:tcPr>
            <w:tcW w:w="6196" w:type="dxa"/>
            <w:tcBorders>
              <w:top w:val="nil"/>
              <w:left w:val="single" w:sz="4" w:space="0" w:color="000000"/>
              <w:bottom w:val="single" w:sz="4" w:space="0" w:color="000000"/>
              <w:right w:val="nil"/>
            </w:tcBorders>
            <w:vAlign w:val="center"/>
            <w:hideMark/>
          </w:tcPr>
          <w:p w14:paraId="66335FCB" w14:textId="77777777" w:rsidR="003B1329" w:rsidRPr="003B1329" w:rsidRDefault="003B1329" w:rsidP="003B1329">
            <w:pPr>
              <w:spacing w:before="0"/>
              <w:rPr>
                <w:ins w:id="1120" w:author="Charlie Gu" w:date="2026-06-07T21:32:00Z" w16du:dateUtc="2026-06-07T13:32:00Z"/>
                <w:rFonts w:ascii="微软雅黑" w:eastAsia="微软雅黑" w:hAnsi="微软雅黑" w:cs="Calibri"/>
                <w:lang w:eastAsia="zh-CN"/>
              </w:rPr>
            </w:pPr>
            <w:ins w:id="1121" w:author="Charlie Gu" w:date="2026-06-07T21:32:00Z" w16du:dateUtc="2026-06-07T13:32:00Z">
              <w:r w:rsidRPr="003B1329">
                <w:rPr>
                  <w:rFonts w:ascii="微软雅黑" w:eastAsia="微软雅黑" w:hAnsi="微软雅黑" w:cs="Calibri"/>
                  <w:lang w:eastAsia="zh-CN"/>
                </w:rPr>
                <w:t>Search results can be bookmarked, start navigation, add waypoints and other navigation operations</w:t>
              </w:r>
            </w:ins>
          </w:p>
        </w:tc>
      </w:tr>
      <w:tr w:rsidR="003B1329" w:rsidRPr="003B1329" w14:paraId="1CB7F9BB" w14:textId="77777777" w:rsidTr="003B1329">
        <w:trPr>
          <w:trHeight w:val="2320"/>
          <w:ins w:id="1122" w:author="Charlie Gu" w:date="2026-06-07T21:32:00Z" w16du:dateUtc="2026-06-07T13:32:00Z"/>
        </w:trPr>
        <w:tc>
          <w:tcPr>
            <w:tcW w:w="427" w:type="dxa"/>
            <w:vMerge/>
            <w:tcBorders>
              <w:top w:val="nil"/>
              <w:left w:val="single" w:sz="4" w:space="0" w:color="000000"/>
              <w:bottom w:val="single" w:sz="4" w:space="0" w:color="000000"/>
              <w:right w:val="single" w:sz="4" w:space="0" w:color="000000"/>
            </w:tcBorders>
            <w:vAlign w:val="center"/>
            <w:hideMark/>
          </w:tcPr>
          <w:p w14:paraId="75AB5078" w14:textId="77777777" w:rsidR="003B1329" w:rsidRPr="003B1329" w:rsidRDefault="003B1329" w:rsidP="003B1329">
            <w:pPr>
              <w:spacing w:before="0"/>
              <w:rPr>
                <w:ins w:id="1123" w:author="Charlie Gu" w:date="2026-06-07T21:32:00Z" w16du:dateUtc="2026-06-07T13:32:00Z"/>
                <w:rFonts w:ascii="微软雅黑" w:eastAsia="微软雅黑" w:hAnsi="微软雅黑" w:cs="Calibri"/>
                <w:b/>
                <w:bCs/>
                <w:lang w:eastAsia="zh-CN"/>
              </w:rPr>
            </w:pPr>
          </w:p>
        </w:tc>
        <w:tc>
          <w:tcPr>
            <w:tcW w:w="587" w:type="dxa"/>
            <w:tcBorders>
              <w:top w:val="nil"/>
              <w:left w:val="nil"/>
              <w:bottom w:val="single" w:sz="4" w:space="0" w:color="000000"/>
              <w:right w:val="single" w:sz="4" w:space="0" w:color="000000"/>
            </w:tcBorders>
            <w:vAlign w:val="center"/>
            <w:hideMark/>
          </w:tcPr>
          <w:p w14:paraId="483AF278" w14:textId="77777777" w:rsidR="003B1329" w:rsidRPr="003B1329" w:rsidRDefault="003B1329" w:rsidP="003B1329">
            <w:pPr>
              <w:spacing w:before="0"/>
              <w:jc w:val="center"/>
              <w:rPr>
                <w:ins w:id="1124" w:author="Charlie Gu" w:date="2026-06-07T21:32:00Z" w16du:dateUtc="2026-06-07T13:32:00Z"/>
                <w:rFonts w:ascii="微软雅黑" w:eastAsia="微软雅黑" w:hAnsi="微软雅黑" w:cs="Calibri"/>
                <w:lang w:eastAsia="zh-CN"/>
              </w:rPr>
            </w:pPr>
            <w:ins w:id="1125" w:author="Charlie Gu" w:date="2026-06-07T21:32:00Z" w16du:dateUtc="2026-06-07T13:32:00Z">
              <w:r w:rsidRPr="003B1329">
                <w:rPr>
                  <w:rFonts w:ascii="微软雅黑" w:eastAsia="微软雅黑" w:hAnsi="微软雅黑" w:cs="Calibri"/>
                  <w:lang w:eastAsia="zh-CN"/>
                </w:rPr>
                <w:t>Result Display</w:t>
              </w:r>
            </w:ins>
          </w:p>
        </w:tc>
        <w:tc>
          <w:tcPr>
            <w:tcW w:w="710" w:type="dxa"/>
            <w:tcBorders>
              <w:top w:val="nil"/>
              <w:left w:val="nil"/>
              <w:bottom w:val="single" w:sz="4" w:space="0" w:color="000000"/>
              <w:right w:val="single" w:sz="4" w:space="0" w:color="000000"/>
            </w:tcBorders>
            <w:vAlign w:val="center"/>
            <w:hideMark/>
          </w:tcPr>
          <w:p w14:paraId="1874CE92" w14:textId="77777777" w:rsidR="003B1329" w:rsidRPr="003B1329" w:rsidRDefault="003B1329" w:rsidP="003B1329">
            <w:pPr>
              <w:spacing w:before="0"/>
              <w:jc w:val="center"/>
              <w:rPr>
                <w:ins w:id="1126" w:author="Charlie Gu" w:date="2026-06-07T21:32:00Z" w16du:dateUtc="2026-06-07T13:32:00Z"/>
                <w:rFonts w:ascii="微软雅黑" w:eastAsia="微软雅黑" w:hAnsi="微软雅黑" w:cs="Calibri"/>
                <w:lang w:eastAsia="zh-CN"/>
              </w:rPr>
            </w:pPr>
            <w:ins w:id="1127" w:author="Charlie Gu" w:date="2026-06-07T21:32:00Z" w16du:dateUtc="2026-06-07T13:32:00Z">
              <w:r w:rsidRPr="003B1329">
                <w:rPr>
                  <w:rFonts w:ascii="微软雅黑" w:eastAsia="微软雅黑" w:hAnsi="微软雅黑" w:cs="Calibri"/>
                  <w:lang w:eastAsia="zh-CN"/>
                </w:rPr>
                <w:t>Result Display</w:t>
              </w:r>
            </w:ins>
          </w:p>
        </w:tc>
        <w:tc>
          <w:tcPr>
            <w:tcW w:w="710" w:type="dxa"/>
            <w:tcBorders>
              <w:top w:val="nil"/>
              <w:left w:val="nil"/>
              <w:bottom w:val="single" w:sz="4" w:space="0" w:color="000000"/>
              <w:right w:val="nil"/>
            </w:tcBorders>
            <w:vAlign w:val="center"/>
            <w:hideMark/>
          </w:tcPr>
          <w:p w14:paraId="54257CDF" w14:textId="77777777" w:rsidR="003B1329" w:rsidRPr="003B1329" w:rsidRDefault="003B1329" w:rsidP="003B1329">
            <w:pPr>
              <w:spacing w:before="0"/>
              <w:jc w:val="center"/>
              <w:rPr>
                <w:ins w:id="1128" w:author="Charlie Gu" w:date="2026-06-07T21:32:00Z" w16du:dateUtc="2026-06-07T13:32:00Z"/>
                <w:rFonts w:ascii="微软雅黑" w:eastAsia="微软雅黑" w:hAnsi="微软雅黑" w:cs="Calibri"/>
                <w:lang w:eastAsia="zh-CN"/>
              </w:rPr>
            </w:pPr>
            <w:ins w:id="1129" w:author="Charlie Gu" w:date="2026-06-07T21:32:00Z" w16du:dateUtc="2026-06-07T13:32:00Z">
              <w:r w:rsidRPr="003B1329">
                <w:rPr>
                  <w:rFonts w:ascii="微软雅黑" w:eastAsia="微软雅黑" w:hAnsi="微软雅黑" w:cs="Calibri"/>
                  <w:lang w:eastAsia="zh-CN"/>
                </w:rPr>
                <w:t>Result Display</w:t>
              </w:r>
            </w:ins>
          </w:p>
        </w:tc>
        <w:tc>
          <w:tcPr>
            <w:tcW w:w="6196" w:type="dxa"/>
            <w:tcBorders>
              <w:top w:val="nil"/>
              <w:left w:val="single" w:sz="4" w:space="0" w:color="000000"/>
              <w:bottom w:val="single" w:sz="4" w:space="0" w:color="000000"/>
              <w:right w:val="nil"/>
            </w:tcBorders>
            <w:vAlign w:val="center"/>
            <w:hideMark/>
          </w:tcPr>
          <w:p w14:paraId="3D345BF1" w14:textId="77777777" w:rsidR="003B1329" w:rsidRPr="003B1329" w:rsidRDefault="003B1329" w:rsidP="003B1329">
            <w:pPr>
              <w:spacing w:before="0"/>
              <w:rPr>
                <w:ins w:id="1130" w:author="Charlie Gu" w:date="2026-06-07T21:32:00Z" w16du:dateUtc="2026-06-07T13:32:00Z"/>
                <w:rFonts w:ascii="微软雅黑" w:eastAsia="微软雅黑" w:hAnsi="微软雅黑" w:cs="Calibri"/>
                <w:lang w:eastAsia="zh-CN"/>
              </w:rPr>
            </w:pPr>
            <w:ins w:id="1131" w:author="Charlie Gu" w:date="2026-06-07T21:32:00Z" w16du:dateUtc="2026-06-07T13:32:00Z">
              <w:r w:rsidRPr="003B1329">
                <w:rPr>
                  <w:rFonts w:ascii="微软雅黑" w:eastAsia="微软雅黑" w:hAnsi="微软雅黑" w:cs="Calibri"/>
                  <w:lang w:eastAsia="zh-CN"/>
                </w:rPr>
                <w:t>Display with mini-map POI pin markers, map pin display</w:t>
              </w:r>
              <w:r w:rsidRPr="003B1329">
                <w:rPr>
                  <w:rFonts w:ascii="微软雅黑" w:eastAsia="微软雅黑" w:hAnsi="微软雅黑" w:cs="Calibri"/>
                  <w:lang w:eastAsia="zh-CN"/>
                </w:rPr>
                <w:br/>
                <w:t>Display different sources based on intent classification</w:t>
              </w:r>
              <w:r w:rsidRPr="003B1329">
                <w:rPr>
                  <w:rFonts w:ascii="微软雅黑" w:eastAsia="微软雅黑" w:hAnsi="微软雅黑" w:cs="Calibri"/>
                  <w:lang w:eastAsia="zh-CN"/>
                </w:rPr>
                <w:br/>
                <w:t>① Itinerary planning or travel guide type:</w:t>
              </w:r>
              <w:r w:rsidRPr="003B1329">
                <w:rPr>
                  <w:rFonts w:ascii="微软雅黑" w:eastAsia="微软雅黑" w:hAnsi="微软雅黑" w:cs="Calibri"/>
                  <w:lang w:eastAsia="zh-CN"/>
                </w:rPr>
                <w:br/>
                <w:t>Source results display with mini-map POI pins, map pins show POI name and related notes for this POI; support click to view Xiaohongshu note details</w:t>
              </w:r>
              <w:r w:rsidRPr="003B1329">
                <w:rPr>
                  <w:rFonts w:ascii="微软雅黑" w:eastAsia="微软雅黑" w:hAnsi="微软雅黑" w:cs="Calibri"/>
                  <w:lang w:eastAsia="zh-CN"/>
                </w:rPr>
                <w:br/>
                <w:t>② Leisure &amp; entertainment type (attractions/parks, malls/shopping centers, cinemas, KTV/bars/hot springs/SPA, script murder, etc.) POI info query</w:t>
              </w:r>
              <w:r w:rsidRPr="003B1329">
                <w:rPr>
                  <w:rFonts w:ascii="微软雅黑" w:eastAsia="微软雅黑" w:hAnsi="微软雅黑" w:cs="Calibri"/>
                  <w:lang w:eastAsia="zh-CN"/>
                </w:rPr>
                <w:br/>
                <w:t>Source results list display with mini-map POI pins, source results support view details</w:t>
              </w:r>
              <w:r w:rsidRPr="003B1329">
                <w:rPr>
                  <w:rFonts w:ascii="微软雅黑" w:eastAsia="微软雅黑" w:hAnsi="微软雅黑" w:cs="Calibri"/>
                  <w:lang w:eastAsia="zh-CN"/>
                </w:rPr>
                <w:br/>
                <w:t>③ Others</w:t>
              </w:r>
              <w:r w:rsidRPr="003B1329">
                <w:rPr>
                  <w:rFonts w:ascii="微软雅黑" w:eastAsia="微软雅黑" w:hAnsi="微软雅黑" w:cs="Calibri"/>
                  <w:lang w:eastAsia="zh-CN"/>
                </w:rPr>
                <w:br/>
                <w:t>Results list with mini-map POI pins</w:t>
              </w:r>
            </w:ins>
          </w:p>
        </w:tc>
      </w:tr>
      <w:tr w:rsidR="003B1329" w:rsidRPr="003B1329" w14:paraId="4043CDA6" w14:textId="77777777" w:rsidTr="003B1329">
        <w:trPr>
          <w:trHeight w:val="290"/>
          <w:ins w:id="1132" w:author="Charlie Gu" w:date="2026-06-07T21:32:00Z" w16du:dateUtc="2026-06-07T13:32:00Z"/>
        </w:trPr>
        <w:tc>
          <w:tcPr>
            <w:tcW w:w="427" w:type="dxa"/>
            <w:vMerge/>
            <w:tcBorders>
              <w:top w:val="nil"/>
              <w:left w:val="single" w:sz="4" w:space="0" w:color="000000"/>
              <w:bottom w:val="single" w:sz="4" w:space="0" w:color="000000"/>
              <w:right w:val="single" w:sz="4" w:space="0" w:color="000000"/>
            </w:tcBorders>
            <w:vAlign w:val="center"/>
            <w:hideMark/>
          </w:tcPr>
          <w:p w14:paraId="58F431DB" w14:textId="77777777" w:rsidR="003B1329" w:rsidRPr="003B1329" w:rsidRDefault="003B1329" w:rsidP="003B1329">
            <w:pPr>
              <w:spacing w:before="0"/>
              <w:rPr>
                <w:ins w:id="1133" w:author="Charlie Gu" w:date="2026-06-07T21:32:00Z" w16du:dateUtc="2026-06-07T13:32:00Z"/>
                <w:rFonts w:ascii="微软雅黑" w:eastAsia="微软雅黑" w:hAnsi="微软雅黑" w:cs="Calibri"/>
                <w:b/>
                <w:bCs/>
                <w:lang w:eastAsia="zh-CN"/>
              </w:rPr>
            </w:pPr>
          </w:p>
        </w:tc>
        <w:tc>
          <w:tcPr>
            <w:tcW w:w="587" w:type="dxa"/>
            <w:vMerge w:val="restart"/>
            <w:tcBorders>
              <w:top w:val="nil"/>
              <w:left w:val="single" w:sz="4" w:space="0" w:color="000000"/>
              <w:bottom w:val="single" w:sz="4" w:space="0" w:color="000000"/>
              <w:right w:val="single" w:sz="4" w:space="0" w:color="000000"/>
            </w:tcBorders>
            <w:vAlign w:val="center"/>
            <w:hideMark/>
          </w:tcPr>
          <w:p w14:paraId="2B297DDE" w14:textId="77777777" w:rsidR="003B1329" w:rsidRPr="003B1329" w:rsidRDefault="003B1329" w:rsidP="003B1329">
            <w:pPr>
              <w:spacing w:before="0"/>
              <w:jc w:val="center"/>
              <w:rPr>
                <w:ins w:id="1134" w:author="Charlie Gu" w:date="2026-06-07T21:32:00Z" w16du:dateUtc="2026-06-07T13:32:00Z"/>
                <w:rFonts w:ascii="微软雅黑" w:eastAsia="微软雅黑" w:hAnsi="微软雅黑" w:cs="Calibri"/>
                <w:lang w:eastAsia="zh-CN"/>
              </w:rPr>
            </w:pPr>
            <w:ins w:id="1135" w:author="Charlie Gu" w:date="2026-06-07T21:32:00Z" w16du:dateUtc="2026-06-07T13:32:00Z">
              <w:r w:rsidRPr="003B1329">
                <w:rPr>
                  <w:rFonts w:ascii="微软雅黑" w:eastAsia="微软雅黑" w:hAnsi="微软雅黑" w:cs="Calibri"/>
                  <w:lang w:eastAsia="zh-CN"/>
                </w:rPr>
                <w:t>Context Interaction</w:t>
              </w:r>
            </w:ins>
          </w:p>
        </w:tc>
        <w:tc>
          <w:tcPr>
            <w:tcW w:w="710" w:type="dxa"/>
            <w:vMerge w:val="restart"/>
            <w:tcBorders>
              <w:top w:val="nil"/>
              <w:left w:val="single" w:sz="4" w:space="0" w:color="000000"/>
              <w:bottom w:val="single" w:sz="4" w:space="0" w:color="000000"/>
              <w:right w:val="single" w:sz="4" w:space="0" w:color="000000"/>
            </w:tcBorders>
            <w:vAlign w:val="center"/>
            <w:hideMark/>
          </w:tcPr>
          <w:p w14:paraId="71CE8948" w14:textId="77777777" w:rsidR="003B1329" w:rsidRPr="003B1329" w:rsidRDefault="003B1329" w:rsidP="003B1329">
            <w:pPr>
              <w:spacing w:before="0"/>
              <w:jc w:val="center"/>
              <w:rPr>
                <w:ins w:id="1136" w:author="Charlie Gu" w:date="2026-06-07T21:32:00Z" w16du:dateUtc="2026-06-07T13:32:00Z"/>
                <w:rFonts w:ascii="微软雅黑" w:eastAsia="微软雅黑" w:hAnsi="微软雅黑" w:cs="Calibri"/>
                <w:lang w:eastAsia="zh-CN"/>
              </w:rPr>
            </w:pPr>
            <w:ins w:id="1137" w:author="Charlie Gu" w:date="2026-06-07T21:32:00Z" w16du:dateUtc="2026-06-07T13:32:00Z">
              <w:r w:rsidRPr="003B1329">
                <w:rPr>
                  <w:rFonts w:ascii="微软雅黑" w:eastAsia="微软雅黑" w:hAnsi="微软雅黑" w:cs="Calibri"/>
                  <w:lang w:eastAsia="zh-CN"/>
                </w:rPr>
                <w:t>Context Interaction</w:t>
              </w:r>
            </w:ins>
          </w:p>
        </w:tc>
        <w:tc>
          <w:tcPr>
            <w:tcW w:w="710" w:type="dxa"/>
            <w:vMerge w:val="restart"/>
            <w:tcBorders>
              <w:top w:val="nil"/>
              <w:left w:val="single" w:sz="4" w:space="0" w:color="000000"/>
              <w:bottom w:val="single" w:sz="4" w:space="0" w:color="000000"/>
              <w:right w:val="nil"/>
            </w:tcBorders>
            <w:vAlign w:val="center"/>
            <w:hideMark/>
          </w:tcPr>
          <w:p w14:paraId="1B7594FB" w14:textId="77777777" w:rsidR="003B1329" w:rsidRPr="003B1329" w:rsidRDefault="003B1329" w:rsidP="003B1329">
            <w:pPr>
              <w:spacing w:before="0"/>
              <w:jc w:val="center"/>
              <w:rPr>
                <w:ins w:id="1138" w:author="Charlie Gu" w:date="2026-06-07T21:32:00Z" w16du:dateUtc="2026-06-07T13:32:00Z"/>
                <w:rFonts w:ascii="微软雅黑" w:eastAsia="微软雅黑" w:hAnsi="微软雅黑" w:cs="Calibri"/>
                <w:lang w:eastAsia="zh-CN"/>
              </w:rPr>
            </w:pPr>
            <w:ins w:id="1139" w:author="Charlie Gu" w:date="2026-06-07T21:32:00Z" w16du:dateUtc="2026-06-07T13:32:00Z">
              <w:r w:rsidRPr="003B1329">
                <w:rPr>
                  <w:rFonts w:ascii="微软雅黑" w:eastAsia="微软雅黑" w:hAnsi="微软雅黑" w:cs="Calibri"/>
                  <w:lang w:eastAsia="zh-CN"/>
                </w:rPr>
                <w:t>Context Interaction</w:t>
              </w:r>
            </w:ins>
          </w:p>
        </w:tc>
        <w:tc>
          <w:tcPr>
            <w:tcW w:w="6196" w:type="dxa"/>
            <w:tcBorders>
              <w:top w:val="nil"/>
              <w:left w:val="single" w:sz="4" w:space="0" w:color="000000"/>
              <w:bottom w:val="single" w:sz="4" w:space="0" w:color="000000"/>
              <w:right w:val="nil"/>
            </w:tcBorders>
            <w:vAlign w:val="center"/>
            <w:hideMark/>
          </w:tcPr>
          <w:p w14:paraId="08E1248C" w14:textId="77777777" w:rsidR="003B1329" w:rsidRPr="003B1329" w:rsidRDefault="003B1329" w:rsidP="003B1329">
            <w:pPr>
              <w:spacing w:before="0"/>
              <w:rPr>
                <w:ins w:id="1140" w:author="Charlie Gu" w:date="2026-06-07T21:32:00Z" w16du:dateUtc="2026-06-07T13:32:00Z"/>
                <w:rFonts w:ascii="微软雅黑" w:eastAsia="微软雅黑" w:hAnsi="微软雅黑" w:cs="Calibri"/>
                <w:lang w:eastAsia="zh-CN"/>
              </w:rPr>
            </w:pPr>
            <w:ins w:id="1141" w:author="Charlie Gu" w:date="2026-06-07T21:32:00Z" w16du:dateUtc="2026-06-07T13:32:00Z">
              <w:r w:rsidRPr="003B1329">
                <w:rPr>
                  <w:rFonts w:ascii="微软雅黑" w:eastAsia="微软雅黑" w:hAnsi="微软雅黑" w:cs="Calibri"/>
                  <w:lang w:eastAsia="zh-CN"/>
                </w:rPr>
                <w:t>Follow-up questions on recommended content</w:t>
              </w:r>
            </w:ins>
          </w:p>
        </w:tc>
      </w:tr>
      <w:tr w:rsidR="003B1329" w:rsidRPr="003B1329" w14:paraId="184239F8" w14:textId="77777777" w:rsidTr="003B1329">
        <w:trPr>
          <w:trHeight w:val="290"/>
          <w:ins w:id="1142" w:author="Charlie Gu" w:date="2026-06-07T21:32:00Z" w16du:dateUtc="2026-06-07T13:32:00Z"/>
        </w:trPr>
        <w:tc>
          <w:tcPr>
            <w:tcW w:w="427" w:type="dxa"/>
            <w:vMerge/>
            <w:tcBorders>
              <w:top w:val="nil"/>
              <w:left w:val="single" w:sz="4" w:space="0" w:color="000000"/>
              <w:bottom w:val="single" w:sz="4" w:space="0" w:color="000000"/>
              <w:right w:val="single" w:sz="4" w:space="0" w:color="000000"/>
            </w:tcBorders>
            <w:vAlign w:val="center"/>
            <w:hideMark/>
          </w:tcPr>
          <w:p w14:paraId="04353B64" w14:textId="77777777" w:rsidR="003B1329" w:rsidRPr="003B1329" w:rsidRDefault="003B1329" w:rsidP="003B1329">
            <w:pPr>
              <w:spacing w:before="0"/>
              <w:rPr>
                <w:ins w:id="1143" w:author="Charlie Gu" w:date="2026-06-07T21:32:00Z" w16du:dateUtc="2026-06-07T13:32:00Z"/>
                <w:rFonts w:ascii="微软雅黑" w:eastAsia="微软雅黑" w:hAnsi="微软雅黑" w:cs="Calibri"/>
                <w:b/>
                <w:bCs/>
                <w:lang w:eastAsia="zh-CN"/>
              </w:rPr>
            </w:pPr>
          </w:p>
        </w:tc>
        <w:tc>
          <w:tcPr>
            <w:tcW w:w="587" w:type="dxa"/>
            <w:vMerge/>
            <w:tcBorders>
              <w:top w:val="nil"/>
              <w:left w:val="single" w:sz="4" w:space="0" w:color="000000"/>
              <w:bottom w:val="single" w:sz="4" w:space="0" w:color="000000"/>
              <w:right w:val="single" w:sz="4" w:space="0" w:color="000000"/>
            </w:tcBorders>
            <w:vAlign w:val="center"/>
            <w:hideMark/>
          </w:tcPr>
          <w:p w14:paraId="093415E4" w14:textId="77777777" w:rsidR="003B1329" w:rsidRPr="003B1329" w:rsidRDefault="003B1329" w:rsidP="003B1329">
            <w:pPr>
              <w:spacing w:before="0"/>
              <w:rPr>
                <w:ins w:id="1144" w:author="Charlie Gu" w:date="2026-06-07T21:32:00Z" w16du:dateUtc="2026-06-07T13:32:00Z"/>
                <w:rFonts w:ascii="微软雅黑" w:eastAsia="微软雅黑" w:hAnsi="微软雅黑" w:cs="Calibri"/>
                <w:lang w:eastAsia="zh-CN"/>
              </w:rPr>
            </w:pPr>
          </w:p>
        </w:tc>
        <w:tc>
          <w:tcPr>
            <w:tcW w:w="710" w:type="dxa"/>
            <w:vMerge/>
            <w:tcBorders>
              <w:top w:val="nil"/>
              <w:left w:val="single" w:sz="4" w:space="0" w:color="000000"/>
              <w:bottom w:val="single" w:sz="4" w:space="0" w:color="000000"/>
              <w:right w:val="single" w:sz="4" w:space="0" w:color="000000"/>
            </w:tcBorders>
            <w:vAlign w:val="center"/>
            <w:hideMark/>
          </w:tcPr>
          <w:p w14:paraId="2E3885E6" w14:textId="77777777" w:rsidR="003B1329" w:rsidRPr="003B1329" w:rsidRDefault="003B1329" w:rsidP="003B1329">
            <w:pPr>
              <w:spacing w:before="0"/>
              <w:rPr>
                <w:ins w:id="1145" w:author="Charlie Gu" w:date="2026-06-07T21:32:00Z" w16du:dateUtc="2026-06-07T13:32:00Z"/>
                <w:rFonts w:ascii="微软雅黑" w:eastAsia="微软雅黑" w:hAnsi="微软雅黑" w:cs="Calibri"/>
                <w:lang w:eastAsia="zh-CN"/>
              </w:rPr>
            </w:pPr>
          </w:p>
        </w:tc>
        <w:tc>
          <w:tcPr>
            <w:tcW w:w="710" w:type="dxa"/>
            <w:vMerge/>
            <w:tcBorders>
              <w:top w:val="nil"/>
              <w:left w:val="single" w:sz="4" w:space="0" w:color="000000"/>
              <w:bottom w:val="single" w:sz="4" w:space="0" w:color="000000"/>
              <w:right w:val="nil"/>
            </w:tcBorders>
            <w:vAlign w:val="center"/>
            <w:hideMark/>
          </w:tcPr>
          <w:p w14:paraId="497599A0" w14:textId="77777777" w:rsidR="003B1329" w:rsidRPr="003B1329" w:rsidRDefault="003B1329" w:rsidP="003B1329">
            <w:pPr>
              <w:spacing w:before="0"/>
              <w:rPr>
                <w:ins w:id="1146" w:author="Charlie Gu" w:date="2026-06-07T21:32:00Z" w16du:dateUtc="2026-06-07T13:32:00Z"/>
                <w:rFonts w:ascii="微软雅黑" w:eastAsia="微软雅黑" w:hAnsi="微软雅黑" w:cs="Calibri"/>
                <w:lang w:eastAsia="zh-CN"/>
              </w:rPr>
            </w:pPr>
          </w:p>
        </w:tc>
        <w:tc>
          <w:tcPr>
            <w:tcW w:w="6196" w:type="dxa"/>
            <w:tcBorders>
              <w:top w:val="nil"/>
              <w:left w:val="single" w:sz="4" w:space="0" w:color="000000"/>
              <w:bottom w:val="single" w:sz="4" w:space="0" w:color="000000"/>
              <w:right w:val="nil"/>
            </w:tcBorders>
            <w:vAlign w:val="center"/>
            <w:hideMark/>
          </w:tcPr>
          <w:p w14:paraId="3F937D7F" w14:textId="77777777" w:rsidR="003B1329" w:rsidRPr="003B1329" w:rsidRDefault="003B1329" w:rsidP="003B1329">
            <w:pPr>
              <w:spacing w:before="0"/>
              <w:rPr>
                <w:ins w:id="1147" w:author="Charlie Gu" w:date="2026-06-07T21:32:00Z" w16du:dateUtc="2026-06-07T13:32:00Z"/>
                <w:rFonts w:ascii="微软雅黑" w:eastAsia="微软雅黑" w:hAnsi="微软雅黑" w:cs="Calibri"/>
                <w:lang w:eastAsia="zh-CN"/>
              </w:rPr>
            </w:pPr>
            <w:ins w:id="1148" w:author="Charlie Gu" w:date="2026-06-07T21:32:00Z" w16du:dateUtc="2026-06-07T13:32:00Z">
              <w:r w:rsidRPr="003B1329">
                <w:rPr>
                  <w:rFonts w:ascii="微软雅黑" w:eastAsia="微软雅黑" w:hAnsi="微软雅黑" w:cs="Calibri"/>
                  <w:lang w:eastAsia="zh-CN"/>
                </w:rPr>
                <w:t>Query details of one item in result list</w:t>
              </w:r>
            </w:ins>
          </w:p>
        </w:tc>
      </w:tr>
      <w:tr w:rsidR="003B1329" w:rsidRPr="003B1329" w14:paraId="6FB31798" w14:textId="77777777" w:rsidTr="003B1329">
        <w:trPr>
          <w:trHeight w:val="290"/>
          <w:ins w:id="1149" w:author="Charlie Gu" w:date="2026-06-07T21:32:00Z" w16du:dateUtc="2026-06-07T13:32:00Z"/>
        </w:trPr>
        <w:tc>
          <w:tcPr>
            <w:tcW w:w="427" w:type="dxa"/>
            <w:vMerge/>
            <w:tcBorders>
              <w:top w:val="nil"/>
              <w:left w:val="single" w:sz="4" w:space="0" w:color="000000"/>
              <w:bottom w:val="single" w:sz="4" w:space="0" w:color="000000"/>
              <w:right w:val="single" w:sz="4" w:space="0" w:color="000000"/>
            </w:tcBorders>
            <w:vAlign w:val="center"/>
            <w:hideMark/>
          </w:tcPr>
          <w:p w14:paraId="3FB6A7D9" w14:textId="77777777" w:rsidR="003B1329" w:rsidRPr="003B1329" w:rsidRDefault="003B1329" w:rsidP="003B1329">
            <w:pPr>
              <w:spacing w:before="0"/>
              <w:rPr>
                <w:ins w:id="1150" w:author="Charlie Gu" w:date="2026-06-07T21:32:00Z" w16du:dateUtc="2026-06-07T13:32:00Z"/>
                <w:rFonts w:ascii="微软雅黑" w:eastAsia="微软雅黑" w:hAnsi="微软雅黑" w:cs="Calibri"/>
                <w:b/>
                <w:bCs/>
                <w:lang w:eastAsia="zh-CN"/>
              </w:rPr>
            </w:pPr>
          </w:p>
        </w:tc>
        <w:tc>
          <w:tcPr>
            <w:tcW w:w="587" w:type="dxa"/>
            <w:vMerge/>
            <w:tcBorders>
              <w:top w:val="nil"/>
              <w:left w:val="single" w:sz="4" w:space="0" w:color="000000"/>
              <w:bottom w:val="single" w:sz="4" w:space="0" w:color="000000"/>
              <w:right w:val="single" w:sz="4" w:space="0" w:color="000000"/>
            </w:tcBorders>
            <w:vAlign w:val="center"/>
            <w:hideMark/>
          </w:tcPr>
          <w:p w14:paraId="5D5217FB" w14:textId="77777777" w:rsidR="003B1329" w:rsidRPr="003B1329" w:rsidRDefault="003B1329" w:rsidP="003B1329">
            <w:pPr>
              <w:spacing w:before="0"/>
              <w:rPr>
                <w:ins w:id="1151" w:author="Charlie Gu" w:date="2026-06-07T21:32:00Z" w16du:dateUtc="2026-06-07T13:32:00Z"/>
                <w:rFonts w:ascii="微软雅黑" w:eastAsia="微软雅黑" w:hAnsi="微软雅黑" w:cs="Calibri"/>
                <w:lang w:eastAsia="zh-CN"/>
              </w:rPr>
            </w:pPr>
          </w:p>
        </w:tc>
        <w:tc>
          <w:tcPr>
            <w:tcW w:w="710" w:type="dxa"/>
            <w:vMerge/>
            <w:tcBorders>
              <w:top w:val="nil"/>
              <w:left w:val="single" w:sz="4" w:space="0" w:color="000000"/>
              <w:bottom w:val="single" w:sz="4" w:space="0" w:color="000000"/>
              <w:right w:val="single" w:sz="4" w:space="0" w:color="000000"/>
            </w:tcBorders>
            <w:vAlign w:val="center"/>
            <w:hideMark/>
          </w:tcPr>
          <w:p w14:paraId="316EE475" w14:textId="77777777" w:rsidR="003B1329" w:rsidRPr="003B1329" w:rsidRDefault="003B1329" w:rsidP="003B1329">
            <w:pPr>
              <w:spacing w:before="0"/>
              <w:rPr>
                <w:ins w:id="1152" w:author="Charlie Gu" w:date="2026-06-07T21:32:00Z" w16du:dateUtc="2026-06-07T13:32:00Z"/>
                <w:rFonts w:ascii="微软雅黑" w:eastAsia="微软雅黑" w:hAnsi="微软雅黑" w:cs="Calibri"/>
                <w:lang w:eastAsia="zh-CN"/>
              </w:rPr>
            </w:pPr>
          </w:p>
        </w:tc>
        <w:tc>
          <w:tcPr>
            <w:tcW w:w="710" w:type="dxa"/>
            <w:vMerge/>
            <w:tcBorders>
              <w:top w:val="nil"/>
              <w:left w:val="single" w:sz="4" w:space="0" w:color="000000"/>
              <w:bottom w:val="single" w:sz="4" w:space="0" w:color="000000"/>
              <w:right w:val="nil"/>
            </w:tcBorders>
            <w:vAlign w:val="center"/>
            <w:hideMark/>
          </w:tcPr>
          <w:p w14:paraId="063F220B" w14:textId="77777777" w:rsidR="003B1329" w:rsidRPr="003B1329" w:rsidRDefault="003B1329" w:rsidP="003B1329">
            <w:pPr>
              <w:spacing w:before="0"/>
              <w:rPr>
                <w:ins w:id="1153" w:author="Charlie Gu" w:date="2026-06-07T21:32:00Z" w16du:dateUtc="2026-06-07T13:32:00Z"/>
                <w:rFonts w:ascii="微软雅黑" w:eastAsia="微软雅黑" w:hAnsi="微软雅黑" w:cs="Calibri"/>
                <w:lang w:eastAsia="zh-CN"/>
              </w:rPr>
            </w:pPr>
          </w:p>
        </w:tc>
        <w:tc>
          <w:tcPr>
            <w:tcW w:w="6196" w:type="dxa"/>
            <w:tcBorders>
              <w:top w:val="nil"/>
              <w:left w:val="single" w:sz="4" w:space="0" w:color="000000"/>
              <w:bottom w:val="single" w:sz="4" w:space="0" w:color="000000"/>
              <w:right w:val="nil"/>
            </w:tcBorders>
            <w:vAlign w:val="center"/>
            <w:hideMark/>
          </w:tcPr>
          <w:p w14:paraId="3F09A2B0" w14:textId="77777777" w:rsidR="003B1329" w:rsidRPr="003B1329" w:rsidRDefault="003B1329" w:rsidP="003B1329">
            <w:pPr>
              <w:spacing w:before="0"/>
              <w:rPr>
                <w:ins w:id="1154" w:author="Charlie Gu" w:date="2026-06-07T21:32:00Z" w16du:dateUtc="2026-06-07T13:32:00Z"/>
                <w:rFonts w:ascii="微软雅黑" w:eastAsia="微软雅黑" w:hAnsi="微软雅黑" w:cs="Calibri"/>
                <w:lang w:eastAsia="zh-CN"/>
              </w:rPr>
            </w:pPr>
            <w:ins w:id="1155" w:author="Charlie Gu" w:date="2026-06-07T21:32:00Z" w16du:dateUtc="2026-06-07T13:32:00Z">
              <w:r w:rsidRPr="003B1329">
                <w:rPr>
                  <w:rFonts w:ascii="微软雅黑" w:eastAsia="微软雅黑" w:hAnsi="微软雅黑" w:cs="Calibri"/>
                  <w:lang w:eastAsia="zh-CN"/>
                </w:rPr>
                <w:t>Secondary arrangement, modification of short-trip itinerary planning</w:t>
              </w:r>
            </w:ins>
          </w:p>
        </w:tc>
      </w:tr>
      <w:tr w:rsidR="003B1329" w:rsidRPr="003B1329" w14:paraId="7A87C5EC" w14:textId="77777777" w:rsidTr="003B1329">
        <w:trPr>
          <w:trHeight w:val="580"/>
          <w:ins w:id="1156" w:author="Charlie Gu" w:date="2026-06-07T21:32:00Z" w16du:dateUtc="2026-06-07T13:32:00Z"/>
        </w:trPr>
        <w:tc>
          <w:tcPr>
            <w:tcW w:w="427"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449D245F" w14:textId="77777777" w:rsidR="003B1329" w:rsidRPr="003B1329" w:rsidRDefault="003B1329" w:rsidP="003B1329">
            <w:pPr>
              <w:spacing w:before="0"/>
              <w:jc w:val="center"/>
              <w:rPr>
                <w:ins w:id="1157" w:author="Charlie Gu" w:date="2026-06-07T21:32:00Z" w16du:dateUtc="2026-06-07T13:32:00Z"/>
                <w:rFonts w:ascii="微软雅黑" w:eastAsia="微软雅黑" w:hAnsi="微软雅黑" w:cs="Calibri"/>
                <w:b/>
                <w:bCs/>
                <w:lang w:eastAsia="zh-CN"/>
              </w:rPr>
            </w:pPr>
            <w:ins w:id="1158" w:author="Charlie Gu" w:date="2026-06-07T21:32:00Z" w16du:dateUtc="2026-06-07T13:32:00Z">
              <w:r w:rsidRPr="003B1329">
                <w:rPr>
                  <w:rFonts w:ascii="微软雅黑" w:eastAsia="微软雅黑" w:hAnsi="微软雅黑" w:cs="Calibri"/>
                  <w:b/>
                  <w:bCs/>
                  <w:lang w:eastAsia="zh-CN"/>
                </w:rPr>
                <w:t>News Agent</w:t>
              </w:r>
            </w:ins>
          </w:p>
        </w:tc>
        <w:tc>
          <w:tcPr>
            <w:tcW w:w="587" w:type="dxa"/>
            <w:vMerge w:val="restart"/>
            <w:tcBorders>
              <w:top w:val="nil"/>
              <w:left w:val="single" w:sz="4" w:space="0" w:color="000000"/>
              <w:bottom w:val="single" w:sz="4" w:space="0" w:color="000000"/>
              <w:right w:val="single" w:sz="4" w:space="0" w:color="000000"/>
            </w:tcBorders>
            <w:vAlign w:val="center"/>
            <w:hideMark/>
          </w:tcPr>
          <w:p w14:paraId="5B89179E" w14:textId="77777777" w:rsidR="003B1329" w:rsidRPr="003B1329" w:rsidRDefault="003B1329" w:rsidP="003B1329">
            <w:pPr>
              <w:spacing w:before="0"/>
              <w:jc w:val="center"/>
              <w:rPr>
                <w:ins w:id="1159" w:author="Charlie Gu" w:date="2026-06-07T21:32:00Z" w16du:dateUtc="2026-06-07T13:32:00Z"/>
                <w:rFonts w:ascii="微软雅黑" w:eastAsia="微软雅黑" w:hAnsi="微软雅黑" w:cs="Calibri"/>
                <w:lang w:eastAsia="zh-CN"/>
              </w:rPr>
            </w:pPr>
            <w:ins w:id="1160" w:author="Charlie Gu" w:date="2026-06-07T21:32:00Z" w16du:dateUtc="2026-06-07T13:32:00Z">
              <w:r w:rsidRPr="003B1329">
                <w:rPr>
                  <w:rFonts w:ascii="微软雅黑" w:eastAsia="微软雅黑" w:hAnsi="微软雅黑" w:cs="Calibri"/>
                  <w:lang w:eastAsia="zh-CN"/>
                </w:rPr>
                <w:t>News Content Push</w:t>
              </w:r>
            </w:ins>
          </w:p>
        </w:tc>
        <w:tc>
          <w:tcPr>
            <w:tcW w:w="710" w:type="dxa"/>
            <w:tcBorders>
              <w:top w:val="nil"/>
              <w:left w:val="nil"/>
              <w:bottom w:val="single" w:sz="4" w:space="0" w:color="000000"/>
              <w:right w:val="single" w:sz="4" w:space="0" w:color="000000"/>
            </w:tcBorders>
            <w:vAlign w:val="center"/>
            <w:hideMark/>
          </w:tcPr>
          <w:p w14:paraId="355BF0B3" w14:textId="77777777" w:rsidR="003B1329" w:rsidRPr="003B1329" w:rsidRDefault="003B1329" w:rsidP="003B1329">
            <w:pPr>
              <w:spacing w:before="0"/>
              <w:jc w:val="center"/>
              <w:rPr>
                <w:ins w:id="1161" w:author="Charlie Gu" w:date="2026-06-07T21:32:00Z" w16du:dateUtc="2026-06-07T13:32:00Z"/>
                <w:rFonts w:ascii="微软雅黑" w:eastAsia="微软雅黑" w:hAnsi="微软雅黑" w:cs="Calibri"/>
                <w:lang w:eastAsia="zh-CN"/>
              </w:rPr>
            </w:pPr>
            <w:ins w:id="1162" w:author="Charlie Gu" w:date="2026-06-07T21:32:00Z" w16du:dateUtc="2026-06-07T13:32:00Z">
              <w:r w:rsidRPr="003B1329">
                <w:rPr>
                  <w:rFonts w:ascii="微软雅黑" w:eastAsia="微软雅黑" w:hAnsi="微软雅黑" w:cs="Calibri"/>
                  <w:lang w:eastAsia="zh-CN"/>
                </w:rPr>
                <w:t>Daily News Summary</w:t>
              </w:r>
            </w:ins>
          </w:p>
        </w:tc>
        <w:tc>
          <w:tcPr>
            <w:tcW w:w="710" w:type="dxa"/>
            <w:tcBorders>
              <w:top w:val="nil"/>
              <w:left w:val="nil"/>
              <w:bottom w:val="single" w:sz="4" w:space="0" w:color="000000"/>
              <w:right w:val="nil"/>
            </w:tcBorders>
            <w:vAlign w:val="center"/>
            <w:hideMark/>
          </w:tcPr>
          <w:p w14:paraId="232DD6E0" w14:textId="77777777" w:rsidR="003B1329" w:rsidRPr="003B1329" w:rsidRDefault="003B1329" w:rsidP="003B1329">
            <w:pPr>
              <w:spacing w:before="0"/>
              <w:jc w:val="center"/>
              <w:rPr>
                <w:ins w:id="1163" w:author="Charlie Gu" w:date="2026-06-07T21:32:00Z" w16du:dateUtc="2026-06-07T13:32:00Z"/>
                <w:rFonts w:ascii="微软雅黑" w:eastAsia="微软雅黑" w:hAnsi="微软雅黑" w:cs="Calibri"/>
                <w:lang w:eastAsia="zh-CN"/>
              </w:rPr>
            </w:pPr>
            <w:ins w:id="1164" w:author="Charlie Gu" w:date="2026-06-07T21:32:00Z" w16du:dateUtc="2026-06-07T13:32:00Z">
              <w:r w:rsidRPr="003B1329">
                <w:rPr>
                  <w:rFonts w:ascii="微软雅黑" w:eastAsia="微软雅黑" w:hAnsi="微软雅黑" w:cs="Calibri"/>
                  <w:lang w:eastAsia="zh-CN"/>
                </w:rPr>
                <w:t>Personalized Daily Digest Push</w:t>
              </w:r>
            </w:ins>
          </w:p>
        </w:tc>
        <w:tc>
          <w:tcPr>
            <w:tcW w:w="6196" w:type="dxa"/>
            <w:tcBorders>
              <w:top w:val="nil"/>
              <w:left w:val="single" w:sz="4" w:space="0" w:color="000000"/>
              <w:bottom w:val="single" w:sz="4" w:space="0" w:color="000000"/>
              <w:right w:val="nil"/>
            </w:tcBorders>
            <w:vAlign w:val="center"/>
            <w:hideMark/>
          </w:tcPr>
          <w:p w14:paraId="30990CAB" w14:textId="77777777" w:rsidR="003B1329" w:rsidRPr="003B1329" w:rsidRDefault="003B1329" w:rsidP="003B1329">
            <w:pPr>
              <w:spacing w:before="0"/>
              <w:rPr>
                <w:ins w:id="1165" w:author="Charlie Gu" w:date="2026-06-07T21:32:00Z" w16du:dateUtc="2026-06-07T13:32:00Z"/>
                <w:rFonts w:ascii="微软雅黑" w:eastAsia="微软雅黑" w:hAnsi="微软雅黑" w:cs="Calibri"/>
                <w:lang w:eastAsia="zh-CN"/>
              </w:rPr>
            </w:pPr>
            <w:ins w:id="1166" w:author="Charlie Gu" w:date="2026-06-07T21:32:00Z" w16du:dateUtc="2026-06-07T13:32:00Z">
              <w:r w:rsidRPr="003B1329">
                <w:rPr>
                  <w:rFonts w:ascii="微软雅黑" w:eastAsia="微软雅黑" w:hAnsi="微软雅黑" w:cs="Calibri"/>
                  <w:lang w:eastAsia="zh-CN"/>
                </w:rPr>
                <w:t>Support proactively pushing daily AI summary news to user on first entry to vehicle that day, combined with user's historical behavior, preference tags, etc., and support pushing when user actively asks for daily (or specific day) news summary on non-first entries</w:t>
              </w:r>
            </w:ins>
          </w:p>
        </w:tc>
      </w:tr>
      <w:tr w:rsidR="003B1329" w:rsidRPr="003B1329" w14:paraId="4E670C16" w14:textId="77777777" w:rsidTr="003B1329">
        <w:trPr>
          <w:trHeight w:val="2130"/>
          <w:ins w:id="1167" w:author="Charlie Gu" w:date="2026-06-07T21:32:00Z" w16du:dateUtc="2026-06-07T13:32:00Z"/>
        </w:trPr>
        <w:tc>
          <w:tcPr>
            <w:tcW w:w="427" w:type="dxa"/>
            <w:vMerge/>
            <w:tcBorders>
              <w:top w:val="nil"/>
              <w:left w:val="single" w:sz="4" w:space="0" w:color="000000"/>
              <w:bottom w:val="single" w:sz="4" w:space="0" w:color="000000"/>
              <w:right w:val="single" w:sz="4" w:space="0" w:color="000000"/>
            </w:tcBorders>
            <w:vAlign w:val="center"/>
            <w:hideMark/>
          </w:tcPr>
          <w:p w14:paraId="45C0EBB7" w14:textId="77777777" w:rsidR="003B1329" w:rsidRPr="003B1329" w:rsidRDefault="003B1329" w:rsidP="003B1329">
            <w:pPr>
              <w:spacing w:before="0"/>
              <w:rPr>
                <w:ins w:id="1168" w:author="Charlie Gu" w:date="2026-06-07T21:32:00Z" w16du:dateUtc="2026-06-07T13:32:00Z"/>
                <w:rFonts w:ascii="微软雅黑" w:eastAsia="微软雅黑" w:hAnsi="微软雅黑" w:cs="Calibri"/>
                <w:b/>
                <w:bCs/>
                <w:lang w:eastAsia="zh-CN"/>
              </w:rPr>
            </w:pPr>
          </w:p>
        </w:tc>
        <w:tc>
          <w:tcPr>
            <w:tcW w:w="587" w:type="dxa"/>
            <w:vMerge/>
            <w:tcBorders>
              <w:top w:val="nil"/>
              <w:left w:val="single" w:sz="4" w:space="0" w:color="000000"/>
              <w:bottom w:val="single" w:sz="4" w:space="0" w:color="000000"/>
              <w:right w:val="single" w:sz="4" w:space="0" w:color="000000"/>
            </w:tcBorders>
            <w:vAlign w:val="center"/>
            <w:hideMark/>
          </w:tcPr>
          <w:p w14:paraId="151FA46C" w14:textId="77777777" w:rsidR="003B1329" w:rsidRPr="003B1329" w:rsidRDefault="003B1329" w:rsidP="003B1329">
            <w:pPr>
              <w:spacing w:before="0"/>
              <w:rPr>
                <w:ins w:id="1169" w:author="Charlie Gu" w:date="2026-06-07T21:32:00Z" w16du:dateUtc="2026-06-07T13:32:00Z"/>
                <w:rFonts w:ascii="微软雅黑" w:eastAsia="微软雅黑" w:hAnsi="微软雅黑" w:cs="Calibri"/>
                <w:lang w:eastAsia="zh-CN"/>
              </w:rPr>
            </w:pPr>
          </w:p>
        </w:tc>
        <w:tc>
          <w:tcPr>
            <w:tcW w:w="710" w:type="dxa"/>
            <w:tcBorders>
              <w:top w:val="nil"/>
              <w:left w:val="nil"/>
              <w:bottom w:val="single" w:sz="4" w:space="0" w:color="000000"/>
              <w:right w:val="single" w:sz="4" w:space="0" w:color="000000"/>
            </w:tcBorders>
            <w:vAlign w:val="center"/>
            <w:hideMark/>
          </w:tcPr>
          <w:p w14:paraId="79F38E02" w14:textId="77777777" w:rsidR="003B1329" w:rsidRPr="003B1329" w:rsidRDefault="003B1329" w:rsidP="003B1329">
            <w:pPr>
              <w:spacing w:before="0"/>
              <w:jc w:val="center"/>
              <w:rPr>
                <w:ins w:id="1170" w:author="Charlie Gu" w:date="2026-06-07T21:32:00Z" w16du:dateUtc="2026-06-07T13:32:00Z"/>
                <w:rFonts w:ascii="微软雅黑" w:eastAsia="微软雅黑" w:hAnsi="微软雅黑" w:cs="Calibri"/>
                <w:lang w:eastAsia="zh-CN"/>
              </w:rPr>
            </w:pPr>
            <w:ins w:id="1171" w:author="Charlie Gu" w:date="2026-06-07T21:32:00Z" w16du:dateUtc="2026-06-07T13:32:00Z">
              <w:r w:rsidRPr="003B1329">
                <w:rPr>
                  <w:rFonts w:ascii="微软雅黑" w:eastAsia="微软雅黑" w:hAnsi="微软雅黑" w:cs="Calibri"/>
                  <w:lang w:eastAsia="zh-CN"/>
                </w:rPr>
                <w:t>News Tracking Push</w:t>
              </w:r>
            </w:ins>
          </w:p>
        </w:tc>
        <w:tc>
          <w:tcPr>
            <w:tcW w:w="710" w:type="dxa"/>
            <w:tcBorders>
              <w:top w:val="nil"/>
              <w:left w:val="nil"/>
              <w:bottom w:val="single" w:sz="4" w:space="0" w:color="000000"/>
              <w:right w:val="nil"/>
            </w:tcBorders>
            <w:vAlign w:val="center"/>
            <w:hideMark/>
          </w:tcPr>
          <w:p w14:paraId="0F9BED92" w14:textId="77777777" w:rsidR="003B1329" w:rsidRPr="003B1329" w:rsidRDefault="003B1329" w:rsidP="003B1329">
            <w:pPr>
              <w:spacing w:before="0"/>
              <w:jc w:val="center"/>
              <w:rPr>
                <w:ins w:id="1172" w:author="Charlie Gu" w:date="2026-06-07T21:32:00Z" w16du:dateUtc="2026-06-07T13:32:00Z"/>
                <w:rFonts w:ascii="微软雅黑" w:eastAsia="微软雅黑" w:hAnsi="微软雅黑" w:cs="Calibri"/>
                <w:lang w:eastAsia="zh-CN"/>
              </w:rPr>
            </w:pPr>
            <w:ins w:id="1173" w:author="Charlie Gu" w:date="2026-06-07T21:32:00Z" w16du:dateUtc="2026-06-07T13:32:00Z">
              <w:r w:rsidRPr="003B1329">
                <w:rPr>
                  <w:rFonts w:ascii="微软雅黑" w:eastAsia="微软雅黑" w:hAnsi="微软雅黑" w:cs="Calibri"/>
                  <w:lang w:eastAsia="zh-CN"/>
                </w:rPr>
                <w:t>News Tracking Push</w:t>
              </w:r>
            </w:ins>
          </w:p>
        </w:tc>
        <w:tc>
          <w:tcPr>
            <w:tcW w:w="6196" w:type="dxa"/>
            <w:tcBorders>
              <w:top w:val="nil"/>
              <w:left w:val="single" w:sz="4" w:space="0" w:color="000000"/>
              <w:bottom w:val="single" w:sz="4" w:space="0" w:color="000000"/>
              <w:right w:val="nil"/>
            </w:tcBorders>
            <w:vAlign w:val="center"/>
            <w:hideMark/>
          </w:tcPr>
          <w:p w14:paraId="6BF5C3D7" w14:textId="77777777" w:rsidR="003B1329" w:rsidRPr="003B1329" w:rsidRDefault="003B1329" w:rsidP="003B1329">
            <w:pPr>
              <w:spacing w:before="0"/>
              <w:rPr>
                <w:ins w:id="1174" w:author="Charlie Gu" w:date="2026-06-07T21:32:00Z" w16du:dateUtc="2026-06-07T13:32:00Z"/>
                <w:rFonts w:ascii="微软雅黑" w:eastAsia="微软雅黑" w:hAnsi="微软雅黑" w:cs="Calibri"/>
                <w:lang w:eastAsia="zh-CN"/>
              </w:rPr>
            </w:pPr>
            <w:ins w:id="1175" w:author="Charlie Gu" w:date="2026-06-07T21:32:00Z" w16du:dateUtc="2026-06-07T13:32:00Z">
              <w:r w:rsidRPr="003B1329">
                <w:rPr>
                  <w:rFonts w:ascii="微软雅黑" w:eastAsia="微软雅黑" w:hAnsi="微软雅黑" w:cs="Calibri"/>
                  <w:lang w:eastAsia="zh-CN"/>
                </w:rPr>
                <w:t>Support user tracking followed news progress, tracking news listened to in past 3 days, proactively push summary updates when followed news has progress, and support user voice query of historical news progress.</w:t>
              </w:r>
            </w:ins>
          </w:p>
        </w:tc>
      </w:tr>
      <w:tr w:rsidR="003B1329" w:rsidRPr="003B1329" w14:paraId="3A28DA36" w14:textId="77777777" w:rsidTr="003B1329">
        <w:trPr>
          <w:trHeight w:val="580"/>
          <w:ins w:id="1176" w:author="Charlie Gu" w:date="2026-06-07T21:32:00Z" w16du:dateUtc="2026-06-07T13:32:00Z"/>
        </w:trPr>
        <w:tc>
          <w:tcPr>
            <w:tcW w:w="427" w:type="dxa"/>
            <w:vMerge w:val="restart"/>
            <w:tcBorders>
              <w:top w:val="nil"/>
              <w:left w:val="single" w:sz="4" w:space="0" w:color="000000"/>
              <w:bottom w:val="single" w:sz="4" w:space="0" w:color="000000"/>
              <w:right w:val="single" w:sz="4" w:space="0" w:color="000000"/>
            </w:tcBorders>
            <w:vAlign w:val="center"/>
            <w:hideMark/>
          </w:tcPr>
          <w:p w14:paraId="624780EE" w14:textId="77777777" w:rsidR="003B1329" w:rsidRPr="003B1329" w:rsidRDefault="003B1329" w:rsidP="003B1329">
            <w:pPr>
              <w:spacing w:before="0"/>
              <w:jc w:val="center"/>
              <w:rPr>
                <w:ins w:id="1177" w:author="Charlie Gu" w:date="2026-06-07T21:32:00Z" w16du:dateUtc="2026-06-07T13:32:00Z"/>
                <w:rFonts w:ascii="微软雅黑" w:eastAsia="微软雅黑" w:hAnsi="微软雅黑" w:cs="Calibri"/>
                <w:b/>
                <w:bCs/>
                <w:lang w:eastAsia="zh-CN"/>
              </w:rPr>
            </w:pPr>
            <w:ins w:id="1178" w:author="Charlie Gu" w:date="2026-06-07T21:32:00Z" w16du:dateUtc="2026-06-07T13:32:00Z">
              <w:r w:rsidRPr="003B1329">
                <w:rPr>
                  <w:rFonts w:ascii="微软雅黑" w:eastAsia="微软雅黑" w:hAnsi="微软雅黑" w:cs="Calibri"/>
                  <w:b/>
                  <w:bCs/>
                  <w:lang w:eastAsia="zh-CN"/>
                </w:rPr>
                <w:lastRenderedPageBreak/>
                <w:t>Podcast Agent</w:t>
              </w:r>
            </w:ins>
          </w:p>
        </w:tc>
        <w:tc>
          <w:tcPr>
            <w:tcW w:w="587" w:type="dxa"/>
            <w:vMerge w:val="restart"/>
            <w:tcBorders>
              <w:top w:val="nil"/>
              <w:left w:val="single" w:sz="4" w:space="0" w:color="000000"/>
              <w:bottom w:val="single" w:sz="4" w:space="0" w:color="000000"/>
              <w:right w:val="single" w:sz="4" w:space="0" w:color="000000"/>
            </w:tcBorders>
            <w:vAlign w:val="center"/>
            <w:hideMark/>
          </w:tcPr>
          <w:p w14:paraId="6C2A1B9A" w14:textId="77777777" w:rsidR="003B1329" w:rsidRPr="003B1329" w:rsidRDefault="003B1329" w:rsidP="003B1329">
            <w:pPr>
              <w:spacing w:before="0"/>
              <w:jc w:val="center"/>
              <w:rPr>
                <w:ins w:id="1179" w:author="Charlie Gu" w:date="2026-06-07T21:32:00Z" w16du:dateUtc="2026-06-07T13:32:00Z"/>
                <w:rFonts w:ascii="微软雅黑" w:eastAsia="微软雅黑" w:hAnsi="微软雅黑" w:cs="Calibri"/>
                <w:lang w:eastAsia="zh-CN"/>
              </w:rPr>
            </w:pPr>
            <w:ins w:id="1180" w:author="Charlie Gu" w:date="2026-06-07T21:32:00Z" w16du:dateUtc="2026-06-07T13:32:00Z">
              <w:r w:rsidRPr="003B1329">
                <w:rPr>
                  <w:rFonts w:ascii="微软雅黑" w:eastAsia="微软雅黑" w:hAnsi="微软雅黑" w:cs="Calibri"/>
                  <w:lang w:eastAsia="zh-CN"/>
                </w:rPr>
                <w:t>AI Podcast Generation</w:t>
              </w:r>
            </w:ins>
          </w:p>
        </w:tc>
        <w:tc>
          <w:tcPr>
            <w:tcW w:w="710" w:type="dxa"/>
            <w:vMerge w:val="restart"/>
            <w:tcBorders>
              <w:top w:val="nil"/>
              <w:left w:val="single" w:sz="4" w:space="0" w:color="000000"/>
              <w:bottom w:val="single" w:sz="4" w:space="0" w:color="000000"/>
              <w:right w:val="single" w:sz="4" w:space="0" w:color="000000"/>
            </w:tcBorders>
            <w:vAlign w:val="center"/>
            <w:hideMark/>
          </w:tcPr>
          <w:p w14:paraId="2671C76D" w14:textId="77777777" w:rsidR="003B1329" w:rsidRPr="003B1329" w:rsidRDefault="003B1329" w:rsidP="003B1329">
            <w:pPr>
              <w:spacing w:before="0"/>
              <w:rPr>
                <w:ins w:id="1181" w:author="Charlie Gu" w:date="2026-06-07T21:32:00Z" w16du:dateUtc="2026-06-07T13:32:00Z"/>
                <w:rFonts w:ascii="微软雅黑" w:eastAsia="微软雅黑" w:hAnsi="微软雅黑" w:cs="Calibri"/>
                <w:lang w:eastAsia="zh-CN"/>
              </w:rPr>
            </w:pPr>
            <w:ins w:id="1182" w:author="Charlie Gu" w:date="2026-06-07T21:32:00Z" w16du:dateUtc="2026-06-07T13:32:00Z">
              <w:r w:rsidRPr="003B1329">
                <w:rPr>
                  <w:rFonts w:ascii="微软雅黑" w:eastAsia="微软雅黑" w:hAnsi="微软雅黑" w:cs="Calibri"/>
                  <w:lang w:eastAsia="zh-CN"/>
                </w:rPr>
                <w:t>Podcast Content Input</w:t>
              </w:r>
            </w:ins>
          </w:p>
        </w:tc>
        <w:tc>
          <w:tcPr>
            <w:tcW w:w="710" w:type="dxa"/>
            <w:tcBorders>
              <w:top w:val="nil"/>
              <w:left w:val="nil"/>
              <w:bottom w:val="single" w:sz="4" w:space="0" w:color="000000"/>
              <w:right w:val="nil"/>
            </w:tcBorders>
            <w:vAlign w:val="center"/>
            <w:hideMark/>
          </w:tcPr>
          <w:p w14:paraId="75FC6A66" w14:textId="77777777" w:rsidR="003B1329" w:rsidRPr="003B1329" w:rsidRDefault="003B1329" w:rsidP="003B1329">
            <w:pPr>
              <w:spacing w:before="0"/>
              <w:rPr>
                <w:ins w:id="1183" w:author="Charlie Gu" w:date="2026-06-07T21:32:00Z" w16du:dateUtc="2026-06-07T13:32:00Z"/>
                <w:rFonts w:ascii="微软雅黑" w:eastAsia="微软雅黑" w:hAnsi="微软雅黑" w:cs="Calibri"/>
                <w:lang w:eastAsia="zh-CN"/>
              </w:rPr>
            </w:pPr>
            <w:ins w:id="1184" w:author="Charlie Gu" w:date="2026-06-07T21:32:00Z" w16du:dateUtc="2026-06-07T13:32:00Z">
              <w:r w:rsidRPr="003B1329">
                <w:rPr>
                  <w:rFonts w:ascii="微软雅黑" w:eastAsia="微软雅黑" w:hAnsi="微软雅黑" w:cs="Calibri"/>
                  <w:lang w:eastAsia="zh-CN"/>
                </w:rPr>
                <w:t>Third-party Source Acquisition</w:t>
              </w:r>
            </w:ins>
          </w:p>
        </w:tc>
        <w:tc>
          <w:tcPr>
            <w:tcW w:w="6196" w:type="dxa"/>
            <w:tcBorders>
              <w:top w:val="nil"/>
              <w:left w:val="single" w:sz="4" w:space="0" w:color="000000"/>
              <w:bottom w:val="single" w:sz="4" w:space="0" w:color="000000"/>
              <w:right w:val="nil"/>
            </w:tcBorders>
            <w:vAlign w:val="center"/>
            <w:hideMark/>
          </w:tcPr>
          <w:p w14:paraId="6F8AC808" w14:textId="77777777" w:rsidR="003B1329" w:rsidRPr="003B1329" w:rsidRDefault="003B1329" w:rsidP="003B1329">
            <w:pPr>
              <w:spacing w:before="0"/>
              <w:rPr>
                <w:ins w:id="1185" w:author="Charlie Gu" w:date="2026-06-07T21:32:00Z" w16du:dateUtc="2026-06-07T13:32:00Z"/>
                <w:rFonts w:ascii="微软雅黑" w:eastAsia="微软雅黑" w:hAnsi="微软雅黑" w:cs="Calibri"/>
                <w:lang w:eastAsia="zh-CN"/>
              </w:rPr>
            </w:pPr>
            <w:ins w:id="1186" w:author="Charlie Gu" w:date="2026-06-07T21:32:00Z" w16du:dateUtc="2026-06-07T13:32:00Z">
              <w:r w:rsidRPr="003B1329">
                <w:rPr>
                  <w:rFonts w:ascii="微软雅黑" w:eastAsia="微软雅黑" w:hAnsi="微软雅黑" w:cs="Calibri"/>
                  <w:lang w:eastAsia="zh-CN"/>
                </w:rPr>
                <w:t>Support using top podcast sources</w:t>
              </w:r>
            </w:ins>
          </w:p>
        </w:tc>
      </w:tr>
      <w:tr w:rsidR="003B1329" w:rsidRPr="003B1329" w14:paraId="34D06F09" w14:textId="77777777" w:rsidTr="003B1329">
        <w:trPr>
          <w:trHeight w:val="310"/>
          <w:ins w:id="1187" w:author="Charlie Gu" w:date="2026-06-07T21:32:00Z" w16du:dateUtc="2026-06-07T13:32:00Z"/>
        </w:trPr>
        <w:tc>
          <w:tcPr>
            <w:tcW w:w="427" w:type="dxa"/>
            <w:vMerge/>
            <w:tcBorders>
              <w:top w:val="nil"/>
              <w:left w:val="single" w:sz="4" w:space="0" w:color="000000"/>
              <w:bottom w:val="single" w:sz="4" w:space="0" w:color="000000"/>
              <w:right w:val="single" w:sz="4" w:space="0" w:color="000000"/>
            </w:tcBorders>
            <w:vAlign w:val="center"/>
            <w:hideMark/>
          </w:tcPr>
          <w:p w14:paraId="4C481478" w14:textId="77777777" w:rsidR="003B1329" w:rsidRPr="003B1329" w:rsidRDefault="003B1329" w:rsidP="003B1329">
            <w:pPr>
              <w:spacing w:before="0"/>
              <w:rPr>
                <w:ins w:id="1188" w:author="Charlie Gu" w:date="2026-06-07T21:32:00Z" w16du:dateUtc="2026-06-07T13:32:00Z"/>
                <w:rFonts w:ascii="微软雅黑" w:eastAsia="微软雅黑" w:hAnsi="微软雅黑" w:cs="Calibri"/>
                <w:b/>
                <w:bCs/>
                <w:lang w:eastAsia="zh-CN"/>
              </w:rPr>
            </w:pPr>
          </w:p>
        </w:tc>
        <w:tc>
          <w:tcPr>
            <w:tcW w:w="587" w:type="dxa"/>
            <w:vMerge/>
            <w:tcBorders>
              <w:top w:val="nil"/>
              <w:left w:val="single" w:sz="4" w:space="0" w:color="000000"/>
              <w:bottom w:val="single" w:sz="4" w:space="0" w:color="000000"/>
              <w:right w:val="single" w:sz="4" w:space="0" w:color="000000"/>
            </w:tcBorders>
            <w:vAlign w:val="center"/>
            <w:hideMark/>
          </w:tcPr>
          <w:p w14:paraId="04462B0B" w14:textId="77777777" w:rsidR="003B1329" w:rsidRPr="003B1329" w:rsidRDefault="003B1329" w:rsidP="003B1329">
            <w:pPr>
              <w:spacing w:before="0"/>
              <w:rPr>
                <w:ins w:id="1189" w:author="Charlie Gu" w:date="2026-06-07T21:32:00Z" w16du:dateUtc="2026-06-07T13:32:00Z"/>
                <w:rFonts w:ascii="微软雅黑" w:eastAsia="微软雅黑" w:hAnsi="微软雅黑" w:cs="Calibri"/>
                <w:lang w:eastAsia="zh-CN"/>
              </w:rPr>
            </w:pPr>
          </w:p>
        </w:tc>
        <w:tc>
          <w:tcPr>
            <w:tcW w:w="710" w:type="dxa"/>
            <w:vMerge/>
            <w:tcBorders>
              <w:top w:val="nil"/>
              <w:left w:val="single" w:sz="4" w:space="0" w:color="000000"/>
              <w:bottom w:val="single" w:sz="4" w:space="0" w:color="000000"/>
              <w:right w:val="single" w:sz="4" w:space="0" w:color="000000"/>
            </w:tcBorders>
            <w:vAlign w:val="center"/>
            <w:hideMark/>
          </w:tcPr>
          <w:p w14:paraId="12EE0A9C" w14:textId="77777777" w:rsidR="003B1329" w:rsidRPr="003B1329" w:rsidRDefault="003B1329" w:rsidP="003B1329">
            <w:pPr>
              <w:spacing w:before="0"/>
              <w:rPr>
                <w:ins w:id="1190" w:author="Charlie Gu" w:date="2026-06-07T21:32:00Z" w16du:dateUtc="2026-06-07T13:32:00Z"/>
                <w:rFonts w:ascii="微软雅黑" w:eastAsia="微软雅黑" w:hAnsi="微软雅黑" w:cs="Calibri"/>
                <w:lang w:eastAsia="zh-CN"/>
              </w:rPr>
            </w:pPr>
          </w:p>
        </w:tc>
        <w:tc>
          <w:tcPr>
            <w:tcW w:w="710" w:type="dxa"/>
            <w:tcBorders>
              <w:top w:val="nil"/>
              <w:left w:val="nil"/>
              <w:bottom w:val="single" w:sz="4" w:space="0" w:color="000000"/>
              <w:right w:val="nil"/>
            </w:tcBorders>
            <w:vAlign w:val="center"/>
            <w:hideMark/>
          </w:tcPr>
          <w:p w14:paraId="5119AC55" w14:textId="77777777" w:rsidR="003B1329" w:rsidRPr="003B1329" w:rsidRDefault="003B1329" w:rsidP="003B1329">
            <w:pPr>
              <w:spacing w:before="0"/>
              <w:rPr>
                <w:ins w:id="1191" w:author="Charlie Gu" w:date="2026-06-07T21:32:00Z" w16du:dateUtc="2026-06-07T13:32:00Z"/>
                <w:rFonts w:ascii="微软雅黑" w:eastAsia="微软雅黑" w:hAnsi="微软雅黑" w:cs="Calibri"/>
                <w:lang w:eastAsia="zh-CN"/>
              </w:rPr>
            </w:pPr>
            <w:ins w:id="1192" w:author="Charlie Gu" w:date="2026-06-07T21:32:00Z" w16du:dateUtc="2026-06-07T13:32:00Z">
              <w:r w:rsidRPr="003B1329">
                <w:rPr>
                  <w:rFonts w:ascii="微软雅黑" w:eastAsia="微软雅黑" w:hAnsi="微软雅黑" w:cs="Calibri"/>
                  <w:lang w:eastAsia="zh-CN"/>
                </w:rPr>
                <w:t>User Info Input (Mobile)</w:t>
              </w:r>
            </w:ins>
          </w:p>
        </w:tc>
        <w:tc>
          <w:tcPr>
            <w:tcW w:w="6196" w:type="dxa"/>
            <w:tcBorders>
              <w:top w:val="nil"/>
              <w:left w:val="single" w:sz="4" w:space="0" w:color="000000"/>
              <w:bottom w:val="single" w:sz="4" w:space="0" w:color="000000"/>
              <w:right w:val="nil"/>
            </w:tcBorders>
            <w:vAlign w:val="center"/>
            <w:hideMark/>
          </w:tcPr>
          <w:p w14:paraId="60F5126B" w14:textId="77777777" w:rsidR="003B1329" w:rsidRPr="003B1329" w:rsidRDefault="003B1329" w:rsidP="003B1329">
            <w:pPr>
              <w:spacing w:before="0"/>
              <w:rPr>
                <w:ins w:id="1193" w:author="Charlie Gu" w:date="2026-06-07T21:32:00Z" w16du:dateUtc="2026-06-07T13:32:00Z"/>
                <w:rFonts w:ascii="微软雅黑" w:eastAsia="微软雅黑" w:hAnsi="微软雅黑" w:cs="Calibri"/>
                <w:lang w:eastAsia="zh-CN"/>
              </w:rPr>
            </w:pPr>
            <w:ins w:id="1194" w:author="Charlie Gu" w:date="2026-06-07T21:32:00Z" w16du:dateUtc="2026-06-07T13:32:00Z">
              <w:r w:rsidRPr="003B1329">
                <w:rPr>
                  <w:rFonts w:ascii="微软雅黑" w:eastAsia="微软雅黑" w:hAnsi="微软雅黑" w:cs="Calibri"/>
                  <w:lang w:eastAsia="zh-CN"/>
                </w:rPr>
                <w:t>URL, text files, audio/video and other user input interconnected with vehicle</w:t>
              </w:r>
            </w:ins>
          </w:p>
        </w:tc>
      </w:tr>
      <w:tr w:rsidR="003B1329" w:rsidRPr="003B1329" w14:paraId="1692CACF" w14:textId="77777777" w:rsidTr="003B1329">
        <w:trPr>
          <w:trHeight w:val="310"/>
          <w:ins w:id="1195" w:author="Charlie Gu" w:date="2026-06-07T21:32:00Z" w16du:dateUtc="2026-06-07T13:32:00Z"/>
        </w:trPr>
        <w:tc>
          <w:tcPr>
            <w:tcW w:w="427" w:type="dxa"/>
            <w:vMerge/>
            <w:tcBorders>
              <w:top w:val="nil"/>
              <w:left w:val="single" w:sz="4" w:space="0" w:color="000000"/>
              <w:bottom w:val="single" w:sz="4" w:space="0" w:color="000000"/>
              <w:right w:val="single" w:sz="4" w:space="0" w:color="000000"/>
            </w:tcBorders>
            <w:vAlign w:val="center"/>
            <w:hideMark/>
          </w:tcPr>
          <w:p w14:paraId="3B406FC8" w14:textId="77777777" w:rsidR="003B1329" w:rsidRPr="003B1329" w:rsidRDefault="003B1329" w:rsidP="003B1329">
            <w:pPr>
              <w:spacing w:before="0"/>
              <w:rPr>
                <w:ins w:id="1196" w:author="Charlie Gu" w:date="2026-06-07T21:32:00Z" w16du:dateUtc="2026-06-07T13:32:00Z"/>
                <w:rFonts w:ascii="微软雅黑" w:eastAsia="微软雅黑" w:hAnsi="微软雅黑" w:cs="Calibri"/>
                <w:b/>
                <w:bCs/>
                <w:lang w:eastAsia="zh-CN"/>
              </w:rPr>
            </w:pPr>
          </w:p>
        </w:tc>
        <w:tc>
          <w:tcPr>
            <w:tcW w:w="587" w:type="dxa"/>
            <w:vMerge/>
            <w:tcBorders>
              <w:top w:val="nil"/>
              <w:left w:val="single" w:sz="4" w:space="0" w:color="000000"/>
              <w:bottom w:val="single" w:sz="4" w:space="0" w:color="000000"/>
              <w:right w:val="single" w:sz="4" w:space="0" w:color="000000"/>
            </w:tcBorders>
            <w:vAlign w:val="center"/>
            <w:hideMark/>
          </w:tcPr>
          <w:p w14:paraId="320D1862" w14:textId="77777777" w:rsidR="003B1329" w:rsidRPr="003B1329" w:rsidRDefault="003B1329" w:rsidP="003B1329">
            <w:pPr>
              <w:spacing w:before="0"/>
              <w:rPr>
                <w:ins w:id="1197" w:author="Charlie Gu" w:date="2026-06-07T21:32:00Z" w16du:dateUtc="2026-06-07T13:32:00Z"/>
                <w:rFonts w:ascii="微软雅黑" w:eastAsia="微软雅黑" w:hAnsi="微软雅黑" w:cs="Calibri"/>
                <w:lang w:eastAsia="zh-CN"/>
              </w:rPr>
            </w:pPr>
          </w:p>
        </w:tc>
        <w:tc>
          <w:tcPr>
            <w:tcW w:w="710" w:type="dxa"/>
            <w:vMerge/>
            <w:tcBorders>
              <w:top w:val="nil"/>
              <w:left w:val="single" w:sz="4" w:space="0" w:color="000000"/>
              <w:bottom w:val="single" w:sz="4" w:space="0" w:color="000000"/>
              <w:right w:val="single" w:sz="4" w:space="0" w:color="000000"/>
            </w:tcBorders>
            <w:vAlign w:val="center"/>
            <w:hideMark/>
          </w:tcPr>
          <w:p w14:paraId="3B6D4171" w14:textId="77777777" w:rsidR="003B1329" w:rsidRPr="003B1329" w:rsidRDefault="003B1329" w:rsidP="003B1329">
            <w:pPr>
              <w:spacing w:before="0"/>
              <w:rPr>
                <w:ins w:id="1198" w:author="Charlie Gu" w:date="2026-06-07T21:32:00Z" w16du:dateUtc="2026-06-07T13:32:00Z"/>
                <w:rFonts w:ascii="微软雅黑" w:eastAsia="微软雅黑" w:hAnsi="微软雅黑" w:cs="Calibri"/>
                <w:lang w:eastAsia="zh-CN"/>
              </w:rPr>
            </w:pPr>
          </w:p>
        </w:tc>
        <w:tc>
          <w:tcPr>
            <w:tcW w:w="710" w:type="dxa"/>
            <w:tcBorders>
              <w:top w:val="nil"/>
              <w:left w:val="nil"/>
              <w:bottom w:val="single" w:sz="4" w:space="0" w:color="000000"/>
              <w:right w:val="nil"/>
            </w:tcBorders>
            <w:vAlign w:val="center"/>
            <w:hideMark/>
          </w:tcPr>
          <w:p w14:paraId="69745DB8" w14:textId="77777777" w:rsidR="003B1329" w:rsidRPr="003B1329" w:rsidRDefault="003B1329" w:rsidP="003B1329">
            <w:pPr>
              <w:spacing w:before="0"/>
              <w:rPr>
                <w:ins w:id="1199" w:author="Charlie Gu" w:date="2026-06-07T21:32:00Z" w16du:dateUtc="2026-06-07T13:32:00Z"/>
                <w:rFonts w:ascii="微软雅黑" w:eastAsia="微软雅黑" w:hAnsi="微软雅黑" w:cs="Calibri"/>
                <w:lang w:eastAsia="zh-CN"/>
              </w:rPr>
            </w:pPr>
            <w:ins w:id="1200" w:author="Charlie Gu" w:date="2026-06-07T21:32:00Z" w16du:dateUtc="2026-06-07T13:32:00Z">
              <w:r w:rsidRPr="003B1329">
                <w:rPr>
                  <w:rFonts w:ascii="微软雅黑" w:eastAsia="微软雅黑" w:hAnsi="微软雅黑" w:cs="Calibri"/>
                  <w:lang w:eastAsia="zh-CN"/>
                </w:rPr>
                <w:t>Content Topic Selection</w:t>
              </w:r>
            </w:ins>
          </w:p>
        </w:tc>
        <w:tc>
          <w:tcPr>
            <w:tcW w:w="6196" w:type="dxa"/>
            <w:tcBorders>
              <w:top w:val="nil"/>
              <w:left w:val="single" w:sz="4" w:space="0" w:color="000000"/>
              <w:bottom w:val="single" w:sz="4" w:space="0" w:color="000000"/>
              <w:right w:val="nil"/>
            </w:tcBorders>
            <w:vAlign w:val="center"/>
            <w:hideMark/>
          </w:tcPr>
          <w:p w14:paraId="303C5B99" w14:textId="77777777" w:rsidR="003B1329" w:rsidRPr="003B1329" w:rsidRDefault="003B1329" w:rsidP="003B1329">
            <w:pPr>
              <w:spacing w:before="0"/>
              <w:rPr>
                <w:ins w:id="1201" w:author="Charlie Gu" w:date="2026-06-07T21:32:00Z" w16du:dateUtc="2026-06-07T13:32:00Z"/>
                <w:rFonts w:ascii="微软雅黑" w:eastAsia="微软雅黑" w:hAnsi="微软雅黑" w:cs="Calibri"/>
                <w:lang w:eastAsia="zh-CN"/>
              </w:rPr>
            </w:pPr>
            <w:ins w:id="1202" w:author="Charlie Gu" w:date="2026-06-07T21:32:00Z" w16du:dateUtc="2026-06-07T13:32:00Z">
              <w:r w:rsidRPr="003B1329">
                <w:rPr>
                  <w:rFonts w:ascii="微软雅黑" w:eastAsia="微软雅黑" w:hAnsi="微软雅黑" w:cs="Calibri"/>
                  <w:lang w:eastAsia="zh-CN"/>
                </w:rPr>
                <w:t>Preset content topics, combined multi-perspective topics, user input topics</w:t>
              </w:r>
            </w:ins>
          </w:p>
        </w:tc>
      </w:tr>
      <w:tr w:rsidR="003B1329" w:rsidRPr="003B1329" w14:paraId="1EED60DB" w14:textId="77777777" w:rsidTr="003B1329">
        <w:trPr>
          <w:trHeight w:val="310"/>
          <w:ins w:id="1203" w:author="Charlie Gu" w:date="2026-06-07T21:32:00Z" w16du:dateUtc="2026-06-07T13:32:00Z"/>
        </w:trPr>
        <w:tc>
          <w:tcPr>
            <w:tcW w:w="427" w:type="dxa"/>
            <w:vMerge/>
            <w:tcBorders>
              <w:top w:val="nil"/>
              <w:left w:val="single" w:sz="4" w:space="0" w:color="000000"/>
              <w:bottom w:val="single" w:sz="4" w:space="0" w:color="000000"/>
              <w:right w:val="single" w:sz="4" w:space="0" w:color="000000"/>
            </w:tcBorders>
            <w:vAlign w:val="center"/>
            <w:hideMark/>
          </w:tcPr>
          <w:p w14:paraId="187B32F4" w14:textId="77777777" w:rsidR="003B1329" w:rsidRPr="003B1329" w:rsidRDefault="003B1329" w:rsidP="003B1329">
            <w:pPr>
              <w:spacing w:before="0"/>
              <w:rPr>
                <w:ins w:id="1204" w:author="Charlie Gu" w:date="2026-06-07T21:32:00Z" w16du:dateUtc="2026-06-07T13:32:00Z"/>
                <w:rFonts w:ascii="微软雅黑" w:eastAsia="微软雅黑" w:hAnsi="微软雅黑" w:cs="Calibri"/>
                <w:b/>
                <w:bCs/>
                <w:lang w:eastAsia="zh-CN"/>
              </w:rPr>
            </w:pPr>
          </w:p>
        </w:tc>
        <w:tc>
          <w:tcPr>
            <w:tcW w:w="587" w:type="dxa"/>
            <w:vMerge/>
            <w:tcBorders>
              <w:top w:val="nil"/>
              <w:left w:val="single" w:sz="4" w:space="0" w:color="000000"/>
              <w:bottom w:val="single" w:sz="4" w:space="0" w:color="000000"/>
              <w:right w:val="single" w:sz="4" w:space="0" w:color="000000"/>
            </w:tcBorders>
            <w:vAlign w:val="center"/>
            <w:hideMark/>
          </w:tcPr>
          <w:p w14:paraId="495E869E" w14:textId="77777777" w:rsidR="003B1329" w:rsidRPr="003B1329" w:rsidRDefault="003B1329" w:rsidP="003B1329">
            <w:pPr>
              <w:spacing w:before="0"/>
              <w:rPr>
                <w:ins w:id="1205" w:author="Charlie Gu" w:date="2026-06-07T21:32:00Z" w16du:dateUtc="2026-06-07T13:32:00Z"/>
                <w:rFonts w:ascii="微软雅黑" w:eastAsia="微软雅黑" w:hAnsi="微软雅黑" w:cs="Calibri"/>
                <w:lang w:eastAsia="zh-CN"/>
              </w:rPr>
            </w:pPr>
          </w:p>
        </w:tc>
        <w:tc>
          <w:tcPr>
            <w:tcW w:w="710" w:type="dxa"/>
            <w:vMerge w:val="restart"/>
            <w:tcBorders>
              <w:top w:val="nil"/>
              <w:left w:val="single" w:sz="4" w:space="0" w:color="000000"/>
              <w:bottom w:val="single" w:sz="4" w:space="0" w:color="000000"/>
              <w:right w:val="single" w:sz="4" w:space="0" w:color="000000"/>
            </w:tcBorders>
            <w:vAlign w:val="center"/>
            <w:hideMark/>
          </w:tcPr>
          <w:p w14:paraId="4A5F3C48" w14:textId="77777777" w:rsidR="003B1329" w:rsidRPr="003B1329" w:rsidRDefault="003B1329" w:rsidP="003B1329">
            <w:pPr>
              <w:spacing w:before="0"/>
              <w:rPr>
                <w:ins w:id="1206" w:author="Charlie Gu" w:date="2026-06-07T21:32:00Z" w16du:dateUtc="2026-06-07T13:32:00Z"/>
                <w:rFonts w:ascii="微软雅黑" w:eastAsia="微软雅黑" w:hAnsi="微软雅黑" w:cs="Calibri"/>
                <w:lang w:eastAsia="zh-CN"/>
              </w:rPr>
            </w:pPr>
            <w:ins w:id="1207" w:author="Charlie Gu" w:date="2026-06-07T21:32:00Z" w16du:dateUtc="2026-06-07T13:32:00Z">
              <w:r w:rsidRPr="003B1329">
                <w:rPr>
                  <w:rFonts w:ascii="微软雅黑" w:eastAsia="微软雅黑" w:hAnsi="微软雅黑" w:cs="Calibri"/>
                  <w:lang w:eastAsia="zh-CN"/>
                </w:rPr>
                <w:t>Podcast Description Output</w:t>
              </w:r>
            </w:ins>
          </w:p>
        </w:tc>
        <w:tc>
          <w:tcPr>
            <w:tcW w:w="710" w:type="dxa"/>
            <w:tcBorders>
              <w:top w:val="nil"/>
              <w:left w:val="nil"/>
              <w:bottom w:val="single" w:sz="4" w:space="0" w:color="000000"/>
              <w:right w:val="nil"/>
            </w:tcBorders>
            <w:vAlign w:val="center"/>
            <w:hideMark/>
          </w:tcPr>
          <w:p w14:paraId="42986AAD" w14:textId="77777777" w:rsidR="003B1329" w:rsidRPr="003B1329" w:rsidRDefault="003B1329" w:rsidP="003B1329">
            <w:pPr>
              <w:spacing w:before="0"/>
              <w:rPr>
                <w:ins w:id="1208" w:author="Charlie Gu" w:date="2026-06-07T21:32:00Z" w16du:dateUtc="2026-06-07T13:32:00Z"/>
                <w:rFonts w:ascii="微软雅黑" w:eastAsia="微软雅黑" w:hAnsi="微软雅黑" w:cs="Calibri"/>
                <w:lang w:eastAsia="zh-CN"/>
              </w:rPr>
            </w:pPr>
            <w:ins w:id="1209" w:author="Charlie Gu" w:date="2026-06-07T21:32:00Z" w16du:dateUtc="2026-06-07T13:32:00Z">
              <w:r w:rsidRPr="003B1329">
                <w:rPr>
                  <w:rFonts w:ascii="微软雅黑" w:eastAsia="微软雅黑" w:hAnsi="微软雅黑" w:cs="Calibri"/>
                  <w:lang w:eastAsia="zh-CN"/>
                </w:rPr>
                <w:t>Expression Mode Selection</w:t>
              </w:r>
            </w:ins>
          </w:p>
        </w:tc>
        <w:tc>
          <w:tcPr>
            <w:tcW w:w="6196" w:type="dxa"/>
            <w:tcBorders>
              <w:top w:val="nil"/>
              <w:left w:val="single" w:sz="4" w:space="0" w:color="000000"/>
              <w:bottom w:val="single" w:sz="4" w:space="0" w:color="000000"/>
              <w:right w:val="nil"/>
            </w:tcBorders>
            <w:vAlign w:val="center"/>
            <w:hideMark/>
          </w:tcPr>
          <w:p w14:paraId="6C41447D" w14:textId="77777777" w:rsidR="003B1329" w:rsidRPr="003B1329" w:rsidRDefault="003B1329" w:rsidP="003B1329">
            <w:pPr>
              <w:spacing w:before="0"/>
              <w:rPr>
                <w:ins w:id="1210" w:author="Charlie Gu" w:date="2026-06-07T21:32:00Z" w16du:dateUtc="2026-06-07T13:32:00Z"/>
                <w:rFonts w:ascii="微软雅黑" w:eastAsia="微软雅黑" w:hAnsi="微软雅黑" w:cs="Calibri"/>
                <w:lang w:eastAsia="zh-CN"/>
              </w:rPr>
            </w:pPr>
            <w:ins w:id="1211" w:author="Charlie Gu" w:date="2026-06-07T21:32:00Z" w16du:dateUtc="2026-06-07T13:32:00Z">
              <w:r w:rsidRPr="003B1329">
                <w:rPr>
                  <w:rFonts w:ascii="微软雅黑" w:eastAsia="微软雅黑" w:hAnsi="微软雅黑" w:cs="Calibri"/>
                  <w:lang w:eastAsia="zh-CN"/>
                </w:rPr>
                <w:t>Stand-up, two-person interview, multi-person debate, custom and other mode selection</w:t>
              </w:r>
            </w:ins>
          </w:p>
        </w:tc>
      </w:tr>
      <w:tr w:rsidR="003B1329" w:rsidRPr="003B1329" w14:paraId="0E1825F7" w14:textId="77777777" w:rsidTr="003B1329">
        <w:trPr>
          <w:trHeight w:val="310"/>
          <w:ins w:id="1212" w:author="Charlie Gu" w:date="2026-06-07T21:32:00Z" w16du:dateUtc="2026-06-07T13:32:00Z"/>
        </w:trPr>
        <w:tc>
          <w:tcPr>
            <w:tcW w:w="427" w:type="dxa"/>
            <w:vMerge/>
            <w:tcBorders>
              <w:top w:val="nil"/>
              <w:left w:val="single" w:sz="4" w:space="0" w:color="000000"/>
              <w:bottom w:val="single" w:sz="4" w:space="0" w:color="000000"/>
              <w:right w:val="single" w:sz="4" w:space="0" w:color="000000"/>
            </w:tcBorders>
            <w:vAlign w:val="center"/>
            <w:hideMark/>
          </w:tcPr>
          <w:p w14:paraId="13A96556" w14:textId="77777777" w:rsidR="003B1329" w:rsidRPr="003B1329" w:rsidRDefault="003B1329" w:rsidP="003B1329">
            <w:pPr>
              <w:spacing w:before="0"/>
              <w:rPr>
                <w:ins w:id="1213" w:author="Charlie Gu" w:date="2026-06-07T21:32:00Z" w16du:dateUtc="2026-06-07T13:32:00Z"/>
                <w:rFonts w:ascii="微软雅黑" w:eastAsia="微软雅黑" w:hAnsi="微软雅黑" w:cs="Calibri"/>
                <w:b/>
                <w:bCs/>
                <w:lang w:eastAsia="zh-CN"/>
              </w:rPr>
            </w:pPr>
          </w:p>
        </w:tc>
        <w:tc>
          <w:tcPr>
            <w:tcW w:w="587" w:type="dxa"/>
            <w:vMerge/>
            <w:tcBorders>
              <w:top w:val="nil"/>
              <w:left w:val="single" w:sz="4" w:space="0" w:color="000000"/>
              <w:bottom w:val="single" w:sz="4" w:space="0" w:color="000000"/>
              <w:right w:val="single" w:sz="4" w:space="0" w:color="000000"/>
            </w:tcBorders>
            <w:vAlign w:val="center"/>
            <w:hideMark/>
          </w:tcPr>
          <w:p w14:paraId="64A15B6C" w14:textId="77777777" w:rsidR="003B1329" w:rsidRPr="003B1329" w:rsidRDefault="003B1329" w:rsidP="003B1329">
            <w:pPr>
              <w:spacing w:before="0"/>
              <w:rPr>
                <w:ins w:id="1214" w:author="Charlie Gu" w:date="2026-06-07T21:32:00Z" w16du:dateUtc="2026-06-07T13:32:00Z"/>
                <w:rFonts w:ascii="微软雅黑" w:eastAsia="微软雅黑" w:hAnsi="微软雅黑" w:cs="Calibri"/>
                <w:lang w:eastAsia="zh-CN"/>
              </w:rPr>
            </w:pPr>
          </w:p>
        </w:tc>
        <w:tc>
          <w:tcPr>
            <w:tcW w:w="710" w:type="dxa"/>
            <w:vMerge/>
            <w:tcBorders>
              <w:top w:val="nil"/>
              <w:left w:val="single" w:sz="4" w:space="0" w:color="000000"/>
              <w:bottom w:val="single" w:sz="4" w:space="0" w:color="000000"/>
              <w:right w:val="single" w:sz="4" w:space="0" w:color="000000"/>
            </w:tcBorders>
            <w:vAlign w:val="center"/>
            <w:hideMark/>
          </w:tcPr>
          <w:p w14:paraId="1D3D2D81" w14:textId="77777777" w:rsidR="003B1329" w:rsidRPr="003B1329" w:rsidRDefault="003B1329" w:rsidP="003B1329">
            <w:pPr>
              <w:spacing w:before="0"/>
              <w:rPr>
                <w:ins w:id="1215" w:author="Charlie Gu" w:date="2026-06-07T21:32:00Z" w16du:dateUtc="2026-06-07T13:32:00Z"/>
                <w:rFonts w:ascii="微软雅黑" w:eastAsia="微软雅黑" w:hAnsi="微软雅黑" w:cs="Calibri"/>
                <w:lang w:eastAsia="zh-CN"/>
              </w:rPr>
            </w:pPr>
          </w:p>
        </w:tc>
        <w:tc>
          <w:tcPr>
            <w:tcW w:w="710" w:type="dxa"/>
            <w:tcBorders>
              <w:top w:val="nil"/>
              <w:left w:val="nil"/>
              <w:bottom w:val="single" w:sz="4" w:space="0" w:color="000000"/>
              <w:right w:val="nil"/>
            </w:tcBorders>
            <w:vAlign w:val="center"/>
            <w:hideMark/>
          </w:tcPr>
          <w:p w14:paraId="4F077D96" w14:textId="77777777" w:rsidR="003B1329" w:rsidRPr="003B1329" w:rsidRDefault="003B1329" w:rsidP="003B1329">
            <w:pPr>
              <w:spacing w:before="0"/>
              <w:rPr>
                <w:ins w:id="1216" w:author="Charlie Gu" w:date="2026-06-07T21:32:00Z" w16du:dateUtc="2026-06-07T13:32:00Z"/>
                <w:rFonts w:ascii="微软雅黑" w:eastAsia="微软雅黑" w:hAnsi="微软雅黑" w:cs="Calibri"/>
                <w:lang w:eastAsia="zh-CN"/>
              </w:rPr>
            </w:pPr>
            <w:ins w:id="1217" w:author="Charlie Gu" w:date="2026-06-07T21:32:00Z" w16du:dateUtc="2026-06-07T13:32:00Z">
              <w:r w:rsidRPr="003B1329">
                <w:rPr>
                  <w:rFonts w:ascii="微软雅黑" w:eastAsia="微软雅黑" w:hAnsi="微软雅黑" w:cs="Calibri"/>
                  <w:lang w:eastAsia="zh-CN"/>
                </w:rPr>
                <w:t>Expression Style Selection</w:t>
              </w:r>
            </w:ins>
          </w:p>
        </w:tc>
        <w:tc>
          <w:tcPr>
            <w:tcW w:w="6196" w:type="dxa"/>
            <w:tcBorders>
              <w:top w:val="nil"/>
              <w:left w:val="single" w:sz="4" w:space="0" w:color="000000"/>
              <w:bottom w:val="single" w:sz="4" w:space="0" w:color="000000"/>
              <w:right w:val="nil"/>
            </w:tcBorders>
            <w:vAlign w:val="center"/>
            <w:hideMark/>
          </w:tcPr>
          <w:p w14:paraId="6D69C785" w14:textId="77777777" w:rsidR="003B1329" w:rsidRPr="003B1329" w:rsidRDefault="003B1329" w:rsidP="003B1329">
            <w:pPr>
              <w:spacing w:before="0"/>
              <w:rPr>
                <w:ins w:id="1218" w:author="Charlie Gu" w:date="2026-06-07T21:32:00Z" w16du:dateUtc="2026-06-07T13:32:00Z"/>
                <w:rFonts w:ascii="微软雅黑" w:eastAsia="微软雅黑" w:hAnsi="微软雅黑" w:cs="Calibri"/>
                <w:lang w:eastAsia="zh-CN"/>
              </w:rPr>
            </w:pPr>
            <w:ins w:id="1219" w:author="Charlie Gu" w:date="2026-06-07T21:32:00Z" w16du:dateUtc="2026-06-07T13:32:00Z">
              <w:r w:rsidRPr="003B1329">
                <w:rPr>
                  <w:rFonts w:ascii="微软雅黑" w:eastAsia="微软雅黑" w:hAnsi="微软雅黑" w:cs="Calibri"/>
                  <w:lang w:eastAsia="zh-CN"/>
                </w:rPr>
                <w:t>News commentary, leisure entertainment and other style selection</w:t>
              </w:r>
            </w:ins>
          </w:p>
        </w:tc>
      </w:tr>
      <w:tr w:rsidR="003B1329" w:rsidRPr="003B1329" w14:paraId="2DAA53BC" w14:textId="77777777" w:rsidTr="003B1329">
        <w:trPr>
          <w:trHeight w:val="310"/>
          <w:ins w:id="1220" w:author="Charlie Gu" w:date="2026-06-07T21:32:00Z" w16du:dateUtc="2026-06-07T13:32:00Z"/>
        </w:trPr>
        <w:tc>
          <w:tcPr>
            <w:tcW w:w="427" w:type="dxa"/>
            <w:vMerge/>
            <w:tcBorders>
              <w:top w:val="nil"/>
              <w:left w:val="single" w:sz="4" w:space="0" w:color="000000"/>
              <w:bottom w:val="single" w:sz="4" w:space="0" w:color="000000"/>
              <w:right w:val="single" w:sz="4" w:space="0" w:color="000000"/>
            </w:tcBorders>
            <w:vAlign w:val="center"/>
            <w:hideMark/>
          </w:tcPr>
          <w:p w14:paraId="4F7536E4" w14:textId="77777777" w:rsidR="003B1329" w:rsidRPr="003B1329" w:rsidRDefault="003B1329" w:rsidP="003B1329">
            <w:pPr>
              <w:spacing w:before="0"/>
              <w:rPr>
                <w:ins w:id="1221" w:author="Charlie Gu" w:date="2026-06-07T21:32:00Z" w16du:dateUtc="2026-06-07T13:32:00Z"/>
                <w:rFonts w:ascii="微软雅黑" w:eastAsia="微软雅黑" w:hAnsi="微软雅黑" w:cs="Calibri"/>
                <w:b/>
                <w:bCs/>
                <w:lang w:eastAsia="zh-CN"/>
              </w:rPr>
            </w:pPr>
          </w:p>
        </w:tc>
        <w:tc>
          <w:tcPr>
            <w:tcW w:w="587" w:type="dxa"/>
            <w:vMerge/>
            <w:tcBorders>
              <w:top w:val="nil"/>
              <w:left w:val="single" w:sz="4" w:space="0" w:color="000000"/>
              <w:bottom w:val="single" w:sz="4" w:space="0" w:color="000000"/>
              <w:right w:val="single" w:sz="4" w:space="0" w:color="000000"/>
            </w:tcBorders>
            <w:vAlign w:val="center"/>
            <w:hideMark/>
          </w:tcPr>
          <w:p w14:paraId="5EC7B194" w14:textId="77777777" w:rsidR="003B1329" w:rsidRPr="003B1329" w:rsidRDefault="003B1329" w:rsidP="003B1329">
            <w:pPr>
              <w:spacing w:before="0"/>
              <w:rPr>
                <w:ins w:id="1222" w:author="Charlie Gu" w:date="2026-06-07T21:32:00Z" w16du:dateUtc="2026-06-07T13:32:00Z"/>
                <w:rFonts w:ascii="微软雅黑" w:eastAsia="微软雅黑" w:hAnsi="微软雅黑" w:cs="Calibri"/>
                <w:lang w:eastAsia="zh-CN"/>
              </w:rPr>
            </w:pPr>
          </w:p>
        </w:tc>
        <w:tc>
          <w:tcPr>
            <w:tcW w:w="710" w:type="dxa"/>
            <w:vMerge/>
            <w:tcBorders>
              <w:top w:val="nil"/>
              <w:left w:val="single" w:sz="4" w:space="0" w:color="000000"/>
              <w:bottom w:val="single" w:sz="4" w:space="0" w:color="000000"/>
              <w:right w:val="single" w:sz="4" w:space="0" w:color="000000"/>
            </w:tcBorders>
            <w:vAlign w:val="center"/>
            <w:hideMark/>
          </w:tcPr>
          <w:p w14:paraId="2DF4520F" w14:textId="77777777" w:rsidR="003B1329" w:rsidRPr="003B1329" w:rsidRDefault="003B1329" w:rsidP="003B1329">
            <w:pPr>
              <w:spacing w:before="0"/>
              <w:rPr>
                <w:ins w:id="1223" w:author="Charlie Gu" w:date="2026-06-07T21:32:00Z" w16du:dateUtc="2026-06-07T13:32:00Z"/>
                <w:rFonts w:ascii="微软雅黑" w:eastAsia="微软雅黑" w:hAnsi="微软雅黑" w:cs="Calibri"/>
                <w:lang w:eastAsia="zh-CN"/>
              </w:rPr>
            </w:pPr>
          </w:p>
        </w:tc>
        <w:tc>
          <w:tcPr>
            <w:tcW w:w="710" w:type="dxa"/>
            <w:tcBorders>
              <w:top w:val="nil"/>
              <w:left w:val="nil"/>
              <w:bottom w:val="single" w:sz="4" w:space="0" w:color="000000"/>
              <w:right w:val="nil"/>
            </w:tcBorders>
            <w:vAlign w:val="center"/>
            <w:hideMark/>
          </w:tcPr>
          <w:p w14:paraId="10FCD461" w14:textId="77777777" w:rsidR="003B1329" w:rsidRPr="003B1329" w:rsidRDefault="003B1329" w:rsidP="003B1329">
            <w:pPr>
              <w:spacing w:before="0"/>
              <w:rPr>
                <w:ins w:id="1224" w:author="Charlie Gu" w:date="2026-06-07T21:32:00Z" w16du:dateUtc="2026-06-07T13:32:00Z"/>
                <w:rFonts w:ascii="微软雅黑" w:eastAsia="微软雅黑" w:hAnsi="微软雅黑" w:cs="Calibri"/>
                <w:lang w:eastAsia="zh-CN"/>
              </w:rPr>
            </w:pPr>
            <w:ins w:id="1225" w:author="Charlie Gu" w:date="2026-06-07T21:32:00Z" w16du:dateUtc="2026-06-07T13:32:00Z">
              <w:r w:rsidRPr="003B1329">
                <w:rPr>
                  <w:rFonts w:ascii="微软雅黑" w:eastAsia="微软雅黑" w:hAnsi="微软雅黑" w:cs="Calibri"/>
                  <w:lang w:eastAsia="zh-CN"/>
                </w:rPr>
                <w:t>Podcast Duration Selection</w:t>
              </w:r>
            </w:ins>
          </w:p>
        </w:tc>
        <w:tc>
          <w:tcPr>
            <w:tcW w:w="6196" w:type="dxa"/>
            <w:tcBorders>
              <w:top w:val="nil"/>
              <w:left w:val="single" w:sz="4" w:space="0" w:color="000000"/>
              <w:bottom w:val="single" w:sz="4" w:space="0" w:color="000000"/>
              <w:right w:val="nil"/>
            </w:tcBorders>
            <w:vAlign w:val="center"/>
            <w:hideMark/>
          </w:tcPr>
          <w:p w14:paraId="4E6C594A" w14:textId="77777777" w:rsidR="003B1329" w:rsidRPr="003B1329" w:rsidRDefault="003B1329" w:rsidP="003B1329">
            <w:pPr>
              <w:spacing w:before="0"/>
              <w:rPr>
                <w:ins w:id="1226" w:author="Charlie Gu" w:date="2026-06-07T21:32:00Z" w16du:dateUtc="2026-06-07T13:32:00Z"/>
                <w:rFonts w:ascii="微软雅黑" w:eastAsia="微软雅黑" w:hAnsi="微软雅黑" w:cs="Calibri"/>
                <w:lang w:eastAsia="zh-CN"/>
              </w:rPr>
            </w:pPr>
            <w:ins w:id="1227" w:author="Charlie Gu" w:date="2026-06-07T21:32:00Z" w16du:dateUtc="2026-06-07T13:32:00Z">
              <w:r w:rsidRPr="003B1329">
                <w:rPr>
                  <w:rFonts w:ascii="微软雅黑" w:eastAsia="微软雅黑" w:hAnsi="微软雅黑" w:cs="Calibri"/>
                  <w:lang w:eastAsia="zh-CN"/>
                </w:rPr>
                <w:t>Support auto-adapting suitable duration podcast content generation combined with content</w:t>
              </w:r>
            </w:ins>
          </w:p>
        </w:tc>
      </w:tr>
      <w:tr w:rsidR="003B1329" w:rsidRPr="003B1329" w14:paraId="075F8433" w14:textId="77777777" w:rsidTr="003B1329">
        <w:trPr>
          <w:trHeight w:val="310"/>
          <w:ins w:id="1228" w:author="Charlie Gu" w:date="2026-06-07T21:32:00Z" w16du:dateUtc="2026-06-07T13:32:00Z"/>
        </w:trPr>
        <w:tc>
          <w:tcPr>
            <w:tcW w:w="427" w:type="dxa"/>
            <w:vMerge/>
            <w:tcBorders>
              <w:top w:val="nil"/>
              <w:left w:val="single" w:sz="4" w:space="0" w:color="000000"/>
              <w:bottom w:val="single" w:sz="4" w:space="0" w:color="000000"/>
              <w:right w:val="single" w:sz="4" w:space="0" w:color="000000"/>
            </w:tcBorders>
            <w:vAlign w:val="center"/>
            <w:hideMark/>
          </w:tcPr>
          <w:p w14:paraId="7A5B23B1" w14:textId="77777777" w:rsidR="003B1329" w:rsidRPr="003B1329" w:rsidRDefault="003B1329" w:rsidP="003B1329">
            <w:pPr>
              <w:spacing w:before="0"/>
              <w:rPr>
                <w:ins w:id="1229" w:author="Charlie Gu" w:date="2026-06-07T21:32:00Z" w16du:dateUtc="2026-06-07T13:32:00Z"/>
                <w:rFonts w:ascii="微软雅黑" w:eastAsia="微软雅黑" w:hAnsi="微软雅黑" w:cs="Calibri"/>
                <w:b/>
                <w:bCs/>
                <w:lang w:eastAsia="zh-CN"/>
              </w:rPr>
            </w:pPr>
          </w:p>
        </w:tc>
        <w:tc>
          <w:tcPr>
            <w:tcW w:w="587" w:type="dxa"/>
            <w:vMerge/>
            <w:tcBorders>
              <w:top w:val="nil"/>
              <w:left w:val="single" w:sz="4" w:space="0" w:color="000000"/>
              <w:bottom w:val="single" w:sz="4" w:space="0" w:color="000000"/>
              <w:right w:val="single" w:sz="4" w:space="0" w:color="000000"/>
            </w:tcBorders>
            <w:vAlign w:val="center"/>
            <w:hideMark/>
          </w:tcPr>
          <w:p w14:paraId="157539AF" w14:textId="77777777" w:rsidR="003B1329" w:rsidRPr="003B1329" w:rsidRDefault="003B1329" w:rsidP="003B1329">
            <w:pPr>
              <w:spacing w:before="0"/>
              <w:rPr>
                <w:ins w:id="1230" w:author="Charlie Gu" w:date="2026-06-07T21:32:00Z" w16du:dateUtc="2026-06-07T13:32:00Z"/>
                <w:rFonts w:ascii="微软雅黑" w:eastAsia="微软雅黑" w:hAnsi="微软雅黑" w:cs="Calibri"/>
                <w:lang w:eastAsia="zh-CN"/>
              </w:rPr>
            </w:pPr>
          </w:p>
        </w:tc>
        <w:tc>
          <w:tcPr>
            <w:tcW w:w="710" w:type="dxa"/>
            <w:vMerge/>
            <w:tcBorders>
              <w:top w:val="nil"/>
              <w:left w:val="single" w:sz="4" w:space="0" w:color="000000"/>
              <w:bottom w:val="single" w:sz="4" w:space="0" w:color="000000"/>
              <w:right w:val="single" w:sz="4" w:space="0" w:color="000000"/>
            </w:tcBorders>
            <w:vAlign w:val="center"/>
            <w:hideMark/>
          </w:tcPr>
          <w:p w14:paraId="4D32B621" w14:textId="77777777" w:rsidR="003B1329" w:rsidRPr="003B1329" w:rsidRDefault="003B1329" w:rsidP="003B1329">
            <w:pPr>
              <w:spacing w:before="0"/>
              <w:rPr>
                <w:ins w:id="1231" w:author="Charlie Gu" w:date="2026-06-07T21:32:00Z" w16du:dateUtc="2026-06-07T13:32:00Z"/>
                <w:rFonts w:ascii="微软雅黑" w:eastAsia="微软雅黑" w:hAnsi="微软雅黑" w:cs="Calibri"/>
                <w:lang w:eastAsia="zh-CN"/>
              </w:rPr>
            </w:pPr>
          </w:p>
        </w:tc>
        <w:tc>
          <w:tcPr>
            <w:tcW w:w="710" w:type="dxa"/>
            <w:tcBorders>
              <w:top w:val="nil"/>
              <w:left w:val="nil"/>
              <w:bottom w:val="single" w:sz="4" w:space="0" w:color="000000"/>
              <w:right w:val="nil"/>
            </w:tcBorders>
            <w:vAlign w:val="center"/>
            <w:hideMark/>
          </w:tcPr>
          <w:p w14:paraId="2D81FBBD" w14:textId="77777777" w:rsidR="003B1329" w:rsidRPr="003B1329" w:rsidRDefault="003B1329" w:rsidP="003B1329">
            <w:pPr>
              <w:spacing w:before="0"/>
              <w:rPr>
                <w:ins w:id="1232" w:author="Charlie Gu" w:date="2026-06-07T21:32:00Z" w16du:dateUtc="2026-06-07T13:32:00Z"/>
                <w:rFonts w:ascii="微软雅黑" w:eastAsia="微软雅黑" w:hAnsi="微软雅黑" w:cs="Calibri"/>
                <w:lang w:eastAsia="zh-CN"/>
              </w:rPr>
            </w:pPr>
            <w:ins w:id="1233" w:author="Charlie Gu" w:date="2026-06-07T21:32:00Z" w16du:dateUtc="2026-06-07T13:32:00Z">
              <w:r w:rsidRPr="003B1329">
                <w:rPr>
                  <w:rFonts w:ascii="微软雅黑" w:eastAsia="微软雅黑" w:hAnsi="微软雅黑" w:cs="Calibri"/>
                  <w:lang w:eastAsia="zh-CN"/>
                </w:rPr>
                <w:t>Podcast Language Selection</w:t>
              </w:r>
            </w:ins>
          </w:p>
        </w:tc>
        <w:tc>
          <w:tcPr>
            <w:tcW w:w="6196" w:type="dxa"/>
            <w:tcBorders>
              <w:top w:val="nil"/>
              <w:left w:val="single" w:sz="4" w:space="0" w:color="000000"/>
              <w:bottom w:val="single" w:sz="4" w:space="0" w:color="000000"/>
              <w:right w:val="nil"/>
            </w:tcBorders>
            <w:vAlign w:val="center"/>
            <w:hideMark/>
          </w:tcPr>
          <w:p w14:paraId="6EA33CC7" w14:textId="77777777" w:rsidR="003B1329" w:rsidRPr="003B1329" w:rsidRDefault="003B1329" w:rsidP="003B1329">
            <w:pPr>
              <w:spacing w:before="0"/>
              <w:rPr>
                <w:ins w:id="1234" w:author="Charlie Gu" w:date="2026-06-07T21:32:00Z" w16du:dateUtc="2026-06-07T13:32:00Z"/>
                <w:rFonts w:ascii="微软雅黑" w:eastAsia="微软雅黑" w:hAnsi="微软雅黑" w:cs="Calibri"/>
                <w:lang w:eastAsia="zh-CN"/>
              </w:rPr>
            </w:pPr>
            <w:ins w:id="1235" w:author="Charlie Gu" w:date="2026-06-07T21:32:00Z" w16du:dateUtc="2026-06-07T13:32:00Z">
              <w:r w:rsidRPr="003B1329">
                <w:rPr>
                  <w:rFonts w:ascii="微软雅黑" w:eastAsia="微软雅黑" w:hAnsi="微软雅黑" w:cs="Calibri"/>
                  <w:lang w:eastAsia="zh-CN"/>
                </w:rPr>
                <w:t>Support different language switching</w:t>
              </w:r>
            </w:ins>
          </w:p>
        </w:tc>
      </w:tr>
      <w:tr w:rsidR="003B1329" w:rsidRPr="003B1329" w14:paraId="6610DCE9" w14:textId="77777777" w:rsidTr="003B1329">
        <w:trPr>
          <w:trHeight w:val="310"/>
          <w:ins w:id="1236" w:author="Charlie Gu" w:date="2026-06-07T21:32:00Z" w16du:dateUtc="2026-06-07T13:32:00Z"/>
        </w:trPr>
        <w:tc>
          <w:tcPr>
            <w:tcW w:w="427" w:type="dxa"/>
            <w:vMerge/>
            <w:tcBorders>
              <w:top w:val="nil"/>
              <w:left w:val="single" w:sz="4" w:space="0" w:color="000000"/>
              <w:bottom w:val="single" w:sz="4" w:space="0" w:color="000000"/>
              <w:right w:val="single" w:sz="4" w:space="0" w:color="000000"/>
            </w:tcBorders>
            <w:vAlign w:val="center"/>
            <w:hideMark/>
          </w:tcPr>
          <w:p w14:paraId="765F4D33" w14:textId="77777777" w:rsidR="003B1329" w:rsidRPr="003B1329" w:rsidRDefault="003B1329" w:rsidP="003B1329">
            <w:pPr>
              <w:spacing w:before="0"/>
              <w:rPr>
                <w:ins w:id="1237" w:author="Charlie Gu" w:date="2026-06-07T21:32:00Z" w16du:dateUtc="2026-06-07T13:32:00Z"/>
                <w:rFonts w:ascii="微软雅黑" w:eastAsia="微软雅黑" w:hAnsi="微软雅黑" w:cs="Calibri"/>
                <w:b/>
                <w:bCs/>
                <w:lang w:eastAsia="zh-CN"/>
              </w:rPr>
            </w:pPr>
          </w:p>
        </w:tc>
        <w:tc>
          <w:tcPr>
            <w:tcW w:w="587" w:type="dxa"/>
            <w:vMerge w:val="restart"/>
            <w:tcBorders>
              <w:top w:val="nil"/>
              <w:left w:val="single" w:sz="4" w:space="0" w:color="000000"/>
              <w:bottom w:val="single" w:sz="4" w:space="0" w:color="000000"/>
              <w:right w:val="single" w:sz="4" w:space="0" w:color="000000"/>
            </w:tcBorders>
            <w:vAlign w:val="center"/>
            <w:hideMark/>
          </w:tcPr>
          <w:p w14:paraId="412191F7" w14:textId="77777777" w:rsidR="003B1329" w:rsidRPr="003B1329" w:rsidRDefault="003B1329" w:rsidP="003B1329">
            <w:pPr>
              <w:spacing w:before="0"/>
              <w:jc w:val="center"/>
              <w:rPr>
                <w:ins w:id="1238" w:author="Charlie Gu" w:date="2026-06-07T21:32:00Z" w16du:dateUtc="2026-06-07T13:32:00Z"/>
                <w:rFonts w:ascii="微软雅黑" w:eastAsia="微软雅黑" w:hAnsi="微软雅黑" w:cs="Calibri"/>
                <w:lang w:eastAsia="zh-CN"/>
              </w:rPr>
            </w:pPr>
            <w:ins w:id="1239" w:author="Charlie Gu" w:date="2026-06-07T21:32:00Z" w16du:dateUtc="2026-06-07T13:32:00Z">
              <w:r w:rsidRPr="003B1329">
                <w:rPr>
                  <w:rFonts w:ascii="微软雅黑" w:eastAsia="微软雅黑" w:hAnsi="微软雅黑" w:cs="Calibri"/>
                  <w:lang w:eastAsia="zh-CN"/>
                </w:rPr>
                <w:t>AI Podcast Playback</w:t>
              </w:r>
            </w:ins>
          </w:p>
        </w:tc>
        <w:tc>
          <w:tcPr>
            <w:tcW w:w="710" w:type="dxa"/>
            <w:vMerge w:val="restart"/>
            <w:tcBorders>
              <w:top w:val="nil"/>
              <w:left w:val="single" w:sz="4" w:space="0" w:color="000000"/>
              <w:bottom w:val="single" w:sz="4" w:space="0" w:color="000000"/>
              <w:right w:val="single" w:sz="4" w:space="0" w:color="000000"/>
            </w:tcBorders>
            <w:vAlign w:val="center"/>
            <w:hideMark/>
          </w:tcPr>
          <w:p w14:paraId="3FE9950F" w14:textId="77777777" w:rsidR="003B1329" w:rsidRPr="003B1329" w:rsidRDefault="003B1329" w:rsidP="003B1329">
            <w:pPr>
              <w:spacing w:before="0"/>
              <w:rPr>
                <w:ins w:id="1240" w:author="Charlie Gu" w:date="2026-06-07T21:32:00Z" w16du:dateUtc="2026-06-07T13:32:00Z"/>
                <w:rFonts w:ascii="微软雅黑" w:eastAsia="微软雅黑" w:hAnsi="微软雅黑" w:cs="Calibri"/>
                <w:lang w:eastAsia="zh-CN"/>
              </w:rPr>
            </w:pPr>
            <w:ins w:id="1241" w:author="Charlie Gu" w:date="2026-06-07T21:32:00Z" w16du:dateUtc="2026-06-07T13:32:00Z">
              <w:r w:rsidRPr="003B1329">
                <w:rPr>
                  <w:rFonts w:ascii="微软雅黑" w:eastAsia="微软雅黑" w:hAnsi="微软雅黑" w:cs="Calibri"/>
                  <w:lang w:eastAsia="zh-CN"/>
                </w:rPr>
                <w:t>AI Podcast On-demand</w:t>
              </w:r>
            </w:ins>
          </w:p>
        </w:tc>
        <w:tc>
          <w:tcPr>
            <w:tcW w:w="710" w:type="dxa"/>
            <w:vMerge w:val="restart"/>
            <w:tcBorders>
              <w:top w:val="nil"/>
              <w:left w:val="single" w:sz="4" w:space="0" w:color="000000"/>
              <w:bottom w:val="single" w:sz="4" w:space="0" w:color="000000"/>
              <w:right w:val="nil"/>
            </w:tcBorders>
            <w:vAlign w:val="center"/>
            <w:hideMark/>
          </w:tcPr>
          <w:p w14:paraId="7F08429A" w14:textId="77777777" w:rsidR="003B1329" w:rsidRPr="003B1329" w:rsidRDefault="003B1329" w:rsidP="003B1329">
            <w:pPr>
              <w:spacing w:before="0"/>
              <w:rPr>
                <w:ins w:id="1242" w:author="Charlie Gu" w:date="2026-06-07T21:32:00Z" w16du:dateUtc="2026-06-07T13:32:00Z"/>
                <w:rFonts w:ascii="微软雅黑" w:eastAsia="微软雅黑" w:hAnsi="微软雅黑" w:cs="Calibri"/>
                <w:lang w:eastAsia="zh-CN"/>
              </w:rPr>
            </w:pPr>
            <w:ins w:id="1243" w:author="Charlie Gu" w:date="2026-06-07T21:32:00Z" w16du:dateUtc="2026-06-07T13:32:00Z">
              <w:r w:rsidRPr="003B1329">
                <w:rPr>
                  <w:rFonts w:ascii="微软雅黑" w:eastAsia="微软雅黑" w:hAnsi="微软雅黑" w:cs="Calibri"/>
                  <w:lang w:eastAsia="zh-CN"/>
                </w:rPr>
                <w:t>Source Podcast On-demand</w:t>
              </w:r>
            </w:ins>
          </w:p>
        </w:tc>
        <w:tc>
          <w:tcPr>
            <w:tcW w:w="6196" w:type="dxa"/>
            <w:tcBorders>
              <w:top w:val="nil"/>
              <w:left w:val="single" w:sz="4" w:space="0" w:color="000000"/>
              <w:bottom w:val="single" w:sz="4" w:space="0" w:color="000000"/>
              <w:right w:val="nil"/>
            </w:tcBorders>
            <w:vAlign w:val="center"/>
            <w:hideMark/>
          </w:tcPr>
          <w:p w14:paraId="7AF00C32" w14:textId="77777777" w:rsidR="003B1329" w:rsidRPr="003B1329" w:rsidRDefault="003B1329" w:rsidP="003B1329">
            <w:pPr>
              <w:spacing w:before="0"/>
              <w:rPr>
                <w:ins w:id="1244" w:author="Charlie Gu" w:date="2026-06-07T21:32:00Z" w16du:dateUtc="2026-06-07T13:32:00Z"/>
                <w:rFonts w:ascii="微软雅黑" w:eastAsia="微软雅黑" w:hAnsi="微软雅黑" w:cs="Calibri"/>
                <w:lang w:eastAsia="zh-CN"/>
              </w:rPr>
            </w:pPr>
            <w:ins w:id="1245" w:author="Charlie Gu" w:date="2026-06-07T21:32:00Z" w16du:dateUtc="2026-06-07T13:32:00Z">
              <w:r w:rsidRPr="003B1329">
                <w:rPr>
                  <w:rFonts w:ascii="微软雅黑" w:eastAsia="微软雅黑" w:hAnsi="微软雅黑" w:cs="Calibri"/>
                  <w:lang w:eastAsia="zh-CN"/>
                </w:rPr>
                <w:t>Podcast playback control, source on-demand and voice semantic commands</w:t>
              </w:r>
            </w:ins>
          </w:p>
        </w:tc>
      </w:tr>
      <w:tr w:rsidR="003B1329" w:rsidRPr="003B1329" w14:paraId="50E283A8" w14:textId="77777777" w:rsidTr="003B1329">
        <w:trPr>
          <w:trHeight w:val="1160"/>
          <w:ins w:id="1246" w:author="Charlie Gu" w:date="2026-06-07T21:32:00Z" w16du:dateUtc="2026-06-07T13:32:00Z"/>
        </w:trPr>
        <w:tc>
          <w:tcPr>
            <w:tcW w:w="427" w:type="dxa"/>
            <w:vMerge/>
            <w:tcBorders>
              <w:top w:val="nil"/>
              <w:left w:val="single" w:sz="4" w:space="0" w:color="000000"/>
              <w:bottom w:val="single" w:sz="4" w:space="0" w:color="000000"/>
              <w:right w:val="single" w:sz="4" w:space="0" w:color="000000"/>
            </w:tcBorders>
            <w:vAlign w:val="center"/>
            <w:hideMark/>
          </w:tcPr>
          <w:p w14:paraId="2FF7D580" w14:textId="77777777" w:rsidR="003B1329" w:rsidRPr="003B1329" w:rsidRDefault="003B1329" w:rsidP="003B1329">
            <w:pPr>
              <w:spacing w:before="0"/>
              <w:rPr>
                <w:ins w:id="1247" w:author="Charlie Gu" w:date="2026-06-07T21:32:00Z" w16du:dateUtc="2026-06-07T13:32:00Z"/>
                <w:rFonts w:ascii="微软雅黑" w:eastAsia="微软雅黑" w:hAnsi="微软雅黑" w:cs="Calibri"/>
                <w:b/>
                <w:bCs/>
                <w:lang w:eastAsia="zh-CN"/>
              </w:rPr>
            </w:pPr>
          </w:p>
        </w:tc>
        <w:tc>
          <w:tcPr>
            <w:tcW w:w="587" w:type="dxa"/>
            <w:vMerge/>
            <w:tcBorders>
              <w:top w:val="nil"/>
              <w:left w:val="single" w:sz="4" w:space="0" w:color="000000"/>
              <w:bottom w:val="single" w:sz="4" w:space="0" w:color="000000"/>
              <w:right w:val="single" w:sz="4" w:space="0" w:color="000000"/>
            </w:tcBorders>
            <w:vAlign w:val="center"/>
            <w:hideMark/>
          </w:tcPr>
          <w:p w14:paraId="51C656D5" w14:textId="77777777" w:rsidR="003B1329" w:rsidRPr="003B1329" w:rsidRDefault="003B1329" w:rsidP="003B1329">
            <w:pPr>
              <w:spacing w:before="0"/>
              <w:rPr>
                <w:ins w:id="1248" w:author="Charlie Gu" w:date="2026-06-07T21:32:00Z" w16du:dateUtc="2026-06-07T13:32:00Z"/>
                <w:rFonts w:ascii="微软雅黑" w:eastAsia="微软雅黑" w:hAnsi="微软雅黑" w:cs="Calibri"/>
                <w:lang w:eastAsia="zh-CN"/>
              </w:rPr>
            </w:pPr>
          </w:p>
        </w:tc>
        <w:tc>
          <w:tcPr>
            <w:tcW w:w="710" w:type="dxa"/>
            <w:vMerge/>
            <w:tcBorders>
              <w:top w:val="nil"/>
              <w:left w:val="single" w:sz="4" w:space="0" w:color="000000"/>
              <w:bottom w:val="single" w:sz="4" w:space="0" w:color="000000"/>
              <w:right w:val="single" w:sz="4" w:space="0" w:color="000000"/>
            </w:tcBorders>
            <w:vAlign w:val="center"/>
            <w:hideMark/>
          </w:tcPr>
          <w:p w14:paraId="40FE0039" w14:textId="77777777" w:rsidR="003B1329" w:rsidRPr="003B1329" w:rsidRDefault="003B1329" w:rsidP="003B1329">
            <w:pPr>
              <w:spacing w:before="0"/>
              <w:rPr>
                <w:ins w:id="1249" w:author="Charlie Gu" w:date="2026-06-07T21:32:00Z" w16du:dateUtc="2026-06-07T13:32:00Z"/>
                <w:rFonts w:ascii="微软雅黑" w:eastAsia="微软雅黑" w:hAnsi="微软雅黑" w:cs="Calibri"/>
                <w:lang w:eastAsia="zh-CN"/>
              </w:rPr>
            </w:pPr>
          </w:p>
        </w:tc>
        <w:tc>
          <w:tcPr>
            <w:tcW w:w="710" w:type="dxa"/>
            <w:vMerge/>
            <w:tcBorders>
              <w:top w:val="nil"/>
              <w:left w:val="single" w:sz="4" w:space="0" w:color="000000"/>
              <w:bottom w:val="single" w:sz="4" w:space="0" w:color="000000"/>
              <w:right w:val="nil"/>
            </w:tcBorders>
            <w:vAlign w:val="center"/>
            <w:hideMark/>
          </w:tcPr>
          <w:p w14:paraId="6B5B5230" w14:textId="77777777" w:rsidR="003B1329" w:rsidRPr="003B1329" w:rsidRDefault="003B1329" w:rsidP="003B1329">
            <w:pPr>
              <w:spacing w:before="0"/>
              <w:rPr>
                <w:ins w:id="1250" w:author="Charlie Gu" w:date="2026-06-07T21:32:00Z" w16du:dateUtc="2026-06-07T13:32:00Z"/>
                <w:rFonts w:ascii="微软雅黑" w:eastAsia="微软雅黑" w:hAnsi="微软雅黑" w:cs="Calibri"/>
                <w:lang w:eastAsia="zh-CN"/>
              </w:rPr>
            </w:pPr>
          </w:p>
        </w:tc>
        <w:tc>
          <w:tcPr>
            <w:tcW w:w="6196" w:type="dxa"/>
            <w:tcBorders>
              <w:top w:val="nil"/>
              <w:left w:val="single" w:sz="4" w:space="0" w:color="000000"/>
              <w:bottom w:val="single" w:sz="4" w:space="0" w:color="000000"/>
              <w:right w:val="nil"/>
            </w:tcBorders>
            <w:vAlign w:val="center"/>
            <w:hideMark/>
          </w:tcPr>
          <w:p w14:paraId="296CE038" w14:textId="77777777" w:rsidR="003B1329" w:rsidRPr="003B1329" w:rsidRDefault="003B1329" w:rsidP="003B1329">
            <w:pPr>
              <w:spacing w:before="0"/>
              <w:rPr>
                <w:ins w:id="1251" w:author="Charlie Gu" w:date="2026-06-07T21:32:00Z" w16du:dateUtc="2026-06-07T13:32:00Z"/>
                <w:rFonts w:ascii="微软雅黑" w:eastAsia="微软雅黑" w:hAnsi="微软雅黑" w:cs="Calibri"/>
                <w:lang w:eastAsia="zh-CN"/>
              </w:rPr>
            </w:pPr>
            <w:ins w:id="1252" w:author="Charlie Gu" w:date="2026-06-07T21:32:00Z" w16du:dateUtc="2026-06-07T13:32:00Z">
              <w:r w:rsidRPr="003B1329">
                <w:rPr>
                  <w:rFonts w:ascii="微软雅黑" w:eastAsia="微软雅黑" w:hAnsi="微软雅黑" w:cs="Calibri"/>
                  <w:lang w:eastAsia="zh-CN"/>
                </w:rPr>
                <w:t>1. Semantic commands, e.g., "open", "close", "pause", "play", "bookmark";</w:t>
              </w:r>
              <w:r w:rsidRPr="003B1329">
                <w:rPr>
                  <w:rFonts w:ascii="微软雅黑" w:eastAsia="微软雅黑" w:hAnsi="微软雅黑" w:cs="Calibri"/>
                  <w:lang w:eastAsia="zh-CN"/>
                </w:rPr>
                <w:br/>
                <w:t>2. Interrupt anytime: during broadcast, user can ask questions about specific host, and receive response;</w:t>
              </w:r>
              <w:r w:rsidRPr="003B1329">
                <w:rPr>
                  <w:rFonts w:ascii="微软雅黑" w:eastAsia="微软雅黑" w:hAnsi="微软雅黑" w:cs="Calibri"/>
                  <w:lang w:eastAsia="zh-CN"/>
                </w:rPr>
                <w:br/>
                <w:t>3. Breakpoint resume: e.g., "continue explaining yesterday's real estate podcast"</w:t>
              </w:r>
              <w:r w:rsidRPr="003B1329">
                <w:rPr>
                  <w:rFonts w:ascii="微软雅黑" w:eastAsia="微软雅黑" w:hAnsi="微软雅黑" w:cs="Calibri"/>
                  <w:lang w:eastAsia="zh-CN"/>
                </w:rPr>
                <w:br/>
                <w:t>4. From user request to AI podcast starting main content, user has no noticeable waiting perception;</w:t>
              </w:r>
            </w:ins>
          </w:p>
        </w:tc>
      </w:tr>
      <w:tr w:rsidR="003B1329" w:rsidRPr="003B1329" w14:paraId="2236D41B" w14:textId="77777777" w:rsidTr="003B1329">
        <w:trPr>
          <w:trHeight w:val="1740"/>
          <w:ins w:id="1253" w:author="Charlie Gu" w:date="2026-06-07T21:32:00Z" w16du:dateUtc="2026-06-07T13:32:00Z"/>
        </w:trPr>
        <w:tc>
          <w:tcPr>
            <w:tcW w:w="427" w:type="dxa"/>
            <w:vMerge w:val="restart"/>
            <w:tcBorders>
              <w:top w:val="nil"/>
              <w:left w:val="single" w:sz="4" w:space="0" w:color="000000"/>
              <w:bottom w:val="single" w:sz="4" w:space="0" w:color="000000"/>
              <w:right w:val="single" w:sz="4" w:space="0" w:color="000000"/>
            </w:tcBorders>
            <w:vAlign w:val="center"/>
            <w:hideMark/>
          </w:tcPr>
          <w:p w14:paraId="1CE1B088" w14:textId="77777777" w:rsidR="003B1329" w:rsidRPr="003B1329" w:rsidRDefault="003B1329" w:rsidP="003B1329">
            <w:pPr>
              <w:spacing w:before="0"/>
              <w:jc w:val="center"/>
              <w:rPr>
                <w:ins w:id="1254" w:author="Charlie Gu" w:date="2026-06-07T21:32:00Z" w16du:dateUtc="2026-06-07T13:32:00Z"/>
                <w:rFonts w:ascii="微软雅黑" w:eastAsia="微软雅黑" w:hAnsi="微软雅黑" w:cs="Calibri"/>
                <w:b/>
                <w:bCs/>
                <w:lang w:eastAsia="zh-CN"/>
              </w:rPr>
            </w:pPr>
            <w:ins w:id="1255" w:author="Charlie Gu" w:date="2026-06-07T21:32:00Z" w16du:dateUtc="2026-06-07T13:32:00Z">
              <w:r w:rsidRPr="003B1329">
                <w:rPr>
                  <w:rFonts w:ascii="微软雅黑" w:eastAsia="微软雅黑" w:hAnsi="微软雅黑" w:cs="Calibri"/>
                  <w:b/>
                  <w:bCs/>
                  <w:lang w:eastAsia="zh-CN"/>
                </w:rPr>
                <w:lastRenderedPageBreak/>
                <w:t>Parking Agent</w:t>
              </w:r>
            </w:ins>
          </w:p>
        </w:tc>
        <w:tc>
          <w:tcPr>
            <w:tcW w:w="587" w:type="dxa"/>
            <w:vMerge w:val="restart"/>
            <w:tcBorders>
              <w:top w:val="nil"/>
              <w:left w:val="single" w:sz="4" w:space="0" w:color="000000"/>
              <w:bottom w:val="single" w:sz="4" w:space="0" w:color="000000"/>
              <w:right w:val="single" w:sz="4" w:space="0" w:color="000000"/>
            </w:tcBorders>
            <w:vAlign w:val="center"/>
            <w:hideMark/>
          </w:tcPr>
          <w:p w14:paraId="193E057C" w14:textId="77777777" w:rsidR="003B1329" w:rsidRPr="003B1329" w:rsidRDefault="003B1329" w:rsidP="003B1329">
            <w:pPr>
              <w:spacing w:before="0"/>
              <w:jc w:val="center"/>
              <w:rPr>
                <w:ins w:id="1256" w:author="Charlie Gu" w:date="2026-06-07T21:32:00Z" w16du:dateUtc="2026-06-07T13:32:00Z"/>
                <w:rFonts w:ascii="微软雅黑" w:eastAsia="微软雅黑" w:hAnsi="微软雅黑" w:cs="Calibri"/>
                <w:lang w:eastAsia="zh-CN"/>
              </w:rPr>
            </w:pPr>
            <w:ins w:id="1257" w:author="Charlie Gu" w:date="2026-06-07T21:32:00Z" w16du:dateUtc="2026-06-07T13:32:00Z">
              <w:r w:rsidRPr="003B1329">
                <w:rPr>
                  <w:rFonts w:ascii="微软雅黑" w:eastAsia="微软雅黑" w:hAnsi="微软雅黑" w:cs="Calibri"/>
                  <w:lang w:eastAsia="zh-CN"/>
                </w:rPr>
                <w:t>Smart Parking Recommendation</w:t>
              </w:r>
            </w:ins>
          </w:p>
        </w:tc>
        <w:tc>
          <w:tcPr>
            <w:tcW w:w="710" w:type="dxa"/>
            <w:tcBorders>
              <w:top w:val="nil"/>
              <w:left w:val="nil"/>
              <w:bottom w:val="single" w:sz="4" w:space="0" w:color="000000"/>
              <w:right w:val="single" w:sz="4" w:space="0" w:color="000000"/>
            </w:tcBorders>
            <w:vAlign w:val="center"/>
            <w:hideMark/>
          </w:tcPr>
          <w:p w14:paraId="7B6522BC" w14:textId="77777777" w:rsidR="003B1329" w:rsidRPr="003B1329" w:rsidRDefault="003B1329" w:rsidP="003B1329">
            <w:pPr>
              <w:spacing w:before="0"/>
              <w:jc w:val="center"/>
              <w:rPr>
                <w:ins w:id="1258" w:author="Charlie Gu" w:date="2026-06-07T21:32:00Z" w16du:dateUtc="2026-06-07T13:32:00Z"/>
                <w:rFonts w:ascii="微软雅黑" w:eastAsia="微软雅黑" w:hAnsi="微软雅黑" w:cs="Calibri"/>
                <w:lang w:eastAsia="zh-CN"/>
              </w:rPr>
            </w:pPr>
            <w:ins w:id="1259" w:author="Charlie Gu" w:date="2026-06-07T21:32:00Z" w16du:dateUtc="2026-06-07T13:32:00Z">
              <w:r w:rsidRPr="003B1329">
                <w:rPr>
                  <w:rFonts w:ascii="微软雅黑" w:eastAsia="微软雅黑" w:hAnsi="微软雅黑" w:cs="Calibri"/>
                  <w:lang w:eastAsia="zh-CN"/>
                </w:rPr>
                <w:t>Parking Search</w:t>
              </w:r>
            </w:ins>
          </w:p>
        </w:tc>
        <w:tc>
          <w:tcPr>
            <w:tcW w:w="710" w:type="dxa"/>
            <w:tcBorders>
              <w:top w:val="nil"/>
              <w:left w:val="nil"/>
              <w:bottom w:val="single" w:sz="4" w:space="0" w:color="000000"/>
              <w:right w:val="nil"/>
            </w:tcBorders>
            <w:vAlign w:val="center"/>
            <w:hideMark/>
          </w:tcPr>
          <w:p w14:paraId="71F28B71" w14:textId="77777777" w:rsidR="003B1329" w:rsidRPr="003B1329" w:rsidRDefault="003B1329" w:rsidP="003B1329">
            <w:pPr>
              <w:spacing w:before="0"/>
              <w:jc w:val="center"/>
              <w:rPr>
                <w:ins w:id="1260" w:author="Charlie Gu" w:date="2026-06-07T21:32:00Z" w16du:dateUtc="2026-06-07T13:32:00Z"/>
                <w:rFonts w:ascii="微软雅黑" w:eastAsia="微软雅黑" w:hAnsi="微软雅黑" w:cs="Calibri"/>
                <w:lang w:eastAsia="zh-CN"/>
              </w:rPr>
            </w:pPr>
            <w:ins w:id="1261" w:author="Charlie Gu" w:date="2026-06-07T21:32:00Z" w16du:dateUtc="2026-06-07T13:32:00Z">
              <w:r w:rsidRPr="003B1329">
                <w:rPr>
                  <w:rFonts w:ascii="微软雅黑" w:eastAsia="微软雅黑" w:hAnsi="微软雅黑" w:cs="Calibri"/>
                  <w:lang w:eastAsia="zh-CN"/>
                </w:rPr>
                <w:t>Personalized Search</w:t>
              </w:r>
            </w:ins>
          </w:p>
        </w:tc>
        <w:tc>
          <w:tcPr>
            <w:tcW w:w="6196" w:type="dxa"/>
            <w:tcBorders>
              <w:top w:val="nil"/>
              <w:left w:val="single" w:sz="4" w:space="0" w:color="000000"/>
              <w:bottom w:val="single" w:sz="4" w:space="0" w:color="000000"/>
              <w:right w:val="nil"/>
            </w:tcBorders>
            <w:vAlign w:val="center"/>
            <w:hideMark/>
          </w:tcPr>
          <w:p w14:paraId="00DC65B7" w14:textId="77777777" w:rsidR="003B1329" w:rsidRPr="003B1329" w:rsidRDefault="003B1329" w:rsidP="003B1329">
            <w:pPr>
              <w:spacing w:before="0"/>
              <w:rPr>
                <w:ins w:id="1262" w:author="Charlie Gu" w:date="2026-06-07T21:32:00Z" w16du:dateUtc="2026-06-07T13:32:00Z"/>
                <w:rFonts w:ascii="微软雅黑" w:eastAsia="微软雅黑" w:hAnsi="微软雅黑" w:cs="Calibri"/>
                <w:lang w:eastAsia="zh-CN"/>
              </w:rPr>
            </w:pPr>
            <w:ins w:id="1263" w:author="Charlie Gu" w:date="2026-06-07T21:32:00Z" w16du:dateUtc="2026-06-07T13:32:00Z">
              <w:r w:rsidRPr="003B1329">
                <w:rPr>
                  <w:rFonts w:ascii="微软雅黑" w:eastAsia="微软雅黑" w:hAnsi="微软雅黑" w:cs="Calibri"/>
                  <w:lang w:eastAsia="zh-CN"/>
                </w:rPr>
                <w:t>AI assistant combines parking sources or parking guide platforms for full-network search, combines parking guide info, whether parking spots have charging piles, car battery status, etc., provides cost-effective, high-availability parking solutions to user, converted to POI</w:t>
              </w:r>
              <w:r w:rsidRPr="003B1329">
                <w:rPr>
                  <w:rFonts w:ascii="微软雅黑" w:eastAsia="微软雅黑" w:hAnsi="微软雅黑" w:cs="Calibri"/>
                  <w:lang w:eastAsia="zh-CN"/>
                </w:rPr>
                <w:br/>
                <w:t>① Parking lot search: support user complex condition search: parking lot type, price, opening hours, charging pile availability, accessibility facilities, etc., e.g., find a parking lot with many spots nearby, find a cheap outdoor parking lot (price + type), help me find parking lot with charging piles and car wash (facilities + services), etc.</w:t>
              </w:r>
              <w:r w:rsidRPr="003B1329">
                <w:rPr>
                  <w:rFonts w:ascii="微软雅黑" w:eastAsia="微软雅黑" w:hAnsi="微软雅黑" w:cs="Calibri"/>
                  <w:lang w:eastAsia="zh-CN"/>
                </w:rPr>
                <w:br/>
                <w:t>② Spot finding: special needs search, e.g., find a spot close to elevator in MixC parking lot, find a spot with no cars on both sides, find a wider spot that's easy to park, etc.</w:t>
              </w:r>
              <w:r w:rsidRPr="003B1329">
                <w:rPr>
                  <w:rFonts w:ascii="微软雅黑" w:eastAsia="微软雅黑" w:hAnsi="微软雅黑" w:cs="Calibri"/>
                  <w:lang w:eastAsia="zh-CN"/>
                </w:rPr>
                <w:br/>
                <w:t>③ In trip planning, plan parking solution in advance and prompt user to avoid on-the-spot decisions</w:t>
              </w:r>
            </w:ins>
          </w:p>
        </w:tc>
      </w:tr>
      <w:tr w:rsidR="003B1329" w:rsidRPr="003B1329" w14:paraId="3A395EBF" w14:textId="77777777" w:rsidTr="003B1329">
        <w:trPr>
          <w:trHeight w:val="2025"/>
          <w:ins w:id="1264" w:author="Charlie Gu" w:date="2026-06-07T21:32:00Z" w16du:dateUtc="2026-06-07T13:32:00Z"/>
        </w:trPr>
        <w:tc>
          <w:tcPr>
            <w:tcW w:w="427" w:type="dxa"/>
            <w:vMerge/>
            <w:tcBorders>
              <w:top w:val="nil"/>
              <w:left w:val="single" w:sz="4" w:space="0" w:color="000000"/>
              <w:bottom w:val="single" w:sz="4" w:space="0" w:color="000000"/>
              <w:right w:val="single" w:sz="4" w:space="0" w:color="000000"/>
            </w:tcBorders>
            <w:vAlign w:val="center"/>
            <w:hideMark/>
          </w:tcPr>
          <w:p w14:paraId="2C73D33F" w14:textId="77777777" w:rsidR="003B1329" w:rsidRPr="003B1329" w:rsidRDefault="003B1329" w:rsidP="003B1329">
            <w:pPr>
              <w:spacing w:before="0"/>
              <w:rPr>
                <w:ins w:id="1265" w:author="Charlie Gu" w:date="2026-06-07T21:32:00Z" w16du:dateUtc="2026-06-07T13:32:00Z"/>
                <w:rFonts w:ascii="微软雅黑" w:eastAsia="微软雅黑" w:hAnsi="微软雅黑" w:cs="Calibri"/>
                <w:b/>
                <w:bCs/>
                <w:lang w:eastAsia="zh-CN"/>
              </w:rPr>
            </w:pPr>
          </w:p>
        </w:tc>
        <w:tc>
          <w:tcPr>
            <w:tcW w:w="587" w:type="dxa"/>
            <w:vMerge/>
            <w:tcBorders>
              <w:top w:val="nil"/>
              <w:left w:val="single" w:sz="4" w:space="0" w:color="000000"/>
              <w:bottom w:val="single" w:sz="4" w:space="0" w:color="000000"/>
              <w:right w:val="single" w:sz="4" w:space="0" w:color="000000"/>
            </w:tcBorders>
            <w:vAlign w:val="center"/>
            <w:hideMark/>
          </w:tcPr>
          <w:p w14:paraId="727BE925" w14:textId="77777777" w:rsidR="003B1329" w:rsidRPr="003B1329" w:rsidRDefault="003B1329" w:rsidP="003B1329">
            <w:pPr>
              <w:spacing w:before="0"/>
              <w:rPr>
                <w:ins w:id="1266" w:author="Charlie Gu" w:date="2026-06-07T21:32:00Z" w16du:dateUtc="2026-06-07T13:32:00Z"/>
                <w:rFonts w:ascii="微软雅黑" w:eastAsia="微软雅黑" w:hAnsi="微软雅黑" w:cs="Calibri"/>
                <w:lang w:eastAsia="zh-CN"/>
              </w:rPr>
            </w:pPr>
          </w:p>
        </w:tc>
        <w:tc>
          <w:tcPr>
            <w:tcW w:w="710" w:type="dxa"/>
            <w:vMerge w:val="restart"/>
            <w:tcBorders>
              <w:top w:val="nil"/>
              <w:left w:val="single" w:sz="4" w:space="0" w:color="000000"/>
              <w:bottom w:val="single" w:sz="4" w:space="0" w:color="000000"/>
              <w:right w:val="single" w:sz="4" w:space="0" w:color="000000"/>
            </w:tcBorders>
            <w:vAlign w:val="center"/>
            <w:hideMark/>
          </w:tcPr>
          <w:p w14:paraId="16AC1D0E" w14:textId="77777777" w:rsidR="003B1329" w:rsidRPr="003B1329" w:rsidRDefault="003B1329" w:rsidP="003B1329">
            <w:pPr>
              <w:spacing w:before="0"/>
              <w:jc w:val="center"/>
              <w:rPr>
                <w:ins w:id="1267" w:author="Charlie Gu" w:date="2026-06-07T21:32:00Z" w16du:dateUtc="2026-06-07T13:32:00Z"/>
                <w:rFonts w:ascii="微软雅黑" w:eastAsia="微软雅黑" w:hAnsi="微软雅黑" w:cs="Calibri"/>
                <w:lang w:eastAsia="zh-CN"/>
              </w:rPr>
            </w:pPr>
            <w:ins w:id="1268" w:author="Charlie Gu" w:date="2026-06-07T21:32:00Z" w16du:dateUtc="2026-06-07T13:32:00Z">
              <w:r w:rsidRPr="003B1329">
                <w:rPr>
                  <w:rFonts w:ascii="微软雅黑" w:eastAsia="微软雅黑" w:hAnsi="微软雅黑" w:cs="Calibri"/>
                  <w:lang w:eastAsia="zh-CN"/>
                </w:rPr>
                <w:t>Parking Recommendation</w:t>
              </w:r>
            </w:ins>
          </w:p>
        </w:tc>
        <w:tc>
          <w:tcPr>
            <w:tcW w:w="710" w:type="dxa"/>
            <w:tcBorders>
              <w:top w:val="nil"/>
              <w:left w:val="nil"/>
              <w:bottom w:val="single" w:sz="4" w:space="0" w:color="000000"/>
              <w:right w:val="nil"/>
            </w:tcBorders>
            <w:vAlign w:val="center"/>
            <w:hideMark/>
          </w:tcPr>
          <w:p w14:paraId="63E34D78" w14:textId="77777777" w:rsidR="003B1329" w:rsidRPr="003B1329" w:rsidRDefault="003B1329" w:rsidP="003B1329">
            <w:pPr>
              <w:spacing w:before="0"/>
              <w:jc w:val="center"/>
              <w:rPr>
                <w:ins w:id="1269" w:author="Charlie Gu" w:date="2026-06-07T21:32:00Z" w16du:dateUtc="2026-06-07T13:32:00Z"/>
                <w:rFonts w:ascii="微软雅黑" w:eastAsia="微软雅黑" w:hAnsi="微软雅黑" w:cs="Calibri"/>
                <w:lang w:eastAsia="zh-CN"/>
              </w:rPr>
            </w:pPr>
            <w:ins w:id="1270" w:author="Charlie Gu" w:date="2026-06-07T21:32:00Z" w16du:dateUtc="2026-06-07T13:32:00Z">
              <w:r w:rsidRPr="003B1329">
                <w:rPr>
                  <w:rFonts w:ascii="微软雅黑" w:eastAsia="微软雅黑" w:hAnsi="微软雅黑" w:cs="Calibri"/>
                  <w:lang w:eastAsia="zh-CN"/>
                </w:rPr>
                <w:t>Scene Recommendation</w:t>
              </w:r>
            </w:ins>
          </w:p>
        </w:tc>
        <w:tc>
          <w:tcPr>
            <w:tcW w:w="6196" w:type="dxa"/>
            <w:tcBorders>
              <w:top w:val="nil"/>
              <w:left w:val="single" w:sz="4" w:space="0" w:color="000000"/>
              <w:bottom w:val="single" w:sz="4" w:space="0" w:color="000000"/>
              <w:right w:val="nil"/>
            </w:tcBorders>
            <w:vAlign w:val="center"/>
            <w:hideMark/>
          </w:tcPr>
          <w:p w14:paraId="221FD4F4" w14:textId="77777777" w:rsidR="003B1329" w:rsidRPr="003B1329" w:rsidRDefault="003B1329" w:rsidP="003B1329">
            <w:pPr>
              <w:spacing w:before="0"/>
              <w:rPr>
                <w:ins w:id="1271" w:author="Charlie Gu" w:date="2026-06-07T21:32:00Z" w16du:dateUtc="2026-06-07T13:32:00Z"/>
                <w:rFonts w:ascii="微软雅黑" w:eastAsia="微软雅黑" w:hAnsi="微软雅黑" w:cs="Calibri"/>
                <w:lang w:eastAsia="zh-CN"/>
              </w:rPr>
            </w:pPr>
            <w:ins w:id="1272" w:author="Charlie Gu" w:date="2026-06-07T21:32:00Z" w16du:dateUtc="2026-06-07T13:32:00Z">
              <w:r w:rsidRPr="003B1329">
                <w:rPr>
                  <w:rFonts w:ascii="微软雅黑" w:eastAsia="微软雅黑" w:hAnsi="微软雅黑" w:cs="Calibri"/>
                  <w:lang w:eastAsia="zh-CN"/>
                </w:rPr>
                <w:t>① When battery is low, parking lot search prioritizes recommending parking lots with charging piles</w:t>
              </w:r>
              <w:r w:rsidRPr="003B1329">
                <w:rPr>
                  <w:rFonts w:ascii="微软雅黑" w:eastAsia="微软雅黑" w:hAnsi="微软雅黑" w:cs="Calibri"/>
                  <w:lang w:eastAsia="zh-CN"/>
                </w:rPr>
                <w:br/>
                <w:t>② Special time suggestions: at night or bad weather, prioritize recommending indoor or underground parking lots</w:t>
              </w:r>
              <w:r w:rsidRPr="003B1329">
                <w:rPr>
                  <w:rFonts w:ascii="微软雅黑" w:eastAsia="微软雅黑" w:hAnsi="微软雅黑" w:cs="Calibri"/>
                  <w:lang w:eastAsia="zh-CN"/>
                </w:rPr>
                <w:br/>
                <w:t>③ When navigating to unfamiliar destination, distinguish whether user is temporary parking or long-term parking (predict or ask), fine-tune POI based on selection</w:t>
              </w:r>
            </w:ins>
          </w:p>
        </w:tc>
      </w:tr>
      <w:tr w:rsidR="003B1329" w:rsidRPr="003B1329" w14:paraId="781701B0" w14:textId="77777777" w:rsidTr="003B1329">
        <w:trPr>
          <w:trHeight w:val="2370"/>
          <w:ins w:id="1273" w:author="Charlie Gu" w:date="2026-06-07T21:32:00Z" w16du:dateUtc="2026-06-07T13:32:00Z"/>
        </w:trPr>
        <w:tc>
          <w:tcPr>
            <w:tcW w:w="427" w:type="dxa"/>
            <w:vMerge/>
            <w:tcBorders>
              <w:top w:val="nil"/>
              <w:left w:val="single" w:sz="4" w:space="0" w:color="000000"/>
              <w:bottom w:val="single" w:sz="4" w:space="0" w:color="000000"/>
              <w:right w:val="single" w:sz="4" w:space="0" w:color="000000"/>
            </w:tcBorders>
            <w:vAlign w:val="center"/>
            <w:hideMark/>
          </w:tcPr>
          <w:p w14:paraId="45F49184" w14:textId="77777777" w:rsidR="003B1329" w:rsidRPr="003B1329" w:rsidRDefault="003B1329" w:rsidP="003B1329">
            <w:pPr>
              <w:spacing w:before="0"/>
              <w:rPr>
                <w:ins w:id="1274" w:author="Charlie Gu" w:date="2026-06-07T21:32:00Z" w16du:dateUtc="2026-06-07T13:32:00Z"/>
                <w:rFonts w:ascii="微软雅黑" w:eastAsia="微软雅黑" w:hAnsi="微软雅黑" w:cs="Calibri"/>
                <w:b/>
                <w:bCs/>
                <w:lang w:eastAsia="zh-CN"/>
              </w:rPr>
            </w:pPr>
          </w:p>
        </w:tc>
        <w:tc>
          <w:tcPr>
            <w:tcW w:w="587" w:type="dxa"/>
            <w:vMerge/>
            <w:tcBorders>
              <w:top w:val="nil"/>
              <w:left w:val="single" w:sz="4" w:space="0" w:color="000000"/>
              <w:bottom w:val="single" w:sz="4" w:space="0" w:color="000000"/>
              <w:right w:val="single" w:sz="4" w:space="0" w:color="000000"/>
            </w:tcBorders>
            <w:vAlign w:val="center"/>
            <w:hideMark/>
          </w:tcPr>
          <w:p w14:paraId="527F3D68" w14:textId="77777777" w:rsidR="003B1329" w:rsidRPr="003B1329" w:rsidRDefault="003B1329" w:rsidP="003B1329">
            <w:pPr>
              <w:spacing w:before="0"/>
              <w:rPr>
                <w:ins w:id="1275" w:author="Charlie Gu" w:date="2026-06-07T21:32:00Z" w16du:dateUtc="2026-06-07T13:32:00Z"/>
                <w:rFonts w:ascii="微软雅黑" w:eastAsia="微软雅黑" w:hAnsi="微软雅黑" w:cs="Calibri"/>
                <w:lang w:eastAsia="zh-CN"/>
              </w:rPr>
            </w:pPr>
          </w:p>
        </w:tc>
        <w:tc>
          <w:tcPr>
            <w:tcW w:w="710" w:type="dxa"/>
            <w:vMerge/>
            <w:tcBorders>
              <w:top w:val="nil"/>
              <w:left w:val="single" w:sz="4" w:space="0" w:color="000000"/>
              <w:bottom w:val="single" w:sz="4" w:space="0" w:color="000000"/>
              <w:right w:val="single" w:sz="4" w:space="0" w:color="000000"/>
            </w:tcBorders>
            <w:vAlign w:val="center"/>
            <w:hideMark/>
          </w:tcPr>
          <w:p w14:paraId="7663B16B" w14:textId="77777777" w:rsidR="003B1329" w:rsidRPr="003B1329" w:rsidRDefault="003B1329" w:rsidP="003B1329">
            <w:pPr>
              <w:spacing w:before="0"/>
              <w:rPr>
                <w:ins w:id="1276" w:author="Charlie Gu" w:date="2026-06-07T21:32:00Z" w16du:dateUtc="2026-06-07T13:32:00Z"/>
                <w:rFonts w:ascii="微软雅黑" w:eastAsia="微软雅黑" w:hAnsi="微软雅黑" w:cs="Calibri"/>
                <w:lang w:eastAsia="zh-CN"/>
              </w:rPr>
            </w:pPr>
          </w:p>
        </w:tc>
        <w:tc>
          <w:tcPr>
            <w:tcW w:w="710" w:type="dxa"/>
            <w:tcBorders>
              <w:top w:val="nil"/>
              <w:left w:val="nil"/>
              <w:bottom w:val="single" w:sz="4" w:space="0" w:color="000000"/>
              <w:right w:val="nil"/>
            </w:tcBorders>
            <w:vAlign w:val="center"/>
            <w:hideMark/>
          </w:tcPr>
          <w:p w14:paraId="699A52A0" w14:textId="77777777" w:rsidR="003B1329" w:rsidRPr="003B1329" w:rsidRDefault="003B1329" w:rsidP="003B1329">
            <w:pPr>
              <w:spacing w:before="0"/>
              <w:jc w:val="center"/>
              <w:rPr>
                <w:ins w:id="1277" w:author="Charlie Gu" w:date="2026-06-07T21:32:00Z" w16du:dateUtc="2026-06-07T13:32:00Z"/>
                <w:rFonts w:ascii="微软雅黑" w:eastAsia="微软雅黑" w:hAnsi="微软雅黑" w:cs="Calibri"/>
                <w:lang w:eastAsia="zh-CN"/>
              </w:rPr>
            </w:pPr>
            <w:ins w:id="1278" w:author="Charlie Gu" w:date="2026-06-07T21:32:00Z" w16du:dateUtc="2026-06-07T13:32:00Z">
              <w:r w:rsidRPr="003B1329">
                <w:rPr>
                  <w:rFonts w:ascii="微软雅黑" w:eastAsia="微软雅黑" w:hAnsi="微软雅黑" w:cs="Calibri"/>
                  <w:lang w:eastAsia="zh-CN"/>
                </w:rPr>
                <w:t>Frequent Parking Memory and Recommendation</w:t>
              </w:r>
            </w:ins>
          </w:p>
        </w:tc>
        <w:tc>
          <w:tcPr>
            <w:tcW w:w="6196" w:type="dxa"/>
            <w:tcBorders>
              <w:top w:val="nil"/>
              <w:left w:val="single" w:sz="4" w:space="0" w:color="000000"/>
              <w:bottom w:val="single" w:sz="4" w:space="0" w:color="000000"/>
              <w:right w:val="nil"/>
            </w:tcBorders>
            <w:vAlign w:val="center"/>
            <w:hideMark/>
          </w:tcPr>
          <w:p w14:paraId="6060AE99" w14:textId="77777777" w:rsidR="003B1329" w:rsidRPr="003B1329" w:rsidRDefault="003B1329" w:rsidP="003B1329">
            <w:pPr>
              <w:spacing w:before="0"/>
              <w:rPr>
                <w:ins w:id="1279" w:author="Charlie Gu" w:date="2026-06-07T21:32:00Z" w16du:dateUtc="2026-06-07T13:32:00Z"/>
                <w:rFonts w:ascii="微软雅黑" w:eastAsia="微软雅黑" w:hAnsi="微软雅黑" w:cs="Calibri"/>
                <w:lang w:eastAsia="zh-CN"/>
              </w:rPr>
            </w:pPr>
            <w:ins w:id="1280" w:author="Charlie Gu" w:date="2026-06-07T21:32:00Z" w16du:dateUtc="2026-06-07T13:32:00Z">
              <w:r w:rsidRPr="003B1329">
                <w:rPr>
                  <w:rFonts w:ascii="微软雅黑" w:eastAsia="微软雅黑" w:hAnsi="微软雅黑" w:cs="Calibri"/>
                  <w:lang w:eastAsia="zh-CN"/>
                </w:rPr>
                <w:t>① Record user's frequent parking lots, like home, office, can trigger quick parking service when entering area</w:t>
              </w:r>
              <w:r w:rsidRPr="003B1329">
                <w:rPr>
                  <w:rFonts w:ascii="微软雅黑" w:eastAsia="微软雅黑" w:hAnsi="微软雅黑" w:cs="Calibri"/>
                  <w:lang w:eastAsia="zh-CN"/>
                </w:rPr>
                <w:br/>
                <w:t>② Remember user selection preferences, like always prioritizing cheap parking lots or prioritizing charging pile parking lots, etc.</w:t>
              </w:r>
            </w:ins>
          </w:p>
        </w:tc>
      </w:tr>
      <w:tr w:rsidR="003B1329" w:rsidRPr="003B1329" w14:paraId="3B5527F7" w14:textId="77777777" w:rsidTr="003B1329">
        <w:trPr>
          <w:trHeight w:val="1890"/>
          <w:ins w:id="1281" w:author="Charlie Gu" w:date="2026-06-07T21:32:00Z" w16du:dateUtc="2026-06-07T13:32:00Z"/>
        </w:trPr>
        <w:tc>
          <w:tcPr>
            <w:tcW w:w="427" w:type="dxa"/>
            <w:vMerge/>
            <w:tcBorders>
              <w:top w:val="nil"/>
              <w:left w:val="single" w:sz="4" w:space="0" w:color="000000"/>
              <w:bottom w:val="single" w:sz="4" w:space="0" w:color="000000"/>
              <w:right w:val="single" w:sz="4" w:space="0" w:color="000000"/>
            </w:tcBorders>
            <w:vAlign w:val="center"/>
            <w:hideMark/>
          </w:tcPr>
          <w:p w14:paraId="25A8C289" w14:textId="77777777" w:rsidR="003B1329" w:rsidRPr="003B1329" w:rsidRDefault="003B1329" w:rsidP="003B1329">
            <w:pPr>
              <w:spacing w:before="0"/>
              <w:rPr>
                <w:ins w:id="1282" w:author="Charlie Gu" w:date="2026-06-07T21:32:00Z" w16du:dateUtc="2026-06-07T13:32:00Z"/>
                <w:rFonts w:ascii="微软雅黑" w:eastAsia="微软雅黑" w:hAnsi="微软雅黑" w:cs="Calibri"/>
                <w:b/>
                <w:bCs/>
                <w:lang w:eastAsia="zh-CN"/>
              </w:rPr>
            </w:pPr>
          </w:p>
        </w:tc>
        <w:tc>
          <w:tcPr>
            <w:tcW w:w="587" w:type="dxa"/>
            <w:tcBorders>
              <w:top w:val="nil"/>
              <w:left w:val="nil"/>
              <w:bottom w:val="single" w:sz="4" w:space="0" w:color="000000"/>
              <w:right w:val="single" w:sz="4" w:space="0" w:color="000000"/>
            </w:tcBorders>
            <w:vAlign w:val="center"/>
            <w:hideMark/>
          </w:tcPr>
          <w:p w14:paraId="563BD683" w14:textId="77777777" w:rsidR="003B1329" w:rsidRPr="003B1329" w:rsidRDefault="003B1329" w:rsidP="003B1329">
            <w:pPr>
              <w:spacing w:before="0"/>
              <w:jc w:val="center"/>
              <w:rPr>
                <w:ins w:id="1283" w:author="Charlie Gu" w:date="2026-06-07T21:32:00Z" w16du:dateUtc="2026-06-07T13:32:00Z"/>
                <w:rFonts w:ascii="微软雅黑" w:eastAsia="微软雅黑" w:hAnsi="微软雅黑" w:cs="Calibri"/>
                <w:lang w:eastAsia="zh-CN"/>
              </w:rPr>
            </w:pPr>
            <w:ins w:id="1284" w:author="Charlie Gu" w:date="2026-06-07T21:32:00Z" w16du:dateUtc="2026-06-07T13:32:00Z">
              <w:r w:rsidRPr="003B1329">
                <w:rPr>
                  <w:rFonts w:ascii="微软雅黑" w:eastAsia="微软雅黑" w:hAnsi="微软雅黑" w:cs="Calibri"/>
                  <w:lang w:eastAsia="zh-CN"/>
                </w:rPr>
                <w:t>Context Interaction</w:t>
              </w:r>
            </w:ins>
          </w:p>
        </w:tc>
        <w:tc>
          <w:tcPr>
            <w:tcW w:w="710" w:type="dxa"/>
            <w:tcBorders>
              <w:top w:val="nil"/>
              <w:left w:val="nil"/>
              <w:bottom w:val="single" w:sz="4" w:space="0" w:color="000000"/>
              <w:right w:val="single" w:sz="4" w:space="0" w:color="000000"/>
            </w:tcBorders>
            <w:vAlign w:val="center"/>
            <w:hideMark/>
          </w:tcPr>
          <w:p w14:paraId="50A14A23" w14:textId="77777777" w:rsidR="003B1329" w:rsidRPr="003B1329" w:rsidRDefault="003B1329" w:rsidP="003B1329">
            <w:pPr>
              <w:spacing w:before="0"/>
              <w:jc w:val="center"/>
              <w:rPr>
                <w:ins w:id="1285" w:author="Charlie Gu" w:date="2026-06-07T21:32:00Z" w16du:dateUtc="2026-06-07T13:32:00Z"/>
                <w:rFonts w:ascii="微软雅黑" w:eastAsia="微软雅黑" w:hAnsi="微软雅黑" w:cs="Calibri"/>
                <w:lang w:eastAsia="zh-CN"/>
              </w:rPr>
            </w:pPr>
            <w:ins w:id="1286" w:author="Charlie Gu" w:date="2026-06-07T21:32:00Z" w16du:dateUtc="2026-06-07T13:32:00Z">
              <w:r w:rsidRPr="003B1329">
                <w:rPr>
                  <w:rFonts w:ascii="微软雅黑" w:eastAsia="微软雅黑" w:hAnsi="微软雅黑" w:cs="Calibri"/>
                  <w:lang w:eastAsia="zh-CN"/>
                </w:rPr>
                <w:t>Context Interaction</w:t>
              </w:r>
            </w:ins>
          </w:p>
        </w:tc>
        <w:tc>
          <w:tcPr>
            <w:tcW w:w="710" w:type="dxa"/>
            <w:tcBorders>
              <w:top w:val="nil"/>
              <w:left w:val="nil"/>
              <w:bottom w:val="single" w:sz="4" w:space="0" w:color="000000"/>
              <w:right w:val="nil"/>
            </w:tcBorders>
            <w:vAlign w:val="center"/>
            <w:hideMark/>
          </w:tcPr>
          <w:p w14:paraId="56A605CB" w14:textId="77777777" w:rsidR="003B1329" w:rsidRPr="003B1329" w:rsidRDefault="003B1329" w:rsidP="003B1329">
            <w:pPr>
              <w:spacing w:before="0"/>
              <w:jc w:val="center"/>
              <w:rPr>
                <w:ins w:id="1287" w:author="Charlie Gu" w:date="2026-06-07T21:32:00Z" w16du:dateUtc="2026-06-07T13:32:00Z"/>
                <w:rFonts w:ascii="微软雅黑" w:eastAsia="微软雅黑" w:hAnsi="微软雅黑" w:cs="Calibri"/>
                <w:lang w:eastAsia="zh-CN"/>
              </w:rPr>
            </w:pPr>
            <w:ins w:id="1288" w:author="Charlie Gu" w:date="2026-06-07T21:32:00Z" w16du:dateUtc="2026-06-07T13:32:00Z">
              <w:r w:rsidRPr="003B1329">
                <w:rPr>
                  <w:rFonts w:ascii="微软雅黑" w:eastAsia="微软雅黑" w:hAnsi="微软雅黑" w:cs="Calibri"/>
                  <w:lang w:eastAsia="zh-CN"/>
                </w:rPr>
                <w:t>Context Interaction</w:t>
              </w:r>
            </w:ins>
          </w:p>
        </w:tc>
        <w:tc>
          <w:tcPr>
            <w:tcW w:w="6196" w:type="dxa"/>
            <w:tcBorders>
              <w:top w:val="nil"/>
              <w:left w:val="single" w:sz="4" w:space="0" w:color="000000"/>
              <w:bottom w:val="single" w:sz="4" w:space="0" w:color="000000"/>
              <w:right w:val="nil"/>
            </w:tcBorders>
            <w:vAlign w:val="center"/>
            <w:hideMark/>
          </w:tcPr>
          <w:p w14:paraId="3A3917DC" w14:textId="77777777" w:rsidR="003B1329" w:rsidRPr="003B1329" w:rsidRDefault="003B1329" w:rsidP="003B1329">
            <w:pPr>
              <w:spacing w:before="0"/>
              <w:rPr>
                <w:ins w:id="1289" w:author="Charlie Gu" w:date="2026-06-07T21:32:00Z" w16du:dateUtc="2026-06-07T13:32:00Z"/>
                <w:rFonts w:ascii="微软雅黑" w:eastAsia="微软雅黑" w:hAnsi="微软雅黑" w:cs="Calibri"/>
                <w:lang w:eastAsia="zh-CN"/>
              </w:rPr>
            </w:pPr>
            <w:ins w:id="1290" w:author="Charlie Gu" w:date="2026-06-07T21:32:00Z" w16du:dateUtc="2026-06-07T13:32:00Z">
              <w:r w:rsidRPr="003B1329">
                <w:rPr>
                  <w:rFonts w:ascii="微软雅黑" w:eastAsia="微软雅黑" w:hAnsi="微软雅黑" w:cs="Calibri"/>
                  <w:lang w:eastAsia="zh-CN"/>
                </w:rPr>
                <w:t>Follow-up questions on recommended content, e.g., too expensive, any closer ones, etc.</w:t>
              </w:r>
            </w:ins>
          </w:p>
        </w:tc>
      </w:tr>
      <w:tr w:rsidR="003B1329" w:rsidRPr="003B1329" w14:paraId="0BA1CD8F" w14:textId="77777777" w:rsidTr="003B1329">
        <w:trPr>
          <w:trHeight w:val="1710"/>
          <w:ins w:id="1291" w:author="Charlie Gu" w:date="2026-06-07T21:32:00Z" w16du:dateUtc="2026-06-07T13:32:00Z"/>
        </w:trPr>
        <w:tc>
          <w:tcPr>
            <w:tcW w:w="427" w:type="dxa"/>
            <w:vMerge w:val="restart"/>
            <w:tcBorders>
              <w:top w:val="nil"/>
              <w:left w:val="single" w:sz="4" w:space="0" w:color="000000"/>
              <w:bottom w:val="single" w:sz="4" w:space="0" w:color="000000"/>
              <w:right w:val="single" w:sz="4" w:space="0" w:color="000000"/>
            </w:tcBorders>
            <w:noWrap/>
            <w:vAlign w:val="center"/>
            <w:hideMark/>
          </w:tcPr>
          <w:p w14:paraId="4CEB0ECA" w14:textId="77777777" w:rsidR="003B1329" w:rsidRPr="003B1329" w:rsidRDefault="003B1329" w:rsidP="003B1329">
            <w:pPr>
              <w:spacing w:before="0"/>
              <w:jc w:val="center"/>
              <w:rPr>
                <w:ins w:id="1292" w:author="Charlie Gu" w:date="2026-06-07T21:32:00Z" w16du:dateUtc="2026-06-07T13:32:00Z"/>
                <w:rFonts w:ascii="微软雅黑" w:eastAsia="微软雅黑" w:hAnsi="微软雅黑" w:cs="Calibri"/>
                <w:b/>
                <w:bCs/>
                <w:lang w:eastAsia="zh-CN"/>
              </w:rPr>
            </w:pPr>
            <w:ins w:id="1293" w:author="Charlie Gu" w:date="2026-06-07T21:32:00Z" w16du:dateUtc="2026-06-07T13:32:00Z">
              <w:r w:rsidRPr="003B1329">
                <w:rPr>
                  <w:rFonts w:ascii="微软雅黑" w:eastAsia="微软雅黑" w:hAnsi="微软雅黑" w:cs="Calibri"/>
                  <w:b/>
                  <w:bCs/>
                  <w:lang w:eastAsia="zh-CN"/>
                </w:rPr>
                <w:t>Food Agent</w:t>
              </w:r>
            </w:ins>
          </w:p>
        </w:tc>
        <w:tc>
          <w:tcPr>
            <w:tcW w:w="587" w:type="dxa"/>
            <w:vMerge w:val="restart"/>
            <w:tcBorders>
              <w:top w:val="nil"/>
              <w:left w:val="single" w:sz="4" w:space="0" w:color="000000"/>
              <w:bottom w:val="single" w:sz="4" w:space="0" w:color="000000"/>
              <w:right w:val="single" w:sz="4" w:space="0" w:color="000000"/>
            </w:tcBorders>
            <w:noWrap/>
            <w:vAlign w:val="center"/>
            <w:hideMark/>
          </w:tcPr>
          <w:p w14:paraId="70A32FF9" w14:textId="77777777" w:rsidR="003B1329" w:rsidRPr="003B1329" w:rsidRDefault="003B1329" w:rsidP="003B1329">
            <w:pPr>
              <w:spacing w:before="0"/>
              <w:jc w:val="center"/>
              <w:rPr>
                <w:ins w:id="1294" w:author="Charlie Gu" w:date="2026-06-07T21:32:00Z" w16du:dateUtc="2026-06-07T13:32:00Z"/>
                <w:rFonts w:ascii="微软雅黑" w:eastAsia="微软雅黑" w:hAnsi="微软雅黑" w:cs="Calibri"/>
                <w:lang w:eastAsia="zh-CN"/>
              </w:rPr>
            </w:pPr>
            <w:ins w:id="1295" w:author="Charlie Gu" w:date="2026-06-07T21:32:00Z" w16du:dateUtc="2026-06-07T13:32:00Z">
              <w:r w:rsidRPr="003B1329">
                <w:rPr>
                  <w:rFonts w:ascii="微软雅黑" w:eastAsia="微软雅黑" w:hAnsi="微软雅黑" w:cs="Calibri"/>
                  <w:lang w:eastAsia="zh-CN"/>
                </w:rPr>
                <w:t>Food Agent</w:t>
              </w:r>
            </w:ins>
          </w:p>
        </w:tc>
        <w:tc>
          <w:tcPr>
            <w:tcW w:w="710" w:type="dxa"/>
            <w:vMerge w:val="restart"/>
            <w:tcBorders>
              <w:top w:val="nil"/>
              <w:left w:val="single" w:sz="4" w:space="0" w:color="000000"/>
              <w:bottom w:val="single" w:sz="4" w:space="0" w:color="000000"/>
              <w:right w:val="single" w:sz="4" w:space="0" w:color="000000"/>
            </w:tcBorders>
            <w:noWrap/>
            <w:vAlign w:val="center"/>
            <w:hideMark/>
          </w:tcPr>
          <w:p w14:paraId="3F74666F" w14:textId="77777777" w:rsidR="003B1329" w:rsidRPr="003B1329" w:rsidRDefault="003B1329" w:rsidP="003B1329">
            <w:pPr>
              <w:spacing w:before="0"/>
              <w:jc w:val="center"/>
              <w:rPr>
                <w:ins w:id="1296" w:author="Charlie Gu" w:date="2026-06-07T21:32:00Z" w16du:dateUtc="2026-06-07T13:32:00Z"/>
                <w:rFonts w:ascii="微软雅黑" w:eastAsia="微软雅黑" w:hAnsi="微软雅黑" w:cs="Calibri"/>
                <w:lang w:eastAsia="zh-CN"/>
              </w:rPr>
            </w:pPr>
            <w:ins w:id="1297" w:author="Charlie Gu" w:date="2026-06-07T21:32:00Z" w16du:dateUtc="2026-06-07T13:32:00Z">
              <w:r w:rsidRPr="003B1329">
                <w:rPr>
                  <w:rFonts w:ascii="微软雅黑" w:eastAsia="微软雅黑" w:hAnsi="微软雅黑" w:cs="Calibri"/>
                  <w:lang w:eastAsia="zh-CN"/>
                </w:rPr>
                <w:t>Food Query</w:t>
              </w:r>
            </w:ins>
          </w:p>
        </w:tc>
        <w:tc>
          <w:tcPr>
            <w:tcW w:w="710" w:type="dxa"/>
            <w:tcBorders>
              <w:top w:val="nil"/>
              <w:left w:val="nil"/>
              <w:bottom w:val="single" w:sz="4" w:space="0" w:color="000000"/>
              <w:right w:val="nil"/>
            </w:tcBorders>
            <w:noWrap/>
            <w:vAlign w:val="center"/>
            <w:hideMark/>
          </w:tcPr>
          <w:p w14:paraId="6F8A7747" w14:textId="77777777" w:rsidR="003B1329" w:rsidRPr="003B1329" w:rsidRDefault="003B1329" w:rsidP="003B1329">
            <w:pPr>
              <w:spacing w:before="0"/>
              <w:jc w:val="center"/>
              <w:rPr>
                <w:ins w:id="1298" w:author="Charlie Gu" w:date="2026-06-07T21:32:00Z" w16du:dateUtc="2026-06-07T13:32:00Z"/>
                <w:rFonts w:ascii="微软雅黑" w:eastAsia="微软雅黑" w:hAnsi="微软雅黑" w:cs="Calibri"/>
                <w:lang w:eastAsia="zh-CN"/>
              </w:rPr>
            </w:pPr>
            <w:ins w:id="1299" w:author="Charlie Gu" w:date="2026-06-07T21:32:00Z" w16du:dateUtc="2026-06-07T13:32:00Z">
              <w:r w:rsidRPr="003B1329">
                <w:rPr>
                  <w:rFonts w:ascii="微软雅黑" w:eastAsia="微软雅黑" w:hAnsi="微软雅黑" w:cs="Calibri"/>
                  <w:lang w:eastAsia="zh-CN"/>
                </w:rPr>
                <w:t>Info Query</w:t>
              </w:r>
            </w:ins>
          </w:p>
        </w:tc>
        <w:tc>
          <w:tcPr>
            <w:tcW w:w="6196" w:type="dxa"/>
            <w:tcBorders>
              <w:top w:val="nil"/>
              <w:left w:val="single" w:sz="4" w:space="0" w:color="000000"/>
              <w:bottom w:val="single" w:sz="4" w:space="0" w:color="000000"/>
              <w:right w:val="nil"/>
            </w:tcBorders>
            <w:vAlign w:val="center"/>
            <w:hideMark/>
          </w:tcPr>
          <w:p w14:paraId="2E0EDF85" w14:textId="77777777" w:rsidR="003B1329" w:rsidRPr="003B1329" w:rsidRDefault="003B1329" w:rsidP="003B1329">
            <w:pPr>
              <w:spacing w:before="0"/>
              <w:rPr>
                <w:ins w:id="1300" w:author="Charlie Gu" w:date="2026-06-07T21:32:00Z" w16du:dateUtc="2026-06-07T13:32:00Z"/>
                <w:rFonts w:ascii="微软雅黑" w:eastAsia="微软雅黑" w:hAnsi="微软雅黑" w:cs="Calibri"/>
                <w:lang w:eastAsia="zh-CN"/>
              </w:rPr>
            </w:pPr>
            <w:ins w:id="1301" w:author="Charlie Gu" w:date="2026-06-07T21:32:00Z" w16du:dateUtc="2026-06-07T13:32:00Z">
              <w:r w:rsidRPr="003B1329">
                <w:rPr>
                  <w:rFonts w:ascii="微软雅黑" w:eastAsia="微软雅黑" w:hAnsi="微软雅黑" w:cs="Calibri"/>
                  <w:lang w:eastAsia="zh-CN"/>
                </w:rPr>
                <w:t>Precisely identify user's food needs (like cuisine type, taste, budget, number of diners, suitable groups, environment, service, queue status, etc.), query food info, restaurant info, and support multi-condition combined query</w:t>
              </w:r>
            </w:ins>
          </w:p>
        </w:tc>
      </w:tr>
      <w:tr w:rsidR="003B1329" w:rsidRPr="003B1329" w14:paraId="12106419" w14:textId="77777777" w:rsidTr="003B1329">
        <w:trPr>
          <w:trHeight w:val="1680"/>
          <w:ins w:id="1302" w:author="Charlie Gu" w:date="2026-06-07T21:32:00Z" w16du:dateUtc="2026-06-07T13:32:00Z"/>
        </w:trPr>
        <w:tc>
          <w:tcPr>
            <w:tcW w:w="427" w:type="dxa"/>
            <w:vMerge/>
            <w:tcBorders>
              <w:top w:val="nil"/>
              <w:left w:val="single" w:sz="4" w:space="0" w:color="000000"/>
              <w:bottom w:val="single" w:sz="4" w:space="0" w:color="000000"/>
              <w:right w:val="single" w:sz="4" w:space="0" w:color="000000"/>
            </w:tcBorders>
            <w:vAlign w:val="center"/>
            <w:hideMark/>
          </w:tcPr>
          <w:p w14:paraId="59578B10" w14:textId="77777777" w:rsidR="003B1329" w:rsidRPr="003B1329" w:rsidRDefault="003B1329" w:rsidP="003B1329">
            <w:pPr>
              <w:spacing w:before="0"/>
              <w:rPr>
                <w:ins w:id="1303" w:author="Charlie Gu" w:date="2026-06-07T21:32:00Z" w16du:dateUtc="2026-06-07T13:32:00Z"/>
                <w:rFonts w:ascii="微软雅黑" w:eastAsia="微软雅黑" w:hAnsi="微软雅黑" w:cs="Calibri"/>
                <w:b/>
                <w:bCs/>
                <w:lang w:eastAsia="zh-CN"/>
              </w:rPr>
            </w:pPr>
          </w:p>
        </w:tc>
        <w:tc>
          <w:tcPr>
            <w:tcW w:w="587" w:type="dxa"/>
            <w:vMerge/>
            <w:tcBorders>
              <w:top w:val="nil"/>
              <w:left w:val="single" w:sz="4" w:space="0" w:color="000000"/>
              <w:bottom w:val="single" w:sz="4" w:space="0" w:color="000000"/>
              <w:right w:val="single" w:sz="4" w:space="0" w:color="000000"/>
            </w:tcBorders>
            <w:vAlign w:val="center"/>
            <w:hideMark/>
          </w:tcPr>
          <w:p w14:paraId="0E7ED3C9" w14:textId="77777777" w:rsidR="003B1329" w:rsidRPr="003B1329" w:rsidRDefault="003B1329" w:rsidP="003B1329">
            <w:pPr>
              <w:spacing w:before="0"/>
              <w:rPr>
                <w:ins w:id="1304" w:author="Charlie Gu" w:date="2026-06-07T21:32:00Z" w16du:dateUtc="2026-06-07T13:32:00Z"/>
                <w:rFonts w:ascii="微软雅黑" w:eastAsia="微软雅黑" w:hAnsi="微软雅黑" w:cs="Calibri"/>
                <w:lang w:eastAsia="zh-CN"/>
              </w:rPr>
            </w:pPr>
          </w:p>
        </w:tc>
        <w:tc>
          <w:tcPr>
            <w:tcW w:w="710" w:type="dxa"/>
            <w:vMerge/>
            <w:tcBorders>
              <w:top w:val="nil"/>
              <w:left w:val="single" w:sz="4" w:space="0" w:color="000000"/>
              <w:bottom w:val="single" w:sz="4" w:space="0" w:color="000000"/>
              <w:right w:val="single" w:sz="4" w:space="0" w:color="000000"/>
            </w:tcBorders>
            <w:vAlign w:val="center"/>
            <w:hideMark/>
          </w:tcPr>
          <w:p w14:paraId="328F79DF" w14:textId="77777777" w:rsidR="003B1329" w:rsidRPr="003B1329" w:rsidRDefault="003B1329" w:rsidP="003B1329">
            <w:pPr>
              <w:spacing w:before="0"/>
              <w:rPr>
                <w:ins w:id="1305" w:author="Charlie Gu" w:date="2026-06-07T21:32:00Z" w16du:dateUtc="2026-06-07T13:32:00Z"/>
                <w:rFonts w:ascii="微软雅黑" w:eastAsia="微软雅黑" w:hAnsi="微软雅黑" w:cs="Calibri"/>
                <w:lang w:eastAsia="zh-CN"/>
              </w:rPr>
            </w:pPr>
          </w:p>
        </w:tc>
        <w:tc>
          <w:tcPr>
            <w:tcW w:w="710" w:type="dxa"/>
            <w:tcBorders>
              <w:top w:val="nil"/>
              <w:left w:val="nil"/>
              <w:bottom w:val="single" w:sz="4" w:space="0" w:color="000000"/>
              <w:right w:val="nil"/>
            </w:tcBorders>
            <w:noWrap/>
            <w:vAlign w:val="center"/>
            <w:hideMark/>
          </w:tcPr>
          <w:p w14:paraId="45432E29" w14:textId="77777777" w:rsidR="003B1329" w:rsidRPr="003B1329" w:rsidRDefault="003B1329" w:rsidP="003B1329">
            <w:pPr>
              <w:spacing w:before="0"/>
              <w:jc w:val="center"/>
              <w:rPr>
                <w:ins w:id="1306" w:author="Charlie Gu" w:date="2026-06-07T21:32:00Z" w16du:dateUtc="2026-06-07T13:32:00Z"/>
                <w:rFonts w:ascii="微软雅黑" w:eastAsia="微软雅黑" w:hAnsi="微软雅黑" w:cs="Calibri"/>
                <w:lang w:eastAsia="zh-CN"/>
              </w:rPr>
            </w:pPr>
            <w:ins w:id="1307" w:author="Charlie Gu" w:date="2026-06-07T21:32:00Z" w16du:dateUtc="2026-06-07T13:32:00Z">
              <w:r w:rsidRPr="003B1329">
                <w:rPr>
                  <w:rFonts w:ascii="微软雅黑" w:eastAsia="微软雅黑" w:hAnsi="微软雅黑" w:cs="Calibri"/>
                  <w:lang w:eastAsia="zh-CN"/>
                </w:rPr>
                <w:t>Food Recommendation</w:t>
              </w:r>
            </w:ins>
          </w:p>
        </w:tc>
        <w:tc>
          <w:tcPr>
            <w:tcW w:w="6196" w:type="dxa"/>
            <w:tcBorders>
              <w:top w:val="nil"/>
              <w:left w:val="single" w:sz="4" w:space="0" w:color="000000"/>
              <w:bottom w:val="single" w:sz="4" w:space="0" w:color="000000"/>
              <w:right w:val="nil"/>
            </w:tcBorders>
            <w:vAlign w:val="center"/>
            <w:hideMark/>
          </w:tcPr>
          <w:p w14:paraId="3D4EC60B" w14:textId="77777777" w:rsidR="003B1329" w:rsidRPr="003B1329" w:rsidRDefault="003B1329" w:rsidP="003B1329">
            <w:pPr>
              <w:spacing w:before="0"/>
              <w:rPr>
                <w:ins w:id="1308" w:author="Charlie Gu" w:date="2026-06-07T21:32:00Z" w16du:dateUtc="2026-06-07T13:32:00Z"/>
                <w:rFonts w:ascii="微软雅黑" w:eastAsia="微软雅黑" w:hAnsi="微软雅黑" w:cs="Calibri"/>
                <w:lang w:eastAsia="zh-CN"/>
              </w:rPr>
            </w:pPr>
            <w:ins w:id="1309" w:author="Charlie Gu" w:date="2026-06-07T21:32:00Z" w16du:dateUtc="2026-06-07T13:32:00Z">
              <w:r w:rsidRPr="003B1329">
                <w:rPr>
                  <w:rFonts w:ascii="微软雅黑" w:eastAsia="微软雅黑" w:hAnsi="微软雅黑" w:cs="Calibri"/>
                  <w:lang w:eastAsia="zh-CN"/>
                </w:rPr>
                <w:t>Combined with current time, weather, dining scenario, special periods, location, dietary preferences, physical condition and other scenario factors, provide more precise recommendations, e.g., what to eat since recent health check showed high blood lipids, want unconventional Valentine's Day dinner, what to eat to reduce dampness during recent humid weather</w:t>
              </w:r>
            </w:ins>
          </w:p>
        </w:tc>
      </w:tr>
      <w:tr w:rsidR="003B1329" w:rsidRPr="003B1329" w14:paraId="60500E10" w14:textId="77777777" w:rsidTr="003B1329">
        <w:trPr>
          <w:trHeight w:val="580"/>
          <w:ins w:id="1310" w:author="Charlie Gu" w:date="2026-06-07T21:32:00Z" w16du:dateUtc="2026-06-07T13:32:00Z"/>
        </w:trPr>
        <w:tc>
          <w:tcPr>
            <w:tcW w:w="427" w:type="dxa"/>
            <w:vMerge/>
            <w:tcBorders>
              <w:top w:val="nil"/>
              <w:left w:val="single" w:sz="4" w:space="0" w:color="000000"/>
              <w:bottom w:val="single" w:sz="4" w:space="0" w:color="000000"/>
              <w:right w:val="single" w:sz="4" w:space="0" w:color="000000"/>
            </w:tcBorders>
            <w:vAlign w:val="center"/>
            <w:hideMark/>
          </w:tcPr>
          <w:p w14:paraId="19DCCD3B" w14:textId="77777777" w:rsidR="003B1329" w:rsidRPr="003B1329" w:rsidRDefault="003B1329" w:rsidP="003B1329">
            <w:pPr>
              <w:spacing w:before="0"/>
              <w:rPr>
                <w:ins w:id="1311" w:author="Charlie Gu" w:date="2026-06-07T21:32:00Z" w16du:dateUtc="2026-06-07T13:32:00Z"/>
                <w:rFonts w:ascii="微软雅黑" w:eastAsia="微软雅黑" w:hAnsi="微软雅黑" w:cs="Calibri"/>
                <w:b/>
                <w:bCs/>
                <w:lang w:eastAsia="zh-CN"/>
              </w:rPr>
            </w:pPr>
          </w:p>
        </w:tc>
        <w:tc>
          <w:tcPr>
            <w:tcW w:w="587" w:type="dxa"/>
            <w:tcBorders>
              <w:top w:val="nil"/>
              <w:left w:val="nil"/>
              <w:bottom w:val="nil"/>
              <w:right w:val="single" w:sz="4" w:space="0" w:color="000000"/>
            </w:tcBorders>
            <w:noWrap/>
            <w:vAlign w:val="center"/>
            <w:hideMark/>
          </w:tcPr>
          <w:p w14:paraId="46BA021C" w14:textId="77777777" w:rsidR="003B1329" w:rsidRPr="003B1329" w:rsidRDefault="003B1329" w:rsidP="003B1329">
            <w:pPr>
              <w:spacing w:before="0"/>
              <w:jc w:val="center"/>
              <w:rPr>
                <w:ins w:id="1312" w:author="Charlie Gu" w:date="2026-06-07T21:32:00Z" w16du:dateUtc="2026-06-07T13:32:00Z"/>
                <w:rFonts w:ascii="微软雅黑" w:eastAsia="微软雅黑" w:hAnsi="微软雅黑" w:cs="Calibri"/>
                <w:lang w:eastAsia="zh-CN"/>
              </w:rPr>
            </w:pPr>
            <w:ins w:id="1313" w:author="Charlie Gu" w:date="2026-06-07T21:32:00Z" w16du:dateUtc="2026-06-07T13:32:00Z">
              <w:r w:rsidRPr="003B1329">
                <w:rPr>
                  <w:rFonts w:ascii="微软雅黑" w:eastAsia="微软雅黑" w:hAnsi="微软雅黑" w:cs="Calibri"/>
                  <w:lang w:eastAsia="zh-CN"/>
                </w:rPr>
                <w:t>Context Interaction</w:t>
              </w:r>
            </w:ins>
          </w:p>
        </w:tc>
        <w:tc>
          <w:tcPr>
            <w:tcW w:w="710" w:type="dxa"/>
            <w:tcBorders>
              <w:top w:val="nil"/>
              <w:left w:val="nil"/>
              <w:bottom w:val="nil"/>
              <w:right w:val="single" w:sz="4" w:space="0" w:color="000000"/>
            </w:tcBorders>
            <w:noWrap/>
            <w:vAlign w:val="center"/>
            <w:hideMark/>
          </w:tcPr>
          <w:p w14:paraId="68EFD66B" w14:textId="77777777" w:rsidR="003B1329" w:rsidRPr="003B1329" w:rsidRDefault="003B1329" w:rsidP="003B1329">
            <w:pPr>
              <w:spacing w:before="0"/>
              <w:jc w:val="center"/>
              <w:rPr>
                <w:ins w:id="1314" w:author="Charlie Gu" w:date="2026-06-07T21:32:00Z" w16du:dateUtc="2026-06-07T13:32:00Z"/>
                <w:rFonts w:ascii="微软雅黑" w:eastAsia="微软雅黑" w:hAnsi="微软雅黑" w:cs="Calibri"/>
                <w:lang w:eastAsia="zh-CN"/>
              </w:rPr>
            </w:pPr>
            <w:ins w:id="1315" w:author="Charlie Gu" w:date="2026-06-07T21:32:00Z" w16du:dateUtc="2026-06-07T13:32:00Z">
              <w:r w:rsidRPr="003B1329">
                <w:rPr>
                  <w:rFonts w:ascii="微软雅黑" w:eastAsia="微软雅黑" w:hAnsi="微软雅黑" w:cs="Calibri"/>
                  <w:lang w:eastAsia="zh-CN"/>
                </w:rPr>
                <w:t>Context Interaction</w:t>
              </w:r>
            </w:ins>
          </w:p>
        </w:tc>
        <w:tc>
          <w:tcPr>
            <w:tcW w:w="710" w:type="dxa"/>
            <w:tcBorders>
              <w:top w:val="nil"/>
              <w:left w:val="nil"/>
              <w:bottom w:val="nil"/>
              <w:right w:val="nil"/>
            </w:tcBorders>
            <w:noWrap/>
            <w:vAlign w:val="center"/>
            <w:hideMark/>
          </w:tcPr>
          <w:p w14:paraId="5401B670" w14:textId="77777777" w:rsidR="003B1329" w:rsidRPr="003B1329" w:rsidRDefault="003B1329" w:rsidP="003B1329">
            <w:pPr>
              <w:spacing w:before="0"/>
              <w:jc w:val="center"/>
              <w:rPr>
                <w:ins w:id="1316" w:author="Charlie Gu" w:date="2026-06-07T21:32:00Z" w16du:dateUtc="2026-06-07T13:32:00Z"/>
                <w:rFonts w:ascii="微软雅黑" w:eastAsia="微软雅黑" w:hAnsi="微软雅黑" w:cs="Calibri"/>
                <w:lang w:eastAsia="zh-CN"/>
              </w:rPr>
            </w:pPr>
            <w:ins w:id="1317" w:author="Charlie Gu" w:date="2026-06-07T21:32:00Z" w16du:dateUtc="2026-06-07T13:32:00Z">
              <w:r w:rsidRPr="003B1329">
                <w:rPr>
                  <w:rFonts w:ascii="微软雅黑" w:eastAsia="微软雅黑" w:hAnsi="微软雅黑" w:cs="Calibri"/>
                  <w:lang w:eastAsia="zh-CN"/>
                </w:rPr>
                <w:t>Context Interaction</w:t>
              </w:r>
            </w:ins>
          </w:p>
        </w:tc>
        <w:tc>
          <w:tcPr>
            <w:tcW w:w="6196" w:type="dxa"/>
            <w:tcBorders>
              <w:top w:val="nil"/>
              <w:left w:val="single" w:sz="4" w:space="0" w:color="000000"/>
              <w:bottom w:val="nil"/>
              <w:right w:val="nil"/>
            </w:tcBorders>
            <w:vAlign w:val="center"/>
            <w:hideMark/>
          </w:tcPr>
          <w:p w14:paraId="60C0D248" w14:textId="77777777" w:rsidR="003B1329" w:rsidRPr="003B1329" w:rsidRDefault="003B1329" w:rsidP="003B1329">
            <w:pPr>
              <w:spacing w:before="0"/>
              <w:rPr>
                <w:ins w:id="1318" w:author="Charlie Gu" w:date="2026-06-07T21:32:00Z" w16du:dateUtc="2026-06-07T13:32:00Z"/>
                <w:rFonts w:ascii="微软雅黑" w:eastAsia="微软雅黑" w:hAnsi="微软雅黑" w:cs="Calibri"/>
                <w:lang w:eastAsia="zh-CN"/>
              </w:rPr>
            </w:pPr>
            <w:ins w:id="1319" w:author="Charlie Gu" w:date="2026-06-07T21:32:00Z" w16du:dateUtc="2026-06-07T13:32:00Z">
              <w:r w:rsidRPr="003B1329">
                <w:rPr>
                  <w:rFonts w:ascii="微软雅黑" w:eastAsia="微软雅黑" w:hAnsi="微软雅黑" w:cs="Calibri"/>
                  <w:lang w:eastAsia="zh-CN"/>
                </w:rPr>
                <w:t>Support multi-turn interaction, follow-up questions on restaurant info like what's the specialty of the first restaurant, business hours, environment, service, etc.; multi-turn correction when not satisfied with recommendation results, e.g., can't eat spicy recently, stomach isn't well don't want these</w:t>
              </w:r>
            </w:ins>
          </w:p>
        </w:tc>
      </w:tr>
      <w:tr w:rsidR="003B1329" w:rsidRPr="003B1329" w14:paraId="28790876" w14:textId="77777777" w:rsidTr="003B1329">
        <w:trPr>
          <w:trHeight w:val="310"/>
          <w:ins w:id="1320" w:author="Charlie Gu" w:date="2026-06-07T21:32:00Z" w16du:dateUtc="2026-06-07T13:32:00Z"/>
        </w:trPr>
        <w:tc>
          <w:tcPr>
            <w:tcW w:w="427" w:type="dxa"/>
            <w:vMerge w:val="restart"/>
            <w:tcBorders>
              <w:top w:val="single" w:sz="4" w:space="0" w:color="auto"/>
              <w:left w:val="single" w:sz="4" w:space="0" w:color="auto"/>
              <w:bottom w:val="single" w:sz="4" w:space="0" w:color="auto"/>
              <w:right w:val="single" w:sz="4" w:space="0" w:color="auto"/>
            </w:tcBorders>
            <w:vAlign w:val="center"/>
            <w:hideMark/>
          </w:tcPr>
          <w:p w14:paraId="7A3869F4" w14:textId="77777777" w:rsidR="003B1329" w:rsidRPr="003B1329" w:rsidRDefault="003B1329" w:rsidP="003B1329">
            <w:pPr>
              <w:spacing w:before="0"/>
              <w:jc w:val="center"/>
              <w:rPr>
                <w:ins w:id="1321" w:author="Charlie Gu" w:date="2026-06-07T21:32:00Z" w16du:dateUtc="2026-06-07T13:32:00Z"/>
                <w:rFonts w:ascii="Calibri" w:eastAsia="Times New Roman" w:hAnsi="Calibri" w:cs="Calibri"/>
                <w:b/>
                <w:bCs/>
                <w:color w:val="000000"/>
                <w:sz w:val="24"/>
                <w:szCs w:val="24"/>
                <w:lang w:eastAsia="zh-CN"/>
              </w:rPr>
            </w:pPr>
            <w:ins w:id="1322" w:author="Charlie Gu" w:date="2026-06-07T21:32:00Z" w16du:dateUtc="2026-06-07T13:32:00Z">
              <w:r w:rsidRPr="003B1329">
                <w:rPr>
                  <w:rFonts w:ascii="Calibri" w:eastAsia="Times New Roman" w:hAnsi="Calibri" w:cs="Calibri"/>
                  <w:b/>
                  <w:bCs/>
                  <w:color w:val="000000"/>
                  <w:sz w:val="24"/>
                  <w:szCs w:val="24"/>
                  <w:lang w:eastAsia="zh-CN"/>
                </w:rPr>
                <w:lastRenderedPageBreak/>
                <w:t>In-Car</w:t>
              </w:r>
              <w:r w:rsidRPr="003B1329">
                <w:rPr>
                  <w:rFonts w:ascii="Calibri" w:eastAsia="Times New Roman" w:hAnsi="Calibri" w:cs="Calibri"/>
                  <w:b/>
                  <w:bCs/>
                  <w:color w:val="000000"/>
                  <w:sz w:val="24"/>
                  <w:szCs w:val="24"/>
                  <w:lang w:eastAsia="zh-CN"/>
                </w:rPr>
                <w:br/>
                <w:t>Productivity</w:t>
              </w:r>
            </w:ins>
          </w:p>
        </w:tc>
        <w:tc>
          <w:tcPr>
            <w:tcW w:w="587" w:type="dxa"/>
            <w:vMerge w:val="restart"/>
            <w:tcBorders>
              <w:top w:val="single" w:sz="4" w:space="0" w:color="auto"/>
              <w:left w:val="single" w:sz="4" w:space="0" w:color="auto"/>
              <w:bottom w:val="single" w:sz="4" w:space="0" w:color="auto"/>
              <w:right w:val="single" w:sz="4" w:space="0" w:color="auto"/>
            </w:tcBorders>
            <w:vAlign w:val="center"/>
            <w:hideMark/>
          </w:tcPr>
          <w:p w14:paraId="6145B64A" w14:textId="77777777" w:rsidR="003B1329" w:rsidRPr="003B1329" w:rsidRDefault="003B1329" w:rsidP="003B1329">
            <w:pPr>
              <w:spacing w:before="0"/>
              <w:jc w:val="center"/>
              <w:rPr>
                <w:ins w:id="1323" w:author="Charlie Gu" w:date="2026-06-07T21:32:00Z" w16du:dateUtc="2026-06-07T13:32:00Z"/>
                <w:rFonts w:ascii="微软雅黑" w:eastAsia="微软雅黑" w:hAnsi="微软雅黑" w:cs="Calibri"/>
                <w:lang w:eastAsia="zh-CN"/>
              </w:rPr>
            </w:pPr>
            <w:ins w:id="1324" w:author="Charlie Gu" w:date="2026-06-07T21:32:00Z" w16du:dateUtc="2026-06-07T13:32:00Z">
              <w:r w:rsidRPr="003B1329">
                <w:rPr>
                  <w:rFonts w:ascii="微软雅黑" w:eastAsia="微软雅黑" w:hAnsi="微软雅黑" w:cs="Calibri"/>
                  <w:lang w:eastAsia="zh-CN"/>
                </w:rPr>
                <w:t>Email</w:t>
              </w:r>
            </w:ins>
          </w:p>
        </w:tc>
        <w:tc>
          <w:tcPr>
            <w:tcW w:w="710" w:type="dxa"/>
            <w:tcBorders>
              <w:top w:val="single" w:sz="4" w:space="0" w:color="auto"/>
              <w:left w:val="nil"/>
              <w:bottom w:val="single" w:sz="4" w:space="0" w:color="auto"/>
              <w:right w:val="single" w:sz="4" w:space="0" w:color="auto"/>
            </w:tcBorders>
            <w:noWrap/>
            <w:vAlign w:val="center"/>
            <w:hideMark/>
          </w:tcPr>
          <w:p w14:paraId="4A6F3070" w14:textId="77777777" w:rsidR="003B1329" w:rsidRPr="003B1329" w:rsidRDefault="003B1329" w:rsidP="003B1329">
            <w:pPr>
              <w:spacing w:before="0"/>
              <w:jc w:val="center"/>
              <w:rPr>
                <w:ins w:id="1325" w:author="Charlie Gu" w:date="2026-06-07T21:32:00Z" w16du:dateUtc="2026-06-07T13:32:00Z"/>
                <w:rFonts w:ascii="微软雅黑" w:eastAsia="微软雅黑" w:hAnsi="微软雅黑" w:cs="Calibri"/>
                <w:lang w:eastAsia="zh-CN"/>
              </w:rPr>
            </w:pPr>
            <w:ins w:id="1326" w:author="Charlie Gu" w:date="2026-06-07T21:32:00Z" w16du:dateUtc="2026-06-07T13:32:00Z">
              <w:r w:rsidRPr="003B1329">
                <w:rPr>
                  <w:rFonts w:ascii="微软雅黑" w:eastAsia="微软雅黑" w:hAnsi="微软雅黑" w:cs="Calibri"/>
                  <w:lang w:eastAsia="zh-CN"/>
                </w:rPr>
                <w:t>Read Email</w:t>
              </w:r>
            </w:ins>
          </w:p>
        </w:tc>
        <w:tc>
          <w:tcPr>
            <w:tcW w:w="710" w:type="dxa"/>
            <w:tcBorders>
              <w:top w:val="single" w:sz="4" w:space="0" w:color="auto"/>
              <w:left w:val="nil"/>
              <w:bottom w:val="single" w:sz="4" w:space="0" w:color="auto"/>
              <w:right w:val="nil"/>
            </w:tcBorders>
            <w:noWrap/>
            <w:vAlign w:val="center"/>
            <w:hideMark/>
          </w:tcPr>
          <w:p w14:paraId="26A226AF" w14:textId="77777777" w:rsidR="003B1329" w:rsidRPr="003B1329" w:rsidRDefault="003B1329" w:rsidP="003B1329">
            <w:pPr>
              <w:spacing w:before="0"/>
              <w:rPr>
                <w:ins w:id="1327" w:author="Charlie Gu" w:date="2026-06-07T21:32:00Z" w16du:dateUtc="2026-06-07T13:32:00Z"/>
                <w:rFonts w:ascii="Calibri" w:eastAsia="Times New Roman" w:hAnsi="Calibri" w:cs="Calibri"/>
                <w:sz w:val="24"/>
                <w:szCs w:val="24"/>
                <w:lang w:eastAsia="zh-CN"/>
              </w:rPr>
            </w:pPr>
            <w:ins w:id="1328" w:author="Charlie Gu" w:date="2026-06-07T21:32:00Z" w16du:dateUtc="2026-06-07T13:32:00Z">
              <w:r w:rsidRPr="003B1329">
                <w:rPr>
                  <w:rFonts w:ascii="Calibri" w:eastAsia="Times New Roman" w:hAnsi="Calibri" w:cs="Calibri"/>
                  <w:sz w:val="24"/>
                  <w:szCs w:val="24"/>
                  <w:lang w:eastAsia="zh-CN"/>
                </w:rPr>
                <w:t> </w:t>
              </w:r>
            </w:ins>
          </w:p>
        </w:tc>
        <w:tc>
          <w:tcPr>
            <w:tcW w:w="6196" w:type="dxa"/>
            <w:tcBorders>
              <w:top w:val="single" w:sz="4" w:space="0" w:color="auto"/>
              <w:left w:val="single" w:sz="4" w:space="0" w:color="auto"/>
              <w:bottom w:val="single" w:sz="4" w:space="0" w:color="auto"/>
              <w:right w:val="single" w:sz="4" w:space="0" w:color="auto"/>
            </w:tcBorders>
            <w:noWrap/>
            <w:vAlign w:val="center"/>
            <w:hideMark/>
          </w:tcPr>
          <w:p w14:paraId="35B2D3ED" w14:textId="77777777" w:rsidR="003B1329" w:rsidRPr="003B1329" w:rsidRDefault="003B1329" w:rsidP="003B1329">
            <w:pPr>
              <w:spacing w:before="0"/>
              <w:rPr>
                <w:ins w:id="1329" w:author="Charlie Gu" w:date="2026-06-07T21:32:00Z" w16du:dateUtc="2026-06-07T13:32:00Z"/>
                <w:rFonts w:ascii="Calibri" w:eastAsia="Times New Roman" w:hAnsi="Calibri" w:cs="Calibri"/>
                <w:color w:val="000000"/>
                <w:sz w:val="24"/>
                <w:szCs w:val="24"/>
                <w:lang w:eastAsia="zh-CN"/>
              </w:rPr>
            </w:pPr>
            <w:ins w:id="1330" w:author="Charlie Gu" w:date="2026-06-07T21:32:00Z" w16du:dateUtc="2026-06-07T13:32:00Z">
              <w:r w:rsidRPr="003B1329">
                <w:rPr>
                  <w:rFonts w:ascii="Calibri" w:eastAsia="Times New Roman" w:hAnsi="Calibri" w:cs="Calibri"/>
                  <w:color w:val="000000"/>
                  <w:sz w:val="24"/>
                  <w:szCs w:val="24"/>
                  <w:lang w:eastAsia="zh-CN"/>
                </w:rPr>
                <w:t>Summary and Read unread emails, e.g., help to summary my unread emails</w:t>
              </w:r>
            </w:ins>
          </w:p>
        </w:tc>
      </w:tr>
      <w:tr w:rsidR="003B1329" w:rsidRPr="003B1329" w14:paraId="5D26CAF1" w14:textId="77777777" w:rsidTr="003B1329">
        <w:trPr>
          <w:trHeight w:val="310"/>
          <w:ins w:id="1331" w:author="Charlie Gu" w:date="2026-06-07T21:32:00Z" w16du:dateUtc="2026-06-07T13:32:00Z"/>
        </w:trPr>
        <w:tc>
          <w:tcPr>
            <w:tcW w:w="427" w:type="dxa"/>
            <w:vMerge/>
            <w:tcBorders>
              <w:top w:val="single" w:sz="4" w:space="0" w:color="auto"/>
              <w:left w:val="single" w:sz="4" w:space="0" w:color="auto"/>
              <w:bottom w:val="single" w:sz="4" w:space="0" w:color="auto"/>
              <w:right w:val="single" w:sz="4" w:space="0" w:color="auto"/>
            </w:tcBorders>
            <w:vAlign w:val="center"/>
            <w:hideMark/>
          </w:tcPr>
          <w:p w14:paraId="464656C8" w14:textId="77777777" w:rsidR="003B1329" w:rsidRPr="003B1329" w:rsidRDefault="003B1329" w:rsidP="003B1329">
            <w:pPr>
              <w:spacing w:before="0"/>
              <w:rPr>
                <w:ins w:id="1332" w:author="Charlie Gu" w:date="2026-06-07T21:32:00Z" w16du:dateUtc="2026-06-07T13:32:00Z"/>
                <w:rFonts w:ascii="Calibri" w:eastAsia="Times New Roman" w:hAnsi="Calibri" w:cs="Calibri"/>
                <w:b/>
                <w:bCs/>
                <w:color w:val="000000"/>
                <w:sz w:val="24"/>
                <w:szCs w:val="24"/>
                <w:lang w:eastAsia="zh-CN"/>
              </w:rPr>
            </w:pPr>
          </w:p>
        </w:tc>
        <w:tc>
          <w:tcPr>
            <w:tcW w:w="587" w:type="dxa"/>
            <w:vMerge/>
            <w:tcBorders>
              <w:top w:val="single" w:sz="4" w:space="0" w:color="auto"/>
              <w:left w:val="single" w:sz="4" w:space="0" w:color="auto"/>
              <w:bottom w:val="single" w:sz="4" w:space="0" w:color="auto"/>
              <w:right w:val="single" w:sz="4" w:space="0" w:color="auto"/>
            </w:tcBorders>
            <w:vAlign w:val="center"/>
            <w:hideMark/>
          </w:tcPr>
          <w:p w14:paraId="137C0E2D" w14:textId="77777777" w:rsidR="003B1329" w:rsidRPr="003B1329" w:rsidRDefault="003B1329" w:rsidP="003B1329">
            <w:pPr>
              <w:spacing w:before="0"/>
              <w:rPr>
                <w:ins w:id="1333" w:author="Charlie Gu" w:date="2026-06-07T21:32:00Z" w16du:dateUtc="2026-06-07T13:32:00Z"/>
                <w:rFonts w:ascii="微软雅黑" w:eastAsia="微软雅黑" w:hAnsi="微软雅黑" w:cs="Calibri"/>
                <w:lang w:eastAsia="zh-CN"/>
              </w:rPr>
            </w:pPr>
          </w:p>
        </w:tc>
        <w:tc>
          <w:tcPr>
            <w:tcW w:w="710" w:type="dxa"/>
            <w:tcBorders>
              <w:top w:val="nil"/>
              <w:left w:val="nil"/>
              <w:bottom w:val="single" w:sz="4" w:space="0" w:color="auto"/>
              <w:right w:val="single" w:sz="4" w:space="0" w:color="auto"/>
            </w:tcBorders>
            <w:noWrap/>
            <w:vAlign w:val="center"/>
            <w:hideMark/>
          </w:tcPr>
          <w:p w14:paraId="19388DD2" w14:textId="77777777" w:rsidR="003B1329" w:rsidRPr="003B1329" w:rsidRDefault="003B1329" w:rsidP="003B1329">
            <w:pPr>
              <w:spacing w:before="0"/>
              <w:jc w:val="center"/>
              <w:rPr>
                <w:ins w:id="1334" w:author="Charlie Gu" w:date="2026-06-07T21:32:00Z" w16du:dateUtc="2026-06-07T13:32:00Z"/>
                <w:rFonts w:ascii="微软雅黑" w:eastAsia="微软雅黑" w:hAnsi="微软雅黑" w:cs="Calibri"/>
                <w:lang w:eastAsia="zh-CN"/>
              </w:rPr>
            </w:pPr>
            <w:ins w:id="1335" w:author="Charlie Gu" w:date="2026-06-07T21:32:00Z" w16du:dateUtc="2026-06-07T13:32:00Z">
              <w:r w:rsidRPr="003B1329">
                <w:rPr>
                  <w:rFonts w:ascii="微软雅黑" w:eastAsia="微软雅黑" w:hAnsi="微软雅黑" w:cs="Calibri"/>
                  <w:lang w:eastAsia="zh-CN"/>
                </w:rPr>
                <w:t>Draft Email</w:t>
              </w:r>
            </w:ins>
          </w:p>
        </w:tc>
        <w:tc>
          <w:tcPr>
            <w:tcW w:w="710" w:type="dxa"/>
            <w:tcBorders>
              <w:top w:val="nil"/>
              <w:left w:val="nil"/>
              <w:bottom w:val="single" w:sz="4" w:space="0" w:color="auto"/>
              <w:right w:val="nil"/>
            </w:tcBorders>
            <w:noWrap/>
            <w:vAlign w:val="center"/>
            <w:hideMark/>
          </w:tcPr>
          <w:p w14:paraId="29A570FB" w14:textId="77777777" w:rsidR="003B1329" w:rsidRPr="003B1329" w:rsidRDefault="003B1329" w:rsidP="003B1329">
            <w:pPr>
              <w:spacing w:before="0"/>
              <w:rPr>
                <w:ins w:id="1336" w:author="Charlie Gu" w:date="2026-06-07T21:32:00Z" w16du:dateUtc="2026-06-07T13:32:00Z"/>
                <w:rFonts w:ascii="Calibri" w:eastAsia="Times New Roman" w:hAnsi="Calibri" w:cs="Calibri"/>
                <w:sz w:val="24"/>
                <w:szCs w:val="24"/>
                <w:lang w:eastAsia="zh-CN"/>
              </w:rPr>
            </w:pPr>
            <w:ins w:id="1337" w:author="Charlie Gu" w:date="2026-06-07T21:32:00Z" w16du:dateUtc="2026-06-07T13:32:00Z">
              <w:r w:rsidRPr="003B1329">
                <w:rPr>
                  <w:rFonts w:ascii="Calibri" w:eastAsia="Times New Roman" w:hAnsi="Calibri" w:cs="Calibri"/>
                  <w:sz w:val="24"/>
                  <w:szCs w:val="24"/>
                  <w:lang w:eastAsia="zh-CN"/>
                </w:rPr>
                <w:t> </w:t>
              </w:r>
            </w:ins>
          </w:p>
        </w:tc>
        <w:tc>
          <w:tcPr>
            <w:tcW w:w="6196" w:type="dxa"/>
            <w:tcBorders>
              <w:top w:val="nil"/>
              <w:left w:val="single" w:sz="4" w:space="0" w:color="auto"/>
              <w:bottom w:val="single" w:sz="4" w:space="0" w:color="auto"/>
              <w:right w:val="single" w:sz="4" w:space="0" w:color="auto"/>
            </w:tcBorders>
            <w:noWrap/>
            <w:vAlign w:val="center"/>
            <w:hideMark/>
          </w:tcPr>
          <w:p w14:paraId="4AEC0FCB" w14:textId="77777777" w:rsidR="003B1329" w:rsidRPr="003B1329" w:rsidRDefault="003B1329" w:rsidP="003B1329">
            <w:pPr>
              <w:spacing w:before="0"/>
              <w:rPr>
                <w:ins w:id="1338" w:author="Charlie Gu" w:date="2026-06-07T21:32:00Z" w16du:dateUtc="2026-06-07T13:32:00Z"/>
                <w:rFonts w:ascii="Calibri" w:eastAsia="Times New Roman" w:hAnsi="Calibri" w:cs="Calibri"/>
                <w:color w:val="000000"/>
                <w:sz w:val="24"/>
                <w:szCs w:val="24"/>
                <w:lang w:eastAsia="zh-CN"/>
              </w:rPr>
            </w:pPr>
            <w:ins w:id="1339" w:author="Charlie Gu" w:date="2026-06-07T21:32:00Z" w16du:dateUtc="2026-06-07T13:32:00Z">
              <w:r w:rsidRPr="003B1329">
                <w:rPr>
                  <w:rFonts w:ascii="Calibri" w:eastAsia="Times New Roman" w:hAnsi="Calibri" w:cs="Calibri"/>
                  <w:color w:val="000000"/>
                  <w:sz w:val="24"/>
                  <w:szCs w:val="24"/>
                  <w:lang w:eastAsia="zh-CN"/>
                </w:rPr>
                <w:t xml:space="preserve">Draft new emails and email responses, e.g., help to draft a response to the first email </w:t>
              </w:r>
            </w:ins>
          </w:p>
        </w:tc>
      </w:tr>
      <w:tr w:rsidR="003B1329" w:rsidRPr="003B1329" w14:paraId="735ED4BC" w14:textId="77777777" w:rsidTr="003B1329">
        <w:trPr>
          <w:trHeight w:val="310"/>
          <w:ins w:id="1340" w:author="Charlie Gu" w:date="2026-06-07T21:32:00Z" w16du:dateUtc="2026-06-07T13:32:00Z"/>
        </w:trPr>
        <w:tc>
          <w:tcPr>
            <w:tcW w:w="427" w:type="dxa"/>
            <w:vMerge/>
            <w:tcBorders>
              <w:top w:val="single" w:sz="4" w:space="0" w:color="auto"/>
              <w:left w:val="single" w:sz="4" w:space="0" w:color="auto"/>
              <w:bottom w:val="single" w:sz="4" w:space="0" w:color="auto"/>
              <w:right w:val="single" w:sz="4" w:space="0" w:color="auto"/>
            </w:tcBorders>
            <w:vAlign w:val="center"/>
            <w:hideMark/>
          </w:tcPr>
          <w:p w14:paraId="3444647B" w14:textId="77777777" w:rsidR="003B1329" w:rsidRPr="003B1329" w:rsidRDefault="003B1329" w:rsidP="003B1329">
            <w:pPr>
              <w:spacing w:before="0"/>
              <w:rPr>
                <w:ins w:id="1341" w:author="Charlie Gu" w:date="2026-06-07T21:32:00Z" w16du:dateUtc="2026-06-07T13:32:00Z"/>
                <w:rFonts w:ascii="Calibri" w:eastAsia="Times New Roman" w:hAnsi="Calibri" w:cs="Calibri"/>
                <w:b/>
                <w:bCs/>
                <w:color w:val="000000"/>
                <w:sz w:val="24"/>
                <w:szCs w:val="24"/>
                <w:lang w:eastAsia="zh-CN"/>
              </w:rPr>
            </w:pPr>
          </w:p>
        </w:tc>
        <w:tc>
          <w:tcPr>
            <w:tcW w:w="587" w:type="dxa"/>
            <w:vMerge/>
            <w:tcBorders>
              <w:top w:val="single" w:sz="4" w:space="0" w:color="auto"/>
              <w:left w:val="single" w:sz="4" w:space="0" w:color="auto"/>
              <w:bottom w:val="single" w:sz="4" w:space="0" w:color="auto"/>
              <w:right w:val="single" w:sz="4" w:space="0" w:color="auto"/>
            </w:tcBorders>
            <w:vAlign w:val="center"/>
            <w:hideMark/>
          </w:tcPr>
          <w:p w14:paraId="3ECF8FDC" w14:textId="77777777" w:rsidR="003B1329" w:rsidRPr="003B1329" w:rsidRDefault="003B1329" w:rsidP="003B1329">
            <w:pPr>
              <w:spacing w:before="0"/>
              <w:rPr>
                <w:ins w:id="1342" w:author="Charlie Gu" w:date="2026-06-07T21:32:00Z" w16du:dateUtc="2026-06-07T13:32:00Z"/>
                <w:rFonts w:ascii="微软雅黑" w:eastAsia="微软雅黑" w:hAnsi="微软雅黑" w:cs="Calibri"/>
                <w:lang w:eastAsia="zh-CN"/>
              </w:rPr>
            </w:pPr>
          </w:p>
        </w:tc>
        <w:tc>
          <w:tcPr>
            <w:tcW w:w="710" w:type="dxa"/>
            <w:tcBorders>
              <w:top w:val="nil"/>
              <w:left w:val="nil"/>
              <w:bottom w:val="single" w:sz="4" w:space="0" w:color="auto"/>
              <w:right w:val="single" w:sz="4" w:space="0" w:color="auto"/>
            </w:tcBorders>
            <w:noWrap/>
            <w:vAlign w:val="center"/>
            <w:hideMark/>
          </w:tcPr>
          <w:p w14:paraId="3BCEC835" w14:textId="77777777" w:rsidR="003B1329" w:rsidRPr="003B1329" w:rsidRDefault="003B1329" w:rsidP="003B1329">
            <w:pPr>
              <w:spacing w:before="0"/>
              <w:jc w:val="center"/>
              <w:rPr>
                <w:ins w:id="1343" w:author="Charlie Gu" w:date="2026-06-07T21:32:00Z" w16du:dateUtc="2026-06-07T13:32:00Z"/>
                <w:rFonts w:ascii="微软雅黑" w:eastAsia="微软雅黑" w:hAnsi="微软雅黑" w:cs="Calibri"/>
                <w:lang w:eastAsia="zh-CN"/>
              </w:rPr>
            </w:pPr>
            <w:ins w:id="1344" w:author="Charlie Gu" w:date="2026-06-07T21:32:00Z" w16du:dateUtc="2026-06-07T13:32:00Z">
              <w:r w:rsidRPr="003B1329">
                <w:rPr>
                  <w:rFonts w:ascii="微软雅黑" w:eastAsia="微软雅黑" w:hAnsi="微软雅黑" w:cs="Calibri"/>
                  <w:lang w:eastAsia="zh-CN"/>
                </w:rPr>
                <w:t>Send Email</w:t>
              </w:r>
            </w:ins>
          </w:p>
        </w:tc>
        <w:tc>
          <w:tcPr>
            <w:tcW w:w="710" w:type="dxa"/>
            <w:tcBorders>
              <w:top w:val="nil"/>
              <w:left w:val="nil"/>
              <w:bottom w:val="single" w:sz="4" w:space="0" w:color="auto"/>
              <w:right w:val="nil"/>
            </w:tcBorders>
            <w:noWrap/>
            <w:vAlign w:val="center"/>
            <w:hideMark/>
          </w:tcPr>
          <w:p w14:paraId="06E37891" w14:textId="77777777" w:rsidR="003B1329" w:rsidRPr="003B1329" w:rsidRDefault="003B1329" w:rsidP="003B1329">
            <w:pPr>
              <w:spacing w:before="0"/>
              <w:rPr>
                <w:ins w:id="1345" w:author="Charlie Gu" w:date="2026-06-07T21:32:00Z" w16du:dateUtc="2026-06-07T13:32:00Z"/>
                <w:rFonts w:ascii="Calibri" w:eastAsia="Times New Roman" w:hAnsi="Calibri" w:cs="Calibri"/>
                <w:sz w:val="24"/>
                <w:szCs w:val="24"/>
                <w:lang w:eastAsia="zh-CN"/>
              </w:rPr>
            </w:pPr>
            <w:ins w:id="1346" w:author="Charlie Gu" w:date="2026-06-07T21:32:00Z" w16du:dateUtc="2026-06-07T13:32:00Z">
              <w:r w:rsidRPr="003B1329">
                <w:rPr>
                  <w:rFonts w:ascii="Calibri" w:eastAsia="Times New Roman" w:hAnsi="Calibri" w:cs="Calibri"/>
                  <w:sz w:val="24"/>
                  <w:szCs w:val="24"/>
                  <w:lang w:eastAsia="zh-CN"/>
                </w:rPr>
                <w:t> </w:t>
              </w:r>
            </w:ins>
          </w:p>
        </w:tc>
        <w:tc>
          <w:tcPr>
            <w:tcW w:w="6196" w:type="dxa"/>
            <w:tcBorders>
              <w:top w:val="nil"/>
              <w:left w:val="single" w:sz="4" w:space="0" w:color="auto"/>
              <w:bottom w:val="single" w:sz="4" w:space="0" w:color="auto"/>
              <w:right w:val="single" w:sz="4" w:space="0" w:color="auto"/>
            </w:tcBorders>
            <w:noWrap/>
            <w:vAlign w:val="center"/>
            <w:hideMark/>
          </w:tcPr>
          <w:p w14:paraId="5F9507F3" w14:textId="77777777" w:rsidR="003B1329" w:rsidRPr="003B1329" w:rsidRDefault="003B1329" w:rsidP="003B1329">
            <w:pPr>
              <w:spacing w:before="0"/>
              <w:rPr>
                <w:ins w:id="1347" w:author="Charlie Gu" w:date="2026-06-07T21:32:00Z" w16du:dateUtc="2026-06-07T13:32:00Z"/>
                <w:rFonts w:ascii="Calibri" w:eastAsia="Times New Roman" w:hAnsi="Calibri" w:cs="Calibri"/>
                <w:color w:val="000000"/>
                <w:sz w:val="24"/>
                <w:szCs w:val="24"/>
                <w:lang w:eastAsia="zh-CN"/>
              </w:rPr>
            </w:pPr>
            <w:ins w:id="1348" w:author="Charlie Gu" w:date="2026-06-07T21:32:00Z" w16du:dateUtc="2026-06-07T13:32:00Z">
              <w:r w:rsidRPr="003B1329">
                <w:rPr>
                  <w:rFonts w:ascii="Calibri" w:eastAsia="Times New Roman" w:hAnsi="Calibri" w:cs="Calibri"/>
                  <w:color w:val="000000"/>
                  <w:sz w:val="24"/>
                  <w:szCs w:val="24"/>
                  <w:lang w:eastAsia="zh-CN"/>
                </w:rPr>
                <w:t>Send new emails / repond to emails, e.g., send a new email to John</w:t>
              </w:r>
            </w:ins>
          </w:p>
        </w:tc>
      </w:tr>
      <w:tr w:rsidR="003B1329" w:rsidRPr="003B1329" w14:paraId="10A8C522" w14:textId="77777777" w:rsidTr="003B1329">
        <w:trPr>
          <w:trHeight w:val="310"/>
          <w:ins w:id="1349" w:author="Charlie Gu" w:date="2026-06-07T21:32:00Z" w16du:dateUtc="2026-06-07T13:32:00Z"/>
        </w:trPr>
        <w:tc>
          <w:tcPr>
            <w:tcW w:w="427" w:type="dxa"/>
            <w:vMerge/>
            <w:tcBorders>
              <w:top w:val="single" w:sz="4" w:space="0" w:color="auto"/>
              <w:left w:val="single" w:sz="4" w:space="0" w:color="auto"/>
              <w:bottom w:val="single" w:sz="4" w:space="0" w:color="auto"/>
              <w:right w:val="single" w:sz="4" w:space="0" w:color="auto"/>
            </w:tcBorders>
            <w:vAlign w:val="center"/>
            <w:hideMark/>
          </w:tcPr>
          <w:p w14:paraId="181419E0" w14:textId="77777777" w:rsidR="003B1329" w:rsidRPr="003B1329" w:rsidRDefault="003B1329" w:rsidP="003B1329">
            <w:pPr>
              <w:spacing w:before="0"/>
              <w:rPr>
                <w:ins w:id="1350" w:author="Charlie Gu" w:date="2026-06-07T21:32:00Z" w16du:dateUtc="2026-06-07T13:32:00Z"/>
                <w:rFonts w:ascii="Calibri" w:eastAsia="Times New Roman" w:hAnsi="Calibri" w:cs="Calibri"/>
                <w:b/>
                <w:bCs/>
                <w:color w:val="000000"/>
                <w:sz w:val="24"/>
                <w:szCs w:val="24"/>
                <w:lang w:eastAsia="zh-CN"/>
              </w:rPr>
            </w:pPr>
          </w:p>
        </w:tc>
        <w:tc>
          <w:tcPr>
            <w:tcW w:w="587" w:type="dxa"/>
            <w:vMerge w:val="restart"/>
            <w:tcBorders>
              <w:top w:val="nil"/>
              <w:left w:val="single" w:sz="4" w:space="0" w:color="auto"/>
              <w:bottom w:val="single" w:sz="4" w:space="0" w:color="auto"/>
              <w:right w:val="single" w:sz="4" w:space="0" w:color="auto"/>
            </w:tcBorders>
            <w:noWrap/>
            <w:vAlign w:val="center"/>
            <w:hideMark/>
          </w:tcPr>
          <w:p w14:paraId="5631574D" w14:textId="77777777" w:rsidR="003B1329" w:rsidRPr="003B1329" w:rsidRDefault="003B1329" w:rsidP="003B1329">
            <w:pPr>
              <w:spacing w:before="0"/>
              <w:jc w:val="center"/>
              <w:rPr>
                <w:ins w:id="1351" w:author="Charlie Gu" w:date="2026-06-07T21:32:00Z" w16du:dateUtc="2026-06-07T13:32:00Z"/>
                <w:rFonts w:ascii="Calibri" w:eastAsia="Times New Roman" w:hAnsi="Calibri" w:cs="Calibri"/>
                <w:color w:val="000000"/>
                <w:sz w:val="24"/>
                <w:szCs w:val="24"/>
                <w:lang w:eastAsia="zh-CN"/>
              </w:rPr>
            </w:pPr>
            <w:ins w:id="1352" w:author="Charlie Gu" w:date="2026-06-07T21:32:00Z" w16du:dateUtc="2026-06-07T13:32:00Z">
              <w:r w:rsidRPr="003B1329">
                <w:rPr>
                  <w:rFonts w:ascii="Calibri" w:eastAsia="Times New Roman" w:hAnsi="Calibri" w:cs="Calibri"/>
                  <w:color w:val="000000"/>
                  <w:sz w:val="24"/>
                  <w:szCs w:val="24"/>
                  <w:lang w:eastAsia="zh-CN"/>
                </w:rPr>
                <w:t>Calendar</w:t>
              </w:r>
            </w:ins>
          </w:p>
        </w:tc>
        <w:tc>
          <w:tcPr>
            <w:tcW w:w="710" w:type="dxa"/>
            <w:tcBorders>
              <w:top w:val="nil"/>
              <w:left w:val="nil"/>
              <w:bottom w:val="single" w:sz="4" w:space="0" w:color="auto"/>
              <w:right w:val="single" w:sz="4" w:space="0" w:color="auto"/>
            </w:tcBorders>
            <w:noWrap/>
            <w:vAlign w:val="center"/>
            <w:hideMark/>
          </w:tcPr>
          <w:p w14:paraId="3DEF1644" w14:textId="77777777" w:rsidR="003B1329" w:rsidRPr="003B1329" w:rsidRDefault="003B1329" w:rsidP="003B1329">
            <w:pPr>
              <w:spacing w:before="0"/>
              <w:jc w:val="center"/>
              <w:rPr>
                <w:ins w:id="1353" w:author="Charlie Gu" w:date="2026-06-07T21:32:00Z" w16du:dateUtc="2026-06-07T13:32:00Z"/>
                <w:rFonts w:ascii="微软雅黑" w:eastAsia="微软雅黑" w:hAnsi="微软雅黑" w:cs="Calibri"/>
                <w:lang w:eastAsia="zh-CN"/>
              </w:rPr>
            </w:pPr>
            <w:ins w:id="1354" w:author="Charlie Gu" w:date="2026-06-07T21:32:00Z" w16du:dateUtc="2026-06-07T13:32:00Z">
              <w:r w:rsidRPr="003B1329">
                <w:rPr>
                  <w:rFonts w:ascii="微软雅黑" w:eastAsia="微软雅黑" w:hAnsi="微软雅黑" w:cs="Calibri"/>
                  <w:lang w:eastAsia="zh-CN"/>
                </w:rPr>
                <w:t>Read Calendar</w:t>
              </w:r>
            </w:ins>
          </w:p>
        </w:tc>
        <w:tc>
          <w:tcPr>
            <w:tcW w:w="710" w:type="dxa"/>
            <w:tcBorders>
              <w:top w:val="nil"/>
              <w:left w:val="nil"/>
              <w:bottom w:val="single" w:sz="4" w:space="0" w:color="auto"/>
              <w:right w:val="nil"/>
            </w:tcBorders>
            <w:noWrap/>
            <w:vAlign w:val="center"/>
            <w:hideMark/>
          </w:tcPr>
          <w:p w14:paraId="1835FAC2" w14:textId="77777777" w:rsidR="003B1329" w:rsidRPr="003B1329" w:rsidRDefault="003B1329" w:rsidP="003B1329">
            <w:pPr>
              <w:spacing w:before="0"/>
              <w:rPr>
                <w:ins w:id="1355" w:author="Charlie Gu" w:date="2026-06-07T21:32:00Z" w16du:dateUtc="2026-06-07T13:32:00Z"/>
                <w:rFonts w:ascii="Calibri" w:eastAsia="Times New Roman" w:hAnsi="Calibri" w:cs="Calibri"/>
                <w:sz w:val="24"/>
                <w:szCs w:val="24"/>
                <w:lang w:eastAsia="zh-CN"/>
              </w:rPr>
            </w:pPr>
            <w:ins w:id="1356" w:author="Charlie Gu" w:date="2026-06-07T21:32:00Z" w16du:dateUtc="2026-06-07T13:32:00Z">
              <w:r w:rsidRPr="003B1329">
                <w:rPr>
                  <w:rFonts w:ascii="Calibri" w:eastAsia="Times New Roman" w:hAnsi="Calibri" w:cs="Calibri"/>
                  <w:sz w:val="24"/>
                  <w:szCs w:val="24"/>
                  <w:lang w:eastAsia="zh-CN"/>
                </w:rPr>
                <w:t> </w:t>
              </w:r>
            </w:ins>
          </w:p>
        </w:tc>
        <w:tc>
          <w:tcPr>
            <w:tcW w:w="6196" w:type="dxa"/>
            <w:tcBorders>
              <w:top w:val="nil"/>
              <w:left w:val="single" w:sz="4" w:space="0" w:color="auto"/>
              <w:bottom w:val="single" w:sz="4" w:space="0" w:color="auto"/>
              <w:right w:val="single" w:sz="4" w:space="0" w:color="auto"/>
            </w:tcBorders>
            <w:noWrap/>
            <w:vAlign w:val="center"/>
            <w:hideMark/>
          </w:tcPr>
          <w:p w14:paraId="69E1A5F6" w14:textId="77777777" w:rsidR="003B1329" w:rsidRPr="003B1329" w:rsidRDefault="003B1329" w:rsidP="003B1329">
            <w:pPr>
              <w:spacing w:before="0"/>
              <w:rPr>
                <w:ins w:id="1357" w:author="Charlie Gu" w:date="2026-06-07T21:32:00Z" w16du:dateUtc="2026-06-07T13:32:00Z"/>
                <w:rFonts w:ascii="Calibri" w:eastAsia="Times New Roman" w:hAnsi="Calibri" w:cs="Calibri"/>
                <w:color w:val="000000"/>
                <w:sz w:val="24"/>
                <w:szCs w:val="24"/>
                <w:lang w:eastAsia="zh-CN"/>
              </w:rPr>
            </w:pPr>
            <w:ins w:id="1358" w:author="Charlie Gu" w:date="2026-06-07T21:32:00Z" w16du:dateUtc="2026-06-07T13:32:00Z">
              <w:r w:rsidRPr="003B1329">
                <w:rPr>
                  <w:rFonts w:ascii="Calibri" w:eastAsia="Times New Roman" w:hAnsi="Calibri" w:cs="Calibri"/>
                  <w:color w:val="000000"/>
                  <w:sz w:val="24"/>
                  <w:szCs w:val="24"/>
                  <w:lang w:eastAsia="zh-CN"/>
                </w:rPr>
                <w:t>Summary and read calendar information, e.g., tell me what are the events in my calendar for next Monday</w:t>
              </w:r>
            </w:ins>
          </w:p>
        </w:tc>
      </w:tr>
      <w:tr w:rsidR="003B1329" w:rsidRPr="003B1329" w14:paraId="09C9410C" w14:textId="77777777" w:rsidTr="003B1329">
        <w:trPr>
          <w:trHeight w:val="310"/>
          <w:ins w:id="1359" w:author="Charlie Gu" w:date="2026-06-07T21:32:00Z" w16du:dateUtc="2026-06-07T13:32:00Z"/>
        </w:trPr>
        <w:tc>
          <w:tcPr>
            <w:tcW w:w="427" w:type="dxa"/>
            <w:vMerge/>
            <w:tcBorders>
              <w:top w:val="single" w:sz="4" w:space="0" w:color="auto"/>
              <w:left w:val="single" w:sz="4" w:space="0" w:color="auto"/>
              <w:bottom w:val="single" w:sz="4" w:space="0" w:color="auto"/>
              <w:right w:val="single" w:sz="4" w:space="0" w:color="auto"/>
            </w:tcBorders>
            <w:vAlign w:val="center"/>
            <w:hideMark/>
          </w:tcPr>
          <w:p w14:paraId="359F5902" w14:textId="77777777" w:rsidR="003B1329" w:rsidRPr="003B1329" w:rsidRDefault="003B1329" w:rsidP="003B1329">
            <w:pPr>
              <w:spacing w:before="0"/>
              <w:rPr>
                <w:ins w:id="1360" w:author="Charlie Gu" w:date="2026-06-07T21:32:00Z" w16du:dateUtc="2026-06-07T13:32:00Z"/>
                <w:rFonts w:ascii="Calibri" w:eastAsia="Times New Roman" w:hAnsi="Calibri" w:cs="Calibri"/>
                <w:b/>
                <w:bCs/>
                <w:color w:val="000000"/>
                <w:sz w:val="24"/>
                <w:szCs w:val="24"/>
                <w:lang w:eastAsia="zh-CN"/>
              </w:rPr>
            </w:pPr>
          </w:p>
        </w:tc>
        <w:tc>
          <w:tcPr>
            <w:tcW w:w="587" w:type="dxa"/>
            <w:vMerge/>
            <w:tcBorders>
              <w:top w:val="nil"/>
              <w:left w:val="single" w:sz="4" w:space="0" w:color="auto"/>
              <w:bottom w:val="single" w:sz="4" w:space="0" w:color="auto"/>
              <w:right w:val="single" w:sz="4" w:space="0" w:color="auto"/>
            </w:tcBorders>
            <w:vAlign w:val="center"/>
            <w:hideMark/>
          </w:tcPr>
          <w:p w14:paraId="3D266949" w14:textId="77777777" w:rsidR="003B1329" w:rsidRPr="003B1329" w:rsidRDefault="003B1329" w:rsidP="003B1329">
            <w:pPr>
              <w:spacing w:before="0"/>
              <w:rPr>
                <w:ins w:id="1361" w:author="Charlie Gu" w:date="2026-06-07T21:32:00Z" w16du:dateUtc="2026-06-07T13:32:00Z"/>
                <w:rFonts w:ascii="Calibri" w:eastAsia="Times New Roman" w:hAnsi="Calibri" w:cs="Calibri"/>
                <w:color w:val="000000"/>
                <w:sz w:val="24"/>
                <w:szCs w:val="24"/>
                <w:lang w:eastAsia="zh-CN"/>
              </w:rPr>
            </w:pPr>
          </w:p>
        </w:tc>
        <w:tc>
          <w:tcPr>
            <w:tcW w:w="710" w:type="dxa"/>
            <w:tcBorders>
              <w:top w:val="nil"/>
              <w:left w:val="nil"/>
              <w:bottom w:val="single" w:sz="4" w:space="0" w:color="auto"/>
              <w:right w:val="single" w:sz="4" w:space="0" w:color="auto"/>
            </w:tcBorders>
            <w:noWrap/>
            <w:vAlign w:val="center"/>
            <w:hideMark/>
          </w:tcPr>
          <w:p w14:paraId="05A1DAE8" w14:textId="77777777" w:rsidR="003B1329" w:rsidRPr="003B1329" w:rsidRDefault="003B1329" w:rsidP="003B1329">
            <w:pPr>
              <w:spacing w:before="0"/>
              <w:jc w:val="center"/>
              <w:rPr>
                <w:ins w:id="1362" w:author="Charlie Gu" w:date="2026-06-07T21:32:00Z" w16du:dateUtc="2026-06-07T13:32:00Z"/>
                <w:rFonts w:ascii="微软雅黑" w:eastAsia="微软雅黑" w:hAnsi="微软雅黑" w:cs="Calibri"/>
                <w:lang w:eastAsia="zh-CN"/>
              </w:rPr>
            </w:pPr>
            <w:ins w:id="1363" w:author="Charlie Gu" w:date="2026-06-07T21:32:00Z" w16du:dateUtc="2026-06-07T13:32:00Z">
              <w:r w:rsidRPr="003B1329">
                <w:rPr>
                  <w:rFonts w:ascii="微软雅黑" w:eastAsia="微软雅黑" w:hAnsi="微软雅黑" w:cs="Calibri"/>
                  <w:lang w:eastAsia="zh-CN"/>
                </w:rPr>
                <w:t>Create Calendar Event</w:t>
              </w:r>
            </w:ins>
          </w:p>
        </w:tc>
        <w:tc>
          <w:tcPr>
            <w:tcW w:w="710" w:type="dxa"/>
            <w:tcBorders>
              <w:top w:val="nil"/>
              <w:left w:val="nil"/>
              <w:bottom w:val="single" w:sz="4" w:space="0" w:color="auto"/>
              <w:right w:val="nil"/>
            </w:tcBorders>
            <w:noWrap/>
            <w:vAlign w:val="center"/>
            <w:hideMark/>
          </w:tcPr>
          <w:p w14:paraId="2D57B167" w14:textId="77777777" w:rsidR="003B1329" w:rsidRPr="003B1329" w:rsidRDefault="003B1329" w:rsidP="003B1329">
            <w:pPr>
              <w:spacing w:before="0"/>
              <w:rPr>
                <w:ins w:id="1364" w:author="Charlie Gu" w:date="2026-06-07T21:32:00Z" w16du:dateUtc="2026-06-07T13:32:00Z"/>
                <w:rFonts w:ascii="Calibri" w:eastAsia="Times New Roman" w:hAnsi="Calibri" w:cs="Calibri"/>
                <w:sz w:val="24"/>
                <w:szCs w:val="24"/>
                <w:lang w:eastAsia="zh-CN"/>
              </w:rPr>
            </w:pPr>
            <w:ins w:id="1365" w:author="Charlie Gu" w:date="2026-06-07T21:32:00Z" w16du:dateUtc="2026-06-07T13:32:00Z">
              <w:r w:rsidRPr="003B1329">
                <w:rPr>
                  <w:rFonts w:ascii="Calibri" w:eastAsia="Times New Roman" w:hAnsi="Calibri" w:cs="Calibri"/>
                  <w:sz w:val="24"/>
                  <w:szCs w:val="24"/>
                  <w:lang w:eastAsia="zh-CN"/>
                </w:rPr>
                <w:t> </w:t>
              </w:r>
            </w:ins>
          </w:p>
        </w:tc>
        <w:tc>
          <w:tcPr>
            <w:tcW w:w="6196" w:type="dxa"/>
            <w:tcBorders>
              <w:top w:val="nil"/>
              <w:left w:val="single" w:sz="4" w:space="0" w:color="auto"/>
              <w:bottom w:val="single" w:sz="4" w:space="0" w:color="auto"/>
              <w:right w:val="single" w:sz="4" w:space="0" w:color="auto"/>
            </w:tcBorders>
            <w:noWrap/>
            <w:vAlign w:val="center"/>
            <w:hideMark/>
          </w:tcPr>
          <w:p w14:paraId="183D7BF6" w14:textId="77777777" w:rsidR="003B1329" w:rsidRPr="003B1329" w:rsidRDefault="003B1329" w:rsidP="003B1329">
            <w:pPr>
              <w:spacing w:before="0"/>
              <w:rPr>
                <w:ins w:id="1366" w:author="Charlie Gu" w:date="2026-06-07T21:32:00Z" w16du:dateUtc="2026-06-07T13:32:00Z"/>
                <w:rFonts w:ascii="Calibri" w:eastAsia="Times New Roman" w:hAnsi="Calibri" w:cs="Calibri"/>
                <w:color w:val="000000"/>
                <w:sz w:val="24"/>
                <w:szCs w:val="24"/>
                <w:lang w:eastAsia="zh-CN"/>
              </w:rPr>
            </w:pPr>
            <w:ins w:id="1367" w:author="Charlie Gu" w:date="2026-06-07T21:32:00Z" w16du:dateUtc="2026-06-07T13:32:00Z">
              <w:r w:rsidRPr="003B1329">
                <w:rPr>
                  <w:rFonts w:ascii="Calibri" w:eastAsia="Times New Roman" w:hAnsi="Calibri" w:cs="Calibri"/>
                  <w:color w:val="000000"/>
                  <w:sz w:val="24"/>
                  <w:szCs w:val="24"/>
                  <w:lang w:eastAsia="zh-CN"/>
                </w:rPr>
                <w:t>Create new event based on user's input, e.g., create a reminder for me to go to 4S store next Friday</w:t>
              </w:r>
            </w:ins>
          </w:p>
        </w:tc>
      </w:tr>
      <w:tr w:rsidR="003B1329" w:rsidRPr="003B1329" w14:paraId="20DDC6D0" w14:textId="77777777" w:rsidTr="003B1329">
        <w:trPr>
          <w:trHeight w:val="310"/>
          <w:ins w:id="1368" w:author="Charlie Gu" w:date="2026-06-07T21:32:00Z" w16du:dateUtc="2026-06-07T13:32:00Z"/>
        </w:trPr>
        <w:tc>
          <w:tcPr>
            <w:tcW w:w="427" w:type="dxa"/>
            <w:vMerge/>
            <w:tcBorders>
              <w:top w:val="single" w:sz="4" w:space="0" w:color="auto"/>
              <w:left w:val="single" w:sz="4" w:space="0" w:color="auto"/>
              <w:bottom w:val="single" w:sz="4" w:space="0" w:color="auto"/>
              <w:right w:val="single" w:sz="4" w:space="0" w:color="auto"/>
            </w:tcBorders>
            <w:vAlign w:val="center"/>
            <w:hideMark/>
          </w:tcPr>
          <w:p w14:paraId="08D11113" w14:textId="77777777" w:rsidR="003B1329" w:rsidRPr="003B1329" w:rsidRDefault="003B1329" w:rsidP="003B1329">
            <w:pPr>
              <w:spacing w:before="0"/>
              <w:rPr>
                <w:ins w:id="1369" w:author="Charlie Gu" w:date="2026-06-07T21:32:00Z" w16du:dateUtc="2026-06-07T13:32:00Z"/>
                <w:rFonts w:ascii="Calibri" w:eastAsia="Times New Roman" w:hAnsi="Calibri" w:cs="Calibri"/>
                <w:b/>
                <w:bCs/>
                <w:color w:val="000000"/>
                <w:sz w:val="24"/>
                <w:szCs w:val="24"/>
                <w:lang w:eastAsia="zh-CN"/>
              </w:rPr>
            </w:pPr>
          </w:p>
        </w:tc>
        <w:tc>
          <w:tcPr>
            <w:tcW w:w="587" w:type="dxa"/>
            <w:vMerge/>
            <w:tcBorders>
              <w:top w:val="nil"/>
              <w:left w:val="single" w:sz="4" w:space="0" w:color="auto"/>
              <w:bottom w:val="single" w:sz="4" w:space="0" w:color="auto"/>
              <w:right w:val="single" w:sz="4" w:space="0" w:color="auto"/>
            </w:tcBorders>
            <w:vAlign w:val="center"/>
            <w:hideMark/>
          </w:tcPr>
          <w:p w14:paraId="5788C3B8" w14:textId="77777777" w:rsidR="003B1329" w:rsidRPr="003B1329" w:rsidRDefault="003B1329" w:rsidP="003B1329">
            <w:pPr>
              <w:spacing w:before="0"/>
              <w:rPr>
                <w:ins w:id="1370" w:author="Charlie Gu" w:date="2026-06-07T21:32:00Z" w16du:dateUtc="2026-06-07T13:32:00Z"/>
                <w:rFonts w:ascii="Calibri" w:eastAsia="Times New Roman" w:hAnsi="Calibri" w:cs="Calibri"/>
                <w:color w:val="000000"/>
                <w:sz w:val="24"/>
                <w:szCs w:val="24"/>
                <w:lang w:eastAsia="zh-CN"/>
              </w:rPr>
            </w:pPr>
          </w:p>
        </w:tc>
        <w:tc>
          <w:tcPr>
            <w:tcW w:w="710" w:type="dxa"/>
            <w:tcBorders>
              <w:top w:val="nil"/>
              <w:left w:val="nil"/>
              <w:bottom w:val="single" w:sz="4" w:space="0" w:color="auto"/>
              <w:right w:val="single" w:sz="4" w:space="0" w:color="auto"/>
            </w:tcBorders>
            <w:noWrap/>
            <w:vAlign w:val="center"/>
            <w:hideMark/>
          </w:tcPr>
          <w:p w14:paraId="34C93E10" w14:textId="77777777" w:rsidR="003B1329" w:rsidRPr="003B1329" w:rsidRDefault="003B1329" w:rsidP="003B1329">
            <w:pPr>
              <w:spacing w:before="0"/>
              <w:jc w:val="center"/>
              <w:rPr>
                <w:ins w:id="1371" w:author="Charlie Gu" w:date="2026-06-07T21:32:00Z" w16du:dateUtc="2026-06-07T13:32:00Z"/>
                <w:rFonts w:ascii="Calibri" w:eastAsia="Times New Roman" w:hAnsi="Calibri" w:cs="Calibri"/>
                <w:color w:val="000000"/>
                <w:sz w:val="24"/>
                <w:szCs w:val="24"/>
                <w:lang w:eastAsia="zh-CN"/>
              </w:rPr>
            </w:pPr>
            <w:ins w:id="1372" w:author="Charlie Gu" w:date="2026-06-07T21:32:00Z" w16du:dateUtc="2026-06-07T13:32:00Z">
              <w:r w:rsidRPr="003B1329">
                <w:rPr>
                  <w:rFonts w:ascii="Calibri" w:eastAsia="Times New Roman" w:hAnsi="Calibri" w:cs="Calibri"/>
                  <w:color w:val="000000"/>
                  <w:sz w:val="24"/>
                  <w:szCs w:val="24"/>
                  <w:lang w:eastAsia="zh-CN"/>
                </w:rPr>
                <w:t>Update Calendar Event</w:t>
              </w:r>
            </w:ins>
          </w:p>
        </w:tc>
        <w:tc>
          <w:tcPr>
            <w:tcW w:w="710" w:type="dxa"/>
            <w:tcBorders>
              <w:top w:val="nil"/>
              <w:left w:val="nil"/>
              <w:bottom w:val="single" w:sz="4" w:space="0" w:color="auto"/>
              <w:right w:val="nil"/>
            </w:tcBorders>
            <w:noWrap/>
            <w:vAlign w:val="center"/>
            <w:hideMark/>
          </w:tcPr>
          <w:p w14:paraId="275ECBF3" w14:textId="77777777" w:rsidR="003B1329" w:rsidRPr="003B1329" w:rsidRDefault="003B1329" w:rsidP="003B1329">
            <w:pPr>
              <w:spacing w:before="0"/>
              <w:rPr>
                <w:ins w:id="1373" w:author="Charlie Gu" w:date="2026-06-07T21:32:00Z" w16du:dateUtc="2026-06-07T13:32:00Z"/>
                <w:rFonts w:ascii="Calibri" w:eastAsia="Times New Roman" w:hAnsi="Calibri" w:cs="Calibri"/>
                <w:sz w:val="24"/>
                <w:szCs w:val="24"/>
                <w:lang w:eastAsia="zh-CN"/>
              </w:rPr>
            </w:pPr>
            <w:ins w:id="1374" w:author="Charlie Gu" w:date="2026-06-07T21:32:00Z" w16du:dateUtc="2026-06-07T13:32:00Z">
              <w:r w:rsidRPr="003B1329">
                <w:rPr>
                  <w:rFonts w:ascii="Calibri" w:eastAsia="Times New Roman" w:hAnsi="Calibri" w:cs="Calibri"/>
                  <w:sz w:val="24"/>
                  <w:szCs w:val="24"/>
                  <w:lang w:eastAsia="zh-CN"/>
                </w:rPr>
                <w:t> </w:t>
              </w:r>
            </w:ins>
          </w:p>
        </w:tc>
        <w:tc>
          <w:tcPr>
            <w:tcW w:w="6196" w:type="dxa"/>
            <w:tcBorders>
              <w:top w:val="nil"/>
              <w:left w:val="single" w:sz="4" w:space="0" w:color="auto"/>
              <w:bottom w:val="single" w:sz="4" w:space="0" w:color="auto"/>
              <w:right w:val="single" w:sz="4" w:space="0" w:color="auto"/>
            </w:tcBorders>
            <w:noWrap/>
            <w:vAlign w:val="center"/>
            <w:hideMark/>
          </w:tcPr>
          <w:p w14:paraId="7AC2DE79" w14:textId="77777777" w:rsidR="003B1329" w:rsidRPr="003B1329" w:rsidRDefault="003B1329" w:rsidP="003B1329">
            <w:pPr>
              <w:spacing w:before="0"/>
              <w:rPr>
                <w:ins w:id="1375" w:author="Charlie Gu" w:date="2026-06-07T21:32:00Z" w16du:dateUtc="2026-06-07T13:32:00Z"/>
                <w:rFonts w:ascii="Calibri" w:eastAsia="Times New Roman" w:hAnsi="Calibri" w:cs="Calibri"/>
                <w:color w:val="000000"/>
                <w:sz w:val="24"/>
                <w:szCs w:val="24"/>
                <w:lang w:eastAsia="zh-CN"/>
              </w:rPr>
            </w:pPr>
            <w:ins w:id="1376" w:author="Charlie Gu" w:date="2026-06-07T21:32:00Z" w16du:dateUtc="2026-06-07T13:32:00Z">
              <w:r w:rsidRPr="003B1329">
                <w:rPr>
                  <w:rFonts w:ascii="Calibri" w:eastAsia="Times New Roman" w:hAnsi="Calibri" w:cs="Calibri"/>
                  <w:color w:val="000000"/>
                  <w:sz w:val="24"/>
                  <w:szCs w:val="24"/>
                  <w:lang w:eastAsia="zh-CN"/>
                </w:rPr>
                <w:t>Update existing Calendar Event</w:t>
              </w:r>
            </w:ins>
          </w:p>
        </w:tc>
      </w:tr>
      <w:tr w:rsidR="003B1329" w:rsidRPr="003B1329" w14:paraId="5E5AA460" w14:textId="77777777" w:rsidTr="003B1329">
        <w:trPr>
          <w:trHeight w:val="310"/>
          <w:ins w:id="1377" w:author="Charlie Gu" w:date="2026-06-07T21:32:00Z" w16du:dateUtc="2026-06-07T13:32:00Z"/>
        </w:trPr>
        <w:tc>
          <w:tcPr>
            <w:tcW w:w="427" w:type="dxa"/>
            <w:vMerge/>
            <w:tcBorders>
              <w:top w:val="single" w:sz="4" w:space="0" w:color="auto"/>
              <w:left w:val="single" w:sz="4" w:space="0" w:color="auto"/>
              <w:bottom w:val="single" w:sz="4" w:space="0" w:color="auto"/>
              <w:right w:val="single" w:sz="4" w:space="0" w:color="auto"/>
            </w:tcBorders>
            <w:vAlign w:val="center"/>
            <w:hideMark/>
          </w:tcPr>
          <w:p w14:paraId="7720E0F7" w14:textId="77777777" w:rsidR="003B1329" w:rsidRPr="003B1329" w:rsidRDefault="003B1329" w:rsidP="003B1329">
            <w:pPr>
              <w:spacing w:before="0"/>
              <w:rPr>
                <w:ins w:id="1378" w:author="Charlie Gu" w:date="2026-06-07T21:32:00Z" w16du:dateUtc="2026-06-07T13:32:00Z"/>
                <w:rFonts w:ascii="Calibri" w:eastAsia="Times New Roman" w:hAnsi="Calibri" w:cs="Calibri"/>
                <w:b/>
                <w:bCs/>
                <w:color w:val="000000"/>
                <w:sz w:val="24"/>
                <w:szCs w:val="24"/>
                <w:lang w:eastAsia="zh-CN"/>
              </w:rPr>
            </w:pPr>
          </w:p>
        </w:tc>
        <w:tc>
          <w:tcPr>
            <w:tcW w:w="587" w:type="dxa"/>
            <w:vMerge w:val="restart"/>
            <w:tcBorders>
              <w:top w:val="nil"/>
              <w:left w:val="single" w:sz="4" w:space="0" w:color="auto"/>
              <w:bottom w:val="single" w:sz="4" w:space="0" w:color="auto"/>
              <w:right w:val="single" w:sz="4" w:space="0" w:color="auto"/>
            </w:tcBorders>
            <w:noWrap/>
            <w:vAlign w:val="center"/>
            <w:hideMark/>
          </w:tcPr>
          <w:p w14:paraId="436367E7" w14:textId="77777777" w:rsidR="003B1329" w:rsidRPr="003B1329" w:rsidRDefault="003B1329" w:rsidP="003B1329">
            <w:pPr>
              <w:spacing w:before="0"/>
              <w:jc w:val="center"/>
              <w:rPr>
                <w:ins w:id="1379" w:author="Charlie Gu" w:date="2026-06-07T21:32:00Z" w16du:dateUtc="2026-06-07T13:32:00Z"/>
                <w:rFonts w:ascii="Calibri" w:eastAsia="Times New Roman" w:hAnsi="Calibri" w:cs="Calibri"/>
                <w:color w:val="000000"/>
                <w:sz w:val="24"/>
                <w:szCs w:val="24"/>
                <w:lang w:eastAsia="zh-CN"/>
              </w:rPr>
            </w:pPr>
            <w:ins w:id="1380" w:author="Charlie Gu" w:date="2026-06-07T21:32:00Z" w16du:dateUtc="2026-06-07T13:32:00Z">
              <w:r w:rsidRPr="003B1329">
                <w:rPr>
                  <w:rFonts w:ascii="Calibri" w:eastAsia="Times New Roman" w:hAnsi="Calibri" w:cs="Calibri"/>
                  <w:color w:val="000000"/>
                  <w:sz w:val="24"/>
                  <w:szCs w:val="24"/>
                  <w:lang w:eastAsia="zh-CN"/>
                </w:rPr>
                <w:t>Meetings</w:t>
              </w:r>
            </w:ins>
          </w:p>
        </w:tc>
        <w:tc>
          <w:tcPr>
            <w:tcW w:w="710" w:type="dxa"/>
            <w:tcBorders>
              <w:top w:val="nil"/>
              <w:left w:val="nil"/>
              <w:bottom w:val="single" w:sz="4" w:space="0" w:color="auto"/>
              <w:right w:val="single" w:sz="4" w:space="0" w:color="auto"/>
            </w:tcBorders>
            <w:noWrap/>
            <w:vAlign w:val="center"/>
            <w:hideMark/>
          </w:tcPr>
          <w:p w14:paraId="5795F2A4" w14:textId="77777777" w:rsidR="003B1329" w:rsidRPr="003B1329" w:rsidRDefault="003B1329" w:rsidP="003B1329">
            <w:pPr>
              <w:spacing w:before="0"/>
              <w:jc w:val="center"/>
              <w:rPr>
                <w:ins w:id="1381" w:author="Charlie Gu" w:date="2026-06-07T21:32:00Z" w16du:dateUtc="2026-06-07T13:32:00Z"/>
                <w:rFonts w:ascii="微软雅黑" w:eastAsia="微软雅黑" w:hAnsi="微软雅黑" w:cs="Calibri"/>
                <w:lang w:eastAsia="zh-CN"/>
              </w:rPr>
            </w:pPr>
            <w:ins w:id="1382" w:author="Charlie Gu" w:date="2026-06-07T21:32:00Z" w16du:dateUtc="2026-06-07T13:32:00Z">
              <w:r w:rsidRPr="003B1329">
                <w:rPr>
                  <w:rFonts w:ascii="微软雅黑" w:eastAsia="微软雅黑" w:hAnsi="微软雅黑" w:cs="Calibri"/>
                  <w:lang w:eastAsia="zh-CN"/>
                </w:rPr>
                <w:t>Meeting Preparation</w:t>
              </w:r>
            </w:ins>
          </w:p>
        </w:tc>
        <w:tc>
          <w:tcPr>
            <w:tcW w:w="710" w:type="dxa"/>
            <w:tcBorders>
              <w:top w:val="nil"/>
              <w:left w:val="nil"/>
              <w:bottom w:val="single" w:sz="4" w:space="0" w:color="auto"/>
              <w:right w:val="nil"/>
            </w:tcBorders>
            <w:noWrap/>
            <w:vAlign w:val="center"/>
            <w:hideMark/>
          </w:tcPr>
          <w:p w14:paraId="2E8A62BC" w14:textId="77777777" w:rsidR="003B1329" w:rsidRPr="003B1329" w:rsidRDefault="003B1329" w:rsidP="003B1329">
            <w:pPr>
              <w:spacing w:before="0"/>
              <w:rPr>
                <w:ins w:id="1383" w:author="Charlie Gu" w:date="2026-06-07T21:32:00Z" w16du:dateUtc="2026-06-07T13:32:00Z"/>
                <w:rFonts w:ascii="Calibri" w:eastAsia="Times New Roman" w:hAnsi="Calibri" w:cs="Calibri"/>
                <w:sz w:val="24"/>
                <w:szCs w:val="24"/>
                <w:lang w:eastAsia="zh-CN"/>
              </w:rPr>
            </w:pPr>
            <w:ins w:id="1384" w:author="Charlie Gu" w:date="2026-06-07T21:32:00Z" w16du:dateUtc="2026-06-07T13:32:00Z">
              <w:r w:rsidRPr="003B1329">
                <w:rPr>
                  <w:rFonts w:ascii="Calibri" w:eastAsia="Times New Roman" w:hAnsi="Calibri" w:cs="Calibri"/>
                  <w:sz w:val="24"/>
                  <w:szCs w:val="24"/>
                  <w:lang w:eastAsia="zh-CN"/>
                </w:rPr>
                <w:t> </w:t>
              </w:r>
            </w:ins>
          </w:p>
        </w:tc>
        <w:tc>
          <w:tcPr>
            <w:tcW w:w="6196" w:type="dxa"/>
            <w:tcBorders>
              <w:top w:val="nil"/>
              <w:left w:val="single" w:sz="4" w:space="0" w:color="auto"/>
              <w:bottom w:val="single" w:sz="4" w:space="0" w:color="auto"/>
              <w:right w:val="single" w:sz="4" w:space="0" w:color="auto"/>
            </w:tcBorders>
            <w:noWrap/>
            <w:vAlign w:val="center"/>
            <w:hideMark/>
          </w:tcPr>
          <w:p w14:paraId="0DFA8205" w14:textId="77777777" w:rsidR="003B1329" w:rsidRPr="003B1329" w:rsidRDefault="003B1329" w:rsidP="003B1329">
            <w:pPr>
              <w:spacing w:before="0"/>
              <w:rPr>
                <w:ins w:id="1385" w:author="Charlie Gu" w:date="2026-06-07T21:32:00Z" w16du:dateUtc="2026-06-07T13:32:00Z"/>
                <w:rFonts w:ascii="Calibri" w:eastAsia="Times New Roman" w:hAnsi="Calibri" w:cs="Calibri"/>
                <w:color w:val="000000"/>
                <w:sz w:val="24"/>
                <w:szCs w:val="24"/>
                <w:lang w:eastAsia="zh-CN"/>
              </w:rPr>
            </w:pPr>
            <w:ins w:id="1386" w:author="Charlie Gu" w:date="2026-06-07T21:32:00Z" w16du:dateUtc="2026-06-07T13:32:00Z">
              <w:r w:rsidRPr="003B1329">
                <w:rPr>
                  <w:rFonts w:ascii="Calibri" w:eastAsia="Times New Roman" w:hAnsi="Calibri" w:cs="Calibri"/>
                  <w:color w:val="000000"/>
                  <w:sz w:val="24"/>
                  <w:szCs w:val="24"/>
                  <w:lang w:eastAsia="zh-CN"/>
                </w:rPr>
                <w:t>Help the user to proactively prepare next meeting, e.g., when users gets in the car, proactively tell the user that next meeting is in 2 hours, who are the stakeholders, what information need to be prepared, etc.</w:t>
              </w:r>
            </w:ins>
          </w:p>
        </w:tc>
      </w:tr>
      <w:tr w:rsidR="003B1329" w:rsidRPr="003B1329" w14:paraId="24CC9231" w14:textId="77777777" w:rsidTr="003B1329">
        <w:trPr>
          <w:trHeight w:val="310"/>
          <w:ins w:id="1387" w:author="Charlie Gu" w:date="2026-06-07T21:32:00Z" w16du:dateUtc="2026-06-07T13:32:00Z"/>
        </w:trPr>
        <w:tc>
          <w:tcPr>
            <w:tcW w:w="427" w:type="dxa"/>
            <w:vMerge/>
            <w:tcBorders>
              <w:top w:val="single" w:sz="4" w:space="0" w:color="auto"/>
              <w:left w:val="single" w:sz="4" w:space="0" w:color="auto"/>
              <w:bottom w:val="single" w:sz="4" w:space="0" w:color="auto"/>
              <w:right w:val="single" w:sz="4" w:space="0" w:color="auto"/>
            </w:tcBorders>
            <w:vAlign w:val="center"/>
            <w:hideMark/>
          </w:tcPr>
          <w:p w14:paraId="5660D74F" w14:textId="77777777" w:rsidR="003B1329" w:rsidRPr="003B1329" w:rsidRDefault="003B1329" w:rsidP="003B1329">
            <w:pPr>
              <w:spacing w:before="0"/>
              <w:rPr>
                <w:ins w:id="1388" w:author="Charlie Gu" w:date="2026-06-07T21:32:00Z" w16du:dateUtc="2026-06-07T13:32:00Z"/>
                <w:rFonts w:ascii="Calibri" w:eastAsia="Times New Roman" w:hAnsi="Calibri" w:cs="Calibri"/>
                <w:b/>
                <w:bCs/>
                <w:color w:val="000000"/>
                <w:sz w:val="24"/>
                <w:szCs w:val="24"/>
                <w:lang w:eastAsia="zh-CN"/>
              </w:rPr>
            </w:pPr>
          </w:p>
        </w:tc>
        <w:tc>
          <w:tcPr>
            <w:tcW w:w="587" w:type="dxa"/>
            <w:vMerge/>
            <w:tcBorders>
              <w:top w:val="nil"/>
              <w:left w:val="single" w:sz="4" w:space="0" w:color="auto"/>
              <w:bottom w:val="single" w:sz="4" w:space="0" w:color="auto"/>
              <w:right w:val="single" w:sz="4" w:space="0" w:color="auto"/>
            </w:tcBorders>
            <w:vAlign w:val="center"/>
            <w:hideMark/>
          </w:tcPr>
          <w:p w14:paraId="5C30C2C5" w14:textId="77777777" w:rsidR="003B1329" w:rsidRPr="003B1329" w:rsidRDefault="003B1329" w:rsidP="003B1329">
            <w:pPr>
              <w:spacing w:before="0"/>
              <w:rPr>
                <w:ins w:id="1389" w:author="Charlie Gu" w:date="2026-06-07T21:32:00Z" w16du:dateUtc="2026-06-07T13:32:00Z"/>
                <w:rFonts w:ascii="Calibri" w:eastAsia="Times New Roman" w:hAnsi="Calibri" w:cs="Calibri"/>
                <w:color w:val="000000"/>
                <w:sz w:val="24"/>
                <w:szCs w:val="24"/>
                <w:lang w:eastAsia="zh-CN"/>
              </w:rPr>
            </w:pPr>
          </w:p>
        </w:tc>
        <w:tc>
          <w:tcPr>
            <w:tcW w:w="710" w:type="dxa"/>
            <w:tcBorders>
              <w:top w:val="nil"/>
              <w:left w:val="nil"/>
              <w:bottom w:val="single" w:sz="4" w:space="0" w:color="auto"/>
              <w:right w:val="single" w:sz="4" w:space="0" w:color="auto"/>
            </w:tcBorders>
            <w:noWrap/>
            <w:vAlign w:val="center"/>
            <w:hideMark/>
          </w:tcPr>
          <w:p w14:paraId="55ACEDEF" w14:textId="77777777" w:rsidR="003B1329" w:rsidRPr="003B1329" w:rsidRDefault="003B1329" w:rsidP="003B1329">
            <w:pPr>
              <w:spacing w:before="0"/>
              <w:jc w:val="center"/>
              <w:rPr>
                <w:ins w:id="1390" w:author="Charlie Gu" w:date="2026-06-07T21:32:00Z" w16du:dateUtc="2026-06-07T13:32:00Z"/>
                <w:rFonts w:ascii="微软雅黑" w:eastAsia="微软雅黑" w:hAnsi="微软雅黑" w:cs="Calibri"/>
                <w:lang w:eastAsia="zh-CN"/>
              </w:rPr>
            </w:pPr>
            <w:ins w:id="1391" w:author="Charlie Gu" w:date="2026-06-07T21:32:00Z" w16du:dateUtc="2026-06-07T13:32:00Z">
              <w:r w:rsidRPr="003B1329">
                <w:rPr>
                  <w:rFonts w:ascii="微软雅黑" w:eastAsia="微软雅黑" w:hAnsi="微软雅黑" w:cs="Calibri"/>
                  <w:lang w:eastAsia="zh-CN"/>
                </w:rPr>
                <w:t>Navagation Integration</w:t>
              </w:r>
            </w:ins>
          </w:p>
        </w:tc>
        <w:tc>
          <w:tcPr>
            <w:tcW w:w="710" w:type="dxa"/>
            <w:tcBorders>
              <w:top w:val="nil"/>
              <w:left w:val="nil"/>
              <w:bottom w:val="single" w:sz="4" w:space="0" w:color="auto"/>
              <w:right w:val="nil"/>
            </w:tcBorders>
            <w:noWrap/>
            <w:vAlign w:val="center"/>
            <w:hideMark/>
          </w:tcPr>
          <w:p w14:paraId="6630D904" w14:textId="77777777" w:rsidR="003B1329" w:rsidRPr="003B1329" w:rsidRDefault="003B1329" w:rsidP="003B1329">
            <w:pPr>
              <w:spacing w:before="0"/>
              <w:rPr>
                <w:ins w:id="1392" w:author="Charlie Gu" w:date="2026-06-07T21:32:00Z" w16du:dateUtc="2026-06-07T13:32:00Z"/>
                <w:rFonts w:ascii="Calibri" w:eastAsia="Times New Roman" w:hAnsi="Calibri" w:cs="Calibri"/>
                <w:sz w:val="24"/>
                <w:szCs w:val="24"/>
                <w:lang w:eastAsia="zh-CN"/>
              </w:rPr>
            </w:pPr>
            <w:ins w:id="1393" w:author="Charlie Gu" w:date="2026-06-07T21:32:00Z" w16du:dateUtc="2026-06-07T13:32:00Z">
              <w:r w:rsidRPr="003B1329">
                <w:rPr>
                  <w:rFonts w:ascii="Calibri" w:eastAsia="Times New Roman" w:hAnsi="Calibri" w:cs="Calibri"/>
                  <w:sz w:val="24"/>
                  <w:szCs w:val="24"/>
                  <w:lang w:eastAsia="zh-CN"/>
                </w:rPr>
                <w:t> </w:t>
              </w:r>
            </w:ins>
          </w:p>
        </w:tc>
        <w:tc>
          <w:tcPr>
            <w:tcW w:w="6196" w:type="dxa"/>
            <w:tcBorders>
              <w:top w:val="nil"/>
              <w:left w:val="single" w:sz="4" w:space="0" w:color="auto"/>
              <w:bottom w:val="single" w:sz="4" w:space="0" w:color="auto"/>
              <w:right w:val="single" w:sz="4" w:space="0" w:color="auto"/>
            </w:tcBorders>
            <w:noWrap/>
            <w:vAlign w:val="center"/>
            <w:hideMark/>
          </w:tcPr>
          <w:p w14:paraId="7B025D92" w14:textId="77777777" w:rsidR="003B1329" w:rsidRPr="003B1329" w:rsidRDefault="003B1329" w:rsidP="003B1329">
            <w:pPr>
              <w:spacing w:before="0"/>
              <w:rPr>
                <w:ins w:id="1394" w:author="Charlie Gu" w:date="2026-06-07T21:32:00Z" w16du:dateUtc="2026-06-07T13:32:00Z"/>
                <w:rFonts w:ascii="Calibri" w:eastAsia="Times New Roman" w:hAnsi="Calibri" w:cs="Calibri"/>
                <w:color w:val="000000"/>
                <w:sz w:val="24"/>
                <w:szCs w:val="24"/>
                <w:lang w:eastAsia="zh-CN"/>
              </w:rPr>
            </w:pPr>
            <w:ins w:id="1395" w:author="Charlie Gu" w:date="2026-06-07T21:32:00Z" w16du:dateUtc="2026-06-07T13:32:00Z">
              <w:r w:rsidRPr="003B1329">
                <w:rPr>
                  <w:rFonts w:ascii="Calibri" w:eastAsia="Times New Roman" w:hAnsi="Calibri" w:cs="Calibri"/>
                  <w:color w:val="000000"/>
                  <w:sz w:val="24"/>
                  <w:szCs w:val="24"/>
                  <w:lang w:eastAsia="zh-CN"/>
                </w:rPr>
                <w:t>If it is a physical meeting, proactively start the navigation for the meeting</w:t>
              </w:r>
            </w:ins>
          </w:p>
        </w:tc>
      </w:tr>
      <w:tr w:rsidR="003B1329" w:rsidRPr="003B1329" w14:paraId="241F9C9C" w14:textId="77777777" w:rsidTr="003B1329">
        <w:trPr>
          <w:trHeight w:val="285"/>
          <w:ins w:id="1396" w:author="Charlie Gu" w:date="2026-06-07T21:32:00Z" w16du:dateUtc="2026-06-07T13:32:00Z"/>
        </w:trPr>
        <w:tc>
          <w:tcPr>
            <w:tcW w:w="427" w:type="dxa"/>
            <w:vMerge w:val="restart"/>
            <w:tcBorders>
              <w:top w:val="nil"/>
              <w:left w:val="single" w:sz="4" w:space="0" w:color="auto"/>
              <w:bottom w:val="single" w:sz="4" w:space="0" w:color="000000"/>
              <w:right w:val="single" w:sz="4" w:space="0" w:color="auto"/>
            </w:tcBorders>
            <w:noWrap/>
            <w:vAlign w:val="center"/>
            <w:hideMark/>
          </w:tcPr>
          <w:p w14:paraId="571127DC" w14:textId="77777777" w:rsidR="003B1329" w:rsidRPr="003B1329" w:rsidRDefault="003B1329" w:rsidP="003B1329">
            <w:pPr>
              <w:spacing w:before="0"/>
              <w:jc w:val="center"/>
              <w:rPr>
                <w:ins w:id="1397" w:author="Charlie Gu" w:date="2026-06-07T21:32:00Z" w16du:dateUtc="2026-06-07T13:32:00Z"/>
                <w:rFonts w:ascii="等线" w:eastAsia="等线" w:hAnsi="等线" w:cs="Calibri"/>
                <w:b/>
                <w:bCs/>
                <w:lang w:eastAsia="zh-CN"/>
              </w:rPr>
            </w:pPr>
            <w:ins w:id="1398" w:author="Charlie Gu" w:date="2026-06-07T21:32:00Z" w16du:dateUtc="2026-06-07T13:32:00Z">
              <w:r w:rsidRPr="003B1329">
                <w:rPr>
                  <w:rFonts w:ascii="等线" w:eastAsia="等线" w:hAnsi="等线" w:cs="Calibri"/>
                  <w:b/>
                  <w:bCs/>
                  <w:lang w:eastAsia="zh-CN"/>
                </w:rPr>
                <w:t>Other</w:t>
              </w:r>
            </w:ins>
          </w:p>
        </w:tc>
        <w:tc>
          <w:tcPr>
            <w:tcW w:w="587" w:type="dxa"/>
            <w:vMerge w:val="restart"/>
            <w:tcBorders>
              <w:top w:val="nil"/>
              <w:left w:val="single" w:sz="4" w:space="0" w:color="auto"/>
              <w:bottom w:val="single" w:sz="4" w:space="0" w:color="auto"/>
              <w:right w:val="single" w:sz="4" w:space="0" w:color="auto"/>
            </w:tcBorders>
            <w:vAlign w:val="center"/>
            <w:hideMark/>
          </w:tcPr>
          <w:p w14:paraId="4832F664" w14:textId="77777777" w:rsidR="003B1329" w:rsidRPr="003B1329" w:rsidRDefault="003B1329" w:rsidP="003B1329">
            <w:pPr>
              <w:spacing w:before="0"/>
              <w:jc w:val="center"/>
              <w:rPr>
                <w:ins w:id="1399" w:author="Charlie Gu" w:date="2026-06-07T21:32:00Z" w16du:dateUtc="2026-06-07T13:32:00Z"/>
                <w:rFonts w:ascii="Calibri" w:eastAsia="Times New Roman" w:hAnsi="Calibri" w:cs="Calibri"/>
                <w:color w:val="000000"/>
                <w:sz w:val="24"/>
                <w:szCs w:val="24"/>
                <w:lang w:eastAsia="zh-CN"/>
              </w:rPr>
            </w:pPr>
            <w:ins w:id="1400" w:author="Charlie Gu" w:date="2026-06-07T21:32:00Z" w16du:dateUtc="2026-06-07T13:32:00Z">
              <w:r w:rsidRPr="003B1329">
                <w:rPr>
                  <w:rFonts w:ascii="Calibri" w:eastAsia="Times New Roman" w:hAnsi="Calibri" w:cs="Calibri"/>
                  <w:color w:val="000000"/>
                  <w:sz w:val="24"/>
                  <w:szCs w:val="24"/>
                  <w:lang w:eastAsia="zh-CN"/>
                </w:rPr>
                <w:t>First-Run Onboarding Flow — In-Vehicle AI Assistant</w:t>
              </w:r>
            </w:ins>
          </w:p>
        </w:tc>
        <w:tc>
          <w:tcPr>
            <w:tcW w:w="710" w:type="dxa"/>
            <w:tcBorders>
              <w:top w:val="nil"/>
              <w:left w:val="nil"/>
              <w:bottom w:val="single" w:sz="4" w:space="0" w:color="auto"/>
              <w:right w:val="single" w:sz="4" w:space="0" w:color="auto"/>
            </w:tcBorders>
            <w:vAlign w:val="center"/>
            <w:hideMark/>
          </w:tcPr>
          <w:p w14:paraId="66234181" w14:textId="77777777" w:rsidR="003B1329" w:rsidRPr="003B1329" w:rsidRDefault="003B1329" w:rsidP="003B1329">
            <w:pPr>
              <w:spacing w:before="0"/>
              <w:rPr>
                <w:ins w:id="1401" w:author="Charlie Gu" w:date="2026-06-07T21:32:00Z" w16du:dateUtc="2026-06-07T13:32:00Z"/>
                <w:rFonts w:ascii="Calibri" w:eastAsia="Times New Roman" w:hAnsi="Calibri" w:cs="Calibri"/>
                <w:color w:val="000000"/>
                <w:sz w:val="24"/>
                <w:szCs w:val="24"/>
                <w:lang w:eastAsia="zh-CN"/>
              </w:rPr>
            </w:pPr>
            <w:ins w:id="1402" w:author="Charlie Gu" w:date="2026-06-07T21:32:00Z" w16du:dateUtc="2026-06-07T13:32:00Z">
              <w:r w:rsidRPr="003B1329">
                <w:rPr>
                  <w:rFonts w:ascii="Calibri" w:eastAsia="Times New Roman" w:hAnsi="Calibri" w:cs="Calibri"/>
                  <w:color w:val="000000"/>
                  <w:sz w:val="24"/>
                  <w:szCs w:val="24"/>
                  <w:lang w:eastAsia="zh-CN"/>
                </w:rPr>
                <w:t>Hi, I’m your in-car AI assistant—what would you like me to call you?</w:t>
              </w:r>
            </w:ins>
          </w:p>
        </w:tc>
        <w:tc>
          <w:tcPr>
            <w:tcW w:w="710" w:type="dxa"/>
            <w:tcBorders>
              <w:top w:val="nil"/>
              <w:left w:val="nil"/>
              <w:bottom w:val="single" w:sz="4" w:space="0" w:color="auto"/>
              <w:right w:val="single" w:sz="4" w:space="0" w:color="auto"/>
            </w:tcBorders>
            <w:noWrap/>
            <w:vAlign w:val="center"/>
            <w:hideMark/>
          </w:tcPr>
          <w:p w14:paraId="7194D045" w14:textId="77777777" w:rsidR="003B1329" w:rsidRPr="003B1329" w:rsidRDefault="003B1329" w:rsidP="003B1329">
            <w:pPr>
              <w:spacing w:before="0"/>
              <w:rPr>
                <w:ins w:id="1403" w:author="Charlie Gu" w:date="2026-06-07T21:32:00Z" w16du:dateUtc="2026-06-07T13:32:00Z"/>
                <w:rFonts w:ascii="Calibri" w:eastAsia="Times New Roman" w:hAnsi="Calibri" w:cs="Calibri"/>
                <w:sz w:val="24"/>
                <w:szCs w:val="24"/>
                <w:lang w:eastAsia="zh-CN"/>
              </w:rPr>
            </w:pPr>
            <w:ins w:id="1404" w:author="Charlie Gu" w:date="2026-06-07T21:32:00Z" w16du:dateUtc="2026-06-07T13:32:00Z">
              <w:r w:rsidRPr="003B1329">
                <w:rPr>
                  <w:rFonts w:ascii="Calibri" w:eastAsia="Times New Roman" w:hAnsi="Calibri" w:cs="Calibri"/>
                  <w:sz w:val="24"/>
                  <w:szCs w:val="24"/>
                  <w:lang w:eastAsia="zh-CN"/>
                </w:rPr>
                <w:t> </w:t>
              </w:r>
            </w:ins>
          </w:p>
        </w:tc>
        <w:tc>
          <w:tcPr>
            <w:tcW w:w="6196" w:type="dxa"/>
            <w:tcBorders>
              <w:top w:val="nil"/>
              <w:left w:val="nil"/>
              <w:bottom w:val="nil"/>
              <w:right w:val="nil"/>
            </w:tcBorders>
            <w:noWrap/>
            <w:vAlign w:val="center"/>
            <w:hideMark/>
          </w:tcPr>
          <w:p w14:paraId="7506E22C" w14:textId="77777777" w:rsidR="003B1329" w:rsidRPr="003B1329" w:rsidRDefault="003B1329" w:rsidP="003B1329">
            <w:pPr>
              <w:spacing w:before="0"/>
              <w:rPr>
                <w:ins w:id="1405" w:author="Charlie Gu" w:date="2026-06-07T21:32:00Z" w16du:dateUtc="2026-06-07T13:32:00Z"/>
                <w:rFonts w:ascii="Calibri" w:eastAsia="Times New Roman" w:hAnsi="Calibri" w:cs="Calibri"/>
                <w:sz w:val="24"/>
                <w:szCs w:val="24"/>
                <w:lang w:eastAsia="zh-CN"/>
              </w:rPr>
            </w:pPr>
          </w:p>
        </w:tc>
      </w:tr>
      <w:tr w:rsidR="003B1329" w:rsidRPr="003B1329" w14:paraId="0C8F8FA8" w14:textId="77777777" w:rsidTr="003B1329">
        <w:trPr>
          <w:trHeight w:val="285"/>
          <w:ins w:id="1406" w:author="Charlie Gu" w:date="2026-06-07T21:32:00Z" w16du:dateUtc="2026-06-07T13:32:00Z"/>
        </w:trPr>
        <w:tc>
          <w:tcPr>
            <w:tcW w:w="427" w:type="dxa"/>
            <w:vMerge/>
            <w:tcBorders>
              <w:top w:val="nil"/>
              <w:left w:val="single" w:sz="4" w:space="0" w:color="auto"/>
              <w:bottom w:val="single" w:sz="4" w:space="0" w:color="000000"/>
              <w:right w:val="single" w:sz="4" w:space="0" w:color="auto"/>
            </w:tcBorders>
            <w:vAlign w:val="center"/>
            <w:hideMark/>
          </w:tcPr>
          <w:p w14:paraId="6BC7D26E" w14:textId="77777777" w:rsidR="003B1329" w:rsidRPr="003B1329" w:rsidRDefault="003B1329" w:rsidP="003B1329">
            <w:pPr>
              <w:spacing w:before="0"/>
              <w:rPr>
                <w:ins w:id="1407" w:author="Charlie Gu" w:date="2026-06-07T21:32:00Z" w16du:dateUtc="2026-06-07T13:32:00Z"/>
                <w:rFonts w:ascii="等线" w:eastAsia="等线" w:hAnsi="等线" w:cs="Calibri"/>
                <w:b/>
                <w:bCs/>
                <w:lang w:eastAsia="zh-CN"/>
              </w:rPr>
            </w:pPr>
          </w:p>
        </w:tc>
        <w:tc>
          <w:tcPr>
            <w:tcW w:w="587" w:type="dxa"/>
            <w:vMerge/>
            <w:tcBorders>
              <w:top w:val="nil"/>
              <w:left w:val="single" w:sz="4" w:space="0" w:color="auto"/>
              <w:bottom w:val="single" w:sz="4" w:space="0" w:color="auto"/>
              <w:right w:val="single" w:sz="4" w:space="0" w:color="auto"/>
            </w:tcBorders>
            <w:vAlign w:val="center"/>
            <w:hideMark/>
          </w:tcPr>
          <w:p w14:paraId="6BE0A3EB" w14:textId="77777777" w:rsidR="003B1329" w:rsidRPr="003B1329" w:rsidRDefault="003B1329" w:rsidP="003B1329">
            <w:pPr>
              <w:spacing w:before="0"/>
              <w:rPr>
                <w:ins w:id="1408" w:author="Charlie Gu" w:date="2026-06-07T21:32:00Z" w16du:dateUtc="2026-06-07T13:32:00Z"/>
                <w:rFonts w:ascii="Calibri" w:eastAsia="Times New Roman" w:hAnsi="Calibri" w:cs="Calibri"/>
                <w:color w:val="000000"/>
                <w:sz w:val="24"/>
                <w:szCs w:val="24"/>
                <w:lang w:eastAsia="zh-CN"/>
              </w:rPr>
            </w:pPr>
          </w:p>
        </w:tc>
        <w:tc>
          <w:tcPr>
            <w:tcW w:w="710" w:type="dxa"/>
            <w:tcBorders>
              <w:top w:val="nil"/>
              <w:left w:val="nil"/>
              <w:bottom w:val="single" w:sz="4" w:space="0" w:color="auto"/>
              <w:right w:val="single" w:sz="4" w:space="0" w:color="auto"/>
            </w:tcBorders>
            <w:vAlign w:val="center"/>
            <w:hideMark/>
          </w:tcPr>
          <w:p w14:paraId="23FD662F" w14:textId="77777777" w:rsidR="003B1329" w:rsidRPr="003B1329" w:rsidRDefault="003B1329" w:rsidP="003B1329">
            <w:pPr>
              <w:spacing w:before="0"/>
              <w:rPr>
                <w:ins w:id="1409" w:author="Charlie Gu" w:date="2026-06-07T21:32:00Z" w16du:dateUtc="2026-06-07T13:32:00Z"/>
                <w:rFonts w:ascii="Calibri" w:eastAsia="Times New Roman" w:hAnsi="Calibri" w:cs="Calibri"/>
                <w:color w:val="000000"/>
                <w:sz w:val="24"/>
                <w:szCs w:val="24"/>
                <w:lang w:eastAsia="zh-CN"/>
              </w:rPr>
            </w:pPr>
            <w:ins w:id="1410" w:author="Charlie Gu" w:date="2026-06-07T21:32:00Z" w16du:dateUtc="2026-06-07T13:32:00Z">
              <w:r w:rsidRPr="003B1329">
                <w:rPr>
                  <w:rFonts w:ascii="Calibri" w:eastAsia="Times New Roman" w:hAnsi="Calibri" w:cs="Calibri"/>
                  <w:color w:val="000000"/>
                  <w:sz w:val="24"/>
                  <w:szCs w:val="24"/>
                  <w:lang w:eastAsia="zh-CN"/>
                </w:rPr>
                <w:t>Should I keep things short and direct, or more conversational?</w:t>
              </w:r>
            </w:ins>
          </w:p>
        </w:tc>
        <w:tc>
          <w:tcPr>
            <w:tcW w:w="710" w:type="dxa"/>
            <w:tcBorders>
              <w:top w:val="nil"/>
              <w:left w:val="nil"/>
              <w:bottom w:val="single" w:sz="4" w:space="0" w:color="auto"/>
              <w:right w:val="single" w:sz="4" w:space="0" w:color="auto"/>
            </w:tcBorders>
            <w:noWrap/>
            <w:vAlign w:val="center"/>
            <w:hideMark/>
          </w:tcPr>
          <w:p w14:paraId="4B45DDA2" w14:textId="77777777" w:rsidR="003B1329" w:rsidRPr="003B1329" w:rsidRDefault="003B1329" w:rsidP="003B1329">
            <w:pPr>
              <w:spacing w:before="0"/>
              <w:rPr>
                <w:ins w:id="1411" w:author="Charlie Gu" w:date="2026-06-07T21:32:00Z" w16du:dateUtc="2026-06-07T13:32:00Z"/>
                <w:rFonts w:ascii="Calibri" w:eastAsia="Times New Roman" w:hAnsi="Calibri" w:cs="Calibri"/>
                <w:sz w:val="24"/>
                <w:szCs w:val="24"/>
                <w:lang w:eastAsia="zh-CN"/>
              </w:rPr>
            </w:pPr>
            <w:ins w:id="1412" w:author="Charlie Gu" w:date="2026-06-07T21:32:00Z" w16du:dateUtc="2026-06-07T13:32:00Z">
              <w:r w:rsidRPr="003B1329">
                <w:rPr>
                  <w:rFonts w:ascii="Calibri" w:eastAsia="Times New Roman" w:hAnsi="Calibri" w:cs="Calibri"/>
                  <w:sz w:val="24"/>
                  <w:szCs w:val="24"/>
                  <w:lang w:eastAsia="zh-CN"/>
                </w:rPr>
                <w:t> </w:t>
              </w:r>
            </w:ins>
          </w:p>
        </w:tc>
        <w:tc>
          <w:tcPr>
            <w:tcW w:w="6196" w:type="dxa"/>
            <w:tcBorders>
              <w:top w:val="nil"/>
              <w:left w:val="nil"/>
              <w:bottom w:val="nil"/>
              <w:right w:val="nil"/>
            </w:tcBorders>
            <w:noWrap/>
            <w:vAlign w:val="center"/>
            <w:hideMark/>
          </w:tcPr>
          <w:p w14:paraId="52547168" w14:textId="77777777" w:rsidR="003B1329" w:rsidRPr="003B1329" w:rsidRDefault="003B1329" w:rsidP="003B1329">
            <w:pPr>
              <w:spacing w:before="0"/>
              <w:rPr>
                <w:ins w:id="1413" w:author="Charlie Gu" w:date="2026-06-07T21:32:00Z" w16du:dateUtc="2026-06-07T13:32:00Z"/>
                <w:rFonts w:ascii="Calibri" w:eastAsia="Times New Roman" w:hAnsi="Calibri" w:cs="Calibri"/>
                <w:sz w:val="24"/>
                <w:szCs w:val="24"/>
                <w:lang w:eastAsia="zh-CN"/>
              </w:rPr>
            </w:pPr>
          </w:p>
        </w:tc>
      </w:tr>
      <w:tr w:rsidR="003B1329" w:rsidRPr="003B1329" w14:paraId="0F955B49" w14:textId="77777777" w:rsidTr="003B1329">
        <w:trPr>
          <w:trHeight w:val="285"/>
          <w:ins w:id="1414" w:author="Charlie Gu" w:date="2026-06-07T21:32:00Z" w16du:dateUtc="2026-06-07T13:32:00Z"/>
        </w:trPr>
        <w:tc>
          <w:tcPr>
            <w:tcW w:w="427" w:type="dxa"/>
            <w:vMerge/>
            <w:tcBorders>
              <w:top w:val="nil"/>
              <w:left w:val="single" w:sz="4" w:space="0" w:color="auto"/>
              <w:bottom w:val="single" w:sz="4" w:space="0" w:color="000000"/>
              <w:right w:val="single" w:sz="4" w:space="0" w:color="auto"/>
            </w:tcBorders>
            <w:vAlign w:val="center"/>
            <w:hideMark/>
          </w:tcPr>
          <w:p w14:paraId="7A86D095" w14:textId="77777777" w:rsidR="003B1329" w:rsidRPr="003B1329" w:rsidRDefault="003B1329" w:rsidP="003B1329">
            <w:pPr>
              <w:spacing w:before="0"/>
              <w:rPr>
                <w:ins w:id="1415" w:author="Charlie Gu" w:date="2026-06-07T21:32:00Z" w16du:dateUtc="2026-06-07T13:32:00Z"/>
                <w:rFonts w:ascii="等线" w:eastAsia="等线" w:hAnsi="等线" w:cs="Calibri"/>
                <w:b/>
                <w:bCs/>
                <w:lang w:eastAsia="zh-CN"/>
              </w:rPr>
            </w:pPr>
          </w:p>
        </w:tc>
        <w:tc>
          <w:tcPr>
            <w:tcW w:w="587" w:type="dxa"/>
            <w:vMerge/>
            <w:tcBorders>
              <w:top w:val="nil"/>
              <w:left w:val="single" w:sz="4" w:space="0" w:color="auto"/>
              <w:bottom w:val="single" w:sz="4" w:space="0" w:color="auto"/>
              <w:right w:val="single" w:sz="4" w:space="0" w:color="auto"/>
            </w:tcBorders>
            <w:vAlign w:val="center"/>
            <w:hideMark/>
          </w:tcPr>
          <w:p w14:paraId="20FCD8F2" w14:textId="77777777" w:rsidR="003B1329" w:rsidRPr="003B1329" w:rsidRDefault="003B1329" w:rsidP="003B1329">
            <w:pPr>
              <w:spacing w:before="0"/>
              <w:rPr>
                <w:ins w:id="1416" w:author="Charlie Gu" w:date="2026-06-07T21:32:00Z" w16du:dateUtc="2026-06-07T13:32:00Z"/>
                <w:rFonts w:ascii="Calibri" w:eastAsia="Times New Roman" w:hAnsi="Calibri" w:cs="Calibri"/>
                <w:color w:val="000000"/>
                <w:sz w:val="24"/>
                <w:szCs w:val="24"/>
                <w:lang w:eastAsia="zh-CN"/>
              </w:rPr>
            </w:pPr>
          </w:p>
        </w:tc>
        <w:tc>
          <w:tcPr>
            <w:tcW w:w="710" w:type="dxa"/>
            <w:tcBorders>
              <w:top w:val="nil"/>
              <w:left w:val="nil"/>
              <w:bottom w:val="single" w:sz="4" w:space="0" w:color="auto"/>
              <w:right w:val="single" w:sz="4" w:space="0" w:color="auto"/>
            </w:tcBorders>
            <w:vAlign w:val="center"/>
            <w:hideMark/>
          </w:tcPr>
          <w:p w14:paraId="1F1B7649" w14:textId="77777777" w:rsidR="003B1329" w:rsidRPr="003B1329" w:rsidRDefault="003B1329" w:rsidP="003B1329">
            <w:pPr>
              <w:spacing w:before="0"/>
              <w:rPr>
                <w:ins w:id="1417" w:author="Charlie Gu" w:date="2026-06-07T21:32:00Z" w16du:dateUtc="2026-06-07T13:32:00Z"/>
                <w:rFonts w:ascii="Calibri" w:eastAsia="Times New Roman" w:hAnsi="Calibri" w:cs="Calibri"/>
                <w:color w:val="000000"/>
                <w:sz w:val="24"/>
                <w:szCs w:val="24"/>
                <w:lang w:eastAsia="zh-CN"/>
              </w:rPr>
            </w:pPr>
            <w:ins w:id="1418" w:author="Charlie Gu" w:date="2026-06-07T21:32:00Z" w16du:dateUtc="2026-06-07T13:32:00Z">
              <w:r w:rsidRPr="003B1329">
                <w:rPr>
                  <w:rFonts w:ascii="Calibri" w:eastAsia="Times New Roman" w:hAnsi="Calibri" w:cs="Calibri"/>
                  <w:color w:val="000000"/>
                  <w:sz w:val="24"/>
                  <w:szCs w:val="24"/>
                  <w:lang w:eastAsia="zh-CN"/>
                </w:rPr>
                <w:t xml:space="preserve">When there’s a vehicle warning like low fuel </w:t>
              </w:r>
              <w:r w:rsidRPr="003B1329">
                <w:rPr>
                  <w:rFonts w:ascii="Calibri" w:eastAsia="Times New Roman" w:hAnsi="Calibri" w:cs="Calibri"/>
                  <w:color w:val="000000"/>
                  <w:sz w:val="24"/>
                  <w:szCs w:val="24"/>
                  <w:lang w:eastAsia="zh-CN"/>
                </w:rPr>
                <w:lastRenderedPageBreak/>
                <w:t>or tire pressure, should I speak it aloud, show it on the screen, or only speak urgent alerts?</w:t>
              </w:r>
            </w:ins>
          </w:p>
        </w:tc>
        <w:tc>
          <w:tcPr>
            <w:tcW w:w="710" w:type="dxa"/>
            <w:tcBorders>
              <w:top w:val="nil"/>
              <w:left w:val="nil"/>
              <w:bottom w:val="single" w:sz="4" w:space="0" w:color="auto"/>
              <w:right w:val="single" w:sz="4" w:space="0" w:color="auto"/>
            </w:tcBorders>
            <w:noWrap/>
            <w:vAlign w:val="center"/>
            <w:hideMark/>
          </w:tcPr>
          <w:p w14:paraId="7B959519" w14:textId="77777777" w:rsidR="003B1329" w:rsidRPr="003B1329" w:rsidRDefault="003B1329" w:rsidP="003B1329">
            <w:pPr>
              <w:spacing w:before="0"/>
              <w:rPr>
                <w:ins w:id="1419" w:author="Charlie Gu" w:date="2026-06-07T21:32:00Z" w16du:dateUtc="2026-06-07T13:32:00Z"/>
                <w:rFonts w:ascii="Calibri" w:eastAsia="Times New Roman" w:hAnsi="Calibri" w:cs="Calibri"/>
                <w:sz w:val="24"/>
                <w:szCs w:val="24"/>
                <w:lang w:eastAsia="zh-CN"/>
              </w:rPr>
            </w:pPr>
            <w:ins w:id="1420" w:author="Charlie Gu" w:date="2026-06-07T21:32:00Z" w16du:dateUtc="2026-06-07T13:32:00Z">
              <w:r w:rsidRPr="003B1329">
                <w:rPr>
                  <w:rFonts w:ascii="Calibri" w:eastAsia="Times New Roman" w:hAnsi="Calibri" w:cs="Calibri"/>
                  <w:sz w:val="24"/>
                  <w:szCs w:val="24"/>
                  <w:lang w:eastAsia="zh-CN"/>
                </w:rPr>
                <w:lastRenderedPageBreak/>
                <w:t> </w:t>
              </w:r>
            </w:ins>
          </w:p>
        </w:tc>
        <w:tc>
          <w:tcPr>
            <w:tcW w:w="6196" w:type="dxa"/>
            <w:tcBorders>
              <w:top w:val="nil"/>
              <w:left w:val="nil"/>
              <w:bottom w:val="nil"/>
              <w:right w:val="nil"/>
            </w:tcBorders>
            <w:noWrap/>
            <w:vAlign w:val="center"/>
            <w:hideMark/>
          </w:tcPr>
          <w:p w14:paraId="3485E455" w14:textId="77777777" w:rsidR="003B1329" w:rsidRPr="003B1329" w:rsidRDefault="003B1329" w:rsidP="003B1329">
            <w:pPr>
              <w:spacing w:before="0"/>
              <w:rPr>
                <w:ins w:id="1421" w:author="Charlie Gu" w:date="2026-06-07T21:32:00Z" w16du:dateUtc="2026-06-07T13:32:00Z"/>
                <w:rFonts w:ascii="Calibri" w:eastAsia="Times New Roman" w:hAnsi="Calibri" w:cs="Calibri"/>
                <w:sz w:val="24"/>
                <w:szCs w:val="24"/>
                <w:lang w:eastAsia="zh-CN"/>
              </w:rPr>
            </w:pPr>
          </w:p>
        </w:tc>
      </w:tr>
      <w:tr w:rsidR="003B1329" w:rsidRPr="003B1329" w14:paraId="2251A49A" w14:textId="77777777" w:rsidTr="003B1329">
        <w:trPr>
          <w:trHeight w:val="285"/>
          <w:ins w:id="1422" w:author="Charlie Gu" w:date="2026-06-07T21:32:00Z" w16du:dateUtc="2026-06-07T13:32:00Z"/>
        </w:trPr>
        <w:tc>
          <w:tcPr>
            <w:tcW w:w="427" w:type="dxa"/>
            <w:vMerge/>
            <w:tcBorders>
              <w:top w:val="nil"/>
              <w:left w:val="single" w:sz="4" w:space="0" w:color="auto"/>
              <w:bottom w:val="single" w:sz="4" w:space="0" w:color="000000"/>
              <w:right w:val="single" w:sz="4" w:space="0" w:color="auto"/>
            </w:tcBorders>
            <w:vAlign w:val="center"/>
            <w:hideMark/>
          </w:tcPr>
          <w:p w14:paraId="6FDBC127" w14:textId="77777777" w:rsidR="003B1329" w:rsidRPr="003B1329" w:rsidRDefault="003B1329" w:rsidP="003B1329">
            <w:pPr>
              <w:spacing w:before="0"/>
              <w:rPr>
                <w:ins w:id="1423" w:author="Charlie Gu" w:date="2026-06-07T21:32:00Z" w16du:dateUtc="2026-06-07T13:32:00Z"/>
                <w:rFonts w:ascii="等线" w:eastAsia="等线" w:hAnsi="等线" w:cs="Calibri"/>
                <w:b/>
                <w:bCs/>
                <w:lang w:eastAsia="zh-CN"/>
              </w:rPr>
            </w:pPr>
          </w:p>
        </w:tc>
        <w:tc>
          <w:tcPr>
            <w:tcW w:w="587" w:type="dxa"/>
            <w:vMerge/>
            <w:tcBorders>
              <w:top w:val="nil"/>
              <w:left w:val="single" w:sz="4" w:space="0" w:color="auto"/>
              <w:bottom w:val="single" w:sz="4" w:space="0" w:color="auto"/>
              <w:right w:val="single" w:sz="4" w:space="0" w:color="auto"/>
            </w:tcBorders>
            <w:vAlign w:val="center"/>
            <w:hideMark/>
          </w:tcPr>
          <w:p w14:paraId="5C8DF9DD" w14:textId="77777777" w:rsidR="003B1329" w:rsidRPr="003B1329" w:rsidRDefault="003B1329" w:rsidP="003B1329">
            <w:pPr>
              <w:spacing w:before="0"/>
              <w:rPr>
                <w:ins w:id="1424" w:author="Charlie Gu" w:date="2026-06-07T21:32:00Z" w16du:dateUtc="2026-06-07T13:32:00Z"/>
                <w:rFonts w:ascii="Calibri" w:eastAsia="Times New Roman" w:hAnsi="Calibri" w:cs="Calibri"/>
                <w:color w:val="000000"/>
                <w:sz w:val="24"/>
                <w:szCs w:val="24"/>
                <w:lang w:eastAsia="zh-CN"/>
              </w:rPr>
            </w:pPr>
          </w:p>
        </w:tc>
        <w:tc>
          <w:tcPr>
            <w:tcW w:w="710" w:type="dxa"/>
            <w:tcBorders>
              <w:top w:val="nil"/>
              <w:left w:val="nil"/>
              <w:bottom w:val="single" w:sz="4" w:space="0" w:color="auto"/>
              <w:right w:val="single" w:sz="4" w:space="0" w:color="auto"/>
            </w:tcBorders>
            <w:vAlign w:val="center"/>
            <w:hideMark/>
          </w:tcPr>
          <w:p w14:paraId="4DB78780" w14:textId="77777777" w:rsidR="003B1329" w:rsidRPr="003B1329" w:rsidRDefault="003B1329" w:rsidP="003B1329">
            <w:pPr>
              <w:spacing w:before="0"/>
              <w:rPr>
                <w:ins w:id="1425" w:author="Charlie Gu" w:date="2026-06-07T21:32:00Z" w16du:dateUtc="2026-06-07T13:32:00Z"/>
                <w:rFonts w:ascii="Calibri" w:eastAsia="Times New Roman" w:hAnsi="Calibri" w:cs="Calibri"/>
                <w:color w:val="000000"/>
                <w:sz w:val="24"/>
                <w:szCs w:val="24"/>
                <w:lang w:eastAsia="zh-CN"/>
              </w:rPr>
            </w:pPr>
            <w:ins w:id="1426" w:author="Charlie Gu" w:date="2026-06-07T21:32:00Z" w16du:dateUtc="2026-06-07T13:32:00Z">
              <w:r w:rsidRPr="003B1329">
                <w:rPr>
                  <w:rFonts w:ascii="Calibri" w:eastAsia="Times New Roman" w:hAnsi="Calibri" w:cs="Calibri"/>
                  <w:color w:val="000000"/>
                  <w:sz w:val="24"/>
                  <w:szCs w:val="24"/>
                  <w:lang w:eastAsia="zh-CN"/>
                </w:rPr>
                <w:t>If a warning is still active, should I mention it once, repeat it every few minutes, or only repeat it if it gets worse?</w:t>
              </w:r>
            </w:ins>
          </w:p>
        </w:tc>
        <w:tc>
          <w:tcPr>
            <w:tcW w:w="710" w:type="dxa"/>
            <w:tcBorders>
              <w:top w:val="nil"/>
              <w:left w:val="nil"/>
              <w:bottom w:val="single" w:sz="4" w:space="0" w:color="auto"/>
              <w:right w:val="single" w:sz="4" w:space="0" w:color="auto"/>
            </w:tcBorders>
            <w:noWrap/>
            <w:vAlign w:val="center"/>
            <w:hideMark/>
          </w:tcPr>
          <w:p w14:paraId="14D608C7" w14:textId="77777777" w:rsidR="003B1329" w:rsidRPr="003B1329" w:rsidRDefault="003B1329" w:rsidP="003B1329">
            <w:pPr>
              <w:spacing w:before="0"/>
              <w:rPr>
                <w:ins w:id="1427" w:author="Charlie Gu" w:date="2026-06-07T21:32:00Z" w16du:dateUtc="2026-06-07T13:32:00Z"/>
                <w:rFonts w:ascii="Calibri" w:eastAsia="Times New Roman" w:hAnsi="Calibri" w:cs="Calibri"/>
                <w:sz w:val="24"/>
                <w:szCs w:val="24"/>
                <w:lang w:eastAsia="zh-CN"/>
              </w:rPr>
            </w:pPr>
            <w:ins w:id="1428" w:author="Charlie Gu" w:date="2026-06-07T21:32:00Z" w16du:dateUtc="2026-06-07T13:32:00Z">
              <w:r w:rsidRPr="003B1329">
                <w:rPr>
                  <w:rFonts w:ascii="Calibri" w:eastAsia="Times New Roman" w:hAnsi="Calibri" w:cs="Calibri"/>
                  <w:sz w:val="24"/>
                  <w:szCs w:val="24"/>
                  <w:lang w:eastAsia="zh-CN"/>
                </w:rPr>
                <w:t> </w:t>
              </w:r>
            </w:ins>
          </w:p>
        </w:tc>
        <w:tc>
          <w:tcPr>
            <w:tcW w:w="6196" w:type="dxa"/>
            <w:tcBorders>
              <w:top w:val="nil"/>
              <w:left w:val="nil"/>
              <w:bottom w:val="nil"/>
              <w:right w:val="nil"/>
            </w:tcBorders>
            <w:noWrap/>
            <w:vAlign w:val="center"/>
            <w:hideMark/>
          </w:tcPr>
          <w:p w14:paraId="721B7482" w14:textId="77777777" w:rsidR="003B1329" w:rsidRPr="003B1329" w:rsidRDefault="003B1329" w:rsidP="003B1329">
            <w:pPr>
              <w:spacing w:before="0"/>
              <w:rPr>
                <w:ins w:id="1429" w:author="Charlie Gu" w:date="2026-06-07T21:32:00Z" w16du:dateUtc="2026-06-07T13:32:00Z"/>
                <w:rFonts w:ascii="Calibri" w:eastAsia="Times New Roman" w:hAnsi="Calibri" w:cs="Calibri"/>
                <w:sz w:val="24"/>
                <w:szCs w:val="24"/>
                <w:lang w:eastAsia="zh-CN"/>
              </w:rPr>
            </w:pPr>
          </w:p>
        </w:tc>
      </w:tr>
      <w:tr w:rsidR="003B1329" w:rsidRPr="003B1329" w14:paraId="0012C4A6" w14:textId="77777777" w:rsidTr="003B1329">
        <w:trPr>
          <w:trHeight w:val="285"/>
          <w:ins w:id="1430" w:author="Charlie Gu" w:date="2026-06-07T21:32:00Z" w16du:dateUtc="2026-06-07T13:32:00Z"/>
        </w:trPr>
        <w:tc>
          <w:tcPr>
            <w:tcW w:w="427" w:type="dxa"/>
            <w:vMerge/>
            <w:tcBorders>
              <w:top w:val="nil"/>
              <w:left w:val="single" w:sz="4" w:space="0" w:color="auto"/>
              <w:bottom w:val="single" w:sz="4" w:space="0" w:color="000000"/>
              <w:right w:val="single" w:sz="4" w:space="0" w:color="auto"/>
            </w:tcBorders>
            <w:vAlign w:val="center"/>
            <w:hideMark/>
          </w:tcPr>
          <w:p w14:paraId="312467B6" w14:textId="77777777" w:rsidR="003B1329" w:rsidRPr="003B1329" w:rsidRDefault="003B1329" w:rsidP="003B1329">
            <w:pPr>
              <w:spacing w:before="0"/>
              <w:rPr>
                <w:ins w:id="1431" w:author="Charlie Gu" w:date="2026-06-07T21:32:00Z" w16du:dateUtc="2026-06-07T13:32:00Z"/>
                <w:rFonts w:ascii="等线" w:eastAsia="等线" w:hAnsi="等线" w:cs="Calibri"/>
                <w:b/>
                <w:bCs/>
                <w:lang w:eastAsia="zh-CN"/>
              </w:rPr>
            </w:pPr>
          </w:p>
        </w:tc>
        <w:tc>
          <w:tcPr>
            <w:tcW w:w="587" w:type="dxa"/>
            <w:vMerge/>
            <w:tcBorders>
              <w:top w:val="nil"/>
              <w:left w:val="single" w:sz="4" w:space="0" w:color="auto"/>
              <w:bottom w:val="single" w:sz="4" w:space="0" w:color="auto"/>
              <w:right w:val="single" w:sz="4" w:space="0" w:color="auto"/>
            </w:tcBorders>
            <w:vAlign w:val="center"/>
            <w:hideMark/>
          </w:tcPr>
          <w:p w14:paraId="5CAB7AB2" w14:textId="77777777" w:rsidR="003B1329" w:rsidRPr="003B1329" w:rsidRDefault="003B1329" w:rsidP="003B1329">
            <w:pPr>
              <w:spacing w:before="0"/>
              <w:rPr>
                <w:ins w:id="1432" w:author="Charlie Gu" w:date="2026-06-07T21:32:00Z" w16du:dateUtc="2026-06-07T13:32:00Z"/>
                <w:rFonts w:ascii="Calibri" w:eastAsia="Times New Roman" w:hAnsi="Calibri" w:cs="Calibri"/>
                <w:color w:val="000000"/>
                <w:sz w:val="24"/>
                <w:szCs w:val="24"/>
                <w:lang w:eastAsia="zh-CN"/>
              </w:rPr>
            </w:pPr>
          </w:p>
        </w:tc>
        <w:tc>
          <w:tcPr>
            <w:tcW w:w="710" w:type="dxa"/>
            <w:tcBorders>
              <w:top w:val="nil"/>
              <w:left w:val="nil"/>
              <w:bottom w:val="single" w:sz="4" w:space="0" w:color="auto"/>
              <w:right w:val="single" w:sz="4" w:space="0" w:color="auto"/>
            </w:tcBorders>
            <w:vAlign w:val="center"/>
            <w:hideMark/>
          </w:tcPr>
          <w:p w14:paraId="398EE6BD" w14:textId="77777777" w:rsidR="003B1329" w:rsidRPr="003B1329" w:rsidRDefault="003B1329" w:rsidP="003B1329">
            <w:pPr>
              <w:spacing w:before="0"/>
              <w:rPr>
                <w:ins w:id="1433" w:author="Charlie Gu" w:date="2026-06-07T21:32:00Z" w16du:dateUtc="2026-06-07T13:32:00Z"/>
                <w:rFonts w:ascii="Calibri" w:eastAsia="Times New Roman" w:hAnsi="Calibri" w:cs="Calibri"/>
                <w:color w:val="000000"/>
                <w:sz w:val="24"/>
                <w:szCs w:val="24"/>
                <w:lang w:eastAsia="zh-CN"/>
              </w:rPr>
            </w:pPr>
            <w:ins w:id="1434" w:author="Charlie Gu" w:date="2026-06-07T21:32:00Z" w16du:dateUtc="2026-06-07T13:32:00Z">
              <w:r w:rsidRPr="003B1329">
                <w:rPr>
                  <w:rFonts w:ascii="Calibri" w:eastAsia="Times New Roman" w:hAnsi="Calibri" w:cs="Calibri"/>
                  <w:color w:val="000000"/>
                  <w:sz w:val="24"/>
                  <w:szCs w:val="24"/>
                  <w:lang w:eastAsia="zh-CN"/>
                </w:rPr>
                <w:t>Safety-critical alerts like collision warnings and brake faults will always be spoken aloud regardless of your settings—got it?</w:t>
              </w:r>
            </w:ins>
          </w:p>
        </w:tc>
        <w:tc>
          <w:tcPr>
            <w:tcW w:w="710" w:type="dxa"/>
            <w:tcBorders>
              <w:top w:val="nil"/>
              <w:left w:val="nil"/>
              <w:bottom w:val="single" w:sz="4" w:space="0" w:color="auto"/>
              <w:right w:val="single" w:sz="4" w:space="0" w:color="auto"/>
            </w:tcBorders>
            <w:noWrap/>
            <w:vAlign w:val="center"/>
            <w:hideMark/>
          </w:tcPr>
          <w:p w14:paraId="3A36C5F7" w14:textId="77777777" w:rsidR="003B1329" w:rsidRPr="003B1329" w:rsidRDefault="003B1329" w:rsidP="003B1329">
            <w:pPr>
              <w:spacing w:before="0"/>
              <w:rPr>
                <w:ins w:id="1435" w:author="Charlie Gu" w:date="2026-06-07T21:32:00Z" w16du:dateUtc="2026-06-07T13:32:00Z"/>
                <w:rFonts w:ascii="Calibri" w:eastAsia="Times New Roman" w:hAnsi="Calibri" w:cs="Calibri"/>
                <w:sz w:val="24"/>
                <w:szCs w:val="24"/>
                <w:lang w:eastAsia="zh-CN"/>
              </w:rPr>
            </w:pPr>
            <w:ins w:id="1436" w:author="Charlie Gu" w:date="2026-06-07T21:32:00Z" w16du:dateUtc="2026-06-07T13:32:00Z">
              <w:r w:rsidRPr="003B1329">
                <w:rPr>
                  <w:rFonts w:ascii="Calibri" w:eastAsia="Times New Roman" w:hAnsi="Calibri" w:cs="Calibri"/>
                  <w:sz w:val="24"/>
                  <w:szCs w:val="24"/>
                  <w:lang w:eastAsia="zh-CN"/>
                </w:rPr>
                <w:t> </w:t>
              </w:r>
            </w:ins>
          </w:p>
        </w:tc>
        <w:tc>
          <w:tcPr>
            <w:tcW w:w="6196" w:type="dxa"/>
            <w:tcBorders>
              <w:top w:val="nil"/>
              <w:left w:val="nil"/>
              <w:bottom w:val="nil"/>
              <w:right w:val="nil"/>
            </w:tcBorders>
            <w:noWrap/>
            <w:vAlign w:val="center"/>
            <w:hideMark/>
          </w:tcPr>
          <w:p w14:paraId="62555E62" w14:textId="77777777" w:rsidR="003B1329" w:rsidRPr="003B1329" w:rsidRDefault="003B1329" w:rsidP="003B1329">
            <w:pPr>
              <w:spacing w:before="0"/>
              <w:rPr>
                <w:ins w:id="1437" w:author="Charlie Gu" w:date="2026-06-07T21:32:00Z" w16du:dateUtc="2026-06-07T13:32:00Z"/>
                <w:rFonts w:ascii="Calibri" w:eastAsia="Times New Roman" w:hAnsi="Calibri" w:cs="Calibri"/>
                <w:sz w:val="24"/>
                <w:szCs w:val="24"/>
                <w:lang w:eastAsia="zh-CN"/>
              </w:rPr>
            </w:pPr>
          </w:p>
        </w:tc>
      </w:tr>
      <w:tr w:rsidR="003B1329" w:rsidRPr="003B1329" w14:paraId="7CB6CB0A" w14:textId="77777777" w:rsidTr="003B1329">
        <w:trPr>
          <w:trHeight w:val="620"/>
          <w:ins w:id="1438" w:author="Charlie Gu" w:date="2026-06-07T21:32:00Z" w16du:dateUtc="2026-06-07T13:32:00Z"/>
        </w:trPr>
        <w:tc>
          <w:tcPr>
            <w:tcW w:w="427" w:type="dxa"/>
            <w:vMerge/>
            <w:tcBorders>
              <w:top w:val="nil"/>
              <w:left w:val="single" w:sz="4" w:space="0" w:color="auto"/>
              <w:bottom w:val="single" w:sz="4" w:space="0" w:color="000000"/>
              <w:right w:val="single" w:sz="4" w:space="0" w:color="auto"/>
            </w:tcBorders>
            <w:vAlign w:val="center"/>
            <w:hideMark/>
          </w:tcPr>
          <w:p w14:paraId="6B0ECF1F" w14:textId="77777777" w:rsidR="003B1329" w:rsidRPr="003B1329" w:rsidRDefault="003B1329" w:rsidP="003B1329">
            <w:pPr>
              <w:spacing w:before="0"/>
              <w:rPr>
                <w:ins w:id="1439" w:author="Charlie Gu" w:date="2026-06-07T21:32:00Z" w16du:dateUtc="2026-06-07T13:32:00Z"/>
                <w:rFonts w:ascii="等线" w:eastAsia="等线" w:hAnsi="等线" w:cs="Calibri"/>
                <w:b/>
                <w:bCs/>
                <w:lang w:eastAsia="zh-CN"/>
              </w:rPr>
            </w:pPr>
          </w:p>
        </w:tc>
        <w:tc>
          <w:tcPr>
            <w:tcW w:w="587" w:type="dxa"/>
            <w:vMerge/>
            <w:tcBorders>
              <w:top w:val="nil"/>
              <w:left w:val="single" w:sz="4" w:space="0" w:color="auto"/>
              <w:bottom w:val="single" w:sz="4" w:space="0" w:color="auto"/>
              <w:right w:val="single" w:sz="4" w:space="0" w:color="auto"/>
            </w:tcBorders>
            <w:vAlign w:val="center"/>
            <w:hideMark/>
          </w:tcPr>
          <w:p w14:paraId="322CC8A8" w14:textId="77777777" w:rsidR="003B1329" w:rsidRPr="003B1329" w:rsidRDefault="003B1329" w:rsidP="003B1329">
            <w:pPr>
              <w:spacing w:before="0"/>
              <w:rPr>
                <w:ins w:id="1440" w:author="Charlie Gu" w:date="2026-06-07T21:32:00Z" w16du:dateUtc="2026-06-07T13:32:00Z"/>
                <w:rFonts w:ascii="Calibri" w:eastAsia="Times New Roman" w:hAnsi="Calibri" w:cs="Calibri"/>
                <w:color w:val="000000"/>
                <w:sz w:val="24"/>
                <w:szCs w:val="24"/>
                <w:lang w:eastAsia="zh-CN"/>
              </w:rPr>
            </w:pPr>
          </w:p>
        </w:tc>
        <w:tc>
          <w:tcPr>
            <w:tcW w:w="710" w:type="dxa"/>
            <w:tcBorders>
              <w:top w:val="nil"/>
              <w:left w:val="nil"/>
              <w:bottom w:val="single" w:sz="4" w:space="0" w:color="auto"/>
              <w:right w:val="single" w:sz="4" w:space="0" w:color="auto"/>
            </w:tcBorders>
            <w:vAlign w:val="center"/>
            <w:hideMark/>
          </w:tcPr>
          <w:p w14:paraId="7B1AA7F9" w14:textId="77777777" w:rsidR="003B1329" w:rsidRPr="003B1329" w:rsidRDefault="003B1329" w:rsidP="003B1329">
            <w:pPr>
              <w:spacing w:before="0"/>
              <w:rPr>
                <w:ins w:id="1441" w:author="Charlie Gu" w:date="2026-06-07T21:32:00Z" w16du:dateUtc="2026-06-07T13:32:00Z"/>
                <w:rFonts w:ascii="Calibri" w:eastAsia="Times New Roman" w:hAnsi="Calibri" w:cs="Calibri"/>
                <w:color w:val="000000"/>
                <w:sz w:val="24"/>
                <w:szCs w:val="24"/>
                <w:lang w:eastAsia="zh-CN"/>
              </w:rPr>
            </w:pPr>
            <w:ins w:id="1442" w:author="Charlie Gu" w:date="2026-06-07T21:32:00Z" w16du:dateUtc="2026-06-07T13:32:00Z">
              <w:r w:rsidRPr="003B1329">
                <w:rPr>
                  <w:rFonts w:ascii="Calibri" w:eastAsia="Times New Roman" w:hAnsi="Calibri" w:cs="Calibri"/>
                  <w:color w:val="000000"/>
                  <w:sz w:val="24"/>
                  <w:szCs w:val="24"/>
                  <w:lang w:eastAsia="zh-CN"/>
                </w:rPr>
                <w:t>Are there any allergies or medical conditions I should be aware of?</w:t>
              </w:r>
            </w:ins>
          </w:p>
        </w:tc>
        <w:tc>
          <w:tcPr>
            <w:tcW w:w="710" w:type="dxa"/>
            <w:tcBorders>
              <w:top w:val="nil"/>
              <w:left w:val="nil"/>
              <w:bottom w:val="single" w:sz="4" w:space="0" w:color="auto"/>
              <w:right w:val="single" w:sz="4" w:space="0" w:color="auto"/>
            </w:tcBorders>
            <w:noWrap/>
            <w:vAlign w:val="center"/>
            <w:hideMark/>
          </w:tcPr>
          <w:p w14:paraId="48AAFE95" w14:textId="77777777" w:rsidR="003B1329" w:rsidRPr="003B1329" w:rsidRDefault="003B1329" w:rsidP="003B1329">
            <w:pPr>
              <w:spacing w:before="0"/>
              <w:rPr>
                <w:ins w:id="1443" w:author="Charlie Gu" w:date="2026-06-07T21:32:00Z" w16du:dateUtc="2026-06-07T13:32:00Z"/>
                <w:rFonts w:ascii="Calibri" w:eastAsia="Times New Roman" w:hAnsi="Calibri" w:cs="Calibri"/>
                <w:sz w:val="24"/>
                <w:szCs w:val="24"/>
                <w:lang w:eastAsia="zh-CN"/>
              </w:rPr>
            </w:pPr>
            <w:ins w:id="1444" w:author="Charlie Gu" w:date="2026-06-07T21:32:00Z" w16du:dateUtc="2026-06-07T13:32:00Z">
              <w:r w:rsidRPr="003B1329">
                <w:rPr>
                  <w:rFonts w:ascii="Calibri" w:eastAsia="Times New Roman" w:hAnsi="Calibri" w:cs="Calibri"/>
                  <w:sz w:val="24"/>
                  <w:szCs w:val="24"/>
                  <w:lang w:eastAsia="zh-CN"/>
                </w:rPr>
                <w:t> </w:t>
              </w:r>
            </w:ins>
          </w:p>
        </w:tc>
        <w:tc>
          <w:tcPr>
            <w:tcW w:w="6196" w:type="dxa"/>
            <w:tcBorders>
              <w:top w:val="nil"/>
              <w:left w:val="nil"/>
              <w:bottom w:val="nil"/>
              <w:right w:val="nil"/>
            </w:tcBorders>
            <w:noWrap/>
            <w:vAlign w:val="center"/>
            <w:hideMark/>
          </w:tcPr>
          <w:p w14:paraId="62F56F2C" w14:textId="77777777" w:rsidR="003B1329" w:rsidRPr="003B1329" w:rsidRDefault="003B1329" w:rsidP="003B1329">
            <w:pPr>
              <w:spacing w:before="0"/>
              <w:rPr>
                <w:ins w:id="1445" w:author="Charlie Gu" w:date="2026-06-07T21:32:00Z" w16du:dateUtc="2026-06-07T13:32:00Z"/>
                <w:rFonts w:ascii="Calibri" w:eastAsia="Times New Roman" w:hAnsi="Calibri" w:cs="Calibri"/>
                <w:sz w:val="24"/>
                <w:szCs w:val="24"/>
                <w:lang w:eastAsia="zh-CN"/>
              </w:rPr>
            </w:pPr>
          </w:p>
        </w:tc>
      </w:tr>
      <w:tr w:rsidR="003B1329" w:rsidRPr="003B1329" w14:paraId="2D91D50B" w14:textId="77777777" w:rsidTr="003B1329">
        <w:trPr>
          <w:trHeight w:val="620"/>
          <w:ins w:id="1446" w:author="Charlie Gu" w:date="2026-06-07T21:32:00Z" w16du:dateUtc="2026-06-07T13:32:00Z"/>
        </w:trPr>
        <w:tc>
          <w:tcPr>
            <w:tcW w:w="427" w:type="dxa"/>
            <w:vMerge/>
            <w:tcBorders>
              <w:top w:val="nil"/>
              <w:left w:val="single" w:sz="4" w:space="0" w:color="auto"/>
              <w:bottom w:val="single" w:sz="4" w:space="0" w:color="000000"/>
              <w:right w:val="single" w:sz="4" w:space="0" w:color="auto"/>
            </w:tcBorders>
            <w:vAlign w:val="center"/>
            <w:hideMark/>
          </w:tcPr>
          <w:p w14:paraId="0B983998" w14:textId="77777777" w:rsidR="003B1329" w:rsidRPr="003B1329" w:rsidRDefault="003B1329" w:rsidP="003B1329">
            <w:pPr>
              <w:spacing w:before="0"/>
              <w:rPr>
                <w:ins w:id="1447" w:author="Charlie Gu" w:date="2026-06-07T21:32:00Z" w16du:dateUtc="2026-06-07T13:32:00Z"/>
                <w:rFonts w:ascii="等线" w:eastAsia="等线" w:hAnsi="等线" w:cs="Calibri"/>
                <w:b/>
                <w:bCs/>
                <w:lang w:eastAsia="zh-CN"/>
              </w:rPr>
            </w:pPr>
          </w:p>
        </w:tc>
        <w:tc>
          <w:tcPr>
            <w:tcW w:w="587" w:type="dxa"/>
            <w:vMerge/>
            <w:tcBorders>
              <w:top w:val="nil"/>
              <w:left w:val="single" w:sz="4" w:space="0" w:color="auto"/>
              <w:bottom w:val="single" w:sz="4" w:space="0" w:color="auto"/>
              <w:right w:val="single" w:sz="4" w:space="0" w:color="auto"/>
            </w:tcBorders>
            <w:vAlign w:val="center"/>
            <w:hideMark/>
          </w:tcPr>
          <w:p w14:paraId="69E6328A" w14:textId="77777777" w:rsidR="003B1329" w:rsidRPr="003B1329" w:rsidRDefault="003B1329" w:rsidP="003B1329">
            <w:pPr>
              <w:spacing w:before="0"/>
              <w:rPr>
                <w:ins w:id="1448" w:author="Charlie Gu" w:date="2026-06-07T21:32:00Z" w16du:dateUtc="2026-06-07T13:32:00Z"/>
                <w:rFonts w:ascii="Calibri" w:eastAsia="Times New Roman" w:hAnsi="Calibri" w:cs="Calibri"/>
                <w:color w:val="000000"/>
                <w:sz w:val="24"/>
                <w:szCs w:val="24"/>
                <w:lang w:eastAsia="zh-CN"/>
              </w:rPr>
            </w:pPr>
          </w:p>
        </w:tc>
        <w:tc>
          <w:tcPr>
            <w:tcW w:w="710" w:type="dxa"/>
            <w:tcBorders>
              <w:top w:val="nil"/>
              <w:left w:val="nil"/>
              <w:bottom w:val="single" w:sz="4" w:space="0" w:color="auto"/>
              <w:right w:val="single" w:sz="4" w:space="0" w:color="auto"/>
            </w:tcBorders>
            <w:vAlign w:val="center"/>
            <w:hideMark/>
          </w:tcPr>
          <w:p w14:paraId="3F2DCC6C" w14:textId="77777777" w:rsidR="003B1329" w:rsidRPr="003B1329" w:rsidRDefault="003B1329" w:rsidP="003B1329">
            <w:pPr>
              <w:spacing w:before="0"/>
              <w:rPr>
                <w:ins w:id="1449" w:author="Charlie Gu" w:date="2026-06-07T21:32:00Z" w16du:dateUtc="2026-06-07T13:32:00Z"/>
                <w:rFonts w:ascii="Calibri" w:eastAsia="Times New Roman" w:hAnsi="Calibri" w:cs="Calibri"/>
                <w:color w:val="000000"/>
                <w:sz w:val="24"/>
                <w:szCs w:val="24"/>
                <w:lang w:eastAsia="zh-CN"/>
              </w:rPr>
            </w:pPr>
            <w:ins w:id="1450" w:author="Charlie Gu" w:date="2026-06-07T21:32:00Z" w16du:dateUtc="2026-06-07T13:32:00Z">
              <w:r w:rsidRPr="003B1329">
                <w:rPr>
                  <w:rFonts w:ascii="Calibri" w:eastAsia="Times New Roman" w:hAnsi="Calibri" w:cs="Calibri"/>
                  <w:color w:val="000000"/>
                  <w:sz w:val="24"/>
                  <w:szCs w:val="24"/>
                  <w:lang w:eastAsia="zh-CN"/>
                </w:rPr>
                <w:t>Where do you start and end your day, such as your home and work locations?</w:t>
              </w:r>
            </w:ins>
          </w:p>
        </w:tc>
        <w:tc>
          <w:tcPr>
            <w:tcW w:w="710" w:type="dxa"/>
            <w:tcBorders>
              <w:top w:val="nil"/>
              <w:left w:val="nil"/>
              <w:bottom w:val="single" w:sz="4" w:space="0" w:color="auto"/>
              <w:right w:val="single" w:sz="4" w:space="0" w:color="auto"/>
            </w:tcBorders>
            <w:noWrap/>
            <w:vAlign w:val="center"/>
            <w:hideMark/>
          </w:tcPr>
          <w:p w14:paraId="5B08217A" w14:textId="77777777" w:rsidR="003B1329" w:rsidRPr="003B1329" w:rsidRDefault="003B1329" w:rsidP="003B1329">
            <w:pPr>
              <w:spacing w:before="0"/>
              <w:rPr>
                <w:ins w:id="1451" w:author="Charlie Gu" w:date="2026-06-07T21:32:00Z" w16du:dateUtc="2026-06-07T13:32:00Z"/>
                <w:rFonts w:ascii="Calibri" w:eastAsia="Times New Roman" w:hAnsi="Calibri" w:cs="Calibri"/>
                <w:sz w:val="24"/>
                <w:szCs w:val="24"/>
                <w:lang w:eastAsia="zh-CN"/>
              </w:rPr>
            </w:pPr>
            <w:ins w:id="1452" w:author="Charlie Gu" w:date="2026-06-07T21:32:00Z" w16du:dateUtc="2026-06-07T13:32:00Z">
              <w:r w:rsidRPr="003B1329">
                <w:rPr>
                  <w:rFonts w:ascii="Calibri" w:eastAsia="Times New Roman" w:hAnsi="Calibri" w:cs="Calibri"/>
                  <w:sz w:val="24"/>
                  <w:szCs w:val="24"/>
                  <w:lang w:eastAsia="zh-CN"/>
                </w:rPr>
                <w:t> </w:t>
              </w:r>
            </w:ins>
          </w:p>
        </w:tc>
        <w:tc>
          <w:tcPr>
            <w:tcW w:w="6196" w:type="dxa"/>
            <w:tcBorders>
              <w:top w:val="nil"/>
              <w:left w:val="nil"/>
              <w:bottom w:val="nil"/>
              <w:right w:val="nil"/>
            </w:tcBorders>
            <w:noWrap/>
            <w:vAlign w:val="center"/>
            <w:hideMark/>
          </w:tcPr>
          <w:p w14:paraId="61F921C8" w14:textId="77777777" w:rsidR="003B1329" w:rsidRPr="003B1329" w:rsidRDefault="003B1329" w:rsidP="003B1329">
            <w:pPr>
              <w:spacing w:before="0"/>
              <w:rPr>
                <w:ins w:id="1453" w:author="Charlie Gu" w:date="2026-06-07T21:32:00Z" w16du:dateUtc="2026-06-07T13:32:00Z"/>
                <w:rFonts w:ascii="Calibri" w:eastAsia="Times New Roman" w:hAnsi="Calibri" w:cs="Calibri"/>
                <w:sz w:val="24"/>
                <w:szCs w:val="24"/>
                <w:lang w:eastAsia="zh-CN"/>
              </w:rPr>
            </w:pPr>
          </w:p>
        </w:tc>
      </w:tr>
      <w:tr w:rsidR="003B1329" w:rsidRPr="003B1329" w14:paraId="092EDADD" w14:textId="77777777" w:rsidTr="003B1329">
        <w:trPr>
          <w:trHeight w:val="930"/>
          <w:ins w:id="1454" w:author="Charlie Gu" w:date="2026-06-07T21:32:00Z" w16du:dateUtc="2026-06-07T13:32:00Z"/>
        </w:trPr>
        <w:tc>
          <w:tcPr>
            <w:tcW w:w="427" w:type="dxa"/>
            <w:vMerge/>
            <w:tcBorders>
              <w:top w:val="nil"/>
              <w:left w:val="single" w:sz="4" w:space="0" w:color="auto"/>
              <w:bottom w:val="single" w:sz="4" w:space="0" w:color="000000"/>
              <w:right w:val="single" w:sz="4" w:space="0" w:color="auto"/>
            </w:tcBorders>
            <w:vAlign w:val="center"/>
            <w:hideMark/>
          </w:tcPr>
          <w:p w14:paraId="4EA6C33D" w14:textId="77777777" w:rsidR="003B1329" w:rsidRPr="003B1329" w:rsidRDefault="003B1329" w:rsidP="003B1329">
            <w:pPr>
              <w:spacing w:before="0"/>
              <w:rPr>
                <w:ins w:id="1455" w:author="Charlie Gu" w:date="2026-06-07T21:32:00Z" w16du:dateUtc="2026-06-07T13:32:00Z"/>
                <w:rFonts w:ascii="等线" w:eastAsia="等线" w:hAnsi="等线" w:cs="Calibri"/>
                <w:b/>
                <w:bCs/>
                <w:lang w:eastAsia="zh-CN"/>
              </w:rPr>
            </w:pPr>
          </w:p>
        </w:tc>
        <w:tc>
          <w:tcPr>
            <w:tcW w:w="587" w:type="dxa"/>
            <w:vMerge/>
            <w:tcBorders>
              <w:top w:val="nil"/>
              <w:left w:val="single" w:sz="4" w:space="0" w:color="auto"/>
              <w:bottom w:val="single" w:sz="4" w:space="0" w:color="auto"/>
              <w:right w:val="single" w:sz="4" w:space="0" w:color="auto"/>
            </w:tcBorders>
            <w:vAlign w:val="center"/>
            <w:hideMark/>
          </w:tcPr>
          <w:p w14:paraId="6E9CD67F" w14:textId="77777777" w:rsidR="003B1329" w:rsidRPr="003B1329" w:rsidRDefault="003B1329" w:rsidP="003B1329">
            <w:pPr>
              <w:spacing w:before="0"/>
              <w:rPr>
                <w:ins w:id="1456" w:author="Charlie Gu" w:date="2026-06-07T21:32:00Z" w16du:dateUtc="2026-06-07T13:32:00Z"/>
                <w:rFonts w:ascii="Calibri" w:eastAsia="Times New Roman" w:hAnsi="Calibri" w:cs="Calibri"/>
                <w:color w:val="000000"/>
                <w:sz w:val="24"/>
                <w:szCs w:val="24"/>
                <w:lang w:eastAsia="zh-CN"/>
              </w:rPr>
            </w:pPr>
          </w:p>
        </w:tc>
        <w:tc>
          <w:tcPr>
            <w:tcW w:w="710" w:type="dxa"/>
            <w:tcBorders>
              <w:top w:val="nil"/>
              <w:left w:val="nil"/>
              <w:bottom w:val="single" w:sz="4" w:space="0" w:color="auto"/>
              <w:right w:val="single" w:sz="4" w:space="0" w:color="auto"/>
            </w:tcBorders>
            <w:vAlign w:val="center"/>
            <w:hideMark/>
          </w:tcPr>
          <w:p w14:paraId="11DDB017" w14:textId="77777777" w:rsidR="003B1329" w:rsidRPr="003B1329" w:rsidRDefault="003B1329" w:rsidP="003B1329">
            <w:pPr>
              <w:spacing w:before="0"/>
              <w:rPr>
                <w:ins w:id="1457" w:author="Charlie Gu" w:date="2026-06-07T21:32:00Z" w16du:dateUtc="2026-06-07T13:32:00Z"/>
                <w:rFonts w:ascii="Calibri" w:eastAsia="Times New Roman" w:hAnsi="Calibri" w:cs="Calibri"/>
                <w:color w:val="000000"/>
                <w:sz w:val="24"/>
                <w:szCs w:val="24"/>
                <w:lang w:eastAsia="zh-CN"/>
              </w:rPr>
            </w:pPr>
            <w:ins w:id="1458" w:author="Charlie Gu" w:date="2026-06-07T21:32:00Z" w16du:dateUtc="2026-06-07T13:32:00Z">
              <w:r w:rsidRPr="003B1329">
                <w:rPr>
                  <w:rFonts w:ascii="Calibri" w:eastAsia="Times New Roman" w:hAnsi="Calibri" w:cs="Calibri"/>
                  <w:color w:val="000000"/>
                  <w:sz w:val="24"/>
                  <w:szCs w:val="24"/>
                  <w:lang w:eastAsia="zh-CN"/>
                </w:rPr>
                <w:t>How often should I proactively make suggestions—often, sometimes, or only when you ask?</w:t>
              </w:r>
            </w:ins>
          </w:p>
        </w:tc>
        <w:tc>
          <w:tcPr>
            <w:tcW w:w="710" w:type="dxa"/>
            <w:tcBorders>
              <w:top w:val="nil"/>
              <w:left w:val="nil"/>
              <w:bottom w:val="single" w:sz="4" w:space="0" w:color="auto"/>
              <w:right w:val="single" w:sz="4" w:space="0" w:color="auto"/>
            </w:tcBorders>
            <w:noWrap/>
            <w:vAlign w:val="center"/>
            <w:hideMark/>
          </w:tcPr>
          <w:p w14:paraId="00B90FD7" w14:textId="77777777" w:rsidR="003B1329" w:rsidRPr="003B1329" w:rsidRDefault="003B1329" w:rsidP="003B1329">
            <w:pPr>
              <w:spacing w:before="0"/>
              <w:rPr>
                <w:ins w:id="1459" w:author="Charlie Gu" w:date="2026-06-07T21:32:00Z" w16du:dateUtc="2026-06-07T13:32:00Z"/>
                <w:rFonts w:ascii="Calibri" w:eastAsia="Times New Roman" w:hAnsi="Calibri" w:cs="Calibri"/>
                <w:sz w:val="24"/>
                <w:szCs w:val="24"/>
                <w:lang w:eastAsia="zh-CN"/>
              </w:rPr>
            </w:pPr>
            <w:ins w:id="1460" w:author="Charlie Gu" w:date="2026-06-07T21:32:00Z" w16du:dateUtc="2026-06-07T13:32:00Z">
              <w:r w:rsidRPr="003B1329">
                <w:rPr>
                  <w:rFonts w:ascii="Calibri" w:eastAsia="Times New Roman" w:hAnsi="Calibri" w:cs="Calibri"/>
                  <w:sz w:val="24"/>
                  <w:szCs w:val="24"/>
                  <w:lang w:eastAsia="zh-CN"/>
                </w:rPr>
                <w:t> </w:t>
              </w:r>
            </w:ins>
          </w:p>
        </w:tc>
        <w:tc>
          <w:tcPr>
            <w:tcW w:w="6196" w:type="dxa"/>
            <w:tcBorders>
              <w:top w:val="nil"/>
              <w:left w:val="nil"/>
              <w:bottom w:val="nil"/>
              <w:right w:val="nil"/>
            </w:tcBorders>
            <w:noWrap/>
            <w:vAlign w:val="center"/>
            <w:hideMark/>
          </w:tcPr>
          <w:p w14:paraId="56A16865" w14:textId="77777777" w:rsidR="003B1329" w:rsidRPr="003B1329" w:rsidRDefault="003B1329" w:rsidP="003B1329">
            <w:pPr>
              <w:spacing w:before="0"/>
              <w:rPr>
                <w:ins w:id="1461" w:author="Charlie Gu" w:date="2026-06-07T21:32:00Z" w16du:dateUtc="2026-06-07T13:32:00Z"/>
                <w:rFonts w:ascii="Calibri" w:eastAsia="Times New Roman" w:hAnsi="Calibri" w:cs="Calibri"/>
                <w:sz w:val="24"/>
                <w:szCs w:val="24"/>
                <w:lang w:eastAsia="zh-CN"/>
              </w:rPr>
            </w:pPr>
          </w:p>
        </w:tc>
      </w:tr>
      <w:tr w:rsidR="003B1329" w:rsidRPr="003B1329" w14:paraId="1700643E" w14:textId="77777777" w:rsidTr="003B1329">
        <w:trPr>
          <w:trHeight w:val="285"/>
          <w:ins w:id="1462" w:author="Charlie Gu" w:date="2026-06-07T21:32:00Z" w16du:dateUtc="2026-06-07T13:32:00Z"/>
        </w:trPr>
        <w:tc>
          <w:tcPr>
            <w:tcW w:w="427" w:type="dxa"/>
            <w:vMerge/>
            <w:tcBorders>
              <w:top w:val="nil"/>
              <w:left w:val="single" w:sz="4" w:space="0" w:color="auto"/>
              <w:bottom w:val="single" w:sz="4" w:space="0" w:color="000000"/>
              <w:right w:val="single" w:sz="4" w:space="0" w:color="auto"/>
            </w:tcBorders>
            <w:vAlign w:val="center"/>
            <w:hideMark/>
          </w:tcPr>
          <w:p w14:paraId="658F0C00" w14:textId="77777777" w:rsidR="003B1329" w:rsidRPr="003B1329" w:rsidRDefault="003B1329" w:rsidP="003B1329">
            <w:pPr>
              <w:spacing w:before="0"/>
              <w:rPr>
                <w:ins w:id="1463" w:author="Charlie Gu" w:date="2026-06-07T21:32:00Z" w16du:dateUtc="2026-06-07T13:32:00Z"/>
                <w:rFonts w:ascii="等线" w:eastAsia="等线" w:hAnsi="等线" w:cs="Calibri"/>
                <w:b/>
                <w:bCs/>
                <w:lang w:eastAsia="zh-CN"/>
              </w:rPr>
            </w:pPr>
          </w:p>
        </w:tc>
        <w:tc>
          <w:tcPr>
            <w:tcW w:w="587" w:type="dxa"/>
            <w:vMerge/>
            <w:tcBorders>
              <w:top w:val="nil"/>
              <w:left w:val="single" w:sz="4" w:space="0" w:color="auto"/>
              <w:bottom w:val="single" w:sz="4" w:space="0" w:color="auto"/>
              <w:right w:val="single" w:sz="4" w:space="0" w:color="auto"/>
            </w:tcBorders>
            <w:vAlign w:val="center"/>
            <w:hideMark/>
          </w:tcPr>
          <w:p w14:paraId="3BCC5349" w14:textId="77777777" w:rsidR="003B1329" w:rsidRPr="003B1329" w:rsidRDefault="003B1329" w:rsidP="003B1329">
            <w:pPr>
              <w:spacing w:before="0"/>
              <w:rPr>
                <w:ins w:id="1464" w:author="Charlie Gu" w:date="2026-06-07T21:32:00Z" w16du:dateUtc="2026-06-07T13:32:00Z"/>
                <w:rFonts w:ascii="Calibri" w:eastAsia="Times New Roman" w:hAnsi="Calibri" w:cs="Calibri"/>
                <w:color w:val="000000"/>
                <w:sz w:val="24"/>
                <w:szCs w:val="24"/>
                <w:lang w:eastAsia="zh-CN"/>
              </w:rPr>
            </w:pPr>
          </w:p>
        </w:tc>
        <w:tc>
          <w:tcPr>
            <w:tcW w:w="710" w:type="dxa"/>
            <w:tcBorders>
              <w:top w:val="nil"/>
              <w:left w:val="nil"/>
              <w:bottom w:val="single" w:sz="4" w:space="0" w:color="auto"/>
              <w:right w:val="single" w:sz="4" w:space="0" w:color="auto"/>
            </w:tcBorders>
            <w:vAlign w:val="center"/>
            <w:hideMark/>
          </w:tcPr>
          <w:p w14:paraId="28A3F7F4" w14:textId="77777777" w:rsidR="003B1329" w:rsidRPr="003B1329" w:rsidRDefault="003B1329" w:rsidP="003B1329">
            <w:pPr>
              <w:spacing w:before="0"/>
              <w:rPr>
                <w:ins w:id="1465" w:author="Charlie Gu" w:date="2026-06-07T21:32:00Z" w16du:dateUtc="2026-06-07T13:32:00Z"/>
                <w:rFonts w:ascii="Calibri" w:eastAsia="Times New Roman" w:hAnsi="Calibri" w:cs="Calibri"/>
                <w:color w:val="000000"/>
                <w:sz w:val="24"/>
                <w:szCs w:val="24"/>
                <w:lang w:eastAsia="zh-CN"/>
              </w:rPr>
            </w:pPr>
            <w:ins w:id="1466" w:author="Charlie Gu" w:date="2026-06-07T21:32:00Z" w16du:dateUtc="2026-06-07T13:32:00Z">
              <w:r w:rsidRPr="003B1329">
                <w:rPr>
                  <w:rFonts w:ascii="Calibri" w:eastAsia="Times New Roman" w:hAnsi="Calibri" w:cs="Calibri"/>
                  <w:color w:val="000000"/>
                  <w:sz w:val="24"/>
                  <w:szCs w:val="24"/>
                  <w:lang w:eastAsia="zh-CN"/>
                </w:rPr>
                <w:t xml:space="preserve">Got it, I’ll remember details from our chats to be more helpful, and you can ask me to forget anything or review your settings anytime. </w:t>
              </w:r>
            </w:ins>
          </w:p>
        </w:tc>
        <w:tc>
          <w:tcPr>
            <w:tcW w:w="710" w:type="dxa"/>
            <w:tcBorders>
              <w:top w:val="nil"/>
              <w:left w:val="nil"/>
              <w:bottom w:val="single" w:sz="4" w:space="0" w:color="auto"/>
              <w:right w:val="single" w:sz="4" w:space="0" w:color="auto"/>
            </w:tcBorders>
            <w:noWrap/>
            <w:vAlign w:val="center"/>
            <w:hideMark/>
          </w:tcPr>
          <w:p w14:paraId="356C1CB7" w14:textId="77777777" w:rsidR="003B1329" w:rsidRPr="003B1329" w:rsidRDefault="003B1329" w:rsidP="003B1329">
            <w:pPr>
              <w:spacing w:before="0"/>
              <w:rPr>
                <w:ins w:id="1467" w:author="Charlie Gu" w:date="2026-06-07T21:32:00Z" w16du:dateUtc="2026-06-07T13:32:00Z"/>
                <w:rFonts w:ascii="Calibri" w:eastAsia="Times New Roman" w:hAnsi="Calibri" w:cs="Calibri"/>
                <w:sz w:val="24"/>
                <w:szCs w:val="24"/>
                <w:lang w:eastAsia="zh-CN"/>
              </w:rPr>
            </w:pPr>
            <w:ins w:id="1468" w:author="Charlie Gu" w:date="2026-06-07T21:32:00Z" w16du:dateUtc="2026-06-07T13:32:00Z">
              <w:r w:rsidRPr="003B1329">
                <w:rPr>
                  <w:rFonts w:ascii="Calibri" w:eastAsia="Times New Roman" w:hAnsi="Calibri" w:cs="Calibri"/>
                  <w:sz w:val="24"/>
                  <w:szCs w:val="24"/>
                  <w:lang w:eastAsia="zh-CN"/>
                </w:rPr>
                <w:t> </w:t>
              </w:r>
            </w:ins>
          </w:p>
        </w:tc>
        <w:tc>
          <w:tcPr>
            <w:tcW w:w="6196" w:type="dxa"/>
            <w:tcBorders>
              <w:top w:val="nil"/>
              <w:left w:val="nil"/>
              <w:bottom w:val="nil"/>
              <w:right w:val="nil"/>
            </w:tcBorders>
            <w:noWrap/>
            <w:vAlign w:val="center"/>
            <w:hideMark/>
          </w:tcPr>
          <w:p w14:paraId="0F96607D" w14:textId="77777777" w:rsidR="003B1329" w:rsidRPr="003B1329" w:rsidRDefault="003B1329" w:rsidP="003B1329">
            <w:pPr>
              <w:spacing w:before="0"/>
              <w:rPr>
                <w:ins w:id="1469" w:author="Charlie Gu" w:date="2026-06-07T21:32:00Z" w16du:dateUtc="2026-06-07T13:32:00Z"/>
                <w:rFonts w:ascii="Calibri" w:eastAsia="Times New Roman" w:hAnsi="Calibri" w:cs="Calibri"/>
                <w:sz w:val="24"/>
                <w:szCs w:val="24"/>
                <w:lang w:eastAsia="zh-CN"/>
              </w:rPr>
            </w:pPr>
          </w:p>
        </w:tc>
      </w:tr>
      <w:tr w:rsidR="003B1329" w:rsidRPr="003B1329" w14:paraId="10FC1883" w14:textId="77777777" w:rsidTr="003B1329">
        <w:trPr>
          <w:trHeight w:val="285"/>
          <w:ins w:id="1470" w:author="Charlie Gu" w:date="2026-06-07T21:32:00Z" w16du:dateUtc="2026-06-07T13:32:00Z"/>
        </w:trPr>
        <w:tc>
          <w:tcPr>
            <w:tcW w:w="427" w:type="dxa"/>
            <w:vMerge/>
            <w:tcBorders>
              <w:top w:val="nil"/>
              <w:left w:val="single" w:sz="4" w:space="0" w:color="auto"/>
              <w:bottom w:val="single" w:sz="4" w:space="0" w:color="000000"/>
              <w:right w:val="single" w:sz="4" w:space="0" w:color="auto"/>
            </w:tcBorders>
            <w:vAlign w:val="center"/>
            <w:hideMark/>
          </w:tcPr>
          <w:p w14:paraId="05126748" w14:textId="77777777" w:rsidR="003B1329" w:rsidRPr="003B1329" w:rsidRDefault="003B1329" w:rsidP="003B1329">
            <w:pPr>
              <w:spacing w:before="0"/>
              <w:rPr>
                <w:ins w:id="1471" w:author="Charlie Gu" w:date="2026-06-07T21:32:00Z" w16du:dateUtc="2026-06-07T13:32:00Z"/>
                <w:rFonts w:ascii="等线" w:eastAsia="等线" w:hAnsi="等线" w:cs="Calibri"/>
                <w:b/>
                <w:bCs/>
                <w:lang w:eastAsia="zh-CN"/>
              </w:rPr>
            </w:pPr>
          </w:p>
        </w:tc>
        <w:tc>
          <w:tcPr>
            <w:tcW w:w="587" w:type="dxa"/>
            <w:vMerge w:val="restart"/>
            <w:tcBorders>
              <w:top w:val="nil"/>
              <w:left w:val="single" w:sz="4" w:space="0" w:color="auto"/>
              <w:bottom w:val="single" w:sz="4" w:space="0" w:color="auto"/>
              <w:right w:val="single" w:sz="4" w:space="0" w:color="auto"/>
            </w:tcBorders>
            <w:vAlign w:val="center"/>
            <w:hideMark/>
          </w:tcPr>
          <w:p w14:paraId="2E10F6F2" w14:textId="77777777" w:rsidR="003B1329" w:rsidRPr="003B1329" w:rsidRDefault="003B1329" w:rsidP="003B1329">
            <w:pPr>
              <w:spacing w:before="0"/>
              <w:jc w:val="center"/>
              <w:rPr>
                <w:ins w:id="1472" w:author="Charlie Gu" w:date="2026-06-07T21:32:00Z" w16du:dateUtc="2026-06-07T13:32:00Z"/>
                <w:rFonts w:ascii="Calibri" w:eastAsia="Times New Roman" w:hAnsi="Calibri" w:cs="Calibri"/>
                <w:color w:val="000000"/>
                <w:sz w:val="24"/>
                <w:szCs w:val="24"/>
                <w:lang w:eastAsia="zh-CN"/>
              </w:rPr>
            </w:pPr>
            <w:ins w:id="1473" w:author="Charlie Gu" w:date="2026-06-07T21:32:00Z" w16du:dateUtc="2026-06-07T13:32:00Z">
              <w:r w:rsidRPr="003B1329">
                <w:rPr>
                  <w:rFonts w:ascii="Calibri" w:eastAsia="Times New Roman" w:hAnsi="Calibri" w:cs="Calibri"/>
                  <w:color w:val="000000"/>
                  <w:sz w:val="24"/>
                  <w:szCs w:val="24"/>
                  <w:lang w:eastAsia="zh-CN"/>
                </w:rPr>
                <w:t>Multi-User Memory and Context Design</w:t>
              </w:r>
            </w:ins>
          </w:p>
        </w:tc>
        <w:tc>
          <w:tcPr>
            <w:tcW w:w="710" w:type="dxa"/>
            <w:tcBorders>
              <w:top w:val="nil"/>
              <w:left w:val="nil"/>
              <w:bottom w:val="single" w:sz="4" w:space="0" w:color="auto"/>
              <w:right w:val="single" w:sz="4" w:space="0" w:color="auto"/>
            </w:tcBorders>
            <w:vAlign w:val="center"/>
            <w:hideMark/>
          </w:tcPr>
          <w:p w14:paraId="5BDE67D2" w14:textId="77777777" w:rsidR="003B1329" w:rsidRPr="003B1329" w:rsidRDefault="003B1329" w:rsidP="003B1329">
            <w:pPr>
              <w:spacing w:before="0"/>
              <w:rPr>
                <w:ins w:id="1474" w:author="Charlie Gu" w:date="2026-06-07T21:32:00Z" w16du:dateUtc="2026-06-07T13:32:00Z"/>
                <w:rFonts w:ascii="Calibri" w:eastAsia="Times New Roman" w:hAnsi="Calibri" w:cs="Calibri"/>
                <w:b/>
                <w:bCs/>
                <w:color w:val="000000"/>
                <w:sz w:val="24"/>
                <w:szCs w:val="24"/>
                <w:lang w:eastAsia="zh-CN"/>
              </w:rPr>
            </w:pPr>
            <w:ins w:id="1475" w:author="Charlie Gu" w:date="2026-06-07T21:32:00Z" w16du:dateUtc="2026-06-07T13:32:00Z">
              <w:r w:rsidRPr="003B1329">
                <w:rPr>
                  <w:rFonts w:ascii="Calibri" w:eastAsia="Times New Roman" w:hAnsi="Calibri" w:cs="Calibri"/>
                  <w:b/>
                  <w:bCs/>
                  <w:color w:val="000000"/>
                  <w:sz w:val="24"/>
                  <w:szCs w:val="24"/>
                  <w:lang w:eastAsia="zh-CN"/>
                </w:rPr>
                <w:t xml:space="preserve">Passenger and Rear-Seat Passenger Context Separation </w:t>
              </w:r>
              <w:r w:rsidRPr="003B1329">
                <w:rPr>
                  <w:rFonts w:ascii="Calibri" w:eastAsia="Times New Roman" w:hAnsi="Calibri" w:cs="Calibri"/>
                  <w:b/>
                  <w:bCs/>
                  <w:color w:val="000000"/>
                  <w:sz w:val="24"/>
                  <w:szCs w:val="24"/>
                  <w:lang w:eastAsia="zh-CN"/>
                </w:rPr>
                <w:br/>
              </w:r>
              <w:r w:rsidRPr="003B1329">
                <w:rPr>
                  <w:rFonts w:ascii="Calibri" w:eastAsia="Times New Roman" w:hAnsi="Calibri" w:cs="Calibri"/>
                  <w:color w:val="000000"/>
                  <w:sz w:val="24"/>
                  <w:szCs w:val="24"/>
                  <w:lang w:eastAsia="zh-CN"/>
                </w:rPr>
                <w:t xml:space="preserve">1. Passenger requests (e.g., media or climate control) must only </w:t>
              </w:r>
              <w:r w:rsidRPr="003B1329">
                <w:rPr>
                  <w:rFonts w:ascii="Calibri" w:eastAsia="Times New Roman" w:hAnsi="Calibri" w:cs="Calibri"/>
                  <w:color w:val="000000"/>
                  <w:sz w:val="24"/>
                  <w:szCs w:val="24"/>
                  <w:lang w:eastAsia="zh-CN"/>
                </w:rPr>
                <w:lastRenderedPageBreak/>
                <w:t>affect their own seat zone—front passenger controls passenger display/climate, and rear passengers control only their Rear Seat Entertainment (RSE) screens and rear climate settings.</w:t>
              </w:r>
              <w:r w:rsidRPr="003B1329">
                <w:rPr>
                  <w:rFonts w:ascii="Calibri" w:eastAsia="Times New Roman" w:hAnsi="Calibri" w:cs="Calibri"/>
                  <w:color w:val="000000"/>
                  <w:sz w:val="24"/>
                  <w:szCs w:val="24"/>
                  <w:lang w:eastAsia="zh-CN"/>
                </w:rPr>
                <w:br/>
                <w:t xml:space="preserve"> 2. All interactions, memory, media, and UI state must be strictly isolated per seat or device using identifiers like seat position, mic ID, or user profile, unless explicitly shared</w:t>
              </w:r>
            </w:ins>
          </w:p>
        </w:tc>
        <w:tc>
          <w:tcPr>
            <w:tcW w:w="710" w:type="dxa"/>
            <w:tcBorders>
              <w:top w:val="nil"/>
              <w:left w:val="nil"/>
              <w:bottom w:val="single" w:sz="4" w:space="0" w:color="auto"/>
              <w:right w:val="single" w:sz="4" w:space="0" w:color="auto"/>
            </w:tcBorders>
            <w:noWrap/>
            <w:vAlign w:val="center"/>
            <w:hideMark/>
          </w:tcPr>
          <w:p w14:paraId="7E41CF2F" w14:textId="77777777" w:rsidR="003B1329" w:rsidRPr="003B1329" w:rsidRDefault="003B1329" w:rsidP="003B1329">
            <w:pPr>
              <w:spacing w:before="0"/>
              <w:rPr>
                <w:ins w:id="1476" w:author="Charlie Gu" w:date="2026-06-07T21:32:00Z" w16du:dateUtc="2026-06-07T13:32:00Z"/>
                <w:rFonts w:ascii="Calibri" w:eastAsia="Times New Roman" w:hAnsi="Calibri" w:cs="Calibri"/>
                <w:sz w:val="24"/>
                <w:szCs w:val="24"/>
                <w:lang w:eastAsia="zh-CN"/>
              </w:rPr>
            </w:pPr>
            <w:ins w:id="1477" w:author="Charlie Gu" w:date="2026-06-07T21:32:00Z" w16du:dateUtc="2026-06-07T13:32:00Z">
              <w:r w:rsidRPr="003B1329">
                <w:rPr>
                  <w:rFonts w:ascii="Calibri" w:eastAsia="Times New Roman" w:hAnsi="Calibri" w:cs="Calibri"/>
                  <w:sz w:val="24"/>
                  <w:szCs w:val="24"/>
                  <w:lang w:eastAsia="zh-CN"/>
                </w:rPr>
                <w:lastRenderedPageBreak/>
                <w:t> </w:t>
              </w:r>
            </w:ins>
          </w:p>
        </w:tc>
        <w:tc>
          <w:tcPr>
            <w:tcW w:w="6196" w:type="dxa"/>
            <w:tcBorders>
              <w:top w:val="nil"/>
              <w:left w:val="nil"/>
              <w:bottom w:val="nil"/>
              <w:right w:val="nil"/>
            </w:tcBorders>
            <w:noWrap/>
            <w:vAlign w:val="center"/>
            <w:hideMark/>
          </w:tcPr>
          <w:p w14:paraId="3DB62D7E" w14:textId="77777777" w:rsidR="003B1329" w:rsidRPr="003B1329" w:rsidRDefault="003B1329" w:rsidP="003B1329">
            <w:pPr>
              <w:spacing w:before="0"/>
              <w:rPr>
                <w:ins w:id="1478" w:author="Charlie Gu" w:date="2026-06-07T21:32:00Z" w16du:dateUtc="2026-06-07T13:32:00Z"/>
                <w:rFonts w:ascii="Calibri" w:eastAsia="Times New Roman" w:hAnsi="Calibri" w:cs="Calibri"/>
                <w:sz w:val="24"/>
                <w:szCs w:val="24"/>
                <w:lang w:eastAsia="zh-CN"/>
              </w:rPr>
            </w:pPr>
          </w:p>
        </w:tc>
      </w:tr>
      <w:tr w:rsidR="003B1329" w:rsidRPr="003B1329" w14:paraId="76F8A39B" w14:textId="77777777" w:rsidTr="003B1329">
        <w:trPr>
          <w:trHeight w:val="285"/>
          <w:ins w:id="1479" w:author="Charlie Gu" w:date="2026-06-07T21:32:00Z" w16du:dateUtc="2026-06-07T13:32:00Z"/>
        </w:trPr>
        <w:tc>
          <w:tcPr>
            <w:tcW w:w="427" w:type="dxa"/>
            <w:vMerge/>
            <w:tcBorders>
              <w:top w:val="nil"/>
              <w:left w:val="single" w:sz="4" w:space="0" w:color="auto"/>
              <w:bottom w:val="single" w:sz="4" w:space="0" w:color="000000"/>
              <w:right w:val="single" w:sz="4" w:space="0" w:color="auto"/>
            </w:tcBorders>
            <w:vAlign w:val="center"/>
            <w:hideMark/>
          </w:tcPr>
          <w:p w14:paraId="324515FC" w14:textId="77777777" w:rsidR="003B1329" w:rsidRPr="003B1329" w:rsidRDefault="003B1329" w:rsidP="003B1329">
            <w:pPr>
              <w:spacing w:before="0"/>
              <w:rPr>
                <w:ins w:id="1480" w:author="Charlie Gu" w:date="2026-06-07T21:32:00Z" w16du:dateUtc="2026-06-07T13:32:00Z"/>
                <w:rFonts w:ascii="等线" w:eastAsia="等线" w:hAnsi="等线" w:cs="Calibri"/>
                <w:b/>
                <w:bCs/>
                <w:lang w:eastAsia="zh-CN"/>
              </w:rPr>
            </w:pPr>
          </w:p>
        </w:tc>
        <w:tc>
          <w:tcPr>
            <w:tcW w:w="587" w:type="dxa"/>
            <w:vMerge/>
            <w:tcBorders>
              <w:top w:val="nil"/>
              <w:left w:val="single" w:sz="4" w:space="0" w:color="auto"/>
              <w:bottom w:val="single" w:sz="4" w:space="0" w:color="auto"/>
              <w:right w:val="single" w:sz="4" w:space="0" w:color="auto"/>
            </w:tcBorders>
            <w:vAlign w:val="center"/>
            <w:hideMark/>
          </w:tcPr>
          <w:p w14:paraId="1F692776" w14:textId="77777777" w:rsidR="003B1329" w:rsidRPr="003B1329" w:rsidRDefault="003B1329" w:rsidP="003B1329">
            <w:pPr>
              <w:spacing w:before="0"/>
              <w:rPr>
                <w:ins w:id="1481" w:author="Charlie Gu" w:date="2026-06-07T21:32:00Z" w16du:dateUtc="2026-06-07T13:32:00Z"/>
                <w:rFonts w:ascii="Calibri" w:eastAsia="Times New Roman" w:hAnsi="Calibri" w:cs="Calibri"/>
                <w:color w:val="000000"/>
                <w:sz w:val="24"/>
                <w:szCs w:val="24"/>
                <w:lang w:eastAsia="zh-CN"/>
              </w:rPr>
            </w:pPr>
          </w:p>
        </w:tc>
        <w:tc>
          <w:tcPr>
            <w:tcW w:w="710" w:type="dxa"/>
            <w:tcBorders>
              <w:top w:val="nil"/>
              <w:left w:val="nil"/>
              <w:bottom w:val="single" w:sz="4" w:space="0" w:color="auto"/>
              <w:right w:val="single" w:sz="4" w:space="0" w:color="auto"/>
            </w:tcBorders>
            <w:vAlign w:val="center"/>
            <w:hideMark/>
          </w:tcPr>
          <w:p w14:paraId="201B9536" w14:textId="77777777" w:rsidR="003B1329" w:rsidRPr="003B1329" w:rsidRDefault="003B1329" w:rsidP="003B1329">
            <w:pPr>
              <w:spacing w:before="0" w:after="240"/>
              <w:rPr>
                <w:ins w:id="1482" w:author="Charlie Gu" w:date="2026-06-07T21:32:00Z" w16du:dateUtc="2026-06-07T13:32:00Z"/>
                <w:rFonts w:ascii="Calibri" w:eastAsia="Times New Roman" w:hAnsi="Calibri" w:cs="Calibri"/>
                <w:b/>
                <w:bCs/>
                <w:color w:val="000000"/>
                <w:sz w:val="24"/>
                <w:szCs w:val="24"/>
                <w:lang w:eastAsia="zh-CN"/>
              </w:rPr>
            </w:pPr>
            <w:ins w:id="1483" w:author="Charlie Gu" w:date="2026-06-07T21:32:00Z" w16du:dateUtc="2026-06-07T13:32:00Z">
              <w:r w:rsidRPr="003B1329">
                <w:rPr>
                  <w:rFonts w:ascii="Calibri" w:eastAsia="Times New Roman" w:hAnsi="Calibri" w:cs="Calibri"/>
                  <w:b/>
                  <w:bCs/>
                  <w:color w:val="000000"/>
                  <w:sz w:val="24"/>
                  <w:szCs w:val="24"/>
                  <w:lang w:eastAsia="zh-CN"/>
                </w:rPr>
                <w:t>Interior Camera Detection for Children in Rear Seats</w:t>
              </w:r>
              <w:r w:rsidRPr="003B1329">
                <w:rPr>
                  <w:rFonts w:ascii="Calibri" w:eastAsia="Times New Roman" w:hAnsi="Calibri" w:cs="Calibri"/>
                  <w:b/>
                  <w:bCs/>
                  <w:color w:val="000000"/>
                  <w:sz w:val="24"/>
                  <w:szCs w:val="24"/>
                  <w:lang w:eastAsia="zh-CN"/>
                </w:rPr>
                <w:br/>
                <w:t xml:space="preserve"> </w:t>
              </w:r>
              <w:r w:rsidRPr="003B1329">
                <w:rPr>
                  <w:rFonts w:ascii="Calibri" w:eastAsia="Times New Roman" w:hAnsi="Calibri" w:cs="Calibri"/>
                  <w:color w:val="000000"/>
                  <w:sz w:val="24"/>
                  <w:szCs w:val="24"/>
                  <w:lang w:eastAsia="zh-CN"/>
                </w:rPr>
                <w:t>1.</w:t>
              </w:r>
              <w:r w:rsidRPr="003B1329">
                <w:rPr>
                  <w:rFonts w:ascii="Calibri" w:eastAsia="Times New Roman" w:hAnsi="Calibri" w:cs="Calibri"/>
                  <w:b/>
                  <w:bCs/>
                  <w:color w:val="000000"/>
                  <w:sz w:val="24"/>
                  <w:szCs w:val="24"/>
                  <w:lang w:eastAsia="zh-CN"/>
                </w:rPr>
                <w:t xml:space="preserve">  </w:t>
              </w:r>
              <w:r w:rsidRPr="003B1329">
                <w:rPr>
                  <w:rFonts w:ascii="Calibri" w:eastAsia="Times New Roman" w:hAnsi="Calibri" w:cs="Calibri"/>
                  <w:color w:val="000000"/>
                  <w:sz w:val="24"/>
                  <w:szCs w:val="24"/>
                  <w:lang w:eastAsia="zh-CN"/>
                </w:rPr>
                <w:t xml:space="preserve">When </w:t>
              </w:r>
              <w:r w:rsidRPr="003B1329">
                <w:rPr>
                  <w:rFonts w:ascii="Calibri" w:eastAsia="Times New Roman" w:hAnsi="Calibri" w:cs="Calibri"/>
                  <w:color w:val="000000"/>
                  <w:sz w:val="24"/>
                  <w:szCs w:val="24"/>
                  <w:lang w:eastAsia="zh-CN"/>
                </w:rPr>
                <w:lastRenderedPageBreak/>
                <w:t xml:space="preserve">children are detected in the rear seats, the assistant should adapt behavior with child-safety prompts and continuous alerts if a child is left in the vehicle after shutdown, including checks on cabin temperature, windows, and weather conditions. </w:t>
              </w:r>
              <w:r w:rsidRPr="003B1329">
                <w:rPr>
                  <w:rFonts w:ascii="Calibri" w:eastAsia="Times New Roman" w:hAnsi="Calibri" w:cs="Calibri"/>
                  <w:color w:val="000000"/>
                  <w:sz w:val="24"/>
                  <w:szCs w:val="24"/>
                  <w:lang w:eastAsia="zh-CN"/>
                </w:rPr>
                <w:br/>
                <w:t xml:space="preserve"> 2. The system should prioritize child-friendly media and recommendations such as cartoons and educational content and allow the driver to manage </w:t>
              </w:r>
              <w:r w:rsidRPr="003B1329">
                <w:rPr>
                  <w:rFonts w:ascii="Calibri" w:eastAsia="Times New Roman" w:hAnsi="Calibri" w:cs="Calibri"/>
                  <w:color w:val="000000"/>
                  <w:sz w:val="24"/>
                  <w:szCs w:val="24"/>
                  <w:lang w:eastAsia="zh-CN"/>
                </w:rPr>
                <w:lastRenderedPageBreak/>
                <w:t xml:space="preserve">Rear Seat Entertainment (RSE) on behalf of children. </w:t>
              </w:r>
            </w:ins>
          </w:p>
        </w:tc>
        <w:tc>
          <w:tcPr>
            <w:tcW w:w="710" w:type="dxa"/>
            <w:tcBorders>
              <w:top w:val="nil"/>
              <w:left w:val="nil"/>
              <w:bottom w:val="single" w:sz="4" w:space="0" w:color="auto"/>
              <w:right w:val="single" w:sz="4" w:space="0" w:color="auto"/>
            </w:tcBorders>
            <w:noWrap/>
            <w:vAlign w:val="center"/>
            <w:hideMark/>
          </w:tcPr>
          <w:p w14:paraId="5D380D0F" w14:textId="77777777" w:rsidR="003B1329" w:rsidRPr="003B1329" w:rsidRDefault="003B1329" w:rsidP="003B1329">
            <w:pPr>
              <w:spacing w:before="0"/>
              <w:rPr>
                <w:ins w:id="1484" w:author="Charlie Gu" w:date="2026-06-07T21:32:00Z" w16du:dateUtc="2026-06-07T13:32:00Z"/>
                <w:rFonts w:ascii="Calibri" w:eastAsia="Times New Roman" w:hAnsi="Calibri" w:cs="Calibri"/>
                <w:sz w:val="24"/>
                <w:szCs w:val="24"/>
                <w:lang w:eastAsia="zh-CN"/>
              </w:rPr>
            </w:pPr>
            <w:ins w:id="1485" w:author="Charlie Gu" w:date="2026-06-07T21:32:00Z" w16du:dateUtc="2026-06-07T13:32:00Z">
              <w:r w:rsidRPr="003B1329">
                <w:rPr>
                  <w:rFonts w:ascii="Calibri" w:eastAsia="Times New Roman" w:hAnsi="Calibri" w:cs="Calibri"/>
                  <w:sz w:val="24"/>
                  <w:szCs w:val="24"/>
                  <w:lang w:eastAsia="zh-CN"/>
                </w:rPr>
                <w:lastRenderedPageBreak/>
                <w:t> </w:t>
              </w:r>
            </w:ins>
          </w:p>
        </w:tc>
        <w:tc>
          <w:tcPr>
            <w:tcW w:w="6196" w:type="dxa"/>
            <w:tcBorders>
              <w:top w:val="nil"/>
              <w:left w:val="nil"/>
              <w:bottom w:val="nil"/>
              <w:right w:val="nil"/>
            </w:tcBorders>
            <w:noWrap/>
            <w:vAlign w:val="center"/>
            <w:hideMark/>
          </w:tcPr>
          <w:p w14:paraId="4A59ED7D" w14:textId="77777777" w:rsidR="003B1329" w:rsidRPr="003B1329" w:rsidRDefault="003B1329" w:rsidP="003B1329">
            <w:pPr>
              <w:spacing w:before="0"/>
              <w:rPr>
                <w:ins w:id="1486" w:author="Charlie Gu" w:date="2026-06-07T21:32:00Z" w16du:dateUtc="2026-06-07T13:32:00Z"/>
                <w:rFonts w:ascii="Calibri" w:eastAsia="Times New Roman" w:hAnsi="Calibri" w:cs="Calibri"/>
                <w:sz w:val="24"/>
                <w:szCs w:val="24"/>
                <w:lang w:eastAsia="zh-CN"/>
              </w:rPr>
            </w:pPr>
          </w:p>
        </w:tc>
      </w:tr>
      <w:tr w:rsidR="003B1329" w:rsidRPr="003B1329" w14:paraId="75FA4A57" w14:textId="77777777" w:rsidTr="003B1329">
        <w:trPr>
          <w:trHeight w:val="285"/>
          <w:ins w:id="1487" w:author="Charlie Gu" w:date="2026-06-07T21:32:00Z" w16du:dateUtc="2026-06-07T13:32:00Z"/>
        </w:trPr>
        <w:tc>
          <w:tcPr>
            <w:tcW w:w="427" w:type="dxa"/>
            <w:vMerge/>
            <w:tcBorders>
              <w:top w:val="nil"/>
              <w:left w:val="single" w:sz="4" w:space="0" w:color="auto"/>
              <w:bottom w:val="single" w:sz="4" w:space="0" w:color="000000"/>
              <w:right w:val="single" w:sz="4" w:space="0" w:color="auto"/>
            </w:tcBorders>
            <w:vAlign w:val="center"/>
            <w:hideMark/>
          </w:tcPr>
          <w:p w14:paraId="3BA97149" w14:textId="77777777" w:rsidR="003B1329" w:rsidRPr="003B1329" w:rsidRDefault="003B1329" w:rsidP="003B1329">
            <w:pPr>
              <w:spacing w:before="0"/>
              <w:rPr>
                <w:ins w:id="1488" w:author="Charlie Gu" w:date="2026-06-07T21:32:00Z" w16du:dateUtc="2026-06-07T13:32:00Z"/>
                <w:rFonts w:ascii="等线" w:eastAsia="等线" w:hAnsi="等线" w:cs="Calibri"/>
                <w:b/>
                <w:bCs/>
                <w:lang w:eastAsia="zh-CN"/>
              </w:rPr>
            </w:pPr>
          </w:p>
        </w:tc>
        <w:tc>
          <w:tcPr>
            <w:tcW w:w="587" w:type="dxa"/>
            <w:vMerge w:val="restart"/>
            <w:tcBorders>
              <w:top w:val="nil"/>
              <w:left w:val="single" w:sz="4" w:space="0" w:color="auto"/>
              <w:bottom w:val="single" w:sz="4" w:space="0" w:color="auto"/>
              <w:right w:val="single" w:sz="4" w:space="0" w:color="auto"/>
            </w:tcBorders>
            <w:vAlign w:val="center"/>
            <w:hideMark/>
          </w:tcPr>
          <w:p w14:paraId="6E6BE0A6" w14:textId="77777777" w:rsidR="003B1329" w:rsidRPr="003B1329" w:rsidRDefault="003B1329" w:rsidP="003B1329">
            <w:pPr>
              <w:spacing w:before="0"/>
              <w:jc w:val="center"/>
              <w:rPr>
                <w:ins w:id="1489" w:author="Charlie Gu" w:date="2026-06-07T21:32:00Z" w16du:dateUtc="2026-06-07T13:32:00Z"/>
                <w:rFonts w:ascii="Calibri" w:eastAsia="Times New Roman" w:hAnsi="Calibri" w:cs="Calibri"/>
                <w:color w:val="000000"/>
                <w:sz w:val="24"/>
                <w:szCs w:val="24"/>
                <w:lang w:eastAsia="zh-CN"/>
              </w:rPr>
            </w:pPr>
            <w:ins w:id="1490" w:author="Charlie Gu" w:date="2026-06-07T21:32:00Z" w16du:dateUtc="2026-06-07T13:32:00Z">
              <w:r w:rsidRPr="003B1329">
                <w:rPr>
                  <w:rFonts w:ascii="Calibri" w:eastAsia="Times New Roman" w:hAnsi="Calibri" w:cs="Calibri"/>
                  <w:color w:val="000000"/>
                  <w:sz w:val="24"/>
                  <w:szCs w:val="24"/>
                  <w:lang w:eastAsia="zh-CN"/>
                </w:rPr>
                <w:t>Proactive Behaviors (run silently in the background)</w:t>
              </w:r>
            </w:ins>
          </w:p>
        </w:tc>
        <w:tc>
          <w:tcPr>
            <w:tcW w:w="710" w:type="dxa"/>
            <w:tcBorders>
              <w:top w:val="nil"/>
              <w:left w:val="nil"/>
              <w:bottom w:val="single" w:sz="4" w:space="0" w:color="auto"/>
              <w:right w:val="single" w:sz="4" w:space="0" w:color="auto"/>
            </w:tcBorders>
            <w:vAlign w:val="center"/>
            <w:hideMark/>
          </w:tcPr>
          <w:p w14:paraId="3B96260F" w14:textId="77777777" w:rsidR="003B1329" w:rsidRPr="003B1329" w:rsidRDefault="003B1329" w:rsidP="003B1329">
            <w:pPr>
              <w:spacing w:before="0"/>
              <w:rPr>
                <w:ins w:id="1491" w:author="Charlie Gu" w:date="2026-06-07T21:32:00Z" w16du:dateUtc="2026-06-07T13:32:00Z"/>
                <w:rFonts w:ascii="Calibri" w:eastAsia="Times New Roman" w:hAnsi="Calibri" w:cs="Calibri"/>
                <w:color w:val="000000"/>
                <w:sz w:val="24"/>
                <w:szCs w:val="24"/>
                <w:lang w:eastAsia="zh-CN"/>
              </w:rPr>
            </w:pPr>
            <w:ins w:id="1492" w:author="Charlie Gu" w:date="2026-06-07T21:32:00Z" w16du:dateUtc="2026-06-07T13:32:00Z">
              <w:r w:rsidRPr="003B1329">
                <w:rPr>
                  <w:rFonts w:ascii="Calibri" w:eastAsia="Times New Roman" w:hAnsi="Calibri" w:cs="Calibri"/>
                  <w:b/>
                  <w:bCs/>
                  <w:color w:val="000000"/>
                  <w:sz w:val="24"/>
                  <w:szCs w:val="24"/>
                  <w:lang w:eastAsia="zh-CN"/>
                </w:rPr>
                <w:t xml:space="preserve"> Not overwhelming the driver with audio signals</w:t>
              </w:r>
              <w:r w:rsidRPr="003B1329">
                <w:rPr>
                  <w:rFonts w:ascii="Calibri" w:eastAsia="Times New Roman" w:hAnsi="Calibri" w:cs="Calibri"/>
                  <w:b/>
                  <w:bCs/>
                  <w:color w:val="000000"/>
                  <w:sz w:val="24"/>
                  <w:szCs w:val="24"/>
                  <w:lang w:eastAsia="zh-CN"/>
                </w:rPr>
                <w:br/>
              </w:r>
              <w:r w:rsidRPr="003B1329">
                <w:rPr>
                  <w:rFonts w:ascii="Calibri" w:eastAsia="Times New Roman" w:hAnsi="Calibri" w:cs="Calibri"/>
                  <w:color w:val="000000"/>
                  <w:sz w:val="24"/>
                  <w:szCs w:val="24"/>
                  <w:lang w:eastAsia="zh-CN"/>
                </w:rPr>
                <w:t>1. Limit voice alerts to avoid distraction and drowsiness.</w:t>
              </w:r>
              <w:r w:rsidRPr="003B1329">
                <w:rPr>
                  <w:rFonts w:ascii="Calibri" w:eastAsia="Times New Roman" w:hAnsi="Calibri" w:cs="Calibri"/>
                  <w:color w:val="000000"/>
                  <w:sz w:val="24"/>
                  <w:szCs w:val="24"/>
                  <w:lang w:eastAsia="zh-CN"/>
                </w:rPr>
                <w:br/>
                <w:t>2. Most warnings appear on UI, with voice only after every 4th warning.</w:t>
              </w:r>
            </w:ins>
          </w:p>
        </w:tc>
        <w:tc>
          <w:tcPr>
            <w:tcW w:w="710" w:type="dxa"/>
            <w:tcBorders>
              <w:top w:val="nil"/>
              <w:left w:val="nil"/>
              <w:bottom w:val="single" w:sz="4" w:space="0" w:color="auto"/>
              <w:right w:val="single" w:sz="4" w:space="0" w:color="auto"/>
            </w:tcBorders>
            <w:noWrap/>
            <w:vAlign w:val="center"/>
            <w:hideMark/>
          </w:tcPr>
          <w:p w14:paraId="0A3EDAB4" w14:textId="77777777" w:rsidR="003B1329" w:rsidRPr="003B1329" w:rsidRDefault="003B1329" w:rsidP="003B1329">
            <w:pPr>
              <w:spacing w:before="0"/>
              <w:rPr>
                <w:ins w:id="1493" w:author="Charlie Gu" w:date="2026-06-07T21:32:00Z" w16du:dateUtc="2026-06-07T13:32:00Z"/>
                <w:rFonts w:ascii="Calibri" w:eastAsia="Times New Roman" w:hAnsi="Calibri" w:cs="Calibri"/>
                <w:sz w:val="24"/>
                <w:szCs w:val="24"/>
                <w:lang w:eastAsia="zh-CN"/>
              </w:rPr>
            </w:pPr>
            <w:ins w:id="1494" w:author="Charlie Gu" w:date="2026-06-07T21:32:00Z" w16du:dateUtc="2026-06-07T13:32:00Z">
              <w:r w:rsidRPr="003B1329">
                <w:rPr>
                  <w:rFonts w:ascii="Calibri" w:eastAsia="Times New Roman" w:hAnsi="Calibri" w:cs="Calibri"/>
                  <w:sz w:val="24"/>
                  <w:szCs w:val="24"/>
                  <w:lang w:eastAsia="zh-CN"/>
                </w:rPr>
                <w:t> </w:t>
              </w:r>
            </w:ins>
          </w:p>
        </w:tc>
        <w:tc>
          <w:tcPr>
            <w:tcW w:w="6196" w:type="dxa"/>
            <w:tcBorders>
              <w:top w:val="nil"/>
              <w:left w:val="nil"/>
              <w:bottom w:val="nil"/>
              <w:right w:val="nil"/>
            </w:tcBorders>
            <w:noWrap/>
            <w:vAlign w:val="center"/>
            <w:hideMark/>
          </w:tcPr>
          <w:p w14:paraId="2858E948" w14:textId="77777777" w:rsidR="003B1329" w:rsidRPr="003B1329" w:rsidRDefault="003B1329" w:rsidP="003B1329">
            <w:pPr>
              <w:spacing w:before="0"/>
              <w:rPr>
                <w:ins w:id="1495" w:author="Charlie Gu" w:date="2026-06-07T21:32:00Z" w16du:dateUtc="2026-06-07T13:32:00Z"/>
                <w:rFonts w:ascii="Calibri" w:eastAsia="Times New Roman" w:hAnsi="Calibri" w:cs="Calibri"/>
                <w:sz w:val="24"/>
                <w:szCs w:val="24"/>
                <w:lang w:eastAsia="zh-CN"/>
              </w:rPr>
            </w:pPr>
          </w:p>
        </w:tc>
      </w:tr>
      <w:tr w:rsidR="003B1329" w:rsidRPr="003B1329" w14:paraId="3110AFB6" w14:textId="77777777" w:rsidTr="003B1329">
        <w:trPr>
          <w:trHeight w:val="2170"/>
          <w:ins w:id="1496" w:author="Charlie Gu" w:date="2026-06-07T21:32:00Z" w16du:dateUtc="2026-06-07T13:32:00Z"/>
        </w:trPr>
        <w:tc>
          <w:tcPr>
            <w:tcW w:w="427" w:type="dxa"/>
            <w:vMerge/>
            <w:tcBorders>
              <w:top w:val="nil"/>
              <w:left w:val="single" w:sz="4" w:space="0" w:color="auto"/>
              <w:bottom w:val="single" w:sz="4" w:space="0" w:color="000000"/>
              <w:right w:val="single" w:sz="4" w:space="0" w:color="auto"/>
            </w:tcBorders>
            <w:vAlign w:val="center"/>
            <w:hideMark/>
          </w:tcPr>
          <w:p w14:paraId="1E02EDFC" w14:textId="77777777" w:rsidR="003B1329" w:rsidRPr="003B1329" w:rsidRDefault="003B1329" w:rsidP="003B1329">
            <w:pPr>
              <w:spacing w:before="0"/>
              <w:rPr>
                <w:ins w:id="1497" w:author="Charlie Gu" w:date="2026-06-07T21:32:00Z" w16du:dateUtc="2026-06-07T13:32:00Z"/>
                <w:rFonts w:ascii="等线" w:eastAsia="等线" w:hAnsi="等线" w:cs="Calibri"/>
                <w:b/>
                <w:bCs/>
                <w:lang w:eastAsia="zh-CN"/>
              </w:rPr>
            </w:pPr>
          </w:p>
        </w:tc>
        <w:tc>
          <w:tcPr>
            <w:tcW w:w="587" w:type="dxa"/>
            <w:vMerge/>
            <w:tcBorders>
              <w:top w:val="nil"/>
              <w:left w:val="single" w:sz="4" w:space="0" w:color="auto"/>
              <w:bottom w:val="single" w:sz="4" w:space="0" w:color="auto"/>
              <w:right w:val="single" w:sz="4" w:space="0" w:color="auto"/>
            </w:tcBorders>
            <w:vAlign w:val="center"/>
            <w:hideMark/>
          </w:tcPr>
          <w:p w14:paraId="7170921E" w14:textId="77777777" w:rsidR="003B1329" w:rsidRPr="003B1329" w:rsidRDefault="003B1329" w:rsidP="003B1329">
            <w:pPr>
              <w:spacing w:before="0"/>
              <w:rPr>
                <w:ins w:id="1498" w:author="Charlie Gu" w:date="2026-06-07T21:32:00Z" w16du:dateUtc="2026-06-07T13:32:00Z"/>
                <w:rFonts w:ascii="Calibri" w:eastAsia="Times New Roman" w:hAnsi="Calibri" w:cs="Calibri"/>
                <w:color w:val="000000"/>
                <w:sz w:val="24"/>
                <w:szCs w:val="24"/>
                <w:lang w:eastAsia="zh-CN"/>
              </w:rPr>
            </w:pPr>
          </w:p>
        </w:tc>
        <w:tc>
          <w:tcPr>
            <w:tcW w:w="710" w:type="dxa"/>
            <w:tcBorders>
              <w:top w:val="nil"/>
              <w:left w:val="nil"/>
              <w:bottom w:val="single" w:sz="4" w:space="0" w:color="auto"/>
              <w:right w:val="single" w:sz="4" w:space="0" w:color="auto"/>
            </w:tcBorders>
            <w:vAlign w:val="center"/>
            <w:hideMark/>
          </w:tcPr>
          <w:p w14:paraId="06A2843C" w14:textId="77777777" w:rsidR="003B1329" w:rsidRPr="003B1329" w:rsidRDefault="003B1329" w:rsidP="003B1329">
            <w:pPr>
              <w:spacing w:before="0"/>
              <w:rPr>
                <w:ins w:id="1499" w:author="Charlie Gu" w:date="2026-06-07T21:32:00Z" w16du:dateUtc="2026-06-07T13:32:00Z"/>
                <w:rFonts w:ascii="Calibri" w:eastAsia="Times New Roman" w:hAnsi="Calibri" w:cs="Calibri"/>
                <w:color w:val="000000"/>
                <w:sz w:val="24"/>
                <w:szCs w:val="24"/>
                <w:lang w:eastAsia="zh-CN"/>
              </w:rPr>
            </w:pPr>
            <w:ins w:id="1500" w:author="Charlie Gu" w:date="2026-06-07T21:32:00Z" w16du:dateUtc="2026-06-07T13:32:00Z">
              <w:r w:rsidRPr="003B1329">
                <w:rPr>
                  <w:rFonts w:ascii="Calibri" w:eastAsia="Times New Roman" w:hAnsi="Calibri" w:cs="Calibri"/>
                  <w:b/>
                  <w:bCs/>
                  <w:color w:val="000000"/>
                  <w:sz w:val="24"/>
                  <w:szCs w:val="24"/>
                  <w:lang w:eastAsia="zh-CN"/>
                </w:rPr>
                <w:t>End-of-trip summary</w:t>
              </w:r>
              <w:r w:rsidRPr="003B1329">
                <w:rPr>
                  <w:rFonts w:ascii="Calibri" w:eastAsia="Times New Roman" w:hAnsi="Calibri" w:cs="Calibri"/>
                  <w:b/>
                  <w:bCs/>
                  <w:color w:val="000000"/>
                  <w:sz w:val="24"/>
                  <w:szCs w:val="24"/>
                  <w:lang w:eastAsia="zh-CN"/>
                </w:rPr>
                <w:br/>
              </w:r>
              <w:r w:rsidRPr="003B1329">
                <w:rPr>
                  <w:rFonts w:ascii="Calibri" w:eastAsia="Times New Roman" w:hAnsi="Calibri" w:cs="Calibri"/>
                  <w:color w:val="000000"/>
                  <w:sz w:val="24"/>
                  <w:szCs w:val="24"/>
                  <w:lang w:eastAsia="zh-CN"/>
                </w:rPr>
                <w:t>1. Optional summary shown when parked based on user preference.</w:t>
              </w:r>
              <w:r w:rsidRPr="003B1329">
                <w:rPr>
                  <w:rFonts w:ascii="Calibri" w:eastAsia="Times New Roman" w:hAnsi="Calibri" w:cs="Calibri"/>
                  <w:color w:val="000000"/>
                  <w:sz w:val="24"/>
                  <w:szCs w:val="24"/>
                  <w:lang w:eastAsia="zh-CN"/>
                </w:rPr>
                <w:br/>
                <w:t>2. Includes drive stats, reminders, and vehicle status.</w:t>
              </w:r>
              <w:r w:rsidRPr="003B1329">
                <w:rPr>
                  <w:rFonts w:ascii="Calibri" w:eastAsia="Times New Roman" w:hAnsi="Calibri" w:cs="Calibri"/>
                  <w:color w:val="000000"/>
                  <w:sz w:val="24"/>
                  <w:szCs w:val="24"/>
                  <w:lang w:eastAsia="zh-CN"/>
                </w:rPr>
                <w:br/>
                <w:t xml:space="preserve">3. Purpose is to close the trip and </w:t>
              </w:r>
              <w:r w:rsidRPr="003B1329">
                <w:rPr>
                  <w:rFonts w:ascii="Calibri" w:eastAsia="Times New Roman" w:hAnsi="Calibri" w:cs="Calibri"/>
                  <w:color w:val="000000"/>
                  <w:sz w:val="24"/>
                  <w:szCs w:val="24"/>
                  <w:lang w:eastAsia="zh-CN"/>
                </w:rPr>
                <w:lastRenderedPageBreak/>
                <w:t>suggest quick actions.</w:t>
              </w:r>
            </w:ins>
          </w:p>
        </w:tc>
        <w:tc>
          <w:tcPr>
            <w:tcW w:w="710" w:type="dxa"/>
            <w:tcBorders>
              <w:top w:val="nil"/>
              <w:left w:val="nil"/>
              <w:bottom w:val="single" w:sz="4" w:space="0" w:color="auto"/>
              <w:right w:val="single" w:sz="4" w:space="0" w:color="auto"/>
            </w:tcBorders>
            <w:noWrap/>
            <w:vAlign w:val="center"/>
            <w:hideMark/>
          </w:tcPr>
          <w:p w14:paraId="23B7A4AD" w14:textId="77777777" w:rsidR="003B1329" w:rsidRPr="003B1329" w:rsidRDefault="003B1329" w:rsidP="003B1329">
            <w:pPr>
              <w:spacing w:before="0"/>
              <w:rPr>
                <w:ins w:id="1501" w:author="Charlie Gu" w:date="2026-06-07T21:32:00Z" w16du:dateUtc="2026-06-07T13:32:00Z"/>
                <w:rFonts w:ascii="Calibri" w:eastAsia="Times New Roman" w:hAnsi="Calibri" w:cs="Calibri"/>
                <w:sz w:val="24"/>
                <w:szCs w:val="24"/>
                <w:lang w:eastAsia="zh-CN"/>
              </w:rPr>
            </w:pPr>
            <w:ins w:id="1502" w:author="Charlie Gu" w:date="2026-06-07T21:32:00Z" w16du:dateUtc="2026-06-07T13:32:00Z">
              <w:r w:rsidRPr="003B1329">
                <w:rPr>
                  <w:rFonts w:ascii="Calibri" w:eastAsia="Times New Roman" w:hAnsi="Calibri" w:cs="Calibri"/>
                  <w:sz w:val="24"/>
                  <w:szCs w:val="24"/>
                  <w:lang w:eastAsia="zh-CN"/>
                </w:rPr>
                <w:lastRenderedPageBreak/>
                <w:t> </w:t>
              </w:r>
            </w:ins>
          </w:p>
        </w:tc>
        <w:tc>
          <w:tcPr>
            <w:tcW w:w="6196" w:type="dxa"/>
            <w:tcBorders>
              <w:top w:val="nil"/>
              <w:left w:val="nil"/>
              <w:bottom w:val="nil"/>
              <w:right w:val="nil"/>
            </w:tcBorders>
            <w:noWrap/>
            <w:vAlign w:val="center"/>
            <w:hideMark/>
          </w:tcPr>
          <w:p w14:paraId="57354123" w14:textId="77777777" w:rsidR="003B1329" w:rsidRPr="003B1329" w:rsidRDefault="003B1329" w:rsidP="003B1329">
            <w:pPr>
              <w:spacing w:before="0"/>
              <w:rPr>
                <w:ins w:id="1503" w:author="Charlie Gu" w:date="2026-06-07T21:32:00Z" w16du:dateUtc="2026-06-07T13:32:00Z"/>
                <w:rFonts w:ascii="Calibri" w:eastAsia="Times New Roman" w:hAnsi="Calibri" w:cs="Calibri"/>
                <w:sz w:val="24"/>
                <w:szCs w:val="24"/>
                <w:lang w:eastAsia="zh-CN"/>
              </w:rPr>
            </w:pPr>
          </w:p>
        </w:tc>
      </w:tr>
      <w:tr w:rsidR="003B1329" w:rsidRPr="003B1329" w14:paraId="046B9712" w14:textId="77777777" w:rsidTr="003B1329">
        <w:trPr>
          <w:trHeight w:val="2480"/>
          <w:ins w:id="1504" w:author="Charlie Gu" w:date="2026-06-07T21:32:00Z" w16du:dateUtc="2026-06-07T13:32:00Z"/>
        </w:trPr>
        <w:tc>
          <w:tcPr>
            <w:tcW w:w="427" w:type="dxa"/>
            <w:vMerge/>
            <w:tcBorders>
              <w:top w:val="nil"/>
              <w:left w:val="single" w:sz="4" w:space="0" w:color="auto"/>
              <w:bottom w:val="single" w:sz="4" w:space="0" w:color="000000"/>
              <w:right w:val="single" w:sz="4" w:space="0" w:color="auto"/>
            </w:tcBorders>
            <w:vAlign w:val="center"/>
            <w:hideMark/>
          </w:tcPr>
          <w:p w14:paraId="6831A458" w14:textId="77777777" w:rsidR="003B1329" w:rsidRPr="003B1329" w:rsidRDefault="003B1329" w:rsidP="003B1329">
            <w:pPr>
              <w:spacing w:before="0"/>
              <w:rPr>
                <w:ins w:id="1505" w:author="Charlie Gu" w:date="2026-06-07T21:32:00Z" w16du:dateUtc="2026-06-07T13:32:00Z"/>
                <w:rFonts w:ascii="等线" w:eastAsia="等线" w:hAnsi="等线" w:cs="Calibri"/>
                <w:b/>
                <w:bCs/>
                <w:lang w:eastAsia="zh-CN"/>
              </w:rPr>
            </w:pPr>
          </w:p>
        </w:tc>
        <w:tc>
          <w:tcPr>
            <w:tcW w:w="587" w:type="dxa"/>
            <w:vMerge/>
            <w:tcBorders>
              <w:top w:val="nil"/>
              <w:left w:val="single" w:sz="4" w:space="0" w:color="auto"/>
              <w:bottom w:val="single" w:sz="4" w:space="0" w:color="auto"/>
              <w:right w:val="single" w:sz="4" w:space="0" w:color="auto"/>
            </w:tcBorders>
            <w:vAlign w:val="center"/>
            <w:hideMark/>
          </w:tcPr>
          <w:p w14:paraId="537AABE5" w14:textId="77777777" w:rsidR="003B1329" w:rsidRPr="003B1329" w:rsidRDefault="003B1329" w:rsidP="003B1329">
            <w:pPr>
              <w:spacing w:before="0"/>
              <w:rPr>
                <w:ins w:id="1506" w:author="Charlie Gu" w:date="2026-06-07T21:32:00Z" w16du:dateUtc="2026-06-07T13:32:00Z"/>
                <w:rFonts w:ascii="Calibri" w:eastAsia="Times New Roman" w:hAnsi="Calibri" w:cs="Calibri"/>
                <w:color w:val="000000"/>
                <w:sz w:val="24"/>
                <w:szCs w:val="24"/>
                <w:lang w:eastAsia="zh-CN"/>
              </w:rPr>
            </w:pPr>
          </w:p>
        </w:tc>
        <w:tc>
          <w:tcPr>
            <w:tcW w:w="710" w:type="dxa"/>
            <w:tcBorders>
              <w:top w:val="nil"/>
              <w:left w:val="nil"/>
              <w:bottom w:val="single" w:sz="4" w:space="0" w:color="auto"/>
              <w:right w:val="single" w:sz="4" w:space="0" w:color="auto"/>
            </w:tcBorders>
            <w:vAlign w:val="center"/>
            <w:hideMark/>
          </w:tcPr>
          <w:p w14:paraId="2421478F" w14:textId="77777777" w:rsidR="003B1329" w:rsidRPr="003B1329" w:rsidRDefault="003B1329" w:rsidP="003B1329">
            <w:pPr>
              <w:spacing w:before="0"/>
              <w:rPr>
                <w:ins w:id="1507" w:author="Charlie Gu" w:date="2026-06-07T21:32:00Z" w16du:dateUtc="2026-06-07T13:32:00Z"/>
                <w:rFonts w:ascii="Calibri" w:eastAsia="Times New Roman" w:hAnsi="Calibri" w:cs="Calibri"/>
                <w:color w:val="000000"/>
                <w:sz w:val="24"/>
                <w:szCs w:val="24"/>
                <w:lang w:eastAsia="zh-CN"/>
              </w:rPr>
            </w:pPr>
            <w:ins w:id="1508" w:author="Charlie Gu" w:date="2026-06-07T21:32:00Z" w16du:dateUtc="2026-06-07T13:32:00Z">
              <w:r w:rsidRPr="003B1329">
                <w:rPr>
                  <w:rFonts w:ascii="Calibri" w:eastAsia="Times New Roman" w:hAnsi="Calibri" w:cs="Calibri"/>
                  <w:b/>
                  <w:bCs/>
                  <w:color w:val="000000"/>
                  <w:sz w:val="24"/>
                  <w:szCs w:val="24"/>
                  <w:lang w:eastAsia="zh-CN"/>
                </w:rPr>
                <w:t>Vehicle health monitoring</w:t>
              </w:r>
              <w:r w:rsidRPr="003B1329">
                <w:rPr>
                  <w:rFonts w:ascii="Calibri" w:eastAsia="Times New Roman" w:hAnsi="Calibri" w:cs="Calibri"/>
                  <w:b/>
                  <w:bCs/>
                  <w:color w:val="000000"/>
                  <w:sz w:val="24"/>
                  <w:szCs w:val="24"/>
                  <w:lang w:eastAsia="zh-CN"/>
                </w:rPr>
                <w:br/>
              </w:r>
              <w:r w:rsidRPr="003B1329">
                <w:rPr>
                  <w:rFonts w:ascii="Calibri" w:eastAsia="Times New Roman" w:hAnsi="Calibri" w:cs="Calibri"/>
                  <w:color w:val="000000"/>
                  <w:sz w:val="24"/>
                  <w:szCs w:val="24"/>
                  <w:lang w:eastAsia="zh-CN"/>
                </w:rPr>
                <w:t>1. Tracks service, tire pressure, battery, and maintenance trends.</w:t>
              </w:r>
              <w:r w:rsidRPr="003B1329">
                <w:rPr>
                  <w:rFonts w:ascii="Calibri" w:eastAsia="Times New Roman" w:hAnsi="Calibri" w:cs="Calibri"/>
                  <w:color w:val="000000"/>
                  <w:sz w:val="24"/>
                  <w:szCs w:val="24"/>
                  <w:lang w:eastAsia="zh-CN"/>
                </w:rPr>
                <w:br/>
                <w:t>2. Examples: service reminders, tire leak alerts, battery warnings.</w:t>
              </w:r>
              <w:r w:rsidRPr="003B1329">
                <w:rPr>
                  <w:rFonts w:ascii="Calibri" w:eastAsia="Times New Roman" w:hAnsi="Calibri" w:cs="Calibri"/>
                  <w:color w:val="000000"/>
                  <w:sz w:val="24"/>
                  <w:szCs w:val="24"/>
                  <w:lang w:eastAsia="zh-CN"/>
                </w:rPr>
                <w:br/>
                <w:t>3. Can book service or place orders via connected agents when needed.</w:t>
              </w:r>
              <w:r w:rsidRPr="003B1329">
                <w:rPr>
                  <w:rFonts w:ascii="Calibri" w:eastAsia="Times New Roman" w:hAnsi="Calibri" w:cs="Calibri"/>
                  <w:color w:val="000000"/>
                  <w:sz w:val="24"/>
                  <w:szCs w:val="24"/>
                  <w:lang w:eastAsia="zh-CN"/>
                </w:rPr>
                <w:br/>
                <w:t>4. Triggering Alert text messages to the user phone.</w:t>
              </w:r>
            </w:ins>
          </w:p>
        </w:tc>
        <w:tc>
          <w:tcPr>
            <w:tcW w:w="710" w:type="dxa"/>
            <w:tcBorders>
              <w:top w:val="nil"/>
              <w:left w:val="nil"/>
              <w:bottom w:val="single" w:sz="4" w:space="0" w:color="auto"/>
              <w:right w:val="single" w:sz="4" w:space="0" w:color="auto"/>
            </w:tcBorders>
            <w:noWrap/>
            <w:vAlign w:val="center"/>
            <w:hideMark/>
          </w:tcPr>
          <w:p w14:paraId="2BC30AD9" w14:textId="77777777" w:rsidR="003B1329" w:rsidRPr="003B1329" w:rsidRDefault="003B1329" w:rsidP="003B1329">
            <w:pPr>
              <w:spacing w:before="0"/>
              <w:rPr>
                <w:ins w:id="1509" w:author="Charlie Gu" w:date="2026-06-07T21:32:00Z" w16du:dateUtc="2026-06-07T13:32:00Z"/>
                <w:rFonts w:ascii="Calibri" w:eastAsia="Times New Roman" w:hAnsi="Calibri" w:cs="Calibri"/>
                <w:sz w:val="24"/>
                <w:szCs w:val="24"/>
                <w:lang w:eastAsia="zh-CN"/>
              </w:rPr>
            </w:pPr>
            <w:ins w:id="1510" w:author="Charlie Gu" w:date="2026-06-07T21:32:00Z" w16du:dateUtc="2026-06-07T13:32:00Z">
              <w:r w:rsidRPr="003B1329">
                <w:rPr>
                  <w:rFonts w:ascii="Calibri" w:eastAsia="Times New Roman" w:hAnsi="Calibri" w:cs="Calibri"/>
                  <w:sz w:val="24"/>
                  <w:szCs w:val="24"/>
                  <w:lang w:eastAsia="zh-CN"/>
                </w:rPr>
                <w:t> </w:t>
              </w:r>
            </w:ins>
          </w:p>
        </w:tc>
        <w:tc>
          <w:tcPr>
            <w:tcW w:w="6196" w:type="dxa"/>
            <w:tcBorders>
              <w:top w:val="nil"/>
              <w:left w:val="nil"/>
              <w:bottom w:val="nil"/>
              <w:right w:val="nil"/>
            </w:tcBorders>
            <w:noWrap/>
            <w:vAlign w:val="center"/>
            <w:hideMark/>
          </w:tcPr>
          <w:p w14:paraId="7483EEC3" w14:textId="77777777" w:rsidR="003B1329" w:rsidRPr="003B1329" w:rsidRDefault="003B1329" w:rsidP="003B1329">
            <w:pPr>
              <w:spacing w:before="0"/>
              <w:rPr>
                <w:ins w:id="1511" w:author="Charlie Gu" w:date="2026-06-07T21:32:00Z" w16du:dateUtc="2026-06-07T13:32:00Z"/>
                <w:rFonts w:ascii="Calibri" w:eastAsia="Times New Roman" w:hAnsi="Calibri" w:cs="Calibri"/>
                <w:sz w:val="24"/>
                <w:szCs w:val="24"/>
                <w:lang w:eastAsia="zh-CN"/>
              </w:rPr>
            </w:pPr>
          </w:p>
        </w:tc>
      </w:tr>
      <w:tr w:rsidR="003B1329" w:rsidRPr="003B1329" w14:paraId="3BBD21CD" w14:textId="77777777" w:rsidTr="003B1329">
        <w:trPr>
          <w:trHeight w:val="3100"/>
          <w:ins w:id="1512" w:author="Charlie Gu" w:date="2026-06-07T21:32:00Z" w16du:dateUtc="2026-06-07T13:32:00Z"/>
        </w:trPr>
        <w:tc>
          <w:tcPr>
            <w:tcW w:w="427" w:type="dxa"/>
            <w:vMerge/>
            <w:tcBorders>
              <w:top w:val="nil"/>
              <w:left w:val="single" w:sz="4" w:space="0" w:color="auto"/>
              <w:bottom w:val="single" w:sz="4" w:space="0" w:color="000000"/>
              <w:right w:val="single" w:sz="4" w:space="0" w:color="auto"/>
            </w:tcBorders>
            <w:vAlign w:val="center"/>
            <w:hideMark/>
          </w:tcPr>
          <w:p w14:paraId="2E8F3421" w14:textId="77777777" w:rsidR="003B1329" w:rsidRPr="003B1329" w:rsidRDefault="003B1329" w:rsidP="003B1329">
            <w:pPr>
              <w:spacing w:before="0"/>
              <w:rPr>
                <w:ins w:id="1513" w:author="Charlie Gu" w:date="2026-06-07T21:32:00Z" w16du:dateUtc="2026-06-07T13:32:00Z"/>
                <w:rFonts w:ascii="等线" w:eastAsia="等线" w:hAnsi="等线" w:cs="Calibri"/>
                <w:b/>
                <w:bCs/>
                <w:lang w:eastAsia="zh-CN"/>
              </w:rPr>
            </w:pPr>
          </w:p>
        </w:tc>
        <w:tc>
          <w:tcPr>
            <w:tcW w:w="587" w:type="dxa"/>
            <w:tcBorders>
              <w:top w:val="nil"/>
              <w:left w:val="nil"/>
              <w:bottom w:val="single" w:sz="4" w:space="0" w:color="auto"/>
              <w:right w:val="single" w:sz="4" w:space="0" w:color="auto"/>
            </w:tcBorders>
            <w:vAlign w:val="center"/>
            <w:hideMark/>
          </w:tcPr>
          <w:p w14:paraId="46CF9E5E" w14:textId="77777777" w:rsidR="003B1329" w:rsidRPr="003B1329" w:rsidRDefault="003B1329" w:rsidP="003B1329">
            <w:pPr>
              <w:spacing w:before="0"/>
              <w:jc w:val="center"/>
              <w:rPr>
                <w:ins w:id="1514" w:author="Charlie Gu" w:date="2026-06-07T21:32:00Z" w16du:dateUtc="2026-06-07T13:32:00Z"/>
                <w:rFonts w:ascii="Calibri" w:eastAsia="Times New Roman" w:hAnsi="Calibri" w:cs="Calibri"/>
                <w:color w:val="000000"/>
                <w:sz w:val="24"/>
                <w:szCs w:val="24"/>
                <w:lang w:eastAsia="zh-CN"/>
              </w:rPr>
            </w:pPr>
            <w:ins w:id="1515" w:author="Charlie Gu" w:date="2026-06-07T21:32:00Z" w16du:dateUtc="2026-06-07T13:32:00Z">
              <w:r w:rsidRPr="003B1329">
                <w:rPr>
                  <w:rFonts w:ascii="Calibri" w:eastAsia="Times New Roman" w:hAnsi="Calibri" w:cs="Calibri"/>
                  <w:color w:val="000000"/>
                  <w:sz w:val="24"/>
                  <w:szCs w:val="24"/>
                  <w:lang w:eastAsia="zh-CN"/>
                </w:rPr>
                <w:t xml:space="preserve">SLM use cases </w:t>
              </w:r>
            </w:ins>
          </w:p>
        </w:tc>
        <w:tc>
          <w:tcPr>
            <w:tcW w:w="710" w:type="dxa"/>
            <w:tcBorders>
              <w:top w:val="nil"/>
              <w:left w:val="nil"/>
              <w:bottom w:val="single" w:sz="4" w:space="0" w:color="auto"/>
              <w:right w:val="single" w:sz="4" w:space="0" w:color="auto"/>
            </w:tcBorders>
            <w:vAlign w:val="center"/>
            <w:hideMark/>
          </w:tcPr>
          <w:p w14:paraId="25FB67D3" w14:textId="77777777" w:rsidR="003B1329" w:rsidRPr="003B1329" w:rsidRDefault="003B1329" w:rsidP="003B1329">
            <w:pPr>
              <w:spacing w:before="0"/>
              <w:rPr>
                <w:ins w:id="1516" w:author="Charlie Gu" w:date="2026-06-07T21:32:00Z" w16du:dateUtc="2026-06-07T13:32:00Z"/>
                <w:rFonts w:ascii="Calibri" w:eastAsia="Times New Roman" w:hAnsi="Calibri" w:cs="Calibri"/>
                <w:color w:val="000000"/>
                <w:sz w:val="24"/>
                <w:szCs w:val="24"/>
                <w:lang w:eastAsia="zh-CN"/>
              </w:rPr>
            </w:pPr>
            <w:ins w:id="1517" w:author="Charlie Gu" w:date="2026-06-07T21:32:00Z" w16du:dateUtc="2026-06-07T13:32:00Z">
              <w:r w:rsidRPr="003B1329">
                <w:rPr>
                  <w:rFonts w:ascii="Calibri" w:eastAsia="Times New Roman" w:hAnsi="Calibri" w:cs="Calibri"/>
                  <w:color w:val="000000"/>
                  <w:sz w:val="24"/>
                  <w:szCs w:val="24"/>
                  <w:lang w:eastAsia="zh-CN"/>
                </w:rPr>
                <w:t>Can Edge SLM Handle the multi intent queries ?</w:t>
              </w:r>
              <w:r w:rsidRPr="003B1329">
                <w:rPr>
                  <w:rFonts w:ascii="Calibri" w:eastAsia="Times New Roman" w:hAnsi="Calibri" w:cs="Calibri"/>
                  <w:color w:val="000000"/>
                  <w:sz w:val="24"/>
                  <w:szCs w:val="24"/>
                  <w:lang w:eastAsia="zh-CN"/>
                </w:rPr>
                <w:br/>
                <w:t xml:space="preserve"> </w:t>
              </w:r>
              <w:r w:rsidRPr="003B1329">
                <w:rPr>
                  <w:rFonts w:ascii="Calibri" w:eastAsia="Times New Roman" w:hAnsi="Calibri" w:cs="Calibri"/>
                  <w:color w:val="000000"/>
                  <w:sz w:val="24"/>
                  <w:szCs w:val="24"/>
                  <w:lang w:eastAsia="zh-CN"/>
                </w:rPr>
                <w:br/>
                <w:t>1. Can you check if it's going to rain tonight? If not, find a restaurant with a good rating downtown and send a meeting invite with that location information.</w:t>
              </w:r>
              <w:r w:rsidRPr="003B1329">
                <w:rPr>
                  <w:rFonts w:ascii="Calibri" w:eastAsia="Times New Roman" w:hAnsi="Calibri" w:cs="Calibri"/>
                  <w:color w:val="000000"/>
                  <w:sz w:val="24"/>
                  <w:szCs w:val="24"/>
                  <w:lang w:eastAsia="zh-CN"/>
                </w:rPr>
                <w:br/>
                <w:t>2. While the user is driving, they say something like "Hey, take this picture and send it as an email to one of my contacts" (using the edge VLM).</w:t>
              </w:r>
            </w:ins>
          </w:p>
        </w:tc>
        <w:tc>
          <w:tcPr>
            <w:tcW w:w="710" w:type="dxa"/>
            <w:tcBorders>
              <w:top w:val="nil"/>
              <w:left w:val="nil"/>
              <w:bottom w:val="single" w:sz="4" w:space="0" w:color="auto"/>
              <w:right w:val="single" w:sz="4" w:space="0" w:color="auto"/>
            </w:tcBorders>
            <w:noWrap/>
            <w:vAlign w:val="center"/>
            <w:hideMark/>
          </w:tcPr>
          <w:p w14:paraId="38CABDCE" w14:textId="77777777" w:rsidR="003B1329" w:rsidRPr="003B1329" w:rsidRDefault="003B1329" w:rsidP="003B1329">
            <w:pPr>
              <w:spacing w:before="0"/>
              <w:rPr>
                <w:ins w:id="1518" w:author="Charlie Gu" w:date="2026-06-07T21:32:00Z" w16du:dateUtc="2026-06-07T13:32:00Z"/>
                <w:rFonts w:ascii="Calibri" w:eastAsia="Times New Roman" w:hAnsi="Calibri" w:cs="Calibri"/>
                <w:sz w:val="24"/>
                <w:szCs w:val="24"/>
                <w:lang w:eastAsia="zh-CN"/>
              </w:rPr>
            </w:pPr>
            <w:ins w:id="1519" w:author="Charlie Gu" w:date="2026-06-07T21:32:00Z" w16du:dateUtc="2026-06-07T13:32:00Z">
              <w:r w:rsidRPr="003B1329">
                <w:rPr>
                  <w:rFonts w:ascii="Calibri" w:eastAsia="Times New Roman" w:hAnsi="Calibri" w:cs="Calibri"/>
                  <w:sz w:val="24"/>
                  <w:szCs w:val="24"/>
                  <w:lang w:eastAsia="zh-CN"/>
                </w:rPr>
                <w:t> </w:t>
              </w:r>
            </w:ins>
          </w:p>
        </w:tc>
        <w:tc>
          <w:tcPr>
            <w:tcW w:w="6196" w:type="dxa"/>
            <w:tcBorders>
              <w:top w:val="nil"/>
              <w:left w:val="nil"/>
              <w:bottom w:val="nil"/>
              <w:right w:val="nil"/>
            </w:tcBorders>
            <w:noWrap/>
            <w:vAlign w:val="center"/>
            <w:hideMark/>
          </w:tcPr>
          <w:p w14:paraId="54E04B7F" w14:textId="77777777" w:rsidR="003B1329" w:rsidRPr="003B1329" w:rsidRDefault="003B1329" w:rsidP="003B1329">
            <w:pPr>
              <w:spacing w:before="0"/>
              <w:rPr>
                <w:ins w:id="1520" w:author="Charlie Gu" w:date="2026-06-07T21:32:00Z" w16du:dateUtc="2026-06-07T13:32:00Z"/>
                <w:rFonts w:ascii="Calibri" w:eastAsia="Times New Roman" w:hAnsi="Calibri" w:cs="Calibri"/>
                <w:sz w:val="24"/>
                <w:szCs w:val="24"/>
                <w:lang w:eastAsia="zh-CN"/>
              </w:rPr>
            </w:pPr>
          </w:p>
        </w:tc>
      </w:tr>
    </w:tbl>
    <w:p w14:paraId="04710217" w14:textId="77777777" w:rsidR="003B1329" w:rsidRDefault="003B1329" w:rsidP="00A01FAC">
      <w:pPr>
        <w:rPr>
          <w:ins w:id="1521" w:author="Charlie Gu" w:date="2026-06-07T21:32:00Z" w16du:dateUtc="2026-06-07T13:32:00Z"/>
        </w:rPr>
      </w:pPr>
    </w:p>
    <w:p w14:paraId="5FDF8032" w14:textId="77777777" w:rsidR="003B1329" w:rsidRDefault="003B1329" w:rsidP="00A01FAC">
      <w:pPr>
        <w:rPr>
          <w:ins w:id="1522" w:author="Charlie Gu" w:date="2026-06-07T21:32:00Z" w16du:dateUtc="2026-06-07T13:32:00Z"/>
        </w:rPr>
      </w:pPr>
    </w:p>
    <w:p w14:paraId="698F8B0D" w14:textId="77777777" w:rsidR="003B1329" w:rsidRDefault="003B1329" w:rsidP="00A01FAC"/>
    <w:bookmarkStart w:id="1523" w:name="_Toc183681355"/>
    <w:bookmarkStart w:id="1524" w:name="_Toc231760495"/>
    <w:p w14:paraId="21AE2545" w14:textId="50541826" w:rsidR="00A01FAC" w:rsidRDefault="00CA7A51" w:rsidP="00254D5A">
      <w:pPr>
        <w:pStyle w:val="Heading2NUM"/>
      </w:pPr>
      <w:sdt>
        <w:sdtPr>
          <w:rPr>
            <w:rFonts w:eastAsiaTheme="minorHAnsi"/>
            <w:szCs w:val="22"/>
          </w:rPr>
          <w:alias w:val="Client Name"/>
          <w:tag w:val="Client Name"/>
          <w:id w:val="-641961396"/>
          <w:placeholder>
            <w:docPart w:val="2D50ACC6392746DA82C581FDE74CBBEF"/>
          </w:placeholder>
          <w:dataBinding w:prefixMappings="xmlns:ns0='http://schemas.microsoft.com/office/2006/coverPageProps' " w:xpath="/ns0:CoverPageProperties[1]/ns0:Abstract[1]" w:storeItemID="{55AF091B-3C7A-41E3-B477-F2FDAA23CFDA}"/>
          <w:text/>
        </w:sdtPr>
        <w:sdtEndPr/>
        <w:sdtContent>
          <w:r w:rsidR="00A371BD">
            <w:rPr>
              <w:rFonts w:eastAsiaTheme="minorHAnsi"/>
              <w:szCs w:val="22"/>
            </w:rPr>
            <w:t>&lt;Bosch&gt;</w:t>
          </w:r>
        </w:sdtContent>
      </w:sdt>
      <w:r w:rsidR="00A01FAC">
        <w:t>-specific documentation</w:t>
      </w:r>
      <w:bookmarkEnd w:id="1523"/>
      <w:bookmarkEnd w:id="1524"/>
    </w:p>
    <w:p w14:paraId="30D896AB" w14:textId="51CE0AF8" w:rsidR="00A01FAC" w:rsidRPr="0071074B" w:rsidRDefault="00A01FAC" w:rsidP="00A01FAC">
      <w:pPr>
        <w:rPr>
          <w:rStyle w:val="Instructional"/>
        </w:rPr>
      </w:pPr>
      <w:r w:rsidRPr="0071074B">
        <w:rPr>
          <w:rStyle w:val="Instructional"/>
        </w:rPr>
        <w:t xml:space="preserve">If there are </w:t>
      </w:r>
      <w:r w:rsidR="00C559BD">
        <w:rPr>
          <w:rStyle w:val="Instructional"/>
        </w:rPr>
        <w:t>C</w:t>
      </w:r>
      <w:r w:rsidRPr="0071074B">
        <w:rPr>
          <w:rStyle w:val="Instructional"/>
        </w:rPr>
        <w:t xml:space="preserve">ustomer-specific documents that need to be included with the SOW, make a list with purpose and cadence </w:t>
      </w:r>
      <w:r w:rsidR="00DA0D4F" w:rsidRPr="0071074B">
        <w:rPr>
          <w:rStyle w:val="Instructional"/>
        </w:rPr>
        <w:t>for</w:t>
      </w:r>
      <w:r w:rsidRPr="0071074B">
        <w:rPr>
          <w:rStyle w:val="Instructional"/>
        </w:rPr>
        <w:t xml:space="preserve"> delivery of these documents.</w:t>
      </w:r>
    </w:p>
    <w:p w14:paraId="0018E65B" w14:textId="23D20E09" w:rsidR="00A01FAC" w:rsidRDefault="00A01FAC" w:rsidP="001D40AA">
      <w:pPr>
        <w:pStyle w:val="Heading1NUM"/>
      </w:pPr>
      <w:bookmarkStart w:id="1525" w:name="_Toc183681356"/>
      <w:bookmarkStart w:id="1526" w:name="_Ref183782657"/>
      <w:bookmarkStart w:id="1527" w:name="_Toc231760496"/>
      <w:r>
        <w:t>Appendix</w:t>
      </w:r>
      <w:bookmarkEnd w:id="1525"/>
      <w:bookmarkEnd w:id="1526"/>
      <w:bookmarkEnd w:id="1527"/>
    </w:p>
    <w:p w14:paraId="5649E86E" w14:textId="730AA8E6" w:rsidR="00A01FAC" w:rsidRDefault="00A01FAC" w:rsidP="00254D5A">
      <w:pPr>
        <w:pStyle w:val="Heading2NUM"/>
      </w:pPr>
      <w:bookmarkStart w:id="1528" w:name="_Toc183681357"/>
      <w:bookmarkStart w:id="1529" w:name="_Toc231760497"/>
      <w:r>
        <w:t>Definitions and acronyms</w:t>
      </w:r>
      <w:bookmarkEnd w:id="1528"/>
      <w:bookmarkEnd w:id="1529"/>
    </w:p>
    <w:p w14:paraId="6C66A6B7" w14:textId="77777777" w:rsidR="00A01FAC" w:rsidRDefault="00A01FAC" w:rsidP="00A01FAC">
      <w:r>
        <w:t>The following table lists terms, initialisms, and acronyms used in this document.</w:t>
      </w:r>
    </w:p>
    <w:p w14:paraId="10ED8E7D" w14:textId="016466FC" w:rsidR="000916BC" w:rsidRDefault="000916BC" w:rsidP="000916BC">
      <w:pPr>
        <w:pStyle w:val="Caption-Table-Above"/>
      </w:pPr>
      <w:bookmarkStart w:id="1530" w:name="_Toc194478199"/>
      <w:bookmarkStart w:id="1531" w:name="_Toc231760467"/>
      <w:r>
        <w:t xml:space="preserve">Table </w:t>
      </w:r>
      <w:r>
        <w:fldChar w:fldCharType="begin"/>
      </w:r>
      <w:r>
        <w:instrText>SEQ Table \* ARABIC</w:instrText>
      </w:r>
      <w:r>
        <w:fldChar w:fldCharType="separate"/>
      </w:r>
      <w:r w:rsidR="00BF16C9">
        <w:rPr>
          <w:noProof/>
        </w:rPr>
        <w:t>13</w:t>
      </w:r>
      <w:r>
        <w:fldChar w:fldCharType="end"/>
      </w:r>
      <w:r w:rsidRPr="003F0E4E">
        <w:t xml:space="preserve">: </w:t>
      </w:r>
      <w:r w:rsidR="00A80C11">
        <w:t>Table of abbreviations</w:t>
      </w:r>
      <w:bookmarkEnd w:id="1530"/>
      <w:bookmarkEnd w:id="1531"/>
    </w:p>
    <w:tbl>
      <w:tblPr>
        <w:tblStyle w:val="RFX-SOWTable"/>
        <w:tblW w:w="0" w:type="auto"/>
        <w:tblLook w:val="04A0" w:firstRow="1" w:lastRow="0" w:firstColumn="1" w:lastColumn="0" w:noHBand="0" w:noVBand="1"/>
      </w:tblPr>
      <w:tblGrid>
        <w:gridCol w:w="2425"/>
        <w:gridCol w:w="6925"/>
      </w:tblGrid>
      <w:tr w:rsidR="004306F7" w:rsidRPr="00E10168" w14:paraId="0514980F" w14:textId="77777777" w:rsidTr="006D7DEA">
        <w:trPr>
          <w:cnfStyle w:val="100000000000" w:firstRow="1" w:lastRow="0" w:firstColumn="0" w:lastColumn="0" w:oddVBand="0" w:evenVBand="0" w:oddHBand="0" w:evenHBand="0" w:firstRowFirstColumn="0" w:firstRowLastColumn="0" w:lastRowFirstColumn="0" w:lastRowLastColumn="0"/>
        </w:trPr>
        <w:tc>
          <w:tcPr>
            <w:tcW w:w="2425" w:type="dxa"/>
          </w:tcPr>
          <w:p w14:paraId="2CDBC37A" w14:textId="5C3555D6" w:rsidR="00CF23DF" w:rsidRPr="00E10168" w:rsidRDefault="00CF23DF" w:rsidP="00CF23DF">
            <w:pPr>
              <w:pStyle w:val="TableText"/>
            </w:pPr>
            <w:r w:rsidRPr="00E10168">
              <w:t>Term / acronym</w:t>
            </w:r>
          </w:p>
        </w:tc>
        <w:tc>
          <w:tcPr>
            <w:tcW w:w="6925" w:type="dxa"/>
          </w:tcPr>
          <w:p w14:paraId="05E6DF63" w14:textId="10ACA875" w:rsidR="00CF23DF" w:rsidRPr="00E10168" w:rsidRDefault="00CF23DF" w:rsidP="00CF23DF">
            <w:pPr>
              <w:pStyle w:val="TableText"/>
            </w:pPr>
            <w:r w:rsidRPr="00E10168">
              <w:t>Description</w:t>
            </w:r>
          </w:p>
        </w:tc>
      </w:tr>
      <w:tr w:rsidR="00C64904" w:rsidRPr="00E10168" w14:paraId="09A3D13E" w14:textId="77777777" w:rsidTr="006D7DEA">
        <w:trPr>
          <w:cnfStyle w:val="000000100000" w:firstRow="0" w:lastRow="0" w:firstColumn="0" w:lastColumn="0" w:oddVBand="0" w:evenVBand="0" w:oddHBand="1" w:evenHBand="0" w:firstRowFirstColumn="0" w:firstRowLastColumn="0" w:lastRowFirstColumn="0" w:lastRowLastColumn="0"/>
        </w:trPr>
        <w:tc>
          <w:tcPr>
            <w:tcW w:w="2425" w:type="dxa"/>
          </w:tcPr>
          <w:p w14:paraId="021A28AE" w14:textId="1F4AEF47" w:rsidR="00CF23DF" w:rsidRPr="00E10168" w:rsidRDefault="00500A58" w:rsidP="00CF23DF">
            <w:pPr>
              <w:pStyle w:val="TableText"/>
            </w:pPr>
            <w:r w:rsidRPr="00E10168">
              <w:t>Backlog</w:t>
            </w:r>
          </w:p>
        </w:tc>
        <w:tc>
          <w:tcPr>
            <w:tcW w:w="6925" w:type="dxa"/>
          </w:tcPr>
          <w:p w14:paraId="40975BA6" w14:textId="28F4ED8F" w:rsidR="00CF23DF" w:rsidRPr="00E10168" w:rsidRDefault="00931004" w:rsidP="00CF23DF">
            <w:pPr>
              <w:pStyle w:val="TableText"/>
            </w:pPr>
            <w:r w:rsidRPr="00E10168">
              <w:t xml:space="preserve">The set of epics, features, and user stories that are prioritized and assigned to resources during sprints to direct the effort of the feature teams to work toward the </w:t>
            </w:r>
            <w:sdt>
              <w:sdtPr>
                <w:rPr>
                  <w:szCs w:val="22"/>
                </w:rPr>
                <w:alias w:val="Client Name"/>
                <w:tag w:val="Client Name"/>
                <w:id w:val="684947240"/>
                <w:placeholder>
                  <w:docPart w:val="9D37CCB797984079B887296A9A0F434D"/>
                </w:placeholder>
                <w:dataBinding w:prefixMappings="xmlns:ns0='http://schemas.microsoft.com/office/2006/coverPageProps' " w:xpath="/ns0:CoverPageProperties[1]/ns0:Abstract[1]" w:storeItemID="{55AF091B-3C7A-41E3-B477-F2FDAA23CFDA}"/>
                <w:text/>
              </w:sdtPr>
              <w:sdtEndPr/>
              <w:sdtContent>
                <w:r w:rsidR="00A371BD">
                  <w:rPr>
                    <w:szCs w:val="22"/>
                  </w:rPr>
                  <w:t>&lt;Bosch&gt;</w:t>
                </w:r>
              </w:sdtContent>
            </w:sdt>
            <w:r w:rsidRPr="00E10168">
              <w:t xml:space="preserve"> </w:t>
            </w:r>
            <w:r w:rsidR="00A761BC">
              <w:t>objectives</w:t>
            </w:r>
            <w:r w:rsidR="00A761BC" w:rsidRPr="00E10168">
              <w:t xml:space="preserve"> </w:t>
            </w:r>
            <w:r w:rsidRPr="00E10168">
              <w:t>and desired business value.</w:t>
            </w:r>
          </w:p>
        </w:tc>
      </w:tr>
      <w:tr w:rsidR="00C64904" w:rsidRPr="00E10168" w14:paraId="0790D1A0" w14:textId="77777777" w:rsidTr="006D7DEA">
        <w:trPr>
          <w:cnfStyle w:val="000000010000" w:firstRow="0" w:lastRow="0" w:firstColumn="0" w:lastColumn="0" w:oddVBand="0" w:evenVBand="0" w:oddHBand="0" w:evenHBand="1" w:firstRowFirstColumn="0" w:firstRowLastColumn="0" w:lastRowFirstColumn="0" w:lastRowLastColumn="0"/>
        </w:trPr>
        <w:tc>
          <w:tcPr>
            <w:tcW w:w="2425" w:type="dxa"/>
          </w:tcPr>
          <w:p w14:paraId="363477CE" w14:textId="15AC06E1" w:rsidR="00931004" w:rsidRPr="00E10168" w:rsidRDefault="004110EA" w:rsidP="00CF23DF">
            <w:pPr>
              <w:pStyle w:val="TableText"/>
            </w:pPr>
            <w:r w:rsidRPr="00E10168">
              <w:t>BWBM</w:t>
            </w:r>
          </w:p>
        </w:tc>
        <w:tc>
          <w:tcPr>
            <w:tcW w:w="6925" w:type="dxa"/>
          </w:tcPr>
          <w:p w14:paraId="175DCA0F" w14:textId="77777777" w:rsidR="001F15CA" w:rsidRPr="00E10168" w:rsidRDefault="001F15CA" w:rsidP="001F15CA">
            <w:pPr>
              <w:pStyle w:val="TableText"/>
            </w:pPr>
            <w:r w:rsidRPr="00E10168">
              <w:t>Black and white box monitoring.</w:t>
            </w:r>
          </w:p>
          <w:p w14:paraId="041D51DB" w14:textId="75FD5716" w:rsidR="001F15CA" w:rsidRPr="00E10168" w:rsidRDefault="001F15CA" w:rsidP="00961A3A">
            <w:pPr>
              <w:pStyle w:val="Tablebullet1"/>
            </w:pPr>
            <w:r w:rsidRPr="00E10168">
              <w:t>Blackbox monitoring: testing externally visible behavior as a user would see it.</w:t>
            </w:r>
          </w:p>
          <w:p w14:paraId="15E4DA21" w14:textId="6DAC261A" w:rsidR="00931004" w:rsidRPr="00E10168" w:rsidRDefault="001F15CA" w:rsidP="00961A3A">
            <w:pPr>
              <w:pStyle w:val="Tablebullet1"/>
            </w:pPr>
            <w:r w:rsidRPr="00E10168">
              <w:t>Whitebox monitoring: monitoring based on metrics exposed by the internals of the system, including logs, interfaces (like the Java virtual machine profiling interface), or an HTTP handler that emits internal statistics.</w:t>
            </w:r>
          </w:p>
        </w:tc>
      </w:tr>
      <w:tr w:rsidR="00C64904" w:rsidRPr="00E10168" w14:paraId="03481E58" w14:textId="77777777" w:rsidTr="006D7DEA">
        <w:trPr>
          <w:cnfStyle w:val="000000100000" w:firstRow="0" w:lastRow="0" w:firstColumn="0" w:lastColumn="0" w:oddVBand="0" w:evenVBand="0" w:oddHBand="1" w:evenHBand="0" w:firstRowFirstColumn="0" w:firstRowLastColumn="0" w:lastRowFirstColumn="0" w:lastRowLastColumn="0"/>
        </w:trPr>
        <w:tc>
          <w:tcPr>
            <w:tcW w:w="2425" w:type="dxa"/>
          </w:tcPr>
          <w:p w14:paraId="5996596C" w14:textId="4F8AD04B" w:rsidR="005F579B" w:rsidRPr="00E10168" w:rsidRDefault="00711D59" w:rsidP="00CF23DF">
            <w:pPr>
              <w:pStyle w:val="TableText"/>
            </w:pPr>
            <w:r w:rsidRPr="00E10168">
              <w:t>DOD</w:t>
            </w:r>
          </w:p>
        </w:tc>
        <w:tc>
          <w:tcPr>
            <w:tcW w:w="6925" w:type="dxa"/>
          </w:tcPr>
          <w:p w14:paraId="77F168A3" w14:textId="0C8C4E13" w:rsidR="005F579B" w:rsidRPr="00E10168" w:rsidRDefault="00673296" w:rsidP="001F15CA">
            <w:pPr>
              <w:pStyle w:val="TableText"/>
            </w:pPr>
            <w:r w:rsidRPr="00E10168">
              <w:t>Definition of Done</w:t>
            </w:r>
          </w:p>
        </w:tc>
      </w:tr>
      <w:tr w:rsidR="00C64904" w:rsidRPr="00E10168" w14:paraId="31CF340C" w14:textId="77777777" w:rsidTr="006D7DEA">
        <w:trPr>
          <w:cnfStyle w:val="000000010000" w:firstRow="0" w:lastRow="0" w:firstColumn="0" w:lastColumn="0" w:oddVBand="0" w:evenVBand="0" w:oddHBand="0" w:evenHBand="1" w:firstRowFirstColumn="0" w:firstRowLastColumn="0" w:lastRowFirstColumn="0" w:lastRowLastColumn="0"/>
        </w:trPr>
        <w:tc>
          <w:tcPr>
            <w:tcW w:w="2425" w:type="dxa"/>
          </w:tcPr>
          <w:p w14:paraId="079C6DE3" w14:textId="02CFE81F" w:rsidR="00673296" w:rsidRPr="00E10168" w:rsidRDefault="00673296" w:rsidP="00CF23DF">
            <w:pPr>
              <w:pStyle w:val="TableText"/>
            </w:pPr>
            <w:r w:rsidRPr="00E10168">
              <w:t>DOR</w:t>
            </w:r>
          </w:p>
        </w:tc>
        <w:tc>
          <w:tcPr>
            <w:tcW w:w="6925" w:type="dxa"/>
          </w:tcPr>
          <w:p w14:paraId="173044E1" w14:textId="47BBCBBF" w:rsidR="00673296" w:rsidRPr="00E10168" w:rsidRDefault="00673296" w:rsidP="001F15CA">
            <w:pPr>
              <w:pStyle w:val="TableText"/>
            </w:pPr>
            <w:r w:rsidRPr="00E10168">
              <w:t>Definition of Ready</w:t>
            </w:r>
          </w:p>
        </w:tc>
      </w:tr>
      <w:tr w:rsidR="00C64904" w:rsidRPr="00E10168" w14:paraId="4F7D4A40" w14:textId="77777777" w:rsidTr="006D7DEA">
        <w:trPr>
          <w:cnfStyle w:val="000000100000" w:firstRow="0" w:lastRow="0" w:firstColumn="0" w:lastColumn="0" w:oddVBand="0" w:evenVBand="0" w:oddHBand="1" w:evenHBand="0" w:firstRowFirstColumn="0" w:firstRowLastColumn="0" w:lastRowFirstColumn="0" w:lastRowLastColumn="0"/>
        </w:trPr>
        <w:tc>
          <w:tcPr>
            <w:tcW w:w="2425" w:type="dxa"/>
          </w:tcPr>
          <w:p w14:paraId="236ACA48" w14:textId="7EA8BEC2" w:rsidR="00673296" w:rsidRPr="00E10168" w:rsidRDefault="00F16FD4" w:rsidP="00CF23DF">
            <w:pPr>
              <w:pStyle w:val="TableText"/>
            </w:pPr>
            <w:r w:rsidRPr="00E10168">
              <w:t>Informal knowledge transfer</w:t>
            </w:r>
          </w:p>
        </w:tc>
        <w:tc>
          <w:tcPr>
            <w:tcW w:w="6925" w:type="dxa"/>
          </w:tcPr>
          <w:p w14:paraId="52DEFC2E" w14:textId="66FDE733" w:rsidR="00673296" w:rsidRPr="00E10168" w:rsidRDefault="00235C1C" w:rsidP="001F15CA">
            <w:pPr>
              <w:pStyle w:val="TableText"/>
            </w:pPr>
            <w:r w:rsidRPr="00E10168">
              <w:t xml:space="preserve">The exchange of information between </w:t>
            </w:r>
            <w:sdt>
              <w:sdtPr>
                <w:alias w:val="MSFT / Partner"/>
                <w:tag w:val=""/>
                <w:id w:val="-47465865"/>
                <w:placeholder>
                  <w:docPart w:val="D6EFE6FC88B841F7A06D9C74D0C491F2"/>
                </w:placeholder>
                <w:dataBinding w:prefixMappings="xmlns:ns0='http://purl.org/dc/elements/1.1/' xmlns:ns1='http://schemas.openxmlformats.org/package/2006/metadata/core-properties' " w:xpath="/ns1:coreProperties[1]/ns0:creator[1]" w:storeItemID="{6C3C8BC8-F283-45AE-878A-BAB7291924A1}"/>
                <w:text/>
              </w:sdtPr>
              <w:sdtEndPr/>
              <w:sdtContent>
                <w:r w:rsidR="00A371BD">
                  <w:t>&lt;MSFT&gt;</w:t>
                </w:r>
              </w:sdtContent>
            </w:sdt>
            <w:r w:rsidR="00546ABA">
              <w:t xml:space="preserve"> </w:t>
            </w:r>
            <w:r w:rsidRPr="00E10168">
              <w:t xml:space="preserve">staff and </w:t>
            </w:r>
            <w:sdt>
              <w:sdtPr>
                <w:rPr>
                  <w:szCs w:val="22"/>
                </w:rPr>
                <w:alias w:val="Client Name"/>
                <w:tag w:val="Client Name"/>
                <w:id w:val="774215462"/>
                <w:placeholder>
                  <w:docPart w:val="A76B0C51ED8440C4855FBEBFCF4B55E2"/>
                </w:placeholder>
                <w:dataBinding w:prefixMappings="xmlns:ns0='http://schemas.microsoft.com/office/2006/coverPageProps' " w:xpath="/ns0:CoverPageProperties[1]/ns0:Abstract[1]" w:storeItemID="{55AF091B-3C7A-41E3-B477-F2FDAA23CFDA}"/>
                <w:text/>
              </w:sdtPr>
              <w:sdtEndPr/>
              <w:sdtContent>
                <w:r w:rsidR="00A371BD">
                  <w:rPr>
                    <w:szCs w:val="22"/>
                  </w:rPr>
                  <w:t>&lt;Bosch&gt;</w:t>
                </w:r>
              </w:sdtContent>
            </w:sdt>
            <w:r w:rsidRPr="00E10168">
              <w:t xml:space="preserve"> staff as they work together on the </w:t>
            </w:r>
            <w:r w:rsidR="00B911E5">
              <w:t>project</w:t>
            </w:r>
            <w:r w:rsidRPr="00E10168">
              <w:t>.</w:t>
            </w:r>
          </w:p>
        </w:tc>
      </w:tr>
      <w:tr w:rsidR="00C64904" w:rsidRPr="00E10168" w14:paraId="34961FFE" w14:textId="77777777" w:rsidTr="006D7DEA">
        <w:trPr>
          <w:cnfStyle w:val="000000010000" w:firstRow="0" w:lastRow="0" w:firstColumn="0" w:lastColumn="0" w:oddVBand="0" w:evenVBand="0" w:oddHBand="0" w:evenHBand="1" w:firstRowFirstColumn="0" w:firstRowLastColumn="0" w:lastRowFirstColumn="0" w:lastRowLastColumn="0"/>
        </w:trPr>
        <w:tc>
          <w:tcPr>
            <w:tcW w:w="2425" w:type="dxa"/>
          </w:tcPr>
          <w:p w14:paraId="0DC61ADB" w14:textId="384613EF" w:rsidR="00B653A0" w:rsidRPr="00E10168" w:rsidRDefault="00B653A0" w:rsidP="00CF23DF">
            <w:pPr>
              <w:pStyle w:val="TableText"/>
            </w:pPr>
            <w:r>
              <w:t>IP</w:t>
            </w:r>
          </w:p>
        </w:tc>
        <w:tc>
          <w:tcPr>
            <w:tcW w:w="6925" w:type="dxa"/>
          </w:tcPr>
          <w:p w14:paraId="0400FA7C" w14:textId="4BC2A571" w:rsidR="00B653A0" w:rsidRPr="00E10168" w:rsidRDefault="00B32BDB" w:rsidP="001F15CA">
            <w:pPr>
              <w:pStyle w:val="TableText"/>
            </w:pPr>
            <w:r>
              <w:t>Intellectual Property</w:t>
            </w:r>
          </w:p>
        </w:tc>
      </w:tr>
      <w:tr w:rsidR="00C64904" w:rsidRPr="00E10168" w14:paraId="2D565600" w14:textId="77777777" w:rsidTr="006D7DEA">
        <w:trPr>
          <w:cnfStyle w:val="000000100000" w:firstRow="0" w:lastRow="0" w:firstColumn="0" w:lastColumn="0" w:oddVBand="0" w:evenVBand="0" w:oddHBand="1" w:evenHBand="0" w:firstRowFirstColumn="0" w:firstRowLastColumn="0" w:lastRowFirstColumn="0" w:lastRowLastColumn="0"/>
        </w:trPr>
        <w:tc>
          <w:tcPr>
            <w:tcW w:w="2425" w:type="dxa"/>
          </w:tcPr>
          <w:p w14:paraId="7DC96AA8" w14:textId="26150623" w:rsidR="002B37FC" w:rsidRDefault="001C74A1" w:rsidP="00CF23DF">
            <w:pPr>
              <w:pStyle w:val="TableText"/>
            </w:pPr>
            <w:r>
              <w:t>KPI</w:t>
            </w:r>
          </w:p>
        </w:tc>
        <w:tc>
          <w:tcPr>
            <w:tcW w:w="6925" w:type="dxa"/>
          </w:tcPr>
          <w:p w14:paraId="330DA3EC" w14:textId="3FBDB9F5" w:rsidR="002B37FC" w:rsidRPr="00B653A0" w:rsidRDefault="00B169AB" w:rsidP="001F15CA">
            <w:pPr>
              <w:pStyle w:val="TableText"/>
              <w:rPr>
                <w:highlight w:val="magenta"/>
              </w:rPr>
            </w:pPr>
            <w:r w:rsidRPr="00B169AB">
              <w:t>Key performance indicator</w:t>
            </w:r>
          </w:p>
        </w:tc>
      </w:tr>
      <w:tr w:rsidR="00C64904" w:rsidRPr="00E10168" w14:paraId="78B85CF5" w14:textId="77777777" w:rsidTr="006D7DEA">
        <w:trPr>
          <w:cnfStyle w:val="000000010000" w:firstRow="0" w:lastRow="0" w:firstColumn="0" w:lastColumn="0" w:oddVBand="0" w:evenVBand="0" w:oddHBand="0" w:evenHBand="1" w:firstRowFirstColumn="0" w:firstRowLastColumn="0" w:lastRowFirstColumn="0" w:lastRowLastColumn="0"/>
        </w:trPr>
        <w:tc>
          <w:tcPr>
            <w:tcW w:w="2425" w:type="dxa"/>
          </w:tcPr>
          <w:p w14:paraId="08E78B2D" w14:textId="3A2531EB" w:rsidR="00235C1C" w:rsidRPr="00E10168" w:rsidRDefault="0023190B" w:rsidP="00CF23DF">
            <w:pPr>
              <w:pStyle w:val="TableText"/>
            </w:pPr>
            <w:r w:rsidRPr="00E10168">
              <w:t>OKRs</w:t>
            </w:r>
          </w:p>
        </w:tc>
        <w:tc>
          <w:tcPr>
            <w:tcW w:w="6925" w:type="dxa"/>
          </w:tcPr>
          <w:p w14:paraId="35D2F2C6" w14:textId="0D9070D8" w:rsidR="00235C1C" w:rsidRPr="00E10168" w:rsidRDefault="00A10D9A" w:rsidP="001F15CA">
            <w:pPr>
              <w:pStyle w:val="TableText"/>
            </w:pPr>
            <w:r w:rsidRPr="00E10168">
              <w:t xml:space="preserve">Objectives and key results. A set of measurable goals and metrics used to track progress toward reaching valued business </w:t>
            </w:r>
            <w:r w:rsidR="00823DA2">
              <w:t>objectives</w:t>
            </w:r>
            <w:r w:rsidRPr="00E10168">
              <w:t>.</w:t>
            </w:r>
          </w:p>
        </w:tc>
      </w:tr>
      <w:tr w:rsidR="00C64904" w:rsidRPr="00E10168" w14:paraId="67AB5226" w14:textId="77777777" w:rsidTr="006D7DEA">
        <w:trPr>
          <w:cnfStyle w:val="000000100000" w:firstRow="0" w:lastRow="0" w:firstColumn="0" w:lastColumn="0" w:oddVBand="0" w:evenVBand="0" w:oddHBand="1" w:evenHBand="0" w:firstRowFirstColumn="0" w:firstRowLastColumn="0" w:lastRowFirstColumn="0" w:lastRowLastColumn="0"/>
        </w:trPr>
        <w:tc>
          <w:tcPr>
            <w:tcW w:w="2425" w:type="dxa"/>
          </w:tcPr>
          <w:p w14:paraId="19CFCE62" w14:textId="0DD7AB7C" w:rsidR="00A10D9A" w:rsidRPr="00E10168" w:rsidRDefault="00A10D9A" w:rsidP="00CF23DF">
            <w:pPr>
              <w:pStyle w:val="TableText"/>
            </w:pPr>
            <w:r w:rsidRPr="00E10168">
              <w:t>ORC</w:t>
            </w:r>
          </w:p>
        </w:tc>
        <w:tc>
          <w:tcPr>
            <w:tcW w:w="6925" w:type="dxa"/>
          </w:tcPr>
          <w:p w14:paraId="542D448A" w14:textId="09F678A2" w:rsidR="00A10D9A" w:rsidRPr="00E10168" w:rsidRDefault="00A15F0D" w:rsidP="001F15CA">
            <w:pPr>
              <w:pStyle w:val="TableText"/>
            </w:pPr>
            <w:r w:rsidRPr="00E10168">
              <w:t xml:space="preserve">Operational readiness criteria. Criteria used in the review where customers have a base set of monitors, logs, runbooks, </w:t>
            </w:r>
            <w:r w:rsidR="006249EA">
              <w:t>UAT</w:t>
            </w:r>
            <w:r w:rsidRPr="00E10168">
              <w:t xml:space="preserve">, security, and scans needed to place a service into use (“production readiness review”). Services deemed </w:t>
            </w:r>
            <w:r w:rsidRPr="00E10168">
              <w:lastRenderedPageBreak/>
              <w:t>business</w:t>
            </w:r>
            <w:r w:rsidR="003F717D">
              <w:t>-</w:t>
            </w:r>
            <w:r w:rsidRPr="00E10168">
              <w:t>critical also include availability and reliability measurements (availability and serviceability, at a higher level).</w:t>
            </w:r>
          </w:p>
        </w:tc>
      </w:tr>
      <w:tr w:rsidR="00C64904" w:rsidRPr="00E10168" w14:paraId="3CD812E4" w14:textId="77777777" w:rsidTr="006D7DEA">
        <w:trPr>
          <w:cnfStyle w:val="000000010000" w:firstRow="0" w:lastRow="0" w:firstColumn="0" w:lastColumn="0" w:oddVBand="0" w:evenVBand="0" w:oddHBand="0" w:evenHBand="1" w:firstRowFirstColumn="0" w:firstRowLastColumn="0" w:lastRowFirstColumn="0" w:lastRowLastColumn="0"/>
        </w:trPr>
        <w:tc>
          <w:tcPr>
            <w:tcW w:w="2425" w:type="dxa"/>
          </w:tcPr>
          <w:p w14:paraId="3BC85E28" w14:textId="16F49CF3" w:rsidR="00A15F0D" w:rsidRPr="00E10168" w:rsidRDefault="00A15F0D" w:rsidP="00CF23DF">
            <w:pPr>
              <w:pStyle w:val="TableText"/>
            </w:pPr>
            <w:r w:rsidRPr="00E10168">
              <w:lastRenderedPageBreak/>
              <w:t>PBI</w:t>
            </w:r>
          </w:p>
        </w:tc>
        <w:tc>
          <w:tcPr>
            <w:tcW w:w="6925" w:type="dxa"/>
          </w:tcPr>
          <w:p w14:paraId="10D0FF1F" w14:textId="17C54A3A" w:rsidR="00A15F0D" w:rsidRPr="00E10168" w:rsidRDefault="00D11FA8" w:rsidP="001F15CA">
            <w:pPr>
              <w:pStyle w:val="TableText"/>
            </w:pPr>
            <w:r w:rsidRPr="00E10168">
              <w:t xml:space="preserve">Product backlog item. An item tracked in DevOps. Also known as a “work item.” Typically, these items can be individual tasks, stories, epics, features, or other custom items as defined for a particular </w:t>
            </w:r>
            <w:r w:rsidR="00B911E5">
              <w:t>project</w:t>
            </w:r>
            <w:r w:rsidRPr="00E10168">
              <w:t>.</w:t>
            </w:r>
          </w:p>
        </w:tc>
      </w:tr>
      <w:tr w:rsidR="00C64904" w:rsidRPr="00E10168" w14:paraId="64483D4D" w14:textId="77777777" w:rsidTr="006D7DEA">
        <w:trPr>
          <w:cnfStyle w:val="000000100000" w:firstRow="0" w:lastRow="0" w:firstColumn="0" w:lastColumn="0" w:oddVBand="0" w:evenVBand="0" w:oddHBand="1" w:evenHBand="0" w:firstRowFirstColumn="0" w:firstRowLastColumn="0" w:lastRowFirstColumn="0" w:lastRowLastColumn="0"/>
        </w:trPr>
        <w:tc>
          <w:tcPr>
            <w:tcW w:w="2425" w:type="dxa"/>
          </w:tcPr>
          <w:p w14:paraId="047285A9" w14:textId="7CB6F1C7" w:rsidR="00D11FA8" w:rsidRPr="00E10168" w:rsidRDefault="008E0B9D" w:rsidP="00CF23DF">
            <w:pPr>
              <w:pStyle w:val="TableText"/>
            </w:pPr>
            <w:r w:rsidRPr="00E10168">
              <w:t>Product increment</w:t>
            </w:r>
          </w:p>
        </w:tc>
        <w:tc>
          <w:tcPr>
            <w:tcW w:w="6925" w:type="dxa"/>
          </w:tcPr>
          <w:p w14:paraId="387E6728" w14:textId="06BD5144" w:rsidR="00D11FA8" w:rsidRPr="00E10168" w:rsidRDefault="00943497" w:rsidP="001F15CA">
            <w:pPr>
              <w:pStyle w:val="TableText"/>
            </w:pPr>
            <w:r w:rsidRPr="00E10168">
              <w:t xml:space="preserve">Depending on the type of </w:t>
            </w:r>
            <w:r w:rsidR="00B911E5">
              <w:t>project</w:t>
            </w:r>
            <w:r w:rsidRPr="00E10168">
              <w:t>, a “product increment” can be any combination of the following (but not limited to): documentation of standards, policies, and procedures; landing zones; security templates; operational playbooks; or user stories completed within a sprint.</w:t>
            </w:r>
          </w:p>
        </w:tc>
      </w:tr>
      <w:tr w:rsidR="00C64904" w:rsidRPr="00E10168" w14:paraId="159D1312" w14:textId="77777777" w:rsidTr="006D7DEA">
        <w:trPr>
          <w:cnfStyle w:val="000000010000" w:firstRow="0" w:lastRow="0" w:firstColumn="0" w:lastColumn="0" w:oddVBand="0" w:evenVBand="0" w:oddHBand="0" w:evenHBand="1" w:firstRowFirstColumn="0" w:firstRowLastColumn="0" w:lastRowFirstColumn="0" w:lastRowLastColumn="0"/>
        </w:trPr>
        <w:tc>
          <w:tcPr>
            <w:tcW w:w="2425" w:type="dxa"/>
          </w:tcPr>
          <w:p w14:paraId="03A0E1BE" w14:textId="1E728DE0" w:rsidR="00B7473E" w:rsidRPr="00E10168" w:rsidRDefault="00B7473E" w:rsidP="00CF23DF">
            <w:pPr>
              <w:pStyle w:val="TableText"/>
            </w:pPr>
            <w:r>
              <w:t>QA</w:t>
            </w:r>
          </w:p>
        </w:tc>
        <w:tc>
          <w:tcPr>
            <w:tcW w:w="6925" w:type="dxa"/>
          </w:tcPr>
          <w:p w14:paraId="4E00F3FD" w14:textId="1AB60E1D" w:rsidR="00B7473E" w:rsidRPr="00E10168" w:rsidRDefault="00B7473E" w:rsidP="001F15CA">
            <w:pPr>
              <w:pStyle w:val="TableText"/>
            </w:pPr>
            <w:r>
              <w:t>Quality assurance</w:t>
            </w:r>
          </w:p>
        </w:tc>
      </w:tr>
      <w:tr w:rsidR="00C64904" w:rsidRPr="00E10168" w14:paraId="6A024DE9" w14:textId="77777777" w:rsidTr="006D7DEA">
        <w:trPr>
          <w:cnfStyle w:val="000000100000" w:firstRow="0" w:lastRow="0" w:firstColumn="0" w:lastColumn="0" w:oddVBand="0" w:evenVBand="0" w:oddHBand="1" w:evenHBand="0" w:firstRowFirstColumn="0" w:firstRowLastColumn="0" w:lastRowFirstColumn="0" w:lastRowLastColumn="0"/>
        </w:trPr>
        <w:tc>
          <w:tcPr>
            <w:tcW w:w="2425" w:type="dxa"/>
          </w:tcPr>
          <w:p w14:paraId="189975BA" w14:textId="144E8A47" w:rsidR="00A82F3C" w:rsidRPr="00E10168" w:rsidRDefault="00A82F3C" w:rsidP="00CF23DF">
            <w:pPr>
              <w:pStyle w:val="TableText"/>
            </w:pPr>
            <w:r w:rsidRPr="00E10168">
              <w:t>SLI</w:t>
            </w:r>
          </w:p>
        </w:tc>
        <w:tc>
          <w:tcPr>
            <w:tcW w:w="6925" w:type="dxa"/>
          </w:tcPr>
          <w:p w14:paraId="5246323E" w14:textId="7C790708" w:rsidR="00A82F3C" w:rsidRPr="00E10168" w:rsidRDefault="00CE49E9" w:rsidP="001F15CA">
            <w:pPr>
              <w:pStyle w:val="TableText"/>
            </w:pPr>
            <w:r w:rsidRPr="00E10168">
              <w:t>Service-level indicator</w:t>
            </w:r>
          </w:p>
        </w:tc>
      </w:tr>
      <w:tr w:rsidR="00C64904" w:rsidRPr="00E10168" w14:paraId="7E195840" w14:textId="77777777" w:rsidTr="006D7DEA">
        <w:trPr>
          <w:cnfStyle w:val="000000010000" w:firstRow="0" w:lastRow="0" w:firstColumn="0" w:lastColumn="0" w:oddVBand="0" w:evenVBand="0" w:oddHBand="0" w:evenHBand="1" w:firstRowFirstColumn="0" w:firstRowLastColumn="0" w:lastRowFirstColumn="0" w:lastRowLastColumn="0"/>
        </w:trPr>
        <w:tc>
          <w:tcPr>
            <w:tcW w:w="2425" w:type="dxa"/>
          </w:tcPr>
          <w:p w14:paraId="5EB0BB66" w14:textId="0A94AE32" w:rsidR="00CE49E9" w:rsidRPr="00E10168" w:rsidRDefault="00CE49E9" w:rsidP="00CF23DF">
            <w:pPr>
              <w:pStyle w:val="TableText"/>
            </w:pPr>
            <w:r w:rsidRPr="00E10168">
              <w:t>SLO</w:t>
            </w:r>
          </w:p>
        </w:tc>
        <w:tc>
          <w:tcPr>
            <w:tcW w:w="6925" w:type="dxa"/>
          </w:tcPr>
          <w:p w14:paraId="3D12321D" w14:textId="1411A6A6" w:rsidR="00CE49E9" w:rsidRPr="00E10168" w:rsidRDefault="00BE3C86" w:rsidP="001F15CA">
            <w:pPr>
              <w:pStyle w:val="TableText"/>
            </w:pPr>
            <w:r w:rsidRPr="00E10168">
              <w:t>Service-level objective</w:t>
            </w:r>
          </w:p>
        </w:tc>
      </w:tr>
      <w:tr w:rsidR="00C64904" w:rsidRPr="00E10168" w14:paraId="7DC8AD0D" w14:textId="77777777" w:rsidTr="006D7DEA">
        <w:trPr>
          <w:cnfStyle w:val="000000100000" w:firstRow="0" w:lastRow="0" w:firstColumn="0" w:lastColumn="0" w:oddVBand="0" w:evenVBand="0" w:oddHBand="1" w:evenHBand="0" w:firstRowFirstColumn="0" w:firstRowLastColumn="0" w:lastRowFirstColumn="0" w:lastRowLastColumn="0"/>
        </w:trPr>
        <w:tc>
          <w:tcPr>
            <w:tcW w:w="2425" w:type="dxa"/>
          </w:tcPr>
          <w:p w14:paraId="4BD624CF" w14:textId="6AC43AB9" w:rsidR="00BE3C86" w:rsidRPr="00E10168" w:rsidRDefault="00BE3C86" w:rsidP="00CF23DF">
            <w:pPr>
              <w:pStyle w:val="TableText"/>
            </w:pPr>
            <w:r w:rsidRPr="00E10168">
              <w:t>SME</w:t>
            </w:r>
          </w:p>
        </w:tc>
        <w:tc>
          <w:tcPr>
            <w:tcW w:w="6925" w:type="dxa"/>
          </w:tcPr>
          <w:p w14:paraId="714EF98E" w14:textId="4C75FB88" w:rsidR="00BE3C86" w:rsidRPr="00E10168" w:rsidRDefault="00C962B6" w:rsidP="001F15CA">
            <w:pPr>
              <w:pStyle w:val="TableText"/>
            </w:pPr>
            <w:r w:rsidRPr="00E10168">
              <w:t>Subject matter expert. A person with specific knowledge or expertise in a particular area. For example, a security SME, or database SME.</w:t>
            </w:r>
          </w:p>
        </w:tc>
      </w:tr>
      <w:tr w:rsidR="00C64904" w:rsidRPr="00E10168" w14:paraId="5F3F709B" w14:textId="77777777" w:rsidTr="006D7DEA">
        <w:trPr>
          <w:cnfStyle w:val="000000010000" w:firstRow="0" w:lastRow="0" w:firstColumn="0" w:lastColumn="0" w:oddVBand="0" w:evenVBand="0" w:oddHBand="0" w:evenHBand="1" w:firstRowFirstColumn="0" w:firstRowLastColumn="0" w:lastRowFirstColumn="0" w:lastRowLastColumn="0"/>
        </w:trPr>
        <w:tc>
          <w:tcPr>
            <w:tcW w:w="2425" w:type="dxa"/>
          </w:tcPr>
          <w:p w14:paraId="51BAC959" w14:textId="4838B8A5" w:rsidR="00C962B6" w:rsidRPr="00E10168" w:rsidRDefault="00C962B6" w:rsidP="00CF23DF">
            <w:pPr>
              <w:pStyle w:val="TableText"/>
            </w:pPr>
            <w:r w:rsidRPr="00E10168">
              <w:t>SOW</w:t>
            </w:r>
          </w:p>
        </w:tc>
        <w:tc>
          <w:tcPr>
            <w:tcW w:w="6925" w:type="dxa"/>
          </w:tcPr>
          <w:p w14:paraId="05CB31BA" w14:textId="6D2DD9D8" w:rsidR="00C962B6" w:rsidRPr="00E10168" w:rsidRDefault="008013F0" w:rsidP="001F15CA">
            <w:pPr>
              <w:pStyle w:val="TableText"/>
            </w:pPr>
            <w:r w:rsidRPr="00E10168">
              <w:t xml:space="preserve">Statement of </w:t>
            </w:r>
            <w:r w:rsidR="008451DA">
              <w:t>w</w:t>
            </w:r>
            <w:r w:rsidRPr="00E10168">
              <w:t>ork</w:t>
            </w:r>
          </w:p>
        </w:tc>
      </w:tr>
      <w:tr w:rsidR="00C64904" w:rsidRPr="00E10168" w14:paraId="70C32015" w14:textId="77777777" w:rsidTr="006D7DEA">
        <w:trPr>
          <w:cnfStyle w:val="000000100000" w:firstRow="0" w:lastRow="0" w:firstColumn="0" w:lastColumn="0" w:oddVBand="0" w:evenVBand="0" w:oddHBand="1" w:evenHBand="0" w:firstRowFirstColumn="0" w:firstRowLastColumn="0" w:lastRowFirstColumn="0" w:lastRowLastColumn="0"/>
        </w:trPr>
        <w:tc>
          <w:tcPr>
            <w:tcW w:w="2425" w:type="dxa"/>
          </w:tcPr>
          <w:p w14:paraId="36E6F6C6" w14:textId="30B88E2F" w:rsidR="008013F0" w:rsidRPr="00E10168" w:rsidRDefault="0031790C" w:rsidP="00CF23DF">
            <w:pPr>
              <w:pStyle w:val="TableText"/>
            </w:pPr>
            <w:r w:rsidRPr="00E10168">
              <w:t>Sprint planning</w:t>
            </w:r>
          </w:p>
        </w:tc>
        <w:tc>
          <w:tcPr>
            <w:tcW w:w="6925" w:type="dxa"/>
          </w:tcPr>
          <w:p w14:paraId="5595D96D" w14:textId="0ED53649" w:rsidR="008013F0" w:rsidRPr="00E10168" w:rsidRDefault="00590A13" w:rsidP="001F15CA">
            <w:pPr>
              <w:pStyle w:val="TableText"/>
            </w:pPr>
            <w:r w:rsidRPr="00E10168">
              <w:t>A single meeting held at the start of each sprint to review and assign PBIs that meet DOR and will be delivered during the sprint. In some exceptional cases, planning may extend past the first day. The CPdM and feature team will attend, along with key stakeholders.</w:t>
            </w:r>
          </w:p>
        </w:tc>
      </w:tr>
      <w:tr w:rsidR="00C64904" w:rsidRPr="00E10168" w14:paraId="5B8ACE6A" w14:textId="77777777" w:rsidTr="006D7DEA">
        <w:trPr>
          <w:cnfStyle w:val="000000010000" w:firstRow="0" w:lastRow="0" w:firstColumn="0" w:lastColumn="0" w:oddVBand="0" w:evenVBand="0" w:oddHBand="0" w:evenHBand="1" w:firstRowFirstColumn="0" w:firstRowLastColumn="0" w:lastRowFirstColumn="0" w:lastRowLastColumn="0"/>
        </w:trPr>
        <w:tc>
          <w:tcPr>
            <w:tcW w:w="2425" w:type="dxa"/>
          </w:tcPr>
          <w:p w14:paraId="45B0075E" w14:textId="47DFB624" w:rsidR="00590A13" w:rsidRPr="00E10168" w:rsidRDefault="0011344E" w:rsidP="00CF23DF">
            <w:pPr>
              <w:pStyle w:val="TableText"/>
            </w:pPr>
            <w:r w:rsidRPr="00E10168">
              <w:t>Sprint retrospective</w:t>
            </w:r>
          </w:p>
        </w:tc>
        <w:tc>
          <w:tcPr>
            <w:tcW w:w="6925" w:type="dxa"/>
          </w:tcPr>
          <w:p w14:paraId="0D178D0C" w14:textId="007D6D30" w:rsidR="00590A13" w:rsidRPr="00E10168" w:rsidRDefault="00DE5892" w:rsidP="001F15CA">
            <w:pPr>
              <w:pStyle w:val="TableText"/>
            </w:pPr>
            <w:r w:rsidRPr="00E10168">
              <w:t>A single meeting held at the end of each sprint to give the feature team an opportunity to review its performance and implement improvements for subsequent sprints. Identified improvements can be enacted during subsequent sprints. The feature team will attend with key stakeholders, if desired.</w:t>
            </w:r>
          </w:p>
        </w:tc>
      </w:tr>
      <w:tr w:rsidR="00C64904" w:rsidRPr="00E10168" w14:paraId="2DB3371C" w14:textId="77777777" w:rsidTr="006D7DEA">
        <w:trPr>
          <w:cnfStyle w:val="000000100000" w:firstRow="0" w:lastRow="0" w:firstColumn="0" w:lastColumn="0" w:oddVBand="0" w:evenVBand="0" w:oddHBand="1" w:evenHBand="0" w:firstRowFirstColumn="0" w:firstRowLastColumn="0" w:lastRowFirstColumn="0" w:lastRowLastColumn="0"/>
        </w:trPr>
        <w:tc>
          <w:tcPr>
            <w:tcW w:w="2425" w:type="dxa"/>
          </w:tcPr>
          <w:p w14:paraId="0B29163C" w14:textId="255A0173" w:rsidR="00DE5892" w:rsidRPr="00E10168" w:rsidRDefault="00B77105" w:rsidP="00CF23DF">
            <w:pPr>
              <w:pStyle w:val="TableText"/>
            </w:pPr>
            <w:r w:rsidRPr="00E10168">
              <w:t>Sprint review</w:t>
            </w:r>
          </w:p>
        </w:tc>
        <w:tc>
          <w:tcPr>
            <w:tcW w:w="6925" w:type="dxa"/>
          </w:tcPr>
          <w:p w14:paraId="4246B5A4" w14:textId="195E19B3" w:rsidR="00DE5892" w:rsidRPr="00E10168" w:rsidRDefault="00F93BBF" w:rsidP="001F15CA">
            <w:pPr>
              <w:pStyle w:val="TableText"/>
            </w:pPr>
            <w:r w:rsidRPr="00E10168">
              <w:t>A single meeting held at the end of each sprint to evaluate the progress and update the product backlog, if needed. The CPdM and feature team will attend along with key stakeholders.</w:t>
            </w:r>
          </w:p>
        </w:tc>
      </w:tr>
      <w:tr w:rsidR="00C64904" w:rsidRPr="00E10168" w14:paraId="4AFCB898" w14:textId="77777777" w:rsidTr="006D7DEA">
        <w:trPr>
          <w:cnfStyle w:val="000000010000" w:firstRow="0" w:lastRow="0" w:firstColumn="0" w:lastColumn="0" w:oddVBand="0" w:evenVBand="0" w:oddHBand="0" w:evenHBand="1" w:firstRowFirstColumn="0" w:firstRowLastColumn="0" w:lastRowFirstColumn="0" w:lastRowLastColumn="0"/>
        </w:trPr>
        <w:tc>
          <w:tcPr>
            <w:tcW w:w="2425" w:type="dxa"/>
          </w:tcPr>
          <w:p w14:paraId="05CF8637" w14:textId="158B8B8A" w:rsidR="00F93BBF" w:rsidRPr="00E10168" w:rsidRDefault="000C2A74" w:rsidP="00CF23DF">
            <w:pPr>
              <w:pStyle w:val="TableText"/>
            </w:pPr>
            <w:r w:rsidRPr="00E10168">
              <w:t>Work product</w:t>
            </w:r>
          </w:p>
        </w:tc>
        <w:tc>
          <w:tcPr>
            <w:tcW w:w="6925" w:type="dxa"/>
          </w:tcPr>
          <w:p w14:paraId="055C8F93" w14:textId="7AA9B725" w:rsidR="00F93BBF" w:rsidRPr="00E10168" w:rsidRDefault="000549D9" w:rsidP="001F15CA">
            <w:pPr>
              <w:pStyle w:val="TableText"/>
            </w:pPr>
            <w:r w:rsidRPr="00E10168">
              <w:t xml:space="preserve">Work products are tangible outcomes or artifacts produced during delivery. They may not always be fully completed scope items, but rather evolving representations of the intended scope, serving as evidence of progress without needing formal </w:t>
            </w:r>
            <w:sdt>
              <w:sdtPr>
                <w:rPr>
                  <w:szCs w:val="22"/>
                </w:rPr>
                <w:alias w:val="Client Name"/>
                <w:tag w:val="Client Name"/>
                <w:id w:val="279224382"/>
                <w:placeholder>
                  <w:docPart w:val="8A7F20E9853E45E6A9887B0512E0DF09"/>
                </w:placeholder>
                <w:dataBinding w:prefixMappings="xmlns:ns0='http://schemas.microsoft.com/office/2006/coverPageProps' " w:xpath="/ns0:CoverPageProperties[1]/ns0:Abstract[1]" w:storeItemID="{55AF091B-3C7A-41E3-B477-F2FDAA23CFDA}"/>
                <w:text/>
              </w:sdtPr>
              <w:sdtEndPr/>
              <w:sdtContent>
                <w:r w:rsidR="00A371BD">
                  <w:rPr>
                    <w:szCs w:val="22"/>
                  </w:rPr>
                  <w:t>&lt;Bosch&gt;</w:t>
                </w:r>
              </w:sdtContent>
            </w:sdt>
            <w:r w:rsidRPr="00E10168">
              <w:t xml:space="preserve"> review or approval.</w:t>
            </w:r>
          </w:p>
        </w:tc>
      </w:tr>
      <w:tr w:rsidR="00C64904" w:rsidRPr="00E10168" w14:paraId="6DE2A6C5" w14:textId="77777777" w:rsidTr="006D7DEA">
        <w:trPr>
          <w:cnfStyle w:val="000000100000" w:firstRow="0" w:lastRow="0" w:firstColumn="0" w:lastColumn="0" w:oddVBand="0" w:evenVBand="0" w:oddHBand="1" w:evenHBand="0" w:firstRowFirstColumn="0" w:firstRowLastColumn="0" w:lastRowFirstColumn="0" w:lastRowLastColumn="0"/>
        </w:trPr>
        <w:tc>
          <w:tcPr>
            <w:tcW w:w="2425" w:type="dxa"/>
          </w:tcPr>
          <w:p w14:paraId="191F2ACA" w14:textId="1DE91276" w:rsidR="000549D9" w:rsidRPr="00E10168" w:rsidRDefault="000549D9" w:rsidP="00CF23DF">
            <w:pPr>
              <w:pStyle w:val="TableText"/>
            </w:pPr>
            <w:r w:rsidRPr="00E10168">
              <w:t>UAT</w:t>
            </w:r>
          </w:p>
        </w:tc>
        <w:tc>
          <w:tcPr>
            <w:tcW w:w="6925" w:type="dxa"/>
          </w:tcPr>
          <w:p w14:paraId="5BB946EC" w14:textId="54D7EA1C" w:rsidR="000549D9" w:rsidRPr="00E10168" w:rsidRDefault="00E3430A" w:rsidP="001F15CA">
            <w:pPr>
              <w:pStyle w:val="TableText"/>
            </w:pPr>
            <w:r w:rsidRPr="00E10168">
              <w:t>User acceptance testing</w:t>
            </w:r>
          </w:p>
        </w:tc>
      </w:tr>
      <w:tr w:rsidR="00C64904" w:rsidRPr="00E10168" w14:paraId="3F52EC9C" w14:textId="77777777" w:rsidTr="006D7DEA">
        <w:trPr>
          <w:cnfStyle w:val="000000010000" w:firstRow="0" w:lastRow="0" w:firstColumn="0" w:lastColumn="0" w:oddVBand="0" w:evenVBand="0" w:oddHBand="0" w:evenHBand="1" w:firstRowFirstColumn="0" w:firstRowLastColumn="0" w:lastRowFirstColumn="0" w:lastRowLastColumn="0"/>
        </w:trPr>
        <w:tc>
          <w:tcPr>
            <w:tcW w:w="2425" w:type="dxa"/>
          </w:tcPr>
          <w:p w14:paraId="48DAB46D" w14:textId="5E43C4F1" w:rsidR="00943A6D" w:rsidRPr="00E10168" w:rsidRDefault="004454DC" w:rsidP="00CF23DF">
            <w:pPr>
              <w:pStyle w:val="TableText"/>
            </w:pPr>
            <w:r>
              <w:t>ESW</w:t>
            </w:r>
            <w:r w:rsidR="00943A6D">
              <w:t>O</w:t>
            </w:r>
          </w:p>
        </w:tc>
        <w:tc>
          <w:tcPr>
            <w:tcW w:w="6925" w:type="dxa"/>
          </w:tcPr>
          <w:p w14:paraId="18EFE1AE" w14:textId="5ECF368D" w:rsidR="4122B54D" w:rsidRDefault="34949818" w:rsidP="4122B54D">
            <w:pPr>
              <w:pStyle w:val="TableText"/>
            </w:pPr>
            <w:r>
              <w:t>Enterprise Service Work Order</w:t>
            </w:r>
          </w:p>
          <w:p w14:paraId="09488CEC" w14:textId="6EAAB9AB" w:rsidR="00943A6D" w:rsidRPr="00E10168" w:rsidRDefault="00943A6D" w:rsidP="001F15CA">
            <w:pPr>
              <w:pStyle w:val="TableText"/>
            </w:pPr>
          </w:p>
        </w:tc>
      </w:tr>
    </w:tbl>
    <w:p w14:paraId="4157024C" w14:textId="14CE4676" w:rsidR="007746D1" w:rsidRDefault="007746D1" w:rsidP="00254D5A">
      <w:pPr>
        <w:pStyle w:val="Heading2NUM"/>
      </w:pPr>
      <w:bookmarkStart w:id="1532" w:name="_Toc183681358"/>
      <w:bookmarkStart w:id="1533" w:name="_Toc231760498"/>
      <w:r>
        <w:lastRenderedPageBreak/>
        <w:t>Technology requirements</w:t>
      </w:r>
      <w:bookmarkEnd w:id="1532"/>
      <w:bookmarkEnd w:id="1533"/>
    </w:p>
    <w:p w14:paraId="156595B3" w14:textId="519446C4" w:rsidR="007746D1" w:rsidRDefault="007746D1" w:rsidP="007746D1">
      <w:r>
        <w:t xml:space="preserve">The products and technology listed in the following table are required for the </w:t>
      </w:r>
      <w:r w:rsidR="00B911E5">
        <w:t>project</w:t>
      </w:r>
      <w:r>
        <w:t xml:space="preserve">. </w:t>
      </w:r>
      <w:sdt>
        <w:sdtPr>
          <w:alias w:val="Client Name"/>
          <w:tag w:val="Client Name"/>
          <w:id w:val="788019453"/>
          <w:placeholder>
            <w:docPart w:val="2D98C2EF92F64B0A9D28B578468DCE3E"/>
          </w:placeholder>
          <w:dataBinding w:prefixMappings="xmlns:ns0='http://schemas.microsoft.com/office/2006/coverPageProps' " w:xpath="/ns0:CoverPageProperties[1]/ns0:Abstract[1]" w:storeItemID="{55AF091B-3C7A-41E3-B477-F2FDAA23CFDA}"/>
          <w:text/>
        </w:sdtPr>
        <w:sdtEndPr/>
        <w:sdtContent>
          <w:r w:rsidR="00A371BD">
            <w:t>&lt;Bosch&gt;</w:t>
          </w:r>
        </w:sdtContent>
      </w:sdt>
      <w:r>
        <w:t xml:space="preserve"> is responsible for obtaining all licenses, products, or subscriptions. This list is subject to change based on adjustments made to desired </w:t>
      </w:r>
      <w:r w:rsidR="0098491C">
        <w:t xml:space="preserve">objectives </w:t>
      </w:r>
      <w:r>
        <w:t xml:space="preserve">or direction of the </w:t>
      </w:r>
      <w:r w:rsidR="00B911E5">
        <w:t>project</w:t>
      </w:r>
      <w:r>
        <w:t>.</w:t>
      </w:r>
    </w:p>
    <w:p w14:paraId="37B3F6EF" w14:textId="1452C3CC" w:rsidR="00E10168" w:rsidRDefault="00E10168" w:rsidP="00E10168">
      <w:pPr>
        <w:pStyle w:val="Caption-Table-Above"/>
      </w:pPr>
      <w:bookmarkStart w:id="1534" w:name="_Toc194478200"/>
      <w:bookmarkStart w:id="1535" w:name="_Toc231760468"/>
      <w:r>
        <w:t xml:space="preserve">Table </w:t>
      </w:r>
      <w:r>
        <w:fldChar w:fldCharType="begin"/>
      </w:r>
      <w:r>
        <w:instrText>SEQ Table \* ARABIC</w:instrText>
      </w:r>
      <w:r>
        <w:fldChar w:fldCharType="separate"/>
      </w:r>
      <w:r w:rsidR="00BF16C9">
        <w:rPr>
          <w:noProof/>
        </w:rPr>
        <w:t>14</w:t>
      </w:r>
      <w:r>
        <w:fldChar w:fldCharType="end"/>
      </w:r>
      <w:r w:rsidRPr="00754D26">
        <w:t xml:space="preserve">: </w:t>
      </w:r>
      <w:r w:rsidR="001D4E49">
        <w:t>Technology requirements</w:t>
      </w:r>
      <w:bookmarkEnd w:id="1534"/>
      <w:bookmarkEnd w:id="1535"/>
    </w:p>
    <w:tbl>
      <w:tblPr>
        <w:tblStyle w:val="RFX-SOWTable"/>
        <w:tblW w:w="0" w:type="auto"/>
        <w:tblLook w:val="04A0" w:firstRow="1" w:lastRow="0" w:firstColumn="1" w:lastColumn="0" w:noHBand="0" w:noVBand="1"/>
      </w:tblPr>
      <w:tblGrid>
        <w:gridCol w:w="4135"/>
        <w:gridCol w:w="2790"/>
        <w:gridCol w:w="2425"/>
      </w:tblGrid>
      <w:tr w:rsidR="00D31C3A" w:rsidRPr="00E10168" w14:paraId="01548FDF" w14:textId="77777777" w:rsidTr="006D7DEA">
        <w:trPr>
          <w:cnfStyle w:val="100000000000" w:firstRow="1" w:lastRow="0" w:firstColumn="0" w:lastColumn="0" w:oddVBand="0" w:evenVBand="0" w:oddHBand="0" w:evenHBand="0" w:firstRowFirstColumn="0" w:firstRowLastColumn="0" w:lastRowFirstColumn="0" w:lastRowLastColumn="0"/>
        </w:trPr>
        <w:tc>
          <w:tcPr>
            <w:tcW w:w="4135" w:type="dxa"/>
          </w:tcPr>
          <w:p w14:paraId="46522337" w14:textId="6869411B" w:rsidR="007746D1" w:rsidRPr="00E10168" w:rsidRDefault="00806E53" w:rsidP="007746D1">
            <w:pPr>
              <w:pStyle w:val="TableText"/>
            </w:pPr>
            <w:r w:rsidRPr="00E10168">
              <w:t>Product and technology item</w:t>
            </w:r>
          </w:p>
        </w:tc>
        <w:tc>
          <w:tcPr>
            <w:tcW w:w="2790" w:type="dxa"/>
          </w:tcPr>
          <w:p w14:paraId="581DCEBE" w14:textId="3C2B0CC2" w:rsidR="007746D1" w:rsidRPr="00E10168" w:rsidRDefault="00806E53" w:rsidP="007746D1">
            <w:pPr>
              <w:pStyle w:val="TableText"/>
            </w:pPr>
            <w:r w:rsidRPr="00E10168">
              <w:t>Version</w:t>
            </w:r>
          </w:p>
        </w:tc>
        <w:tc>
          <w:tcPr>
            <w:tcW w:w="2425" w:type="dxa"/>
          </w:tcPr>
          <w:p w14:paraId="0A914018" w14:textId="65BECA4D" w:rsidR="007746D1" w:rsidRPr="00E10168" w:rsidRDefault="00806E53" w:rsidP="007746D1">
            <w:pPr>
              <w:pStyle w:val="TableText"/>
            </w:pPr>
            <w:r w:rsidRPr="00E10168">
              <w:t>Ready by</w:t>
            </w:r>
          </w:p>
        </w:tc>
      </w:tr>
      <w:tr w:rsidR="00D31C3A" w:rsidRPr="00E10168" w14:paraId="508556DC" w14:textId="77777777" w:rsidTr="006D7DEA">
        <w:trPr>
          <w:cnfStyle w:val="000000100000" w:firstRow="0" w:lastRow="0" w:firstColumn="0" w:lastColumn="0" w:oddVBand="0" w:evenVBand="0" w:oddHBand="1" w:evenHBand="0" w:firstRowFirstColumn="0" w:firstRowLastColumn="0" w:lastRowFirstColumn="0" w:lastRowLastColumn="0"/>
        </w:trPr>
        <w:tc>
          <w:tcPr>
            <w:tcW w:w="4135" w:type="dxa"/>
          </w:tcPr>
          <w:p w14:paraId="24200580" w14:textId="2F846D74" w:rsidR="007746D1" w:rsidRPr="00E10168" w:rsidRDefault="00915EE9" w:rsidP="007746D1">
            <w:pPr>
              <w:pStyle w:val="TableText"/>
            </w:pPr>
            <w:commentRangeStart w:id="1536"/>
            <w:r w:rsidRPr="00E10168">
              <w:t>Microsoft Azure subscription</w:t>
            </w:r>
          </w:p>
        </w:tc>
        <w:tc>
          <w:tcPr>
            <w:tcW w:w="2790" w:type="dxa"/>
          </w:tcPr>
          <w:p w14:paraId="7B7FCEC6" w14:textId="05112768" w:rsidR="007746D1" w:rsidRPr="00E10168" w:rsidRDefault="00B034DF" w:rsidP="007746D1">
            <w:pPr>
              <w:pStyle w:val="TableText"/>
            </w:pPr>
            <w:r w:rsidRPr="00E10168">
              <w:t>Not applicable</w:t>
            </w:r>
          </w:p>
        </w:tc>
        <w:tc>
          <w:tcPr>
            <w:tcW w:w="2425" w:type="dxa"/>
          </w:tcPr>
          <w:p w14:paraId="712C6E03" w14:textId="51DFD6FE" w:rsidR="007746D1" w:rsidRPr="00E10168" w:rsidRDefault="00356A2E" w:rsidP="007746D1">
            <w:pPr>
              <w:pStyle w:val="TableText"/>
            </w:pPr>
            <w:commentRangeStart w:id="1537"/>
            <w:r w:rsidRPr="00E10168">
              <w:t xml:space="preserve">Start of </w:t>
            </w:r>
            <w:r w:rsidR="00B911E5">
              <w:t>project</w:t>
            </w:r>
            <w:commentRangeEnd w:id="1537"/>
            <w:r w:rsidR="001509E4" w:rsidRPr="00E10168">
              <w:rPr>
                <w:rStyle w:val="CommentReference"/>
                <w:sz w:val="20"/>
                <w:szCs w:val="24"/>
              </w:rPr>
              <w:commentReference w:id="1537"/>
            </w:r>
            <w:commentRangeEnd w:id="1536"/>
            <w:r w:rsidR="000C6184" w:rsidRPr="00E10168">
              <w:rPr>
                <w:rStyle w:val="CommentReference"/>
                <w:sz w:val="20"/>
                <w:szCs w:val="24"/>
              </w:rPr>
              <w:commentReference w:id="1536"/>
            </w:r>
          </w:p>
        </w:tc>
      </w:tr>
    </w:tbl>
    <w:p w14:paraId="57B449BE" w14:textId="7C2B4844" w:rsidR="004464F8" w:rsidRDefault="00635EBA" w:rsidP="004464F8">
      <w:r>
        <w:t>T</w:t>
      </w:r>
      <w:r w:rsidR="004464F8">
        <w:t xml:space="preserve">he following are assumptions related to the products listed above. </w:t>
      </w:r>
    </w:p>
    <w:p w14:paraId="725BE030" w14:textId="7D69CC05" w:rsidR="004464F8" w:rsidRDefault="004464F8" w:rsidP="004464F8">
      <w:pPr>
        <w:pStyle w:val="Tablebullet1"/>
        <w:rPr>
          <w:rStyle w:val="Instructional"/>
          <w:i w:val="0"/>
          <w:iCs w:val="0"/>
          <w:color w:val="auto"/>
        </w:rPr>
      </w:pPr>
      <w:r>
        <w:rPr>
          <w:rStyle w:val="Instructional"/>
          <w:i w:val="0"/>
          <w:iCs w:val="0"/>
          <w:color w:val="auto"/>
        </w:rPr>
        <w:t>Customer will ensure availability of licenses and provide access for the usage of GitHub Co-pilot by the project team for the full duration of this engagement</w:t>
      </w:r>
    </w:p>
    <w:p w14:paraId="563D9EEB" w14:textId="0C0CA76F" w:rsidR="004464F8" w:rsidRDefault="004464F8" w:rsidP="004464F8">
      <w:pPr>
        <w:pStyle w:val="Tablebullet1"/>
        <w:rPr>
          <w:rStyle w:val="Instructional"/>
          <w:i w:val="0"/>
          <w:iCs w:val="0"/>
          <w:color w:val="auto"/>
        </w:rPr>
      </w:pPr>
      <w:r>
        <w:rPr>
          <w:rStyle w:val="Instructional"/>
          <w:i w:val="0"/>
          <w:iCs w:val="0"/>
          <w:color w:val="auto"/>
        </w:rPr>
        <w:t>Microsoft will utilize Gi</w:t>
      </w:r>
      <w:r w:rsidR="00C702AC">
        <w:rPr>
          <w:rStyle w:val="Instructional"/>
          <w:i w:val="0"/>
          <w:iCs w:val="0"/>
          <w:color w:val="auto"/>
        </w:rPr>
        <w:t>t</w:t>
      </w:r>
      <w:r>
        <w:rPr>
          <w:rStyle w:val="Instructional"/>
          <w:i w:val="0"/>
          <w:iCs w:val="0"/>
          <w:color w:val="auto"/>
        </w:rPr>
        <w:t xml:space="preserve">Hub Copilot </w:t>
      </w:r>
      <w:r w:rsidR="003E0CF9">
        <w:rPr>
          <w:rStyle w:val="Instructional"/>
          <w:i w:val="0"/>
          <w:iCs w:val="0"/>
          <w:color w:val="auto"/>
        </w:rPr>
        <w:t>to enhance the delivery of service under this statement of work</w:t>
      </w:r>
    </w:p>
    <w:p w14:paraId="55D79CC4" w14:textId="6E2F7392" w:rsidR="003E0CF9" w:rsidRPr="004464F8" w:rsidRDefault="003E0CF9" w:rsidP="004464F8">
      <w:pPr>
        <w:pStyle w:val="Tablebullet1"/>
        <w:rPr>
          <w:rStyle w:val="Instructional"/>
          <w:i w:val="0"/>
          <w:iCs w:val="0"/>
          <w:color w:val="auto"/>
        </w:rPr>
      </w:pPr>
      <w:r>
        <w:rPr>
          <w:rStyle w:val="Instructional"/>
          <w:i w:val="0"/>
          <w:iCs w:val="0"/>
          <w:color w:val="auto"/>
        </w:rPr>
        <w:t>Customer consents to the use of GitHub Copilot</w:t>
      </w:r>
      <w:r w:rsidR="006348C9">
        <w:rPr>
          <w:rStyle w:val="Instructional"/>
          <w:i w:val="0"/>
          <w:iCs w:val="0"/>
          <w:color w:val="auto"/>
        </w:rPr>
        <w:t xml:space="preserve"> for delivery services outlined in this statement of work. </w:t>
      </w:r>
    </w:p>
    <w:p w14:paraId="1B6644D3" w14:textId="01BD8B9D" w:rsidR="00AB3589" w:rsidRDefault="00AB3589" w:rsidP="00254D5A">
      <w:pPr>
        <w:pStyle w:val="Heading2NUM"/>
      </w:pPr>
      <w:bookmarkStart w:id="1538" w:name="_Toc183681359"/>
      <w:bookmarkStart w:id="1539" w:name="_Toc231760499"/>
      <w:r>
        <w:t>Environment requirements</w:t>
      </w:r>
      <w:bookmarkEnd w:id="1538"/>
      <w:bookmarkEnd w:id="1539"/>
    </w:p>
    <w:p w14:paraId="4E1BEE8E" w14:textId="787AD83C" w:rsidR="00AB3589" w:rsidRDefault="00CA7A51" w:rsidP="00AB3589">
      <w:sdt>
        <w:sdtPr>
          <w:alias w:val="Client Name"/>
          <w:tag w:val="Client Name"/>
          <w:id w:val="2146077889"/>
          <w:placeholder>
            <w:docPart w:val="8E7B4BA75EE9427A88855BA5181D4877"/>
          </w:placeholder>
          <w:dataBinding w:prefixMappings="xmlns:ns0='http://schemas.microsoft.com/office/2006/coverPageProps' " w:xpath="/ns0:CoverPageProperties[1]/ns0:Abstract[1]" w:storeItemID="{55AF091B-3C7A-41E3-B477-F2FDAA23CFDA}"/>
          <w:text/>
        </w:sdtPr>
        <w:sdtEndPr/>
        <w:sdtContent>
          <w:r w:rsidR="00A371BD">
            <w:t>&lt;Bosch&gt;</w:t>
          </w:r>
        </w:sdtContent>
      </w:sdt>
      <w:r w:rsidR="00AB3589">
        <w:t xml:space="preserve"> will supply and maintain all environments used for the development and delivery lifecycle during this </w:t>
      </w:r>
      <w:r w:rsidR="00B911E5">
        <w:t>project</w:t>
      </w:r>
      <w:r w:rsidR="00AB3589">
        <w:t xml:space="preserve">. </w:t>
      </w:r>
      <w:sdt>
        <w:sdtPr>
          <w:alias w:val="Client Name"/>
          <w:tag w:val="Client Name"/>
          <w:id w:val="-933426977"/>
          <w:placeholder>
            <w:docPart w:val="537BAF103B64428EBDC334ECC1B8C706"/>
          </w:placeholder>
          <w:dataBinding w:prefixMappings="xmlns:ns0='http://schemas.microsoft.com/office/2006/coverPageProps' " w:xpath="/ns0:CoverPageProperties[1]/ns0:Abstract[1]" w:storeItemID="{55AF091B-3C7A-41E3-B477-F2FDAA23CFDA}"/>
          <w:text/>
        </w:sdtPr>
        <w:sdtEndPr/>
        <w:sdtContent>
          <w:r w:rsidR="00A371BD">
            <w:t>&lt;Bosch&gt;</w:t>
          </w:r>
        </w:sdtContent>
      </w:sdt>
      <w:r w:rsidR="00AB3589">
        <w:t xml:space="preserve"> will obtain the required Azure subscriptions and provide </w:t>
      </w:r>
      <w:sdt>
        <w:sdtPr>
          <w:alias w:val="MSFT / Partner"/>
          <w:tag w:val=""/>
          <w:id w:val="-943834988"/>
          <w:placeholder>
            <w:docPart w:val="ED75943875CC4D3082B3416825AE8498"/>
          </w:placeholder>
          <w:dataBinding w:prefixMappings="xmlns:ns0='http://purl.org/dc/elements/1.1/' xmlns:ns1='http://schemas.openxmlformats.org/package/2006/metadata/core-properties' " w:xpath="/ns1:coreProperties[1]/ns0:creator[1]" w:storeItemID="{6C3C8BC8-F283-45AE-878A-BAB7291924A1}"/>
          <w:text/>
        </w:sdtPr>
        <w:sdtEndPr/>
        <w:sdtContent>
          <w:r w:rsidR="00A371BD">
            <w:t>&lt;MSFT&gt;</w:t>
          </w:r>
        </w:sdtContent>
      </w:sdt>
      <w:r w:rsidR="00546ABA">
        <w:t xml:space="preserve"> </w:t>
      </w:r>
      <w:r w:rsidR="00AB3589">
        <w:t>with administrative control to build the development and test environments, as needed.</w:t>
      </w:r>
    </w:p>
    <w:p w14:paraId="41AE24DE" w14:textId="0AED64FB" w:rsidR="00E10168" w:rsidRDefault="00E10168" w:rsidP="00E10168">
      <w:pPr>
        <w:pStyle w:val="Caption-Table-Above"/>
      </w:pPr>
      <w:bookmarkStart w:id="1540" w:name="_Toc194478201"/>
      <w:bookmarkStart w:id="1541" w:name="_Toc231760469"/>
      <w:r>
        <w:t xml:space="preserve">Table </w:t>
      </w:r>
      <w:r>
        <w:fldChar w:fldCharType="begin"/>
      </w:r>
      <w:r>
        <w:instrText>SEQ Table \* ARABIC</w:instrText>
      </w:r>
      <w:r>
        <w:fldChar w:fldCharType="separate"/>
      </w:r>
      <w:r w:rsidR="00BF16C9">
        <w:rPr>
          <w:noProof/>
        </w:rPr>
        <w:t>15</w:t>
      </w:r>
      <w:r>
        <w:fldChar w:fldCharType="end"/>
      </w:r>
      <w:r>
        <w:t xml:space="preserve">: </w:t>
      </w:r>
      <w:r w:rsidR="00DF14EB">
        <w:t>Environment requirements</w:t>
      </w:r>
      <w:bookmarkEnd w:id="1540"/>
      <w:bookmarkEnd w:id="1541"/>
    </w:p>
    <w:tbl>
      <w:tblPr>
        <w:tblStyle w:val="RFX-SOWTable"/>
        <w:tblW w:w="0" w:type="auto"/>
        <w:tblLook w:val="04A0" w:firstRow="1" w:lastRow="0" w:firstColumn="1" w:lastColumn="0" w:noHBand="0" w:noVBand="1"/>
      </w:tblPr>
      <w:tblGrid>
        <w:gridCol w:w="1826"/>
        <w:gridCol w:w="1795"/>
        <w:gridCol w:w="1834"/>
        <w:gridCol w:w="1824"/>
        <w:gridCol w:w="2081"/>
      </w:tblGrid>
      <w:tr w:rsidR="00CB53F6" w14:paraId="7A35128F" w14:textId="77777777" w:rsidTr="006D7DEA">
        <w:trPr>
          <w:cnfStyle w:val="100000000000" w:firstRow="1" w:lastRow="0" w:firstColumn="0" w:lastColumn="0" w:oddVBand="0" w:evenVBand="0" w:oddHBand="0" w:evenHBand="0" w:firstRowFirstColumn="0" w:firstRowLastColumn="0" w:lastRowFirstColumn="0" w:lastRowLastColumn="0"/>
        </w:trPr>
        <w:tc>
          <w:tcPr>
            <w:tcW w:w="1826" w:type="dxa"/>
          </w:tcPr>
          <w:p w14:paraId="59ABFC58" w14:textId="766DE175" w:rsidR="00C76663" w:rsidRDefault="0044380F" w:rsidP="00C76663">
            <w:pPr>
              <w:pStyle w:val="TableText"/>
            </w:pPr>
            <w:r>
              <w:t>Environment</w:t>
            </w:r>
          </w:p>
        </w:tc>
        <w:tc>
          <w:tcPr>
            <w:tcW w:w="1795" w:type="dxa"/>
          </w:tcPr>
          <w:p w14:paraId="35FC9908" w14:textId="6E4418AC" w:rsidR="00C76663" w:rsidRDefault="0044380F" w:rsidP="00C76663">
            <w:pPr>
              <w:pStyle w:val="TableText"/>
            </w:pPr>
            <w:r>
              <w:t>Location</w:t>
            </w:r>
          </w:p>
        </w:tc>
        <w:tc>
          <w:tcPr>
            <w:tcW w:w="1834" w:type="dxa"/>
          </w:tcPr>
          <w:p w14:paraId="36879250" w14:textId="50AB472A" w:rsidR="00C76663" w:rsidRDefault="003E3098" w:rsidP="00C76663">
            <w:pPr>
              <w:pStyle w:val="TableText"/>
            </w:pPr>
            <w:r w:rsidRPr="003E3098">
              <w:t>Responsible for configuration and maintenance</w:t>
            </w:r>
          </w:p>
        </w:tc>
        <w:tc>
          <w:tcPr>
            <w:tcW w:w="1824" w:type="dxa"/>
          </w:tcPr>
          <w:p w14:paraId="0A04C8B4" w14:textId="7E84C48C" w:rsidR="00C76663" w:rsidRDefault="00394617" w:rsidP="00C76663">
            <w:pPr>
              <w:pStyle w:val="TableText"/>
            </w:pPr>
            <w:r w:rsidRPr="00394617">
              <w:t>Subscription ownership</w:t>
            </w:r>
          </w:p>
        </w:tc>
        <w:tc>
          <w:tcPr>
            <w:tcW w:w="2081" w:type="dxa"/>
          </w:tcPr>
          <w:p w14:paraId="7494595C" w14:textId="6E2E347F" w:rsidR="00C76663" w:rsidRDefault="00A51A75" w:rsidP="00C76663">
            <w:pPr>
              <w:pStyle w:val="TableText"/>
            </w:pPr>
            <w:r w:rsidRPr="00A51A75">
              <w:t>Ready by</w:t>
            </w:r>
          </w:p>
        </w:tc>
      </w:tr>
      <w:tr w:rsidR="008324C4" w14:paraId="1BD04B54" w14:textId="77777777" w:rsidTr="006D7DEA">
        <w:trPr>
          <w:cnfStyle w:val="000000100000" w:firstRow="0" w:lastRow="0" w:firstColumn="0" w:lastColumn="0" w:oddVBand="0" w:evenVBand="0" w:oddHBand="1" w:evenHBand="0" w:firstRowFirstColumn="0" w:firstRowLastColumn="0" w:lastRowFirstColumn="0" w:lastRowLastColumn="0"/>
        </w:trPr>
        <w:tc>
          <w:tcPr>
            <w:tcW w:w="1826" w:type="dxa"/>
          </w:tcPr>
          <w:p w14:paraId="4019AE97" w14:textId="1124942B" w:rsidR="005E5708" w:rsidRPr="0087078D" w:rsidRDefault="005E5708" w:rsidP="00820DB4">
            <w:pPr>
              <w:rPr>
                <w:rStyle w:val="Optional"/>
                <w:b w:val="0"/>
                <w:bCs w:val="0"/>
              </w:rPr>
            </w:pPr>
            <w:r w:rsidRPr="0087078D">
              <w:rPr>
                <w:rStyle w:val="Optional"/>
                <w:b w:val="0"/>
                <w:bCs w:val="0"/>
              </w:rPr>
              <w:t>Development</w:t>
            </w:r>
          </w:p>
        </w:tc>
        <w:tc>
          <w:tcPr>
            <w:tcW w:w="1795" w:type="dxa"/>
          </w:tcPr>
          <w:p w14:paraId="344BBE55" w14:textId="7FD9BF7D" w:rsidR="005E5708" w:rsidRPr="0087078D" w:rsidRDefault="005E5708" w:rsidP="00820DB4">
            <w:pPr>
              <w:pStyle w:val="TableText"/>
              <w:rPr>
                <w:rStyle w:val="Optional"/>
                <w:b w:val="0"/>
                <w:bCs w:val="0"/>
              </w:rPr>
            </w:pPr>
            <w:r w:rsidRPr="0087078D">
              <w:rPr>
                <w:rStyle w:val="Optional"/>
                <w:b w:val="0"/>
                <w:bCs w:val="0"/>
              </w:rPr>
              <w:t>Microsoft Azure</w:t>
            </w:r>
          </w:p>
        </w:tc>
        <w:tc>
          <w:tcPr>
            <w:tcW w:w="1834" w:type="dxa"/>
          </w:tcPr>
          <w:p w14:paraId="58D196CC" w14:textId="08AE3D1F" w:rsidR="005E5708" w:rsidRPr="00A11F9F" w:rsidRDefault="00CA7A51" w:rsidP="00820DB4">
            <w:pPr>
              <w:pStyle w:val="TableText"/>
              <w:rPr>
                <w:rStyle w:val="Optional"/>
              </w:rPr>
            </w:pPr>
            <w:sdt>
              <w:sdtPr>
                <w:rPr>
                  <w:rStyle w:val="Optional"/>
                  <w:b w:val="0"/>
                  <w:bCs w:val="0"/>
                </w:rPr>
                <w:alias w:val="MSFT / Partner"/>
                <w:tag w:val=""/>
                <w:id w:val="-1928268033"/>
                <w:placeholder>
                  <w:docPart w:val="E183F879B9F04C8C8F6ED7ADFD313EED"/>
                </w:placeholder>
                <w:dataBinding w:prefixMappings="xmlns:ns0='http://purl.org/dc/elements/1.1/' xmlns:ns1='http://schemas.openxmlformats.org/package/2006/metadata/core-properties' " w:xpath="/ns1:coreProperties[1]/ns0:creator[1]" w:storeItemID="{6C3C8BC8-F283-45AE-878A-BAB7291924A1}"/>
                <w:text/>
              </w:sdtPr>
              <w:sdtEndPr>
                <w:rPr>
                  <w:rStyle w:val="Optional"/>
                </w:rPr>
              </w:sdtEndPr>
              <w:sdtContent>
                <w:r w:rsidR="00A371BD">
                  <w:rPr>
                    <w:rStyle w:val="Optional"/>
                    <w:b w:val="0"/>
                    <w:bCs w:val="0"/>
                  </w:rPr>
                  <w:t>&lt;MSFT&gt;</w:t>
                </w:r>
              </w:sdtContent>
            </w:sdt>
            <w:r w:rsidR="007365A6">
              <w:t xml:space="preserve"> </w:t>
            </w:r>
            <w:r w:rsidR="005E5708" w:rsidRPr="0087078D">
              <w:rPr>
                <w:rStyle w:val="Optional"/>
                <w:b w:val="0"/>
                <w:bCs w:val="0"/>
              </w:rPr>
              <w:t xml:space="preserve">or </w:t>
            </w:r>
            <w:sdt>
              <w:sdtPr>
                <w:rPr>
                  <w:rStyle w:val="Optional"/>
                  <w:b w:val="0"/>
                  <w:bCs w:val="0"/>
                </w:rPr>
                <w:alias w:val="Client Name"/>
                <w:tag w:val="Client Name"/>
                <w:id w:val="1143000919"/>
                <w:placeholder>
                  <w:docPart w:val="285CCAB6303D43AE86CC797776DFCD90"/>
                </w:placeholder>
                <w:dataBinding w:prefixMappings="xmlns:ns0='http://schemas.microsoft.com/office/2006/coverPageProps' " w:xpath="/ns0:CoverPageProperties[1]/ns0:Abstract[1]" w:storeItemID="{55AF091B-3C7A-41E3-B477-F2FDAA23CFDA}"/>
                <w:text/>
              </w:sdtPr>
              <w:sdtEndPr>
                <w:rPr>
                  <w:rStyle w:val="Optional"/>
                </w:rPr>
              </w:sdtEndPr>
              <w:sdtContent>
                <w:r w:rsidR="00A371BD">
                  <w:rPr>
                    <w:rStyle w:val="Optional"/>
                    <w:b w:val="0"/>
                    <w:bCs w:val="0"/>
                  </w:rPr>
                  <w:t>&lt;Bosch&gt;</w:t>
                </w:r>
              </w:sdtContent>
            </w:sdt>
          </w:p>
        </w:tc>
        <w:tc>
          <w:tcPr>
            <w:tcW w:w="1824" w:type="dxa"/>
          </w:tcPr>
          <w:p w14:paraId="7B92FABB" w14:textId="7D7396FF" w:rsidR="005E5708" w:rsidRPr="00A11F9F" w:rsidRDefault="00CA7A51" w:rsidP="00820DB4">
            <w:pPr>
              <w:pStyle w:val="TableText"/>
              <w:rPr>
                <w:rStyle w:val="Optional"/>
              </w:rPr>
            </w:pPr>
            <w:sdt>
              <w:sdtPr>
                <w:rPr>
                  <w:rStyle w:val="Optional"/>
                  <w:b w:val="0"/>
                  <w:bCs w:val="0"/>
                </w:rPr>
                <w:alias w:val="MSFT / Partner"/>
                <w:tag w:val=""/>
                <w:id w:val="1414045577"/>
                <w:placeholder>
                  <w:docPart w:val="DF2AEBC8CF884EA8AD3AF24688BFE82B"/>
                </w:placeholder>
                <w:dataBinding w:prefixMappings="xmlns:ns0='http://purl.org/dc/elements/1.1/' xmlns:ns1='http://schemas.openxmlformats.org/package/2006/metadata/core-properties' " w:xpath="/ns1:coreProperties[1]/ns0:creator[1]" w:storeItemID="{6C3C8BC8-F283-45AE-878A-BAB7291924A1}"/>
                <w:text/>
              </w:sdtPr>
              <w:sdtEndPr>
                <w:rPr>
                  <w:rStyle w:val="Optional"/>
                </w:rPr>
              </w:sdtEndPr>
              <w:sdtContent>
                <w:r w:rsidR="00A371BD">
                  <w:rPr>
                    <w:rStyle w:val="Optional"/>
                    <w:b w:val="0"/>
                    <w:bCs w:val="0"/>
                  </w:rPr>
                  <w:t>&lt;MSFT&gt;</w:t>
                </w:r>
              </w:sdtContent>
            </w:sdt>
            <w:r w:rsidR="001F4081">
              <w:t xml:space="preserve"> </w:t>
            </w:r>
            <w:r w:rsidR="00820DB4" w:rsidRPr="0087078D">
              <w:rPr>
                <w:rStyle w:val="Optional"/>
                <w:b w:val="0"/>
                <w:bCs w:val="0"/>
              </w:rPr>
              <w:t xml:space="preserve">or </w:t>
            </w:r>
            <w:sdt>
              <w:sdtPr>
                <w:rPr>
                  <w:rStyle w:val="Optional"/>
                  <w:b w:val="0"/>
                  <w:bCs w:val="0"/>
                </w:rPr>
                <w:alias w:val="Client Name"/>
                <w:tag w:val="Client Name"/>
                <w:id w:val="939267090"/>
                <w:placeholder>
                  <w:docPart w:val="4CE8DED2D78B4495881F1987998F42D5"/>
                </w:placeholder>
                <w:dataBinding w:prefixMappings="xmlns:ns0='http://schemas.microsoft.com/office/2006/coverPageProps' " w:xpath="/ns0:CoverPageProperties[1]/ns0:Abstract[1]" w:storeItemID="{55AF091B-3C7A-41E3-B477-F2FDAA23CFDA}"/>
                <w:text/>
              </w:sdtPr>
              <w:sdtEndPr>
                <w:rPr>
                  <w:rStyle w:val="Optional"/>
                </w:rPr>
              </w:sdtEndPr>
              <w:sdtContent>
                <w:r w:rsidR="00A371BD">
                  <w:rPr>
                    <w:rStyle w:val="Optional"/>
                    <w:b w:val="0"/>
                    <w:bCs w:val="0"/>
                  </w:rPr>
                  <w:t>&lt;Bosch&gt;</w:t>
                </w:r>
              </w:sdtContent>
            </w:sdt>
          </w:p>
        </w:tc>
        <w:tc>
          <w:tcPr>
            <w:tcW w:w="2081" w:type="dxa"/>
          </w:tcPr>
          <w:p w14:paraId="50A9C3FB" w14:textId="493DF162" w:rsidR="005E5708" w:rsidRPr="0087078D" w:rsidRDefault="00820DB4" w:rsidP="00820DB4">
            <w:pPr>
              <w:pStyle w:val="TableText"/>
              <w:rPr>
                <w:rStyle w:val="Optional"/>
                <w:b w:val="0"/>
                <w:bCs w:val="0"/>
              </w:rPr>
            </w:pPr>
            <w:r w:rsidRPr="0087078D">
              <w:rPr>
                <w:rStyle w:val="Optional"/>
                <w:b w:val="0"/>
                <w:bCs w:val="0"/>
              </w:rPr>
              <w:t xml:space="preserve">Start of </w:t>
            </w:r>
            <w:r w:rsidR="00B911E5" w:rsidRPr="0087078D">
              <w:rPr>
                <w:rStyle w:val="Optional"/>
                <w:b w:val="0"/>
                <w:bCs w:val="0"/>
              </w:rPr>
              <w:t>project</w:t>
            </w:r>
          </w:p>
        </w:tc>
      </w:tr>
      <w:tr w:rsidR="008324C4" w14:paraId="23C8A5EF" w14:textId="77777777" w:rsidTr="006D7DEA">
        <w:trPr>
          <w:cnfStyle w:val="000000010000" w:firstRow="0" w:lastRow="0" w:firstColumn="0" w:lastColumn="0" w:oddVBand="0" w:evenVBand="0" w:oddHBand="0" w:evenHBand="1" w:firstRowFirstColumn="0" w:firstRowLastColumn="0" w:lastRowFirstColumn="0" w:lastRowLastColumn="0"/>
        </w:trPr>
        <w:tc>
          <w:tcPr>
            <w:tcW w:w="1826" w:type="dxa"/>
          </w:tcPr>
          <w:p w14:paraId="0BB3CE59" w14:textId="3A9788E8" w:rsidR="009075B2" w:rsidRPr="0087078D" w:rsidRDefault="009075B2" w:rsidP="009075B2">
            <w:pPr>
              <w:rPr>
                <w:rStyle w:val="Optional"/>
                <w:b w:val="0"/>
                <w:bCs w:val="0"/>
              </w:rPr>
            </w:pPr>
            <w:r w:rsidRPr="0087078D">
              <w:rPr>
                <w:rStyle w:val="Optional"/>
                <w:b w:val="0"/>
                <w:bCs w:val="0"/>
              </w:rPr>
              <w:t>Test</w:t>
            </w:r>
          </w:p>
        </w:tc>
        <w:tc>
          <w:tcPr>
            <w:tcW w:w="1795" w:type="dxa"/>
          </w:tcPr>
          <w:p w14:paraId="0BFFF11F" w14:textId="45E97ACF" w:rsidR="009075B2" w:rsidRPr="0087078D" w:rsidRDefault="009075B2" w:rsidP="009075B2">
            <w:pPr>
              <w:pStyle w:val="TableText"/>
              <w:rPr>
                <w:rStyle w:val="Optional"/>
                <w:b w:val="0"/>
                <w:bCs w:val="0"/>
              </w:rPr>
            </w:pPr>
            <w:r w:rsidRPr="0087078D">
              <w:rPr>
                <w:rStyle w:val="Optional"/>
                <w:b w:val="0"/>
                <w:bCs w:val="0"/>
              </w:rPr>
              <w:t>Microsoft Azure</w:t>
            </w:r>
          </w:p>
        </w:tc>
        <w:tc>
          <w:tcPr>
            <w:tcW w:w="1834" w:type="dxa"/>
          </w:tcPr>
          <w:p w14:paraId="74D1DBFE" w14:textId="7E826AA9" w:rsidR="009075B2" w:rsidRPr="005E5708" w:rsidRDefault="00CA7A51" w:rsidP="009075B2">
            <w:pPr>
              <w:pStyle w:val="TableText"/>
              <w:rPr>
                <w:rStyle w:val="Optional"/>
              </w:rPr>
            </w:pPr>
            <w:sdt>
              <w:sdtPr>
                <w:rPr>
                  <w:rStyle w:val="Optional"/>
                  <w:b w:val="0"/>
                  <w:bCs w:val="0"/>
                </w:rPr>
                <w:alias w:val="MSFT / Partner"/>
                <w:tag w:val=""/>
                <w:id w:val="116267215"/>
                <w:placeholder>
                  <w:docPart w:val="A413FFD10CE34EF18696EC9DC9C9958B"/>
                </w:placeholder>
                <w:dataBinding w:prefixMappings="xmlns:ns0='http://purl.org/dc/elements/1.1/' xmlns:ns1='http://schemas.openxmlformats.org/package/2006/metadata/core-properties' " w:xpath="/ns1:coreProperties[1]/ns0:creator[1]" w:storeItemID="{6C3C8BC8-F283-45AE-878A-BAB7291924A1}"/>
                <w:text/>
              </w:sdtPr>
              <w:sdtEndPr>
                <w:rPr>
                  <w:rStyle w:val="Optional"/>
                </w:rPr>
              </w:sdtEndPr>
              <w:sdtContent>
                <w:r w:rsidR="00A371BD">
                  <w:rPr>
                    <w:rStyle w:val="Optional"/>
                    <w:b w:val="0"/>
                    <w:bCs w:val="0"/>
                  </w:rPr>
                  <w:t>&lt;MSFT&gt;</w:t>
                </w:r>
              </w:sdtContent>
            </w:sdt>
            <w:r w:rsidR="001F4081">
              <w:t xml:space="preserve"> </w:t>
            </w:r>
            <w:r w:rsidR="009075B2" w:rsidRPr="0087078D">
              <w:rPr>
                <w:rStyle w:val="Optional"/>
                <w:b w:val="0"/>
                <w:bCs w:val="0"/>
              </w:rPr>
              <w:t xml:space="preserve">or </w:t>
            </w:r>
            <w:sdt>
              <w:sdtPr>
                <w:rPr>
                  <w:rStyle w:val="Optional"/>
                  <w:b w:val="0"/>
                  <w:bCs w:val="0"/>
                </w:rPr>
                <w:alias w:val="Client Name"/>
                <w:tag w:val="Client Name"/>
                <w:id w:val="1391769034"/>
                <w:placeholder>
                  <w:docPart w:val="754DE7FFADD347DB9A0BACF42149733A"/>
                </w:placeholder>
                <w:dataBinding w:prefixMappings="xmlns:ns0='http://schemas.microsoft.com/office/2006/coverPageProps' " w:xpath="/ns0:CoverPageProperties[1]/ns0:Abstract[1]" w:storeItemID="{55AF091B-3C7A-41E3-B477-F2FDAA23CFDA}"/>
                <w:text/>
              </w:sdtPr>
              <w:sdtEndPr>
                <w:rPr>
                  <w:rStyle w:val="Optional"/>
                </w:rPr>
              </w:sdtEndPr>
              <w:sdtContent>
                <w:r w:rsidR="00A371BD">
                  <w:rPr>
                    <w:rStyle w:val="Optional"/>
                    <w:b w:val="0"/>
                    <w:bCs w:val="0"/>
                  </w:rPr>
                  <w:t>&lt;Bosch&gt;</w:t>
                </w:r>
              </w:sdtContent>
            </w:sdt>
          </w:p>
        </w:tc>
        <w:tc>
          <w:tcPr>
            <w:tcW w:w="1824" w:type="dxa"/>
          </w:tcPr>
          <w:p w14:paraId="31F1A625" w14:textId="6AE54DF5" w:rsidR="009075B2" w:rsidRPr="00820DB4" w:rsidRDefault="00CA7A51" w:rsidP="009075B2">
            <w:pPr>
              <w:pStyle w:val="TableText"/>
              <w:rPr>
                <w:rStyle w:val="Optional"/>
              </w:rPr>
            </w:pPr>
            <w:sdt>
              <w:sdtPr>
                <w:rPr>
                  <w:rStyle w:val="Optional"/>
                  <w:b w:val="0"/>
                  <w:bCs w:val="0"/>
                </w:rPr>
                <w:alias w:val="MSFT / Partner"/>
                <w:tag w:val=""/>
                <w:id w:val="-1065105767"/>
                <w:placeholder>
                  <w:docPart w:val="0A78EC2B04BA491F958622E55623373A"/>
                </w:placeholder>
                <w:dataBinding w:prefixMappings="xmlns:ns0='http://purl.org/dc/elements/1.1/' xmlns:ns1='http://schemas.openxmlformats.org/package/2006/metadata/core-properties' " w:xpath="/ns1:coreProperties[1]/ns0:creator[1]" w:storeItemID="{6C3C8BC8-F283-45AE-878A-BAB7291924A1}"/>
                <w:text/>
              </w:sdtPr>
              <w:sdtEndPr>
                <w:rPr>
                  <w:rStyle w:val="Optional"/>
                </w:rPr>
              </w:sdtEndPr>
              <w:sdtContent>
                <w:r w:rsidR="00A371BD">
                  <w:rPr>
                    <w:rStyle w:val="Optional"/>
                    <w:b w:val="0"/>
                    <w:bCs w:val="0"/>
                  </w:rPr>
                  <w:t>&lt;MSFT&gt;</w:t>
                </w:r>
              </w:sdtContent>
            </w:sdt>
            <w:r w:rsidR="001F4081">
              <w:t xml:space="preserve"> </w:t>
            </w:r>
            <w:r w:rsidR="009075B2" w:rsidRPr="0087078D">
              <w:rPr>
                <w:rStyle w:val="Optional"/>
                <w:b w:val="0"/>
                <w:bCs w:val="0"/>
              </w:rPr>
              <w:t xml:space="preserve">or </w:t>
            </w:r>
            <w:sdt>
              <w:sdtPr>
                <w:rPr>
                  <w:rStyle w:val="Optional"/>
                  <w:b w:val="0"/>
                  <w:bCs w:val="0"/>
                </w:rPr>
                <w:alias w:val="Client Name"/>
                <w:tag w:val="Client Name"/>
                <w:id w:val="-670022337"/>
                <w:placeholder>
                  <w:docPart w:val="778FE9578D9F4E3AAC62BC2B0922CDF9"/>
                </w:placeholder>
                <w:dataBinding w:prefixMappings="xmlns:ns0='http://schemas.microsoft.com/office/2006/coverPageProps' " w:xpath="/ns0:CoverPageProperties[1]/ns0:Abstract[1]" w:storeItemID="{55AF091B-3C7A-41E3-B477-F2FDAA23CFDA}"/>
                <w:text/>
              </w:sdtPr>
              <w:sdtEndPr>
                <w:rPr>
                  <w:rStyle w:val="Optional"/>
                </w:rPr>
              </w:sdtEndPr>
              <w:sdtContent>
                <w:r w:rsidR="00A371BD">
                  <w:rPr>
                    <w:rStyle w:val="Optional"/>
                    <w:b w:val="0"/>
                    <w:bCs w:val="0"/>
                  </w:rPr>
                  <w:t>&lt;Bosch&gt;</w:t>
                </w:r>
              </w:sdtContent>
            </w:sdt>
          </w:p>
        </w:tc>
        <w:tc>
          <w:tcPr>
            <w:tcW w:w="2081" w:type="dxa"/>
          </w:tcPr>
          <w:p w14:paraId="1E7FB17C" w14:textId="774316F4" w:rsidR="009075B2" w:rsidRPr="00677ABB" w:rsidRDefault="001458EB" w:rsidP="009075B2">
            <w:pPr>
              <w:pStyle w:val="TableText"/>
              <w:rPr>
                <w:rStyle w:val="Optional"/>
                <w:b w:val="0"/>
                <w:bCs w:val="0"/>
              </w:rPr>
            </w:pPr>
            <w:r w:rsidRPr="00677ABB">
              <w:rPr>
                <w:rStyle w:val="Optional"/>
                <w:b w:val="0"/>
                <w:bCs w:val="0"/>
              </w:rPr>
              <w:t>[Event + X]</w:t>
            </w:r>
          </w:p>
        </w:tc>
      </w:tr>
      <w:tr w:rsidR="008324C4" w14:paraId="3A6533C6" w14:textId="77777777" w:rsidTr="006D7DEA">
        <w:trPr>
          <w:cnfStyle w:val="000000100000" w:firstRow="0" w:lastRow="0" w:firstColumn="0" w:lastColumn="0" w:oddVBand="0" w:evenVBand="0" w:oddHBand="1" w:evenHBand="0" w:firstRowFirstColumn="0" w:firstRowLastColumn="0" w:lastRowFirstColumn="0" w:lastRowLastColumn="0"/>
        </w:trPr>
        <w:tc>
          <w:tcPr>
            <w:tcW w:w="1826" w:type="dxa"/>
          </w:tcPr>
          <w:p w14:paraId="751DFCC1" w14:textId="68871257" w:rsidR="00BA5C71" w:rsidRPr="0087078D" w:rsidRDefault="00BA5C71" w:rsidP="00BA5C71">
            <w:pPr>
              <w:rPr>
                <w:rStyle w:val="Optional"/>
                <w:b w:val="0"/>
                <w:bCs w:val="0"/>
              </w:rPr>
            </w:pPr>
            <w:r w:rsidRPr="0087078D">
              <w:rPr>
                <w:rStyle w:val="Optional"/>
                <w:b w:val="0"/>
                <w:bCs w:val="0"/>
              </w:rPr>
              <w:t>Production</w:t>
            </w:r>
          </w:p>
        </w:tc>
        <w:tc>
          <w:tcPr>
            <w:tcW w:w="1795" w:type="dxa"/>
          </w:tcPr>
          <w:p w14:paraId="1A767133" w14:textId="526DA2A7" w:rsidR="00BA5C71" w:rsidRPr="0087078D" w:rsidRDefault="00BA5C71" w:rsidP="00BA5C71">
            <w:pPr>
              <w:pStyle w:val="TableText"/>
              <w:rPr>
                <w:rStyle w:val="Optional"/>
                <w:b w:val="0"/>
                <w:bCs w:val="0"/>
              </w:rPr>
            </w:pPr>
            <w:r w:rsidRPr="0087078D">
              <w:rPr>
                <w:rStyle w:val="Optional"/>
                <w:b w:val="0"/>
                <w:bCs w:val="0"/>
              </w:rPr>
              <w:t>Microsoft Azure</w:t>
            </w:r>
          </w:p>
        </w:tc>
        <w:commentRangeStart w:id="1542"/>
        <w:tc>
          <w:tcPr>
            <w:tcW w:w="1834" w:type="dxa"/>
          </w:tcPr>
          <w:p w14:paraId="4CE17962" w14:textId="6B85CC94" w:rsidR="00BA5C71" w:rsidRPr="005E5708" w:rsidRDefault="00CA7A51" w:rsidP="00BA5C71">
            <w:pPr>
              <w:pStyle w:val="TableText"/>
              <w:rPr>
                <w:rStyle w:val="Optional"/>
              </w:rPr>
            </w:pPr>
            <w:sdt>
              <w:sdtPr>
                <w:rPr>
                  <w:rStyle w:val="Optional"/>
                  <w:b w:val="0"/>
                  <w:bCs w:val="0"/>
                </w:rPr>
                <w:alias w:val="MSFT / Partner"/>
                <w:tag w:val=""/>
                <w:id w:val="2044776899"/>
                <w:placeholder>
                  <w:docPart w:val="7100DE0BE8374000B5AA2E1FF109AF4A"/>
                </w:placeholder>
                <w:dataBinding w:prefixMappings="xmlns:ns0='http://purl.org/dc/elements/1.1/' xmlns:ns1='http://schemas.openxmlformats.org/package/2006/metadata/core-properties' " w:xpath="/ns1:coreProperties[1]/ns0:creator[1]" w:storeItemID="{6C3C8BC8-F283-45AE-878A-BAB7291924A1}"/>
                <w:text/>
              </w:sdtPr>
              <w:sdtEndPr>
                <w:rPr>
                  <w:rStyle w:val="Optional"/>
                </w:rPr>
              </w:sdtEndPr>
              <w:sdtContent>
                <w:r w:rsidR="00A371BD">
                  <w:rPr>
                    <w:rStyle w:val="Optional"/>
                    <w:b w:val="0"/>
                    <w:bCs w:val="0"/>
                  </w:rPr>
                  <w:t>&lt;MSFT&gt;</w:t>
                </w:r>
              </w:sdtContent>
            </w:sdt>
            <w:r w:rsidR="001F4081">
              <w:t xml:space="preserve"> </w:t>
            </w:r>
            <w:r w:rsidR="00BA5C71" w:rsidRPr="0087078D">
              <w:rPr>
                <w:rStyle w:val="Optional"/>
                <w:b w:val="0"/>
                <w:bCs w:val="0"/>
              </w:rPr>
              <w:t xml:space="preserve">or </w:t>
            </w:r>
            <w:sdt>
              <w:sdtPr>
                <w:rPr>
                  <w:rStyle w:val="Optional"/>
                  <w:b w:val="0"/>
                  <w:bCs w:val="0"/>
                </w:rPr>
                <w:alias w:val="Client Name"/>
                <w:tag w:val="Client Name"/>
                <w:id w:val="1640759094"/>
                <w:placeholder>
                  <w:docPart w:val="406D11D9A53A4ABBB23635540D2A69F3"/>
                </w:placeholder>
                <w:dataBinding w:prefixMappings="xmlns:ns0='http://schemas.microsoft.com/office/2006/coverPageProps' " w:xpath="/ns0:CoverPageProperties[1]/ns0:Abstract[1]" w:storeItemID="{55AF091B-3C7A-41E3-B477-F2FDAA23CFDA}"/>
                <w:text/>
              </w:sdtPr>
              <w:sdtEndPr>
                <w:rPr>
                  <w:rStyle w:val="Optional"/>
                </w:rPr>
              </w:sdtEndPr>
              <w:sdtContent>
                <w:r w:rsidR="00A371BD">
                  <w:rPr>
                    <w:rStyle w:val="Optional"/>
                    <w:b w:val="0"/>
                    <w:bCs w:val="0"/>
                  </w:rPr>
                  <w:t>&lt;Bosch&gt;</w:t>
                </w:r>
              </w:sdtContent>
            </w:sdt>
          </w:p>
        </w:tc>
        <w:tc>
          <w:tcPr>
            <w:tcW w:w="1824" w:type="dxa"/>
          </w:tcPr>
          <w:p w14:paraId="00FA85DD" w14:textId="4461EEE8" w:rsidR="00BA5C71" w:rsidRPr="00820DB4" w:rsidRDefault="00CA7A51" w:rsidP="00BA5C71">
            <w:pPr>
              <w:pStyle w:val="TableText"/>
              <w:rPr>
                <w:rStyle w:val="Optional"/>
              </w:rPr>
            </w:pPr>
            <w:sdt>
              <w:sdtPr>
                <w:rPr>
                  <w:rStyle w:val="Optional"/>
                  <w:b w:val="0"/>
                  <w:bCs w:val="0"/>
                </w:rPr>
                <w:alias w:val="MSFT / Partner"/>
                <w:tag w:val=""/>
                <w:id w:val="-1623077016"/>
                <w:placeholder>
                  <w:docPart w:val="03802A4DE46E4D178FA6293D7E367430"/>
                </w:placeholder>
                <w:dataBinding w:prefixMappings="xmlns:ns0='http://purl.org/dc/elements/1.1/' xmlns:ns1='http://schemas.openxmlformats.org/package/2006/metadata/core-properties' " w:xpath="/ns1:coreProperties[1]/ns0:creator[1]" w:storeItemID="{6C3C8BC8-F283-45AE-878A-BAB7291924A1}"/>
                <w:text/>
              </w:sdtPr>
              <w:sdtEndPr>
                <w:rPr>
                  <w:rStyle w:val="Optional"/>
                </w:rPr>
              </w:sdtEndPr>
              <w:sdtContent>
                <w:r w:rsidR="00A371BD">
                  <w:rPr>
                    <w:rStyle w:val="Optional"/>
                    <w:b w:val="0"/>
                    <w:bCs w:val="0"/>
                  </w:rPr>
                  <w:t>&lt;MSFT&gt;</w:t>
                </w:r>
              </w:sdtContent>
            </w:sdt>
            <w:r w:rsidR="001F4081">
              <w:t xml:space="preserve"> </w:t>
            </w:r>
            <w:r w:rsidR="00BA5C71" w:rsidRPr="0087078D">
              <w:rPr>
                <w:rStyle w:val="Optional"/>
                <w:b w:val="0"/>
                <w:bCs w:val="0"/>
              </w:rPr>
              <w:t xml:space="preserve">or </w:t>
            </w:r>
            <w:sdt>
              <w:sdtPr>
                <w:rPr>
                  <w:rStyle w:val="Optional"/>
                  <w:b w:val="0"/>
                  <w:bCs w:val="0"/>
                </w:rPr>
                <w:alias w:val="Client Name"/>
                <w:tag w:val="Client Name"/>
                <w:id w:val="1015188453"/>
                <w:placeholder>
                  <w:docPart w:val="2F2653AF14D24740883A2881EE7BF216"/>
                </w:placeholder>
                <w:dataBinding w:prefixMappings="xmlns:ns0='http://schemas.microsoft.com/office/2006/coverPageProps' " w:xpath="/ns0:CoverPageProperties[1]/ns0:Abstract[1]" w:storeItemID="{55AF091B-3C7A-41E3-B477-F2FDAA23CFDA}"/>
                <w:text/>
              </w:sdtPr>
              <w:sdtEndPr>
                <w:rPr>
                  <w:rStyle w:val="Optional"/>
                </w:rPr>
              </w:sdtEndPr>
              <w:sdtContent>
                <w:r w:rsidR="00A371BD">
                  <w:rPr>
                    <w:rStyle w:val="Optional"/>
                    <w:b w:val="0"/>
                    <w:bCs w:val="0"/>
                  </w:rPr>
                  <w:t>&lt;Bosch&gt;</w:t>
                </w:r>
              </w:sdtContent>
            </w:sdt>
          </w:p>
        </w:tc>
        <w:tc>
          <w:tcPr>
            <w:tcW w:w="2081" w:type="dxa"/>
          </w:tcPr>
          <w:p w14:paraId="25EE19EC" w14:textId="3E8AE9CE" w:rsidR="00BA5C71" w:rsidRPr="00820DB4" w:rsidRDefault="00677ABB" w:rsidP="00BA5C71">
            <w:pPr>
              <w:pStyle w:val="TableText"/>
              <w:rPr>
                <w:rStyle w:val="Optional"/>
              </w:rPr>
            </w:pPr>
            <w:r w:rsidRPr="00677ABB">
              <w:rPr>
                <w:rStyle w:val="Optional"/>
                <w:b w:val="0"/>
                <w:bCs w:val="0"/>
              </w:rPr>
              <w:t>[Event + X]</w:t>
            </w:r>
            <w:commentRangeEnd w:id="1542"/>
            <w:r w:rsidR="00E34178" w:rsidRPr="00820DB4">
              <w:rPr>
                <w:rStyle w:val="CommentReference"/>
                <w:b/>
                <w:bCs/>
                <w:color w:val="004E9A"/>
                <w:sz w:val="20"/>
                <w:szCs w:val="24"/>
              </w:rPr>
              <w:commentReference w:id="1542"/>
            </w:r>
          </w:p>
        </w:tc>
      </w:tr>
    </w:tbl>
    <w:bookmarkStart w:id="1543" w:name="_Toc183681360"/>
    <w:bookmarkStart w:id="1544" w:name="_Ref194409055"/>
    <w:bookmarkStart w:id="1545" w:name="_Ref194409063"/>
    <w:bookmarkStart w:id="1546" w:name="_Ref194409168"/>
    <w:bookmarkStart w:id="1547" w:name="_Ref194409174"/>
    <w:bookmarkStart w:id="1548" w:name="_Toc231760500"/>
    <w:p w14:paraId="596C9869" w14:textId="11C2B5D2" w:rsidR="00913BE7" w:rsidRDefault="00CA7A51" w:rsidP="00254D5A">
      <w:pPr>
        <w:pStyle w:val="Heading2NUM"/>
      </w:pPr>
      <w:sdt>
        <w:sdtPr>
          <w:rPr>
            <w:rFonts w:eastAsiaTheme="minorHAnsi"/>
            <w:b/>
            <w:bCs/>
            <w:color w:val="004E9A"/>
            <w:szCs w:val="22"/>
          </w:rPr>
          <w:alias w:val="Client Name"/>
          <w:tag w:val="Client Name"/>
          <w:id w:val="460154172"/>
          <w:placeholder>
            <w:docPart w:val="5BB1A9FC091949B09F65DF888498B876"/>
          </w:placeholder>
          <w:dataBinding w:prefixMappings="xmlns:ns0='http://schemas.microsoft.com/office/2006/coverPageProps' " w:xpath="/ns0:CoverPageProperties[1]/ns0:Abstract[1]" w:storeItemID="{55AF091B-3C7A-41E3-B477-F2FDAA23CFDA}"/>
          <w:text/>
        </w:sdtPr>
        <w:sdtEndPr/>
        <w:sdtContent>
          <w:r w:rsidR="00A371BD">
            <w:rPr>
              <w:rFonts w:eastAsiaTheme="minorHAnsi"/>
              <w:b/>
              <w:bCs/>
              <w:color w:val="004E9A"/>
              <w:szCs w:val="22"/>
            </w:rPr>
            <w:t>&lt;Bosch&gt;</w:t>
          </w:r>
        </w:sdtContent>
      </w:sdt>
      <w:r w:rsidR="00913BE7">
        <w:t xml:space="preserve"> responsibilities</w:t>
      </w:r>
      <w:bookmarkEnd w:id="1543"/>
      <w:bookmarkEnd w:id="1544"/>
      <w:bookmarkEnd w:id="1545"/>
      <w:bookmarkEnd w:id="1546"/>
      <w:bookmarkEnd w:id="1547"/>
      <w:bookmarkEnd w:id="1548"/>
    </w:p>
    <w:p w14:paraId="7C3C9914" w14:textId="39B9941C" w:rsidR="00913BE7" w:rsidRDefault="00913BE7" w:rsidP="00913BE7">
      <w:r>
        <w:t xml:space="preserve">In addition to </w:t>
      </w:r>
      <w:sdt>
        <w:sdtPr>
          <w:alias w:val="Client Name"/>
          <w:tag w:val="Client Name"/>
          <w:id w:val="-1747026515"/>
          <w:placeholder>
            <w:docPart w:val="C62CC54CDBB7423BB803910DEF2A52DF"/>
          </w:placeholder>
          <w:dataBinding w:prefixMappings="xmlns:ns0='http://schemas.microsoft.com/office/2006/coverPageProps' " w:xpath="/ns0:CoverPageProperties[1]/ns0:Abstract[1]" w:storeItemID="{55AF091B-3C7A-41E3-B477-F2FDAA23CFDA}"/>
          <w:text/>
        </w:sdtPr>
        <w:sdtEndPr/>
        <w:sdtContent>
          <w:r w:rsidR="00A371BD">
            <w:t>&lt;Bosch&gt;</w:t>
          </w:r>
        </w:sdtContent>
      </w:sdt>
      <w:r>
        <w:t xml:space="preserve"> activities defined in the </w:t>
      </w:r>
      <w:r w:rsidR="00DF5F68" w:rsidRPr="008312F7">
        <w:rPr>
          <w:i/>
          <w:iCs/>
          <w:highlight w:val="yellow"/>
        </w:rPr>
        <w:fldChar w:fldCharType="begin"/>
      </w:r>
      <w:r w:rsidR="00DF5F68" w:rsidRPr="008312F7">
        <w:rPr>
          <w:i/>
          <w:iCs/>
        </w:rPr>
        <w:instrText xml:space="preserve"> REF _Ref183685874 \h </w:instrText>
      </w:r>
      <w:r w:rsidR="008312F7">
        <w:rPr>
          <w:i/>
          <w:iCs/>
          <w:highlight w:val="yellow"/>
        </w:rPr>
        <w:instrText xml:space="preserve"> \* MERGEFORMAT </w:instrText>
      </w:r>
      <w:r w:rsidR="00DF5F68" w:rsidRPr="008312F7">
        <w:rPr>
          <w:i/>
          <w:iCs/>
          <w:highlight w:val="yellow"/>
        </w:rPr>
      </w:r>
      <w:r w:rsidR="00DF5F68" w:rsidRPr="008312F7">
        <w:rPr>
          <w:i/>
          <w:iCs/>
          <w:highlight w:val="yellow"/>
        </w:rPr>
        <w:fldChar w:fldCharType="separate"/>
      </w:r>
      <w:r w:rsidR="00F3377C" w:rsidRPr="00F3377C">
        <w:rPr>
          <w:i/>
          <w:iCs/>
        </w:rPr>
        <w:t xml:space="preserve">Customer desired business </w:t>
      </w:r>
      <w:r w:rsidR="00DF5F68" w:rsidRPr="008312F7">
        <w:rPr>
          <w:i/>
          <w:iCs/>
          <w:highlight w:val="yellow"/>
        </w:rPr>
        <w:fldChar w:fldCharType="end"/>
      </w:r>
      <w:r w:rsidR="00F3377C">
        <w:rPr>
          <w:i/>
          <w:iCs/>
        </w:rPr>
        <w:t>objectives</w:t>
      </w:r>
      <w:r>
        <w:t xml:space="preserve"> and </w:t>
      </w:r>
      <w:r w:rsidR="00DF5F68" w:rsidRPr="008312F7">
        <w:rPr>
          <w:i/>
          <w:iCs/>
          <w:highlight w:val="yellow"/>
        </w:rPr>
        <w:fldChar w:fldCharType="begin"/>
      </w:r>
      <w:r w:rsidR="00DF5F68" w:rsidRPr="008312F7">
        <w:rPr>
          <w:i/>
          <w:iCs/>
        </w:rPr>
        <w:instrText xml:space="preserve"> REF _Ref183685991 \h </w:instrText>
      </w:r>
      <w:r w:rsidR="008312F7">
        <w:rPr>
          <w:i/>
          <w:iCs/>
          <w:highlight w:val="yellow"/>
        </w:rPr>
        <w:instrText xml:space="preserve"> \* MERGEFORMAT </w:instrText>
      </w:r>
      <w:r w:rsidR="00DF5F68" w:rsidRPr="008312F7">
        <w:rPr>
          <w:i/>
          <w:iCs/>
          <w:highlight w:val="yellow"/>
        </w:rPr>
      </w:r>
      <w:r w:rsidR="00DF5F68" w:rsidRPr="008312F7">
        <w:rPr>
          <w:i/>
          <w:iCs/>
          <w:highlight w:val="yellow"/>
        </w:rPr>
        <w:fldChar w:fldCharType="separate"/>
      </w:r>
      <w:r w:rsidR="00F3377C" w:rsidRPr="00F3377C">
        <w:rPr>
          <w:i/>
          <w:iCs/>
        </w:rPr>
        <w:t>Delivery approach, completion and timeline</w:t>
      </w:r>
      <w:r w:rsidR="00DF5F68" w:rsidRPr="008312F7">
        <w:rPr>
          <w:i/>
          <w:iCs/>
          <w:highlight w:val="yellow"/>
        </w:rPr>
        <w:fldChar w:fldCharType="end"/>
      </w:r>
      <w:r>
        <w:t xml:space="preserve"> sections, </w:t>
      </w:r>
      <w:sdt>
        <w:sdtPr>
          <w:alias w:val="Client Name"/>
          <w:tag w:val="Client Name"/>
          <w:id w:val="219416345"/>
          <w:placeholder>
            <w:docPart w:val="0E011FFEA3E940C6A96221ADDC8BB091"/>
          </w:placeholder>
          <w:dataBinding w:prefixMappings="xmlns:ns0='http://schemas.microsoft.com/office/2006/coverPageProps' " w:xpath="/ns0:CoverPageProperties[1]/ns0:Abstract[1]" w:storeItemID="{55AF091B-3C7A-41E3-B477-F2FDAA23CFDA}"/>
          <w:text/>
        </w:sdtPr>
        <w:sdtEndPr/>
        <w:sdtContent>
          <w:r w:rsidR="00A371BD">
            <w:t>&lt;Bosch&gt;</w:t>
          </w:r>
        </w:sdtContent>
      </w:sdt>
      <w:r>
        <w:t xml:space="preserve"> is also required to:</w:t>
      </w:r>
    </w:p>
    <w:p w14:paraId="3BC994EB" w14:textId="55827CA8" w:rsidR="00913BE7" w:rsidRDefault="00913BE7" w:rsidP="00A05102">
      <w:pPr>
        <w:pStyle w:val="Bullet1"/>
      </w:pPr>
      <w:r>
        <w:t>Provide information:</w:t>
      </w:r>
    </w:p>
    <w:p w14:paraId="3F62D091" w14:textId="1E674727" w:rsidR="00913BE7" w:rsidRDefault="00913BE7" w:rsidP="00A05102">
      <w:pPr>
        <w:pStyle w:val="Bullet2"/>
      </w:pPr>
      <w:r>
        <w:t>This includes accurate, timely (within three business days or as mutually agreed</w:t>
      </w:r>
      <w:r w:rsidR="000C54F2">
        <w:t xml:space="preserve"> </w:t>
      </w:r>
      <w:r>
        <w:t>upon), and complete information. Preparing documentation about processes, standards, policies, and existing guidelines.</w:t>
      </w:r>
    </w:p>
    <w:p w14:paraId="4CE8124F" w14:textId="09F50EFA" w:rsidR="00913BE7" w:rsidRDefault="00913BE7" w:rsidP="00A05102">
      <w:pPr>
        <w:pStyle w:val="Bullet1"/>
      </w:pPr>
      <w:r>
        <w:t>Provide access to people and resources.</w:t>
      </w:r>
    </w:p>
    <w:p w14:paraId="7E132D0C" w14:textId="7C23FF1B" w:rsidR="00913BE7" w:rsidRDefault="00913BE7" w:rsidP="00694A3C">
      <w:pPr>
        <w:pStyle w:val="Bullet2"/>
      </w:pPr>
      <w:r>
        <w:t xml:space="preserve">This includes access to knowledgeable </w:t>
      </w:r>
      <w:sdt>
        <w:sdtPr>
          <w:alias w:val="Client Name"/>
          <w:tag w:val="Client Name"/>
          <w:id w:val="-1416777035"/>
          <w:placeholder>
            <w:docPart w:val="E3414905EE574449926577F9D4EDA75C"/>
          </w:placeholder>
          <w:dataBinding w:prefixMappings="xmlns:ns0='http://schemas.microsoft.com/office/2006/coverPageProps' " w:xpath="/ns0:CoverPageProperties[1]/ns0:Abstract[1]" w:storeItemID="{55AF091B-3C7A-41E3-B477-F2FDAA23CFDA}"/>
          <w:text/>
        </w:sdtPr>
        <w:sdtEndPr/>
        <w:sdtContent>
          <w:r w:rsidR="00A371BD">
            <w:t>&lt;Bosch&gt;</w:t>
          </w:r>
        </w:sdtContent>
      </w:sdt>
      <w:r>
        <w:t xml:space="preserve"> personnel, including business user representatives, and access to funding if additional budget is needed for more capacity.</w:t>
      </w:r>
    </w:p>
    <w:p w14:paraId="46C75EA2" w14:textId="1456C5F2" w:rsidR="00113988" w:rsidRDefault="00113988" w:rsidP="004A20A8">
      <w:pPr>
        <w:pStyle w:val="Bullet2"/>
      </w:pPr>
      <w:r w:rsidRPr="00630D81">
        <w:t>Acquire and install the cloud capacity that is needed to support the environments as defined in this SOW. </w:t>
      </w:r>
    </w:p>
    <w:p w14:paraId="40B42915" w14:textId="37431920" w:rsidR="00913BE7" w:rsidRDefault="00913BE7" w:rsidP="00694A3C">
      <w:pPr>
        <w:pStyle w:val="Bullet1"/>
      </w:pPr>
      <w:r>
        <w:t>Manage non-</w:t>
      </w:r>
      <w:sdt>
        <w:sdtPr>
          <w:alias w:val="MSFT / Partner"/>
          <w:tag w:val=""/>
          <w:id w:val="1699815793"/>
          <w:placeholder>
            <w:docPart w:val="19A19685B802427487C352EF36645B7C"/>
          </w:placeholder>
          <w:dataBinding w:prefixMappings="xmlns:ns0='http://purl.org/dc/elements/1.1/' xmlns:ns1='http://schemas.openxmlformats.org/package/2006/metadata/core-properties' " w:xpath="/ns1:coreProperties[1]/ns0:creator[1]" w:storeItemID="{6C3C8BC8-F283-45AE-878A-BAB7291924A1}"/>
          <w:text/>
        </w:sdtPr>
        <w:sdtEndPr/>
        <w:sdtContent>
          <w:r w:rsidR="00A371BD">
            <w:t>&lt;MSFT&gt;</w:t>
          </w:r>
        </w:sdtContent>
      </w:sdt>
      <w:r w:rsidR="00364E44">
        <w:t xml:space="preserve"> </w:t>
      </w:r>
      <w:r>
        <w:t>resources.</w:t>
      </w:r>
    </w:p>
    <w:p w14:paraId="5A98F10E" w14:textId="75708FBA" w:rsidR="00913BE7" w:rsidRDefault="00CA7A51" w:rsidP="00694A3C">
      <w:pPr>
        <w:pStyle w:val="Bullet2"/>
      </w:pPr>
      <w:sdt>
        <w:sdtPr>
          <w:alias w:val="Client Name"/>
          <w:tag w:val="Client Name"/>
          <w:id w:val="716697833"/>
          <w:placeholder>
            <w:docPart w:val="272041484F9B45CA89F52F7A1F846FC1"/>
          </w:placeholder>
          <w:dataBinding w:prefixMappings="xmlns:ns0='http://schemas.microsoft.com/office/2006/coverPageProps' " w:xpath="/ns0:CoverPageProperties[1]/ns0:Abstract[1]" w:storeItemID="{55AF091B-3C7A-41E3-B477-F2FDAA23CFDA}"/>
          <w:text/>
        </w:sdtPr>
        <w:sdtEndPr/>
        <w:sdtContent>
          <w:r w:rsidR="00A371BD">
            <w:t>&lt;Bosch&gt;</w:t>
          </w:r>
        </w:sdtContent>
      </w:sdt>
      <w:r w:rsidR="00913BE7">
        <w:t xml:space="preserve"> will assume responsibility for the management of all </w:t>
      </w:r>
      <w:sdt>
        <w:sdtPr>
          <w:alias w:val="Client Name"/>
          <w:tag w:val="Client Name"/>
          <w:id w:val="328875452"/>
          <w:placeholder>
            <w:docPart w:val="99ADDC73F93F471692F0B077F9AD0563"/>
          </w:placeholder>
          <w:dataBinding w:prefixMappings="xmlns:ns0='http://schemas.microsoft.com/office/2006/coverPageProps' " w:xpath="/ns0:CoverPageProperties[1]/ns0:Abstract[1]" w:storeItemID="{55AF091B-3C7A-41E3-B477-F2FDAA23CFDA}"/>
          <w:text/>
        </w:sdtPr>
        <w:sdtEndPr/>
        <w:sdtContent>
          <w:r w:rsidR="00A371BD">
            <w:t>&lt;Bosch&gt;</w:t>
          </w:r>
        </w:sdtContent>
      </w:sdt>
      <w:r w:rsidR="00913BE7">
        <w:t xml:space="preserve"> personnel and vendors who are not managed by </w:t>
      </w:r>
      <w:sdt>
        <w:sdtPr>
          <w:alias w:val="MSFT / Partner"/>
          <w:tag w:val=""/>
          <w:id w:val="2096518114"/>
          <w:placeholder>
            <w:docPart w:val="868F34A41C6A410EB06C1D074877FFBE"/>
          </w:placeholder>
          <w:dataBinding w:prefixMappings="xmlns:ns0='http://purl.org/dc/elements/1.1/' xmlns:ns1='http://schemas.openxmlformats.org/package/2006/metadata/core-properties' " w:xpath="/ns1:coreProperties[1]/ns0:creator[1]" w:storeItemID="{6C3C8BC8-F283-45AE-878A-BAB7291924A1}"/>
          <w:text/>
        </w:sdtPr>
        <w:sdtEndPr/>
        <w:sdtContent>
          <w:r w:rsidR="00A371BD">
            <w:t>&lt;MSFT&gt;</w:t>
          </w:r>
        </w:sdtContent>
      </w:sdt>
      <w:r w:rsidR="00913BE7">
        <w:t>.</w:t>
      </w:r>
    </w:p>
    <w:p w14:paraId="38648B8A" w14:textId="4217DFE2" w:rsidR="00913BE7" w:rsidRDefault="00913BE7" w:rsidP="00694A3C">
      <w:pPr>
        <w:pStyle w:val="Bullet1"/>
      </w:pPr>
      <w:r>
        <w:t>Manage external dependencies.</w:t>
      </w:r>
    </w:p>
    <w:p w14:paraId="044A04BA" w14:textId="104C2703" w:rsidR="00913BE7" w:rsidRDefault="00CA7A51" w:rsidP="00694A3C">
      <w:pPr>
        <w:pStyle w:val="Bullet2"/>
      </w:pPr>
      <w:sdt>
        <w:sdtPr>
          <w:alias w:val="Client Name"/>
          <w:tag w:val="Client Name"/>
          <w:id w:val="-1110123353"/>
          <w:placeholder>
            <w:docPart w:val="90FB2612A72F43109FB3295AE33A4C50"/>
          </w:placeholder>
          <w:dataBinding w:prefixMappings="xmlns:ns0='http://schemas.microsoft.com/office/2006/coverPageProps' " w:xpath="/ns0:CoverPageProperties[1]/ns0:Abstract[1]" w:storeItemID="{55AF091B-3C7A-41E3-B477-F2FDAA23CFDA}"/>
          <w:text/>
        </w:sdtPr>
        <w:sdtEndPr/>
        <w:sdtContent>
          <w:r w:rsidR="00A371BD">
            <w:t>&lt;Bosch&gt;</w:t>
          </w:r>
        </w:sdtContent>
      </w:sdt>
      <w:r w:rsidR="00913BE7">
        <w:t xml:space="preserve"> will facilitate any interactions with related projects or programs in order to manage external dependencies. Implement modifications to third-party systems and external interfaces to support integration</w:t>
      </w:r>
    </w:p>
    <w:p w14:paraId="26A41403" w14:textId="5EFC39B1" w:rsidR="00913BE7" w:rsidRDefault="00913BE7" w:rsidP="00694A3C">
      <w:pPr>
        <w:pStyle w:val="Bullet1"/>
      </w:pPr>
      <w:r>
        <w:t>Manage organizational change:</w:t>
      </w:r>
    </w:p>
    <w:p w14:paraId="7FA072A7" w14:textId="02587CFF" w:rsidR="00913BE7" w:rsidRDefault="00913BE7" w:rsidP="00694A3C">
      <w:pPr>
        <w:pStyle w:val="Bullet2"/>
      </w:pPr>
      <w:r>
        <w:t>Redesign or re-engineer business processes.</w:t>
      </w:r>
    </w:p>
    <w:p w14:paraId="495B8061" w14:textId="7100D26D" w:rsidR="00913BE7" w:rsidRDefault="00913BE7" w:rsidP="00694A3C">
      <w:pPr>
        <w:pStyle w:val="Bullet2"/>
      </w:pPr>
      <w:r>
        <w:t>Design or redesign the functional organization.</w:t>
      </w:r>
    </w:p>
    <w:p w14:paraId="5658F210" w14:textId="1BDDFC4E" w:rsidR="00913BE7" w:rsidRDefault="00913BE7" w:rsidP="00694A3C">
      <w:pPr>
        <w:pStyle w:val="Bullet2"/>
      </w:pPr>
      <w:r>
        <w:t>Plan or undertak</w:t>
      </w:r>
      <w:r w:rsidR="00602FB4">
        <w:t>e</w:t>
      </w:r>
      <w:r>
        <w:t xml:space="preserve"> user communications.</w:t>
      </w:r>
    </w:p>
    <w:p w14:paraId="2D4B2E13" w14:textId="51B6671E" w:rsidR="00913BE7" w:rsidRDefault="00913BE7" w:rsidP="00694A3C">
      <w:pPr>
        <w:pStyle w:val="Bullet2"/>
      </w:pPr>
      <w:r>
        <w:t>Driv</w:t>
      </w:r>
      <w:r w:rsidR="00602FB4">
        <w:t>e</w:t>
      </w:r>
      <w:r>
        <w:t xml:space="preserve"> solution or product adoption.</w:t>
      </w:r>
    </w:p>
    <w:p w14:paraId="383355B6" w14:textId="764DF83F" w:rsidR="00913BE7" w:rsidRDefault="00B911E5" w:rsidP="00254D5A">
      <w:pPr>
        <w:pStyle w:val="Heading2NUM"/>
      </w:pPr>
      <w:bookmarkStart w:id="1549" w:name="_Toc183681361"/>
      <w:bookmarkStart w:id="1550" w:name="_Toc231760501"/>
      <w:r>
        <w:t>Project</w:t>
      </w:r>
      <w:r w:rsidR="00913BE7">
        <w:t xml:space="preserve"> assumptions</w:t>
      </w:r>
      <w:bookmarkEnd w:id="1549"/>
      <w:bookmarkEnd w:id="1550"/>
    </w:p>
    <w:p w14:paraId="0FE523D0" w14:textId="2DC37C09" w:rsidR="00913BE7" w:rsidRDefault="00913BE7" w:rsidP="00913BE7">
      <w:r>
        <w:t xml:space="preserve">The following are assumptions that apply to this </w:t>
      </w:r>
      <w:r w:rsidR="00B911E5">
        <w:t>project</w:t>
      </w:r>
      <w:r>
        <w:t xml:space="preserve"> between </w:t>
      </w:r>
      <w:sdt>
        <w:sdtPr>
          <w:alias w:val="Client Name"/>
          <w:tag w:val="Client Name"/>
          <w:id w:val="-1028484861"/>
          <w:placeholder>
            <w:docPart w:val="ABE73A02C51546FC8253338D95E03A63"/>
          </w:placeholder>
          <w:dataBinding w:prefixMappings="xmlns:ns0='http://schemas.microsoft.com/office/2006/coverPageProps' " w:xpath="/ns0:CoverPageProperties[1]/ns0:Abstract[1]" w:storeItemID="{55AF091B-3C7A-41E3-B477-F2FDAA23CFDA}"/>
          <w:text/>
        </w:sdtPr>
        <w:sdtEndPr/>
        <w:sdtContent>
          <w:r w:rsidR="00A371BD">
            <w:t>&lt;Bosch&gt;</w:t>
          </w:r>
        </w:sdtContent>
      </w:sdt>
      <w:r>
        <w:t xml:space="preserve"> and </w:t>
      </w:r>
      <w:sdt>
        <w:sdtPr>
          <w:alias w:val="MSFT / Partner"/>
          <w:tag w:val=""/>
          <w:id w:val="-459417683"/>
          <w:placeholder>
            <w:docPart w:val="E664EC8B42534522A4FE0F8DD4A3D626"/>
          </w:placeholder>
          <w:dataBinding w:prefixMappings="xmlns:ns0='http://purl.org/dc/elements/1.1/' xmlns:ns1='http://schemas.openxmlformats.org/package/2006/metadata/core-properties' " w:xpath="/ns1:coreProperties[1]/ns0:creator[1]" w:storeItemID="{6C3C8BC8-F283-45AE-878A-BAB7291924A1}"/>
          <w:text/>
        </w:sdtPr>
        <w:sdtEndPr/>
        <w:sdtContent>
          <w:r w:rsidR="00A371BD">
            <w:t>&lt;MSFT&gt;</w:t>
          </w:r>
        </w:sdtContent>
      </w:sdt>
      <w:r>
        <w:t xml:space="preserve">. During the </w:t>
      </w:r>
      <w:r w:rsidR="00B911E5">
        <w:t>project</w:t>
      </w:r>
      <w:r>
        <w:t xml:space="preserve">, the information and assumptions in this document will be validated, and if a material difference is present, this could result in Microsoft initiating a change request to cover additional work or extending the </w:t>
      </w:r>
      <w:r w:rsidR="00B911E5">
        <w:t>project</w:t>
      </w:r>
      <w:r>
        <w:t xml:space="preserve"> duration.</w:t>
      </w:r>
    </w:p>
    <w:p w14:paraId="649B9417" w14:textId="1BD0F033" w:rsidR="00913BE7" w:rsidRDefault="00913BE7" w:rsidP="00D50C81">
      <w:pPr>
        <w:pStyle w:val="Bullet1"/>
      </w:pPr>
      <w:commentRangeStart w:id="1551"/>
      <w:r>
        <w:t>Workday:</w:t>
      </w:r>
    </w:p>
    <w:p w14:paraId="3F8D12AB" w14:textId="2DA19BD6" w:rsidR="00913BE7" w:rsidRDefault="00913BE7" w:rsidP="00D50C81">
      <w:pPr>
        <w:pStyle w:val="Bullet2"/>
      </w:pPr>
      <w:r>
        <w:t xml:space="preserve">Local </w:t>
      </w:r>
      <w:sdt>
        <w:sdtPr>
          <w:alias w:val="MSFT / Partner"/>
          <w:tag w:val=""/>
          <w:id w:val="930554284"/>
          <w:placeholder>
            <w:docPart w:val="CB6CC9647688435DA99F78904A935A41"/>
          </w:placeholder>
          <w:dataBinding w:prefixMappings="xmlns:ns0='http://purl.org/dc/elements/1.1/' xmlns:ns1='http://schemas.openxmlformats.org/package/2006/metadata/core-properties' " w:xpath="/ns1:coreProperties[1]/ns0:creator[1]" w:storeItemID="{6C3C8BC8-F283-45AE-878A-BAB7291924A1}"/>
          <w:text/>
        </w:sdtPr>
        <w:sdtEndPr/>
        <w:sdtContent>
          <w:r w:rsidR="00A371BD">
            <w:t>&lt;MSFT&gt;</w:t>
          </w:r>
        </w:sdtContent>
      </w:sdt>
      <w:r>
        <w:t xml:space="preserve"> employees will follow the standard </w:t>
      </w:r>
      <w:sdt>
        <w:sdtPr>
          <w:alias w:val="MSFT / Partner"/>
          <w:tag w:val=""/>
          <w:id w:val="387318584"/>
          <w:placeholder>
            <w:docPart w:val="491FE9267A9640EFBCC03B1ED46EDF5F"/>
          </w:placeholder>
          <w:dataBinding w:prefixMappings="xmlns:ns0='http://purl.org/dc/elements/1.1/' xmlns:ns1='http://schemas.openxmlformats.org/package/2006/metadata/core-properties' " w:xpath="/ns1:coreProperties[1]/ns0:creator[1]" w:storeItemID="{6C3C8BC8-F283-45AE-878A-BAB7291924A1}"/>
          <w:text/>
        </w:sdtPr>
        <w:sdtEndPr/>
        <w:sdtContent>
          <w:r w:rsidR="00A371BD">
            <w:t>&lt;MSFT&gt;</w:t>
          </w:r>
        </w:sdtContent>
      </w:sdt>
      <w:r w:rsidR="001F4081">
        <w:t xml:space="preserve"> </w:t>
      </w:r>
      <w:r>
        <w:t>(or appropriate subsidiary) workday and work week</w:t>
      </w:r>
      <w:r w:rsidR="0066327A">
        <w:t xml:space="preserve"> </w:t>
      </w:r>
      <w:r w:rsidR="00E71C50" w:rsidRPr="00660D72">
        <w:t xml:space="preserve">based on where the Microsoft employee is located unless otherwise agreed to jointly between the Microsoft employee and </w:t>
      </w:r>
      <w:sdt>
        <w:sdtPr>
          <w:alias w:val="Client Name"/>
          <w:tag w:val="Client Name"/>
          <w:id w:val="223494199"/>
          <w:placeholder>
            <w:docPart w:val="211BEC4DCB7B4F5BBAF4C3EC1B675FC1"/>
          </w:placeholder>
          <w:dataBinding w:prefixMappings="xmlns:ns0='http://schemas.microsoft.com/office/2006/coverPageProps' " w:xpath="/ns0:CoverPageProperties[1]/ns0:Abstract[1]" w:storeItemID="{55AF091B-3C7A-41E3-B477-F2FDAA23CFDA}"/>
          <w:text/>
        </w:sdtPr>
        <w:sdtEndPr/>
        <w:sdtContent>
          <w:r w:rsidR="00A371BD">
            <w:t>&lt;Bosch&gt;</w:t>
          </w:r>
        </w:sdtContent>
      </w:sdt>
      <w:r w:rsidR="00E71C50" w:rsidRPr="00660D72">
        <w:t>. Exceptions will be coordinated by the Microsoft project manager.</w:t>
      </w:r>
    </w:p>
    <w:p w14:paraId="66A1F344" w14:textId="26A6AAA6" w:rsidR="00913BE7" w:rsidRDefault="00913BE7" w:rsidP="00813827">
      <w:pPr>
        <w:pStyle w:val="Bullet3"/>
      </w:pPr>
      <w:r>
        <w:lastRenderedPageBreak/>
        <w:t xml:space="preserve">Offshore resources that are not part of the factory will be available between 7 AM and 10 PM India </w:t>
      </w:r>
      <w:r w:rsidR="00E07229">
        <w:t>S</w:t>
      </w:r>
      <w:r>
        <w:t xml:space="preserve">tandard </w:t>
      </w:r>
      <w:r w:rsidR="00E07229">
        <w:t>T</w:t>
      </w:r>
      <w:r>
        <w:t>ime over an eight-hour continuous window.</w:t>
      </w:r>
    </w:p>
    <w:p w14:paraId="54034B35" w14:textId="5D51B312" w:rsidR="00913BE7" w:rsidRDefault="00913BE7" w:rsidP="008D71AB">
      <w:pPr>
        <w:pStyle w:val="Bullet1"/>
      </w:pPr>
      <w:r>
        <w:t>Remote work:</w:t>
      </w:r>
    </w:p>
    <w:p w14:paraId="608A19D7" w14:textId="7D82DC74" w:rsidR="00913BE7" w:rsidRDefault="0048214B" w:rsidP="008D71AB">
      <w:pPr>
        <w:pStyle w:val="Bullet2"/>
      </w:pPr>
      <w:r w:rsidRPr="00E31C99">
        <w:t>Based on the T&amp;E budget in the associated WO, with mutual agreement</w:t>
      </w:r>
      <w:r>
        <w:t>,</w:t>
      </w:r>
      <w:r w:rsidRPr="00E31C99">
        <w:t xml:space="preserve"> the Microsoft team may perform services at the </w:t>
      </w:r>
      <w:sdt>
        <w:sdtPr>
          <w:alias w:val="Client Name"/>
          <w:tag w:val="Client Name"/>
          <w:id w:val="212630402"/>
          <w:placeholder>
            <w:docPart w:val="5B755FA7C64142DF8D5A02A6E57C54AF"/>
          </w:placeholder>
          <w:dataBinding w:prefixMappings="xmlns:ns0='http://schemas.microsoft.com/office/2006/coverPageProps' " w:xpath="/ns0:CoverPageProperties[1]/ns0:Abstract[1]" w:storeItemID="{55AF091B-3C7A-41E3-B477-F2FDAA23CFDA}"/>
          <w:text/>
        </w:sdtPr>
        <w:sdtEndPr/>
        <w:sdtContent>
          <w:r w:rsidR="00A371BD">
            <w:t>&lt;Bosch&gt;</w:t>
          </w:r>
        </w:sdtContent>
      </w:sdt>
      <w:r w:rsidRPr="00E31C99">
        <w:t xml:space="preserve"> location, otherwise all services will be performed remotely.  </w:t>
      </w:r>
      <w:r w:rsidR="00913BE7">
        <w:t xml:space="preserve">If the </w:t>
      </w:r>
      <w:sdt>
        <w:sdtPr>
          <w:alias w:val="MSFT / Partner"/>
          <w:tag w:val=""/>
          <w:id w:val="-781730172"/>
          <w:placeholder>
            <w:docPart w:val="7810CAE5001D4D4DB09361A625D9E04C"/>
          </w:placeholder>
          <w:dataBinding w:prefixMappings="xmlns:ns0='http://purl.org/dc/elements/1.1/' xmlns:ns1='http://schemas.openxmlformats.org/package/2006/metadata/core-properties' " w:xpath="/ns1:coreProperties[1]/ns0:creator[1]" w:storeItemID="{6C3C8BC8-F283-45AE-878A-BAB7291924A1}"/>
          <w:text/>
        </w:sdtPr>
        <w:sdtEndPr/>
        <w:sdtContent>
          <w:r w:rsidR="00A371BD">
            <w:t>&lt;MSFT&gt;</w:t>
          </w:r>
        </w:sdtContent>
      </w:sdt>
      <w:r w:rsidR="00AB6AF9">
        <w:t xml:space="preserve"> </w:t>
      </w:r>
      <w:r w:rsidR="00913BE7">
        <w:t xml:space="preserve">feature team is required to be present at the </w:t>
      </w:r>
      <w:sdt>
        <w:sdtPr>
          <w:alias w:val="Client Name"/>
          <w:tag w:val="Client Name"/>
          <w:id w:val="1082030931"/>
          <w:placeholder>
            <w:docPart w:val="E07C2FC8720A40C48DA8D3568D6CFE7A"/>
          </w:placeholder>
          <w:dataBinding w:prefixMappings="xmlns:ns0='http://schemas.microsoft.com/office/2006/coverPageProps' " w:xpath="/ns0:CoverPageProperties[1]/ns0:Abstract[1]" w:storeItemID="{55AF091B-3C7A-41E3-B477-F2FDAA23CFDA}"/>
          <w:text/>
        </w:sdtPr>
        <w:sdtEndPr/>
        <w:sdtContent>
          <w:r w:rsidR="00A371BD">
            <w:t>&lt;Bosch&gt;</w:t>
          </w:r>
        </w:sdtContent>
      </w:sdt>
      <w:r w:rsidR="00913BE7">
        <w:t xml:space="preserve"> location every week, resources will typically be on site for three nights and four days, arriving on Monday and leaving on Thursday.</w:t>
      </w:r>
      <w:commentRangeEnd w:id="1551"/>
      <w:r w:rsidR="00B969C7">
        <w:rPr>
          <w:rStyle w:val="CommentReference"/>
          <w:sz w:val="20"/>
          <w:szCs w:val="20"/>
        </w:rPr>
        <w:commentReference w:id="1551"/>
      </w:r>
    </w:p>
    <w:p w14:paraId="13E498FC" w14:textId="48543CEF" w:rsidR="00913BE7" w:rsidRDefault="00913BE7" w:rsidP="008D71AB">
      <w:pPr>
        <w:pStyle w:val="Bullet1"/>
      </w:pPr>
      <w:r>
        <w:t>Language:</w:t>
      </w:r>
    </w:p>
    <w:p w14:paraId="43CDB5EB" w14:textId="43B912E4" w:rsidR="00913BE7" w:rsidRDefault="00913BE7" w:rsidP="008D71AB">
      <w:pPr>
        <w:pStyle w:val="Bullet2"/>
      </w:pPr>
      <w:r>
        <w:t xml:space="preserve">All </w:t>
      </w:r>
      <w:r w:rsidR="00B911E5">
        <w:t>project</w:t>
      </w:r>
      <w:r>
        <w:t xml:space="preserve"> communications and documentation will be in </w:t>
      </w:r>
      <w:r w:rsidR="0055648B" w:rsidRPr="00962349">
        <w:rPr>
          <w:rStyle w:val="Instructional"/>
          <w:i w:val="0"/>
          <w:iCs w:val="0"/>
          <w:color w:val="auto"/>
        </w:rPr>
        <w:t>English</w:t>
      </w:r>
      <w:r w:rsidRPr="00962349">
        <w:rPr>
          <w:i/>
          <w:iCs/>
        </w:rPr>
        <w:t>.</w:t>
      </w:r>
      <w:r w:rsidRPr="00962349">
        <w:t xml:space="preserve"> </w:t>
      </w:r>
      <w:r>
        <w:t xml:space="preserve">Local language support and translations </w:t>
      </w:r>
      <w:r w:rsidR="00D537B1">
        <w:t xml:space="preserve">is out of scope for Microsoft and </w:t>
      </w:r>
      <w:r>
        <w:t xml:space="preserve">will be provided by </w:t>
      </w:r>
      <w:sdt>
        <w:sdtPr>
          <w:alias w:val="Client Name"/>
          <w:tag w:val="Client Name"/>
          <w:id w:val="218556923"/>
          <w:placeholder>
            <w:docPart w:val="0A29F8A9565E4062B79A8F4CF65532DB"/>
          </w:placeholder>
          <w:dataBinding w:prefixMappings="xmlns:ns0='http://schemas.microsoft.com/office/2006/coverPageProps' " w:xpath="/ns0:CoverPageProperties[1]/ns0:Abstract[1]" w:storeItemID="{55AF091B-3C7A-41E3-B477-F2FDAA23CFDA}"/>
          <w:text/>
        </w:sdtPr>
        <w:sdtEndPr/>
        <w:sdtContent>
          <w:r w:rsidR="00A371BD">
            <w:t>&lt;Bosch&gt;</w:t>
          </w:r>
        </w:sdtContent>
      </w:sdt>
      <w:r>
        <w:t>.</w:t>
      </w:r>
    </w:p>
    <w:p w14:paraId="45C8BEF4" w14:textId="196DB5EC" w:rsidR="00913BE7" w:rsidRDefault="00913BE7" w:rsidP="00980ABA">
      <w:pPr>
        <w:pStyle w:val="Bullet1"/>
      </w:pPr>
      <w:r>
        <w:t>Staffing:</w:t>
      </w:r>
    </w:p>
    <w:p w14:paraId="41527487" w14:textId="44AE691F" w:rsidR="00913BE7" w:rsidRDefault="00913BE7" w:rsidP="00980ABA">
      <w:pPr>
        <w:pStyle w:val="Bullet2"/>
      </w:pPr>
      <w:r>
        <w:t xml:space="preserve">If necessary, </w:t>
      </w:r>
      <w:sdt>
        <w:sdtPr>
          <w:alias w:val="MSFT / Partner"/>
          <w:tag w:val=""/>
          <w:id w:val="263808659"/>
          <w:placeholder>
            <w:docPart w:val="B09A7421B2FE4BF5BF2A4A9949EDC866"/>
          </w:placeholder>
          <w:dataBinding w:prefixMappings="xmlns:ns0='http://purl.org/dc/elements/1.1/' xmlns:ns1='http://schemas.openxmlformats.org/package/2006/metadata/core-properties' " w:xpath="/ns1:coreProperties[1]/ns0:creator[1]" w:storeItemID="{6C3C8BC8-F283-45AE-878A-BAB7291924A1}"/>
          <w:text/>
        </w:sdtPr>
        <w:sdtEndPr/>
        <w:sdtContent>
          <w:r w:rsidR="00A371BD">
            <w:t>&lt;MSFT&gt;</w:t>
          </w:r>
        </w:sdtContent>
      </w:sdt>
      <w:r w:rsidR="00AB6AF9">
        <w:t xml:space="preserve"> </w:t>
      </w:r>
      <w:r>
        <w:t xml:space="preserve">will make staffing changes. These may include, but are not limited to, resources and </w:t>
      </w:r>
      <w:r w:rsidR="00B911E5">
        <w:t>project</w:t>
      </w:r>
      <w:r>
        <w:t xml:space="preserve"> roles.</w:t>
      </w:r>
    </w:p>
    <w:p w14:paraId="6C8A0BD6" w14:textId="5A06821B" w:rsidR="0759FBF8" w:rsidRDefault="0759FBF8" w:rsidP="62A29ACF">
      <w:pPr>
        <w:pStyle w:val="Bullet2"/>
      </w:pPr>
      <w:r>
        <w:t>Microsoft reserves the right to utilize whichever labor categories, which could include certain vetted and approved subcontractors, in whatever quantities, in our sole discretion, are appropriate to perform the professional services outlined in this SOW. </w:t>
      </w:r>
    </w:p>
    <w:p w14:paraId="2314B1A0" w14:textId="1E975F84" w:rsidR="004C06D8" w:rsidRDefault="004C06D8" w:rsidP="004C06D8">
      <w:pPr>
        <w:pStyle w:val="Bullet2"/>
      </w:pPr>
      <w:r w:rsidRPr="001F288B">
        <w:t xml:space="preserve">Microsoft employees may be based </w:t>
      </w:r>
      <w:r w:rsidR="0162B998" w:rsidRPr="001F288B">
        <w:t>globally</w:t>
      </w:r>
      <w:r w:rsidR="0759FBF8" w:rsidRPr="001F288B">
        <w:t xml:space="preserve"> </w:t>
      </w:r>
      <w:r w:rsidRPr="001F288B">
        <w:t xml:space="preserve">unless </w:t>
      </w:r>
      <w:sdt>
        <w:sdtPr>
          <w:alias w:val="Client Name"/>
          <w:tag w:val="Client Name"/>
          <w:id w:val="-402837763"/>
          <w:placeholder>
            <w:docPart w:val="71DD3EDA437C4B1AB10F9583D690CD45"/>
          </w:placeholder>
          <w:dataBinding w:prefixMappings="xmlns:ns0='http://schemas.microsoft.com/office/2006/coverPageProps' " w:xpath="/ns0:CoverPageProperties[1]/ns0:Abstract[1]" w:storeItemID="{55AF091B-3C7A-41E3-B477-F2FDAA23CFDA}"/>
          <w:text/>
        </w:sdtPr>
        <w:sdtEndPr/>
        <w:sdtContent>
          <w:r w:rsidR="00A371BD">
            <w:t>&lt;Bosch&gt;</w:t>
          </w:r>
        </w:sdtContent>
      </w:sdt>
      <w:r w:rsidRPr="001F288B">
        <w:t xml:space="preserve"> has specific requirements for where the engagement team members need to be based.  If </w:t>
      </w:r>
      <w:sdt>
        <w:sdtPr>
          <w:alias w:val="Client Name"/>
          <w:tag w:val="Client Name"/>
          <w:id w:val="1232739018"/>
          <w:placeholder>
            <w:docPart w:val="FB1C436FD5EB427CA370E89556D44F11"/>
          </w:placeholder>
          <w:dataBinding w:prefixMappings="xmlns:ns0='http://schemas.microsoft.com/office/2006/coverPageProps' " w:xpath="/ns0:CoverPageProperties[1]/ns0:Abstract[1]" w:storeItemID="{55AF091B-3C7A-41E3-B477-F2FDAA23CFDA}"/>
          <w:text/>
        </w:sdtPr>
        <w:sdtEndPr/>
        <w:sdtContent>
          <w:r w:rsidR="00A371BD">
            <w:t>&lt;Bosch&gt;</w:t>
          </w:r>
        </w:sdtContent>
      </w:sdt>
      <w:r w:rsidRPr="001F288B">
        <w:t xml:space="preserve"> has requirements on where Microsoft resources can be located, those need to be identified by </w:t>
      </w:r>
      <w:sdt>
        <w:sdtPr>
          <w:alias w:val="Client Name"/>
          <w:tag w:val="Client Name"/>
          <w:id w:val="-2089062743"/>
          <w:placeholder>
            <w:docPart w:val="57303275CD3F4BA3BE4BEAF02A9C20C4"/>
          </w:placeholder>
          <w:dataBinding w:prefixMappings="xmlns:ns0='http://schemas.microsoft.com/office/2006/coverPageProps' " w:xpath="/ns0:CoverPageProperties[1]/ns0:Abstract[1]" w:storeItemID="{55AF091B-3C7A-41E3-B477-F2FDAA23CFDA}"/>
          <w:text/>
        </w:sdtPr>
        <w:sdtEndPr/>
        <w:sdtContent>
          <w:r w:rsidR="00A371BD">
            <w:t>&lt;Bosch&gt;</w:t>
          </w:r>
        </w:sdtContent>
      </w:sdt>
      <w:r w:rsidRPr="001F288B">
        <w:t xml:space="preserve"> before contract signature and outlined in the Statement of Work</w:t>
      </w:r>
      <w:r w:rsidR="00020E3A">
        <w:t>.</w:t>
      </w:r>
    </w:p>
    <w:p w14:paraId="7727EFFC" w14:textId="77777777" w:rsidR="00C3348C" w:rsidRPr="00877DEB" w:rsidRDefault="00C3348C" w:rsidP="00C3348C">
      <w:pPr>
        <w:pStyle w:val="Bullet2"/>
      </w:pPr>
      <w:r w:rsidRPr="00877DEB">
        <w:t>Project start and/or full Resource mobilization depends upon resource availability, &lt;</w:t>
      </w:r>
      <w:commentRangeStart w:id="1552"/>
      <w:r w:rsidRPr="00877DEB">
        <w:t xml:space="preserve">Customer Name&gt; </w:t>
      </w:r>
      <w:commentRangeEnd w:id="1552"/>
      <w:r w:rsidR="00400A78" w:rsidRPr="00877DEB">
        <w:rPr>
          <w:rStyle w:val="CommentReference"/>
          <w:sz w:val="20"/>
          <w:szCs w:val="20"/>
        </w:rPr>
        <w:commentReference w:id="1552"/>
      </w:r>
      <w:r w:rsidRPr="00877DEB">
        <w:t xml:space="preserve">onboarding process, and skills required. </w:t>
      </w:r>
    </w:p>
    <w:p w14:paraId="0E0C9FA3" w14:textId="5A030945" w:rsidR="00C3348C" w:rsidRDefault="00C3348C" w:rsidP="00282FEE">
      <w:pPr>
        <w:pStyle w:val="Bullet2"/>
      </w:pPr>
      <w:r>
        <w:t xml:space="preserve">No required </w:t>
      </w:r>
      <w:sdt>
        <w:sdtPr>
          <w:alias w:val="Client Name"/>
          <w:tag w:val="Client Name"/>
          <w:id w:val="-1088457899"/>
          <w:placeholder>
            <w:docPart w:val="FF8F70C00F294D3F888E9985E4CE753C"/>
          </w:placeholder>
          <w:dataBinding w:prefixMappings="xmlns:ns0='http://schemas.microsoft.com/office/2006/coverPageProps' " w:xpath="/ns0:CoverPageProperties[1]/ns0:Abstract[1]" w:storeItemID="{55AF091B-3C7A-41E3-B477-F2FDAA23CFDA}"/>
          <w:text/>
        </w:sdtPr>
        <w:sdtEndPr/>
        <w:sdtContent>
          <w:r w:rsidR="00A371BD">
            <w:t>&lt;Bosch&gt;</w:t>
          </w:r>
        </w:sdtContent>
      </w:sdt>
      <w:r>
        <w:t xml:space="preserve"> onboarding training for Microsoft resources is included in the estimates. If any such training is required, Microsoft will initiate the change request process.</w:t>
      </w:r>
    </w:p>
    <w:p w14:paraId="2F623B49" w14:textId="1341E5DD" w:rsidR="004160B8" w:rsidRDefault="004160B8" w:rsidP="004160B8">
      <w:pPr>
        <w:pStyle w:val="Bullet1"/>
      </w:pPr>
      <w:r>
        <w:t>Security</w:t>
      </w:r>
    </w:p>
    <w:p w14:paraId="275BF635" w14:textId="1854A473" w:rsidR="009D5B63" w:rsidRPr="00962349" w:rsidRDefault="009D5B63" w:rsidP="00813827">
      <w:pPr>
        <w:pStyle w:val="Bullet3"/>
        <w:rPr>
          <w:rStyle w:val="Optional"/>
          <w:b w:val="0"/>
          <w:bCs w:val="0"/>
          <w:color w:val="auto"/>
        </w:rPr>
      </w:pPr>
      <w:r w:rsidRPr="00962349">
        <w:rPr>
          <w:rStyle w:val="Optional"/>
          <w:b w:val="0"/>
          <w:bCs w:val="0"/>
          <w:color w:val="auto"/>
        </w:rPr>
        <w:t>If any Security clearances</w:t>
      </w:r>
      <w:r w:rsidR="00C03BB5" w:rsidRPr="00962349">
        <w:rPr>
          <w:rStyle w:val="Optional"/>
          <w:b w:val="0"/>
          <w:bCs w:val="0"/>
          <w:color w:val="auto"/>
        </w:rPr>
        <w:t>, network access</w:t>
      </w:r>
      <w:r w:rsidR="002501C2" w:rsidRPr="00962349">
        <w:rPr>
          <w:rStyle w:val="Optional"/>
          <w:b w:val="0"/>
          <w:bCs w:val="0"/>
          <w:color w:val="auto"/>
        </w:rPr>
        <w:t>, physical access, or other customer requirements</w:t>
      </w:r>
      <w:r w:rsidRPr="00962349">
        <w:rPr>
          <w:rStyle w:val="Optional"/>
          <w:b w:val="0"/>
          <w:bCs w:val="0"/>
          <w:color w:val="auto"/>
        </w:rPr>
        <w:t xml:space="preserve"> are </w:t>
      </w:r>
      <w:r w:rsidR="00211F50" w:rsidRPr="00962349">
        <w:rPr>
          <w:rStyle w:val="Optional"/>
          <w:b w:val="0"/>
          <w:bCs w:val="0"/>
          <w:color w:val="auto"/>
        </w:rPr>
        <w:t>need</w:t>
      </w:r>
      <w:r w:rsidRPr="00962349">
        <w:rPr>
          <w:rStyle w:val="Optional"/>
          <w:b w:val="0"/>
          <w:bCs w:val="0"/>
          <w:color w:val="auto"/>
        </w:rPr>
        <w:t xml:space="preserve">, those </w:t>
      </w:r>
      <w:r w:rsidR="00211F50" w:rsidRPr="00962349">
        <w:rPr>
          <w:rStyle w:val="Optional"/>
          <w:b w:val="0"/>
          <w:bCs w:val="0"/>
          <w:color w:val="auto"/>
        </w:rPr>
        <w:t>shall</w:t>
      </w:r>
      <w:r w:rsidRPr="00962349">
        <w:rPr>
          <w:rStyle w:val="Optional"/>
          <w:b w:val="0"/>
          <w:bCs w:val="0"/>
          <w:color w:val="auto"/>
        </w:rPr>
        <w:t xml:space="preserve"> be identified by </w:t>
      </w:r>
      <w:sdt>
        <w:sdtPr>
          <w:rPr>
            <w:rStyle w:val="Optional"/>
            <w:b w:val="0"/>
            <w:bCs w:val="0"/>
            <w:color w:val="auto"/>
          </w:rPr>
          <w:alias w:val="Client Name"/>
          <w:tag w:val="Client Name"/>
          <w:id w:val="-64487116"/>
          <w:placeholder>
            <w:docPart w:val="C30F4F51829F4E98B49824C85D5DD105"/>
          </w:placeholder>
          <w:dataBinding w:prefixMappings="xmlns:ns0='http://schemas.microsoft.com/office/2006/coverPageProps' " w:xpath="/ns0:CoverPageProperties[1]/ns0:Abstract[1]" w:storeItemID="{55AF091B-3C7A-41E3-B477-F2FDAA23CFDA}"/>
          <w:text/>
        </w:sdtPr>
        <w:sdtEndPr>
          <w:rPr>
            <w:rStyle w:val="Optional"/>
          </w:rPr>
        </w:sdtEndPr>
        <w:sdtContent>
          <w:r w:rsidR="00A371BD" w:rsidRPr="00962349">
            <w:rPr>
              <w:rStyle w:val="Optional"/>
              <w:b w:val="0"/>
              <w:bCs w:val="0"/>
              <w:color w:val="auto"/>
            </w:rPr>
            <w:t>&lt;Bosch&gt;</w:t>
          </w:r>
        </w:sdtContent>
      </w:sdt>
      <w:r w:rsidRPr="00962349">
        <w:rPr>
          <w:rStyle w:val="Optional"/>
          <w:b w:val="0"/>
          <w:bCs w:val="0"/>
          <w:color w:val="auto"/>
        </w:rPr>
        <w:t xml:space="preserve"> before contract signature and outlined in the Statement of Work. If Security clearance</w:t>
      </w:r>
      <w:r w:rsidR="00211F50" w:rsidRPr="00962349">
        <w:rPr>
          <w:rStyle w:val="Optional"/>
          <w:b w:val="0"/>
          <w:bCs w:val="0"/>
          <w:color w:val="auto"/>
        </w:rPr>
        <w:t xml:space="preserve">, </w:t>
      </w:r>
      <w:r w:rsidR="009468D7" w:rsidRPr="00962349">
        <w:rPr>
          <w:rStyle w:val="Optional"/>
          <w:b w:val="0"/>
          <w:bCs w:val="0"/>
          <w:color w:val="auto"/>
        </w:rPr>
        <w:t>network access, physical access, or other requirements</w:t>
      </w:r>
      <w:r w:rsidRPr="00962349">
        <w:rPr>
          <w:rStyle w:val="Optional"/>
          <w:b w:val="0"/>
          <w:bCs w:val="0"/>
          <w:color w:val="auto"/>
        </w:rPr>
        <w:t xml:space="preserve"> </w:t>
      </w:r>
      <w:r w:rsidR="009468D7" w:rsidRPr="00962349">
        <w:rPr>
          <w:rStyle w:val="Optional"/>
          <w:b w:val="0"/>
          <w:bCs w:val="0"/>
          <w:color w:val="auto"/>
        </w:rPr>
        <w:t xml:space="preserve">are </w:t>
      </w:r>
      <w:r w:rsidRPr="00962349">
        <w:rPr>
          <w:rStyle w:val="Optional"/>
          <w:b w:val="0"/>
          <w:bCs w:val="0"/>
          <w:color w:val="auto"/>
        </w:rPr>
        <w:t>required after contract signature, it may cause engagement delays or delays in staffing and engagement start.</w:t>
      </w:r>
      <w:r w:rsidRPr="00962349">
        <w:rPr>
          <w:b/>
          <w:bCs/>
        </w:rPr>
        <w:t>   </w:t>
      </w:r>
    </w:p>
    <w:p w14:paraId="557487D3" w14:textId="55DC27B6" w:rsidR="00913BE7" w:rsidRDefault="00913BE7" w:rsidP="00274065">
      <w:pPr>
        <w:pStyle w:val="Bullet1"/>
      </w:pPr>
      <w:r>
        <w:t>Informal knowledge transfer:</w:t>
      </w:r>
    </w:p>
    <w:p w14:paraId="728B7C98" w14:textId="2B3D62E9" w:rsidR="00913BE7" w:rsidRDefault="00913BE7" w:rsidP="00274065">
      <w:pPr>
        <w:pStyle w:val="Bullet2"/>
      </w:pPr>
      <w:r>
        <w:t xml:space="preserve">No formal training materials will be developed or delivered as part of this </w:t>
      </w:r>
      <w:r w:rsidR="00B911E5">
        <w:t>project</w:t>
      </w:r>
      <w:r>
        <w:t>. All information transfer will be through informal knowledge transfer.</w:t>
      </w:r>
    </w:p>
    <w:p w14:paraId="6C37D657" w14:textId="56ECB671" w:rsidR="00913BE7" w:rsidRDefault="00913BE7" w:rsidP="00274065">
      <w:pPr>
        <w:pStyle w:val="Bullet1"/>
      </w:pPr>
      <w:r>
        <w:t>Known standards:</w:t>
      </w:r>
    </w:p>
    <w:p w14:paraId="2B142A39" w14:textId="0E8714FA" w:rsidR="00913BE7" w:rsidRDefault="00CA7A51" w:rsidP="00310BDD">
      <w:pPr>
        <w:pStyle w:val="Bullet2"/>
      </w:pPr>
      <w:sdt>
        <w:sdtPr>
          <w:alias w:val="MSFT / Partner"/>
          <w:tag w:val=""/>
          <w:id w:val="-863282668"/>
          <w:placeholder>
            <w:docPart w:val="3422B5E5F24A454A84270FADADE389A3"/>
          </w:placeholder>
          <w:dataBinding w:prefixMappings="xmlns:ns0='http://purl.org/dc/elements/1.1/' xmlns:ns1='http://schemas.openxmlformats.org/package/2006/metadata/core-properties' " w:xpath="/ns1:coreProperties[1]/ns0:creator[1]" w:storeItemID="{6C3C8BC8-F283-45AE-878A-BAB7291924A1}"/>
          <w:text/>
        </w:sdtPr>
        <w:sdtEndPr/>
        <w:sdtContent>
          <w:r w:rsidR="00A371BD">
            <w:t>&lt;MSFT&gt;</w:t>
          </w:r>
        </w:sdtContent>
      </w:sdt>
      <w:r w:rsidR="00AB6AF9">
        <w:t xml:space="preserve"> </w:t>
      </w:r>
      <w:r w:rsidR="00913BE7">
        <w:t>expects to use Azure DevOps, Azure Pipelines, and may use GitHub for standard delivery.</w:t>
      </w:r>
    </w:p>
    <w:p w14:paraId="3FA4A845" w14:textId="327EB2A2" w:rsidR="00913BE7" w:rsidRPr="00100320" w:rsidRDefault="00100320" w:rsidP="00310BDD">
      <w:pPr>
        <w:pStyle w:val="Bullet2"/>
        <w:rPr>
          <w:rStyle w:val="Optional"/>
          <w:b w:val="0"/>
          <w:bCs w:val="0"/>
          <w:color w:val="auto"/>
        </w:rPr>
      </w:pPr>
      <w:r w:rsidRPr="00100320">
        <w:rPr>
          <w:rStyle w:val="Optional"/>
          <w:b w:val="0"/>
          <w:bCs w:val="0"/>
          <w:color w:val="auto"/>
        </w:rPr>
        <w:t xml:space="preserve">If, </w:t>
      </w:r>
      <w:r w:rsidR="00913BE7" w:rsidRPr="00100320">
        <w:rPr>
          <w:rStyle w:val="Optional"/>
          <w:b w:val="0"/>
          <w:bCs w:val="0"/>
          <w:color w:val="auto"/>
        </w:rPr>
        <w:t xml:space="preserve">Time will be required to learn the </w:t>
      </w:r>
      <w:sdt>
        <w:sdtPr>
          <w:rPr>
            <w:rStyle w:val="Optional"/>
            <w:b w:val="0"/>
            <w:bCs w:val="0"/>
            <w:color w:val="auto"/>
          </w:rPr>
          <w:alias w:val="Client Name"/>
          <w:tag w:val="Client Name"/>
          <w:id w:val="-1918469369"/>
          <w:placeholder>
            <w:docPart w:val="E2C258CA3AD34B0C9A710160C4D183DF"/>
          </w:placeholder>
          <w:dataBinding w:prefixMappings="xmlns:ns0='http://schemas.microsoft.com/office/2006/coverPageProps' " w:xpath="/ns0:CoverPageProperties[1]/ns0:Abstract[1]" w:storeItemID="{55AF091B-3C7A-41E3-B477-F2FDAA23CFDA}"/>
          <w:text/>
        </w:sdtPr>
        <w:sdtEndPr>
          <w:rPr>
            <w:rStyle w:val="Optional"/>
          </w:rPr>
        </w:sdtEndPr>
        <w:sdtContent>
          <w:r w:rsidR="00A371BD">
            <w:rPr>
              <w:rStyle w:val="Optional"/>
              <w:b w:val="0"/>
              <w:bCs w:val="0"/>
              <w:color w:val="auto"/>
            </w:rPr>
            <w:t>&lt;Bosch&gt;</w:t>
          </w:r>
        </w:sdtContent>
      </w:sdt>
      <w:r w:rsidR="00913BE7" w:rsidRPr="00100320">
        <w:rPr>
          <w:rStyle w:val="Optional"/>
          <w:b w:val="0"/>
          <w:bCs w:val="0"/>
          <w:color w:val="auto"/>
        </w:rPr>
        <w:t xml:space="preserve"> tooling if there are deviations from </w:t>
      </w:r>
      <w:sdt>
        <w:sdtPr>
          <w:rPr>
            <w:rStyle w:val="Optional"/>
            <w:b w:val="0"/>
            <w:bCs w:val="0"/>
            <w:color w:val="auto"/>
          </w:rPr>
          <w:alias w:val="MSFT / Partner"/>
          <w:tag w:val=""/>
          <w:id w:val="1435868743"/>
          <w:placeholder>
            <w:docPart w:val="1996B2A59A714B7081BD467801A45B2C"/>
          </w:placeholder>
          <w:dataBinding w:prefixMappings="xmlns:ns0='http://purl.org/dc/elements/1.1/' xmlns:ns1='http://schemas.openxmlformats.org/package/2006/metadata/core-properties' " w:xpath="/ns1:coreProperties[1]/ns0:creator[1]" w:storeItemID="{6C3C8BC8-F283-45AE-878A-BAB7291924A1}"/>
          <w:text/>
        </w:sdtPr>
        <w:sdtEndPr>
          <w:rPr>
            <w:rStyle w:val="Optional"/>
          </w:rPr>
        </w:sdtEndPr>
        <w:sdtContent>
          <w:r w:rsidR="00A371BD">
            <w:rPr>
              <w:rStyle w:val="Optional"/>
              <w:b w:val="0"/>
              <w:bCs w:val="0"/>
              <w:color w:val="auto"/>
            </w:rPr>
            <w:t>&lt;MSFT&gt;</w:t>
          </w:r>
        </w:sdtContent>
      </w:sdt>
      <w:r w:rsidR="00AB6AF9" w:rsidRPr="00100320">
        <w:t xml:space="preserve"> </w:t>
      </w:r>
      <w:r w:rsidR="00913BE7" w:rsidRPr="00100320">
        <w:rPr>
          <w:rStyle w:val="Optional"/>
          <w:b w:val="0"/>
          <w:bCs w:val="0"/>
          <w:color w:val="auto"/>
        </w:rPr>
        <w:t xml:space="preserve">standards. This time has not been included in </w:t>
      </w:r>
      <w:r w:rsidR="00B911E5" w:rsidRPr="00100320">
        <w:rPr>
          <w:rStyle w:val="Optional"/>
          <w:b w:val="0"/>
          <w:bCs w:val="0"/>
          <w:color w:val="auto"/>
        </w:rPr>
        <w:t>project</w:t>
      </w:r>
      <w:r w:rsidR="00913BE7" w:rsidRPr="00100320">
        <w:rPr>
          <w:rStyle w:val="Optional"/>
          <w:b w:val="0"/>
          <w:bCs w:val="0"/>
          <w:color w:val="auto"/>
        </w:rPr>
        <w:t xml:space="preserve"> estimates.</w:t>
      </w:r>
    </w:p>
    <w:p w14:paraId="2AD8378F" w14:textId="164FC5A7" w:rsidR="00913BE7" w:rsidRDefault="00CA7A51" w:rsidP="00310BDD">
      <w:pPr>
        <w:pStyle w:val="Bullet2"/>
      </w:pPr>
      <w:sdt>
        <w:sdtPr>
          <w:alias w:val="MSFT / Partner"/>
          <w:tag w:val=""/>
          <w:id w:val="151881141"/>
          <w:placeholder>
            <w:docPart w:val="53FBA744A33243F8BF0AE19297F6785A"/>
          </w:placeholder>
          <w:dataBinding w:prefixMappings="xmlns:ns0='http://purl.org/dc/elements/1.1/' xmlns:ns1='http://schemas.openxmlformats.org/package/2006/metadata/core-properties' " w:xpath="/ns1:coreProperties[1]/ns0:creator[1]" w:storeItemID="{6C3C8BC8-F283-45AE-878A-BAB7291924A1}"/>
          <w:text/>
        </w:sdtPr>
        <w:sdtEndPr/>
        <w:sdtContent>
          <w:r w:rsidR="00A371BD">
            <w:t>&lt;MSFT&gt;</w:t>
          </w:r>
        </w:sdtContent>
      </w:sdt>
      <w:r w:rsidR="00AB6AF9">
        <w:t xml:space="preserve"> </w:t>
      </w:r>
      <w:r w:rsidR="00913BE7">
        <w:t>will use standard Azure DevOps process templates, as well as other IP designed to speed up delivery, including, but not limited to, standard work items, pipelines, and document templates.</w:t>
      </w:r>
    </w:p>
    <w:p w14:paraId="43D83048" w14:textId="1D5C12A0" w:rsidR="00913BE7" w:rsidRDefault="00913BE7" w:rsidP="00310BDD">
      <w:pPr>
        <w:pStyle w:val="Bullet1"/>
      </w:pPr>
      <w:r>
        <w:t>Other assumptions:</w:t>
      </w:r>
    </w:p>
    <w:p w14:paraId="3AA43824" w14:textId="77777777" w:rsidR="00252554" w:rsidRDefault="00252554" w:rsidP="00252554">
      <w:pPr>
        <w:pStyle w:val="Bullet2"/>
        <w:spacing w:before="240"/>
        <w:ind w:left="810"/>
      </w:pPr>
      <w:r>
        <w:t xml:space="preserve">All work is to be delivered without breaks in the schedule. Any breaks in the </w:t>
      </w:r>
      <w:r w:rsidRPr="005865B2">
        <w:t>project</w:t>
      </w:r>
      <w:r>
        <w:t xml:space="preserve"> calendar must be scheduled </w:t>
      </w:r>
      <w:r w:rsidRPr="00C231EB">
        <w:rPr>
          <w:rStyle w:val="PlaceholderText"/>
        </w:rPr>
        <w:t>four</w:t>
      </w:r>
      <w:r>
        <w:t xml:space="preserve"> weeks in advance or will be billed without interruption.</w:t>
      </w:r>
    </w:p>
    <w:p w14:paraId="57C110FF" w14:textId="34F8A2F0" w:rsidR="00913BE7" w:rsidRDefault="00913BE7" w:rsidP="00310BDD">
      <w:pPr>
        <w:pStyle w:val="Bullet2"/>
      </w:pPr>
      <w:r>
        <w:t xml:space="preserve">In addition to </w:t>
      </w:r>
      <w:r w:rsidR="00B911E5">
        <w:t>project</w:t>
      </w:r>
      <w:r>
        <w:t xml:space="preserve"> team members, </w:t>
      </w:r>
      <w:sdt>
        <w:sdtPr>
          <w:alias w:val="Client Name"/>
          <w:tag w:val="Client Name"/>
          <w:id w:val="-1538345839"/>
          <w:placeholder>
            <w:docPart w:val="AFA6022C06BA43409A943BB11CFAFB2B"/>
          </w:placeholder>
          <w:dataBinding w:prefixMappings="xmlns:ns0='http://schemas.microsoft.com/office/2006/coverPageProps' " w:xpath="/ns0:CoverPageProperties[1]/ns0:Abstract[1]" w:storeItemID="{55AF091B-3C7A-41E3-B477-F2FDAA23CFDA}"/>
          <w:text/>
        </w:sdtPr>
        <w:sdtEndPr/>
        <w:sdtContent>
          <w:r w:rsidR="00A371BD">
            <w:t>&lt;Bosch&gt;</w:t>
          </w:r>
        </w:sdtContent>
      </w:sdt>
      <w:r>
        <w:t xml:space="preserve"> shall allow </w:t>
      </w:r>
      <w:sdt>
        <w:sdtPr>
          <w:alias w:val="MSFT / Partner"/>
          <w:tag w:val=""/>
          <w:id w:val="-217673796"/>
          <w:placeholder>
            <w:docPart w:val="ECB34C10F7A04B84B798703760C4BC05"/>
          </w:placeholder>
          <w:dataBinding w:prefixMappings="xmlns:ns0='http://purl.org/dc/elements/1.1/' xmlns:ns1='http://schemas.openxmlformats.org/package/2006/metadata/core-properties' " w:xpath="/ns1:coreProperties[1]/ns0:creator[1]" w:storeItemID="{6C3C8BC8-F283-45AE-878A-BAB7291924A1}"/>
          <w:text/>
        </w:sdtPr>
        <w:sdtEndPr/>
        <w:sdtContent>
          <w:r w:rsidR="00A371BD">
            <w:t>&lt;MSFT&gt;</w:t>
          </w:r>
        </w:sdtContent>
      </w:sdt>
      <w:r w:rsidR="00AB6AF9">
        <w:t xml:space="preserve"> </w:t>
      </w:r>
      <w:r>
        <w:t xml:space="preserve">internal systems to access the mutually accessible delivery platforms and tools used for this </w:t>
      </w:r>
      <w:r w:rsidR="00B911E5">
        <w:t>project</w:t>
      </w:r>
      <w:r>
        <w:t>.</w:t>
      </w:r>
    </w:p>
    <w:p w14:paraId="24B5F47C" w14:textId="01BD8D4D" w:rsidR="00913BE7" w:rsidRDefault="00CA7A51" w:rsidP="00310BDD">
      <w:pPr>
        <w:pStyle w:val="Bullet2"/>
      </w:pPr>
      <w:sdt>
        <w:sdtPr>
          <w:alias w:val="MSFT / Partner"/>
          <w:tag w:val=""/>
          <w:id w:val="136850646"/>
          <w:placeholder>
            <w:docPart w:val="946289FC639F4CC6A16BCCEA15363856"/>
          </w:placeholder>
          <w:dataBinding w:prefixMappings="xmlns:ns0='http://purl.org/dc/elements/1.1/' xmlns:ns1='http://schemas.openxmlformats.org/package/2006/metadata/core-properties' " w:xpath="/ns1:coreProperties[1]/ns0:creator[1]" w:storeItemID="{6C3C8BC8-F283-45AE-878A-BAB7291924A1}"/>
          <w:text/>
        </w:sdtPr>
        <w:sdtEndPr/>
        <w:sdtContent>
          <w:r w:rsidR="00A371BD">
            <w:t>&lt;MSFT&gt;</w:t>
          </w:r>
        </w:sdtContent>
      </w:sdt>
      <w:r w:rsidR="00AB6AF9">
        <w:t xml:space="preserve"> </w:t>
      </w:r>
      <w:r w:rsidR="00913BE7">
        <w:t xml:space="preserve">will read, store, and share necessary delivery insights on the work artifacts and products generated as part of this </w:t>
      </w:r>
      <w:r w:rsidR="00B911E5">
        <w:t>project</w:t>
      </w:r>
      <w:r w:rsidR="00913BE7">
        <w:t xml:space="preserve"> (for example, test cases, code base, and pipelines) that are hosted on mutually accessible delivery platforms, like Azure DevOps, Jira, and GitHub.</w:t>
      </w:r>
    </w:p>
    <w:p w14:paraId="7370F776" w14:textId="78C90736" w:rsidR="00913BE7" w:rsidRDefault="00CA7A51" w:rsidP="00310BDD">
      <w:pPr>
        <w:pStyle w:val="Bullet2"/>
      </w:pPr>
      <w:sdt>
        <w:sdtPr>
          <w:alias w:val="MSFT / Partner"/>
          <w:tag w:val=""/>
          <w:id w:val="167372198"/>
          <w:placeholder>
            <w:docPart w:val="4F70AA5A6EA34D85A0686D3DB537F1F1"/>
          </w:placeholder>
          <w:dataBinding w:prefixMappings="xmlns:ns0='http://purl.org/dc/elements/1.1/' xmlns:ns1='http://schemas.openxmlformats.org/package/2006/metadata/core-properties' " w:xpath="/ns1:coreProperties[1]/ns0:creator[1]" w:storeItemID="{6C3C8BC8-F283-45AE-878A-BAB7291924A1}"/>
          <w:text/>
        </w:sdtPr>
        <w:sdtEndPr/>
        <w:sdtContent>
          <w:r w:rsidR="00A371BD">
            <w:t>&lt;MSFT&gt;</w:t>
          </w:r>
        </w:sdtContent>
      </w:sdt>
      <w:r w:rsidR="00AB6AF9">
        <w:t xml:space="preserve"> </w:t>
      </w:r>
      <w:r w:rsidR="00913BE7">
        <w:t xml:space="preserve">will make available to </w:t>
      </w:r>
      <w:sdt>
        <w:sdtPr>
          <w:alias w:val="Client Name"/>
          <w:tag w:val="Client Name"/>
          <w:id w:val="-518931096"/>
          <w:placeholder>
            <w:docPart w:val="50143E62451E463CBC3D592095120CB9"/>
          </w:placeholder>
          <w:dataBinding w:prefixMappings="xmlns:ns0='http://schemas.microsoft.com/office/2006/coverPageProps' " w:xpath="/ns0:CoverPageProperties[1]/ns0:Abstract[1]" w:storeItemID="{55AF091B-3C7A-41E3-B477-F2FDAA23CFDA}"/>
          <w:text/>
        </w:sdtPr>
        <w:sdtEndPr/>
        <w:sdtContent>
          <w:r w:rsidR="00A371BD">
            <w:t>&lt;Bosch&gt;</w:t>
          </w:r>
        </w:sdtContent>
      </w:sdt>
      <w:r w:rsidR="00913BE7">
        <w:t xml:space="preserve"> all data and insights gathered during the </w:t>
      </w:r>
      <w:r w:rsidR="00B911E5">
        <w:t>project</w:t>
      </w:r>
      <w:r w:rsidR="00913BE7">
        <w:t xml:space="preserve">. Microsoft will purge said data and insights upon explicit </w:t>
      </w:r>
      <w:sdt>
        <w:sdtPr>
          <w:alias w:val="Client Name"/>
          <w:tag w:val="Client Name"/>
          <w:id w:val="1602601579"/>
          <w:placeholder>
            <w:docPart w:val="9C0F016E7BB54AD2A7746A3B27D52B00"/>
          </w:placeholder>
          <w:dataBinding w:prefixMappings="xmlns:ns0='http://schemas.microsoft.com/office/2006/coverPageProps' " w:xpath="/ns0:CoverPageProperties[1]/ns0:Abstract[1]" w:storeItemID="{55AF091B-3C7A-41E3-B477-F2FDAA23CFDA}"/>
          <w:text/>
        </w:sdtPr>
        <w:sdtEndPr/>
        <w:sdtContent>
          <w:r w:rsidR="00A371BD">
            <w:t>&lt;Bosch&gt;</w:t>
          </w:r>
        </w:sdtContent>
      </w:sdt>
      <w:r w:rsidR="00913BE7">
        <w:t xml:space="preserve"> request or at the end of the </w:t>
      </w:r>
      <w:r w:rsidR="00B911E5">
        <w:t>project</w:t>
      </w:r>
      <w:r w:rsidR="00913BE7">
        <w:t>.</w:t>
      </w:r>
    </w:p>
    <w:p w14:paraId="4FD24F78" w14:textId="71E6A15A" w:rsidR="00913BE7" w:rsidRDefault="00CA7A51" w:rsidP="00310BDD">
      <w:pPr>
        <w:pStyle w:val="Bullet2"/>
      </w:pPr>
      <w:sdt>
        <w:sdtPr>
          <w:alias w:val="Client Name"/>
          <w:tag w:val="Client Name"/>
          <w:id w:val="-10146955"/>
          <w:placeholder>
            <w:docPart w:val="A5E81CBEDFAE4393BB77FAB2CB47E182"/>
          </w:placeholder>
          <w:dataBinding w:prefixMappings="xmlns:ns0='http://schemas.microsoft.com/office/2006/coverPageProps' " w:xpath="/ns0:CoverPageProperties[1]/ns0:Abstract[1]" w:storeItemID="{55AF091B-3C7A-41E3-B477-F2FDAA23CFDA}"/>
          <w:text/>
        </w:sdtPr>
        <w:sdtEndPr/>
        <w:sdtContent>
          <w:r w:rsidR="00A371BD">
            <w:t>&lt;Bosch&gt;</w:t>
          </w:r>
        </w:sdtContent>
      </w:sdt>
      <w:r w:rsidR="00913BE7">
        <w:t xml:space="preserve"> required compliance training will reduce capacity available for execution. This includes:</w:t>
      </w:r>
    </w:p>
    <w:p w14:paraId="523F941F" w14:textId="10C1AD21" w:rsidR="00913BE7" w:rsidRPr="00813827" w:rsidRDefault="00913BE7" w:rsidP="00813827">
      <w:pPr>
        <w:pStyle w:val="Bullet3"/>
      </w:pPr>
      <w:r w:rsidRPr="00813827">
        <w:t>Security training</w:t>
      </w:r>
    </w:p>
    <w:p w14:paraId="6C2247D2" w14:textId="460BF5B2" w:rsidR="00913BE7" w:rsidRPr="00813827" w:rsidRDefault="00913BE7" w:rsidP="00813827">
      <w:pPr>
        <w:pStyle w:val="Bullet3"/>
      </w:pPr>
      <w:r w:rsidRPr="00813827">
        <w:t>Internal orientation</w:t>
      </w:r>
    </w:p>
    <w:p w14:paraId="7A2A25F7" w14:textId="76591DE0" w:rsidR="00913BE7" w:rsidRPr="00813827" w:rsidRDefault="00913BE7" w:rsidP="00813827">
      <w:pPr>
        <w:pStyle w:val="Bullet3"/>
      </w:pPr>
      <w:r w:rsidRPr="00813827">
        <w:t>Industry-specific and regulatory compliance training</w:t>
      </w:r>
    </w:p>
    <w:p w14:paraId="3DFF7D7A" w14:textId="21710F61" w:rsidR="00913BE7" w:rsidRPr="00813827" w:rsidRDefault="00913BE7" w:rsidP="00813827">
      <w:pPr>
        <w:pStyle w:val="Bullet3"/>
      </w:pPr>
      <w:r w:rsidRPr="00813827">
        <w:t xml:space="preserve">Procedures outside of </w:t>
      </w:r>
      <w:sdt>
        <w:sdtPr>
          <w:alias w:val="MSFT / Partner"/>
          <w:tag w:val=""/>
          <w:id w:val="215086259"/>
          <w:placeholder>
            <w:docPart w:val="1B849CED35DB4BE48749E3B5A507888F"/>
          </w:placeholder>
          <w:dataBinding w:prefixMappings="xmlns:ns0='http://purl.org/dc/elements/1.1/' xmlns:ns1='http://schemas.openxmlformats.org/package/2006/metadata/core-properties' " w:xpath="/ns1:coreProperties[1]/ns0:creator[1]" w:storeItemID="{6C3C8BC8-F283-45AE-878A-BAB7291924A1}"/>
          <w:text/>
        </w:sdtPr>
        <w:sdtEndPr/>
        <w:sdtContent>
          <w:r w:rsidR="00A371BD">
            <w:t>&lt;MSFT&gt;</w:t>
          </w:r>
        </w:sdtContent>
      </w:sdt>
      <w:r w:rsidR="004903BF" w:rsidRPr="00813827">
        <w:t xml:space="preserve"> </w:t>
      </w:r>
      <w:r w:rsidRPr="00813827">
        <w:t>standard compliance</w:t>
      </w:r>
    </w:p>
    <w:p w14:paraId="0D7D77D5" w14:textId="76A14719" w:rsidR="00913BE7" w:rsidRPr="00813827" w:rsidRDefault="00913BE7" w:rsidP="00813827">
      <w:pPr>
        <w:pStyle w:val="Bullet3"/>
      </w:pPr>
      <w:r w:rsidRPr="00813827">
        <w:t>Background checks, fingerprinting, badging, and authentication</w:t>
      </w:r>
    </w:p>
    <w:p w14:paraId="5D04EF3B" w14:textId="77777777" w:rsidR="00A6282E" w:rsidRPr="00962349" w:rsidRDefault="00A6282E" w:rsidP="00A6282E">
      <w:pPr>
        <w:pStyle w:val="Bullet1"/>
      </w:pPr>
      <w:r w:rsidRPr="00962349">
        <w:rPr>
          <w:rStyle w:val="Optional"/>
          <w:b w:val="0"/>
          <w:bCs w:val="0"/>
          <w:color w:val="auto"/>
        </w:rPr>
        <w:t>AI Usage:</w:t>
      </w:r>
    </w:p>
    <w:p w14:paraId="24F37FE7" w14:textId="0DAAFFBA" w:rsidR="0022396F" w:rsidRPr="00962349" w:rsidRDefault="0022396F" w:rsidP="008B3B7C">
      <w:pPr>
        <w:pStyle w:val="Bullet2"/>
        <w:rPr>
          <w:rStyle w:val="Optional"/>
          <w:b w:val="0"/>
          <w:bCs w:val="0"/>
          <w:color w:val="auto"/>
        </w:rPr>
      </w:pPr>
      <w:r w:rsidRPr="00962349">
        <w:rPr>
          <w:rStyle w:val="Optional"/>
          <w:b w:val="0"/>
          <w:bCs w:val="0"/>
          <w:color w:val="auto"/>
        </w:rPr>
        <w:t xml:space="preserve">Microsoft may use Microsoft-developed or Microsoft-licensed artificial intelligence-assisted materials, including agentic systems, (collectively, “AI Tools”) to perform the Services. Microsoft’s use of AI Tools, whether inside or outside </w:t>
      </w:r>
      <w:sdt>
        <w:sdtPr>
          <w:rPr>
            <w:rStyle w:val="Optional"/>
            <w:b w:val="0"/>
            <w:bCs w:val="0"/>
            <w:color w:val="auto"/>
          </w:rPr>
          <w:alias w:val="Client Name"/>
          <w:tag w:val="Client Name"/>
          <w:id w:val="1874346262"/>
          <w:placeholder>
            <w:docPart w:val="12C6C89EBD0A47DE9BBCC20309356FA6"/>
          </w:placeholder>
          <w:dataBinding w:prefixMappings="xmlns:ns0='http://schemas.microsoft.com/office/2006/coverPageProps' " w:xpath="/ns0:CoverPageProperties[1]/ns0:Abstract[1]" w:storeItemID="{55AF091B-3C7A-41E3-B477-F2FDAA23CFDA}"/>
          <w:text/>
        </w:sdtPr>
        <w:sdtEndPr>
          <w:rPr>
            <w:rStyle w:val="Optional"/>
          </w:rPr>
        </w:sdtEndPr>
        <w:sdtContent>
          <w:r w:rsidR="00A371BD" w:rsidRPr="00962349">
            <w:rPr>
              <w:rStyle w:val="Optional"/>
              <w:b w:val="0"/>
              <w:bCs w:val="0"/>
              <w:color w:val="auto"/>
            </w:rPr>
            <w:t>&lt;Bosch&gt;</w:t>
          </w:r>
        </w:sdtContent>
      </w:sdt>
      <w:r w:rsidRPr="00962349">
        <w:rPr>
          <w:rStyle w:val="Optional"/>
          <w:b w:val="0"/>
          <w:bCs w:val="0"/>
          <w:color w:val="auto"/>
        </w:rPr>
        <w:t xml:space="preserve">’s tenant, will not alter ownership, licensing, or confidential treatment of any Pre-Existing Work, Data, Confidential Information, or Service Deliverables. If Microsoft uses AI Tools to perform the Services, Microsoft will comply with Microsoft’s internal standards, privacy and security requirements, and Responsible AI principles as defined in this Agreement. </w:t>
      </w:r>
      <w:sdt>
        <w:sdtPr>
          <w:rPr>
            <w:rStyle w:val="Optional"/>
            <w:b w:val="0"/>
            <w:bCs w:val="0"/>
            <w:color w:val="auto"/>
          </w:rPr>
          <w:alias w:val="Client Name"/>
          <w:tag w:val="Client Name"/>
          <w:id w:val="-660544277"/>
          <w:placeholder>
            <w:docPart w:val="685BAF73EBC1491491C1286002F8D64B"/>
          </w:placeholder>
          <w:dataBinding w:prefixMappings="xmlns:ns0='http://schemas.microsoft.com/office/2006/coverPageProps' " w:xpath="/ns0:CoverPageProperties[1]/ns0:Abstract[1]" w:storeItemID="{55AF091B-3C7A-41E3-B477-F2FDAA23CFDA}"/>
          <w:text/>
        </w:sdtPr>
        <w:sdtEndPr>
          <w:rPr>
            <w:rStyle w:val="Optional"/>
          </w:rPr>
        </w:sdtEndPr>
        <w:sdtContent>
          <w:r w:rsidR="00A371BD" w:rsidRPr="00962349">
            <w:rPr>
              <w:rStyle w:val="Optional"/>
              <w:b w:val="0"/>
              <w:bCs w:val="0"/>
              <w:color w:val="auto"/>
            </w:rPr>
            <w:t>&lt;Bosch&gt;</w:t>
          </w:r>
        </w:sdtContent>
      </w:sdt>
      <w:r w:rsidRPr="00962349">
        <w:rPr>
          <w:rStyle w:val="Optional"/>
          <w:b w:val="0"/>
          <w:bCs w:val="0"/>
          <w:color w:val="auto"/>
        </w:rPr>
        <w:t xml:space="preserve"> acknowledges and agrees that Microsoft’s use of AI Tools may evolve during the engagement, including through updates, improvements, or the substitution of underlying models, techniques, materials, or system architectures.</w:t>
      </w:r>
    </w:p>
    <w:p w14:paraId="12E4C27D" w14:textId="24223732" w:rsidR="00EA4DDD" w:rsidRPr="00962349" w:rsidRDefault="00A12B37" w:rsidP="00EA4DDD">
      <w:pPr>
        <w:pStyle w:val="Bullet2"/>
        <w:rPr>
          <w:rStyle w:val="Optional"/>
          <w:b w:val="0"/>
          <w:bCs w:val="0"/>
          <w:color w:val="auto"/>
        </w:rPr>
      </w:pPr>
      <w:r w:rsidRPr="00962349">
        <w:rPr>
          <w:rStyle w:val="Optional"/>
          <w:b w:val="0"/>
          <w:bCs w:val="0"/>
          <w:color w:val="auto"/>
        </w:rPr>
        <w:t>When Microsoft uses AI Tools to perform the Services, Microsoft systems may generate telemetry data related to the AI Tool execution, including system usage metrics. This telemetry data is collected only during Microsoft’s performance of the Services and collection ceases when the engagement concludes. Microsoft will process this telemetry data in accordance with the Microsoft Products and Services Data Protection Addendum. This notice is provided for informational purposes only and does not modify Microsoft’s data handling practices or create additional contractual obligations.</w:t>
      </w:r>
    </w:p>
    <w:p w14:paraId="016C320F" w14:textId="181BF55C" w:rsidR="009533AD" w:rsidRPr="00962349" w:rsidRDefault="009533AD" w:rsidP="00EA4DDD">
      <w:pPr>
        <w:pStyle w:val="Bullet2"/>
        <w:rPr>
          <w:rStyle w:val="Optional"/>
          <w:b w:val="0"/>
          <w:bCs w:val="0"/>
          <w:color w:val="auto"/>
        </w:rPr>
      </w:pPr>
      <w:r w:rsidRPr="00962349">
        <w:t>Any AI Tools installed or deployed in &lt;Customer Name&gt; environment as part of this engagement will be removed by Microsoft upon conclusion of the engagement, unless otherwise agreed in writing by the parties.</w:t>
      </w:r>
    </w:p>
    <w:p w14:paraId="52640DBB" w14:textId="466793DA" w:rsidR="003E6EEA" w:rsidRPr="00962349" w:rsidRDefault="00B01A86" w:rsidP="003E6EEA">
      <w:pPr>
        <w:pStyle w:val="Bullet1"/>
        <w:rPr>
          <w:rStyle w:val="Optional"/>
          <w:b w:val="0"/>
          <w:bCs w:val="0"/>
          <w:color w:val="auto"/>
        </w:rPr>
      </w:pPr>
      <w:r w:rsidRPr="00962349">
        <w:rPr>
          <w:rStyle w:val="Optional"/>
          <w:b w:val="0"/>
          <w:bCs w:val="0"/>
          <w:color w:val="auto"/>
        </w:rPr>
        <w:t xml:space="preserve">AI Usage - </w:t>
      </w:r>
      <w:r w:rsidR="003E6EEA" w:rsidRPr="00962349">
        <w:rPr>
          <w:rStyle w:val="Optional"/>
          <w:b w:val="0"/>
          <w:bCs w:val="0"/>
          <w:color w:val="auto"/>
        </w:rPr>
        <w:t>Responsible AI</w:t>
      </w:r>
      <w:r w:rsidRPr="00962349">
        <w:rPr>
          <w:rStyle w:val="Optional"/>
          <w:b w:val="0"/>
          <w:bCs w:val="0"/>
          <w:color w:val="auto"/>
        </w:rPr>
        <w:t>:</w:t>
      </w:r>
    </w:p>
    <w:p w14:paraId="49EBC51F" w14:textId="310F1AA7" w:rsidR="003E6EEA" w:rsidRPr="00962349" w:rsidRDefault="00CA7A51" w:rsidP="00B01A86">
      <w:pPr>
        <w:pStyle w:val="Bullet2"/>
        <w:rPr>
          <w:rStyle w:val="Optional"/>
          <w:b w:val="0"/>
          <w:bCs w:val="0"/>
          <w:color w:val="auto"/>
        </w:rPr>
      </w:pPr>
      <w:sdt>
        <w:sdtPr>
          <w:rPr>
            <w:rStyle w:val="Optional"/>
            <w:b w:val="0"/>
            <w:bCs w:val="0"/>
            <w:color w:val="auto"/>
          </w:rPr>
          <w:alias w:val="Client Name"/>
          <w:tag w:val="Client Name"/>
          <w:id w:val="-1201551909"/>
          <w:placeholder>
            <w:docPart w:val="41EBA3E2F3D24784BF4B6D531668BEDF"/>
          </w:placeholder>
          <w:dataBinding w:prefixMappings="xmlns:ns0='http://schemas.microsoft.com/office/2006/coverPageProps' " w:xpath="/ns0:CoverPageProperties[1]/ns0:Abstract[1]" w:storeItemID="{55AF091B-3C7A-41E3-B477-F2FDAA23CFDA}"/>
          <w:text/>
        </w:sdtPr>
        <w:sdtEndPr>
          <w:rPr>
            <w:rStyle w:val="Optional"/>
          </w:rPr>
        </w:sdtEndPr>
        <w:sdtContent>
          <w:r w:rsidR="00A371BD" w:rsidRPr="00962349">
            <w:rPr>
              <w:rStyle w:val="Optional"/>
              <w:b w:val="0"/>
              <w:bCs w:val="0"/>
              <w:color w:val="auto"/>
            </w:rPr>
            <w:t>&lt;Bosch&gt;</w:t>
          </w:r>
        </w:sdtContent>
      </w:sdt>
      <w:r w:rsidR="003E6EEA" w:rsidRPr="00962349">
        <w:rPr>
          <w:rStyle w:val="Optional"/>
          <w:b w:val="0"/>
          <w:bCs w:val="0"/>
          <w:color w:val="auto"/>
        </w:rPr>
        <w:t xml:space="preserve"> acknowledges that this engagement includes the development or deployment of an AI system that: (1) is powered by AI and </w:t>
      </w:r>
      <w:sdt>
        <w:sdtPr>
          <w:rPr>
            <w:rStyle w:val="Optional"/>
            <w:b w:val="0"/>
            <w:bCs w:val="0"/>
            <w:color w:val="auto"/>
          </w:rPr>
          <w:alias w:val="Client Name"/>
          <w:tag w:val="Client Name"/>
          <w:id w:val="-868760607"/>
          <w:placeholder>
            <w:docPart w:val="105BD979B1204896B5C97CA79FC925D7"/>
          </w:placeholder>
          <w:dataBinding w:prefixMappings="xmlns:ns0='http://schemas.microsoft.com/office/2006/coverPageProps' " w:xpath="/ns0:CoverPageProperties[1]/ns0:Abstract[1]" w:storeItemID="{55AF091B-3C7A-41E3-B477-F2FDAA23CFDA}"/>
          <w:text/>
        </w:sdtPr>
        <w:sdtEndPr>
          <w:rPr>
            <w:rStyle w:val="Optional"/>
          </w:rPr>
        </w:sdtEndPr>
        <w:sdtContent>
          <w:r w:rsidR="00A371BD" w:rsidRPr="00962349">
            <w:rPr>
              <w:rStyle w:val="Optional"/>
              <w:b w:val="0"/>
              <w:bCs w:val="0"/>
              <w:color w:val="auto"/>
            </w:rPr>
            <w:t>&lt;Bosch&gt;</w:t>
          </w:r>
        </w:sdtContent>
      </w:sdt>
      <w:r w:rsidR="003E6EEA" w:rsidRPr="00962349">
        <w:rPr>
          <w:rStyle w:val="Optional"/>
          <w:b w:val="0"/>
          <w:bCs w:val="0"/>
          <w:color w:val="auto"/>
        </w:rPr>
        <w:t xml:space="preserve"> is being exposed to and interacting with an AI system, (2) the AI system output may contain sensitive content and/or factual inaccuracies, (3) </w:t>
      </w:r>
      <w:sdt>
        <w:sdtPr>
          <w:rPr>
            <w:rStyle w:val="Optional"/>
            <w:b w:val="0"/>
            <w:bCs w:val="0"/>
            <w:color w:val="auto"/>
          </w:rPr>
          <w:alias w:val="Client Name"/>
          <w:tag w:val="Client Name"/>
          <w:id w:val="2093728069"/>
          <w:placeholder>
            <w:docPart w:val="A9BC9D10076A4BF7A3817D39AD2A04CF"/>
          </w:placeholder>
          <w:dataBinding w:prefixMappings="xmlns:ns0='http://schemas.microsoft.com/office/2006/coverPageProps' " w:xpath="/ns0:CoverPageProperties[1]/ns0:Abstract[1]" w:storeItemID="{55AF091B-3C7A-41E3-B477-F2FDAA23CFDA}"/>
          <w:text/>
        </w:sdtPr>
        <w:sdtEndPr>
          <w:rPr>
            <w:rStyle w:val="Optional"/>
          </w:rPr>
        </w:sdtEndPr>
        <w:sdtContent>
          <w:r w:rsidR="00A371BD" w:rsidRPr="00962349">
            <w:rPr>
              <w:rStyle w:val="Optional"/>
              <w:b w:val="0"/>
              <w:bCs w:val="0"/>
              <w:color w:val="auto"/>
            </w:rPr>
            <w:t>&lt;Bosch&gt;</w:t>
          </w:r>
        </w:sdtContent>
      </w:sdt>
      <w:r w:rsidR="003E6EEA" w:rsidRPr="00962349">
        <w:rPr>
          <w:rStyle w:val="Optional"/>
          <w:b w:val="0"/>
          <w:bCs w:val="0"/>
          <w:color w:val="auto"/>
        </w:rPr>
        <w:t xml:space="preserve"> is responsible for determining the accuracy of any content generated by this AI system in relation to </w:t>
      </w:r>
      <w:sdt>
        <w:sdtPr>
          <w:rPr>
            <w:rStyle w:val="Optional"/>
            <w:b w:val="0"/>
            <w:bCs w:val="0"/>
            <w:color w:val="auto"/>
          </w:rPr>
          <w:alias w:val="Client Name"/>
          <w:tag w:val="Client Name"/>
          <w:id w:val="-350482688"/>
          <w:placeholder>
            <w:docPart w:val="7FCA1C7FE08F4DCD98132BA830CFAB18"/>
          </w:placeholder>
          <w:dataBinding w:prefixMappings="xmlns:ns0='http://schemas.microsoft.com/office/2006/coverPageProps' " w:xpath="/ns0:CoverPageProperties[1]/ns0:Abstract[1]" w:storeItemID="{55AF091B-3C7A-41E3-B477-F2FDAA23CFDA}"/>
          <w:text/>
        </w:sdtPr>
        <w:sdtEndPr>
          <w:rPr>
            <w:rStyle w:val="Optional"/>
          </w:rPr>
        </w:sdtEndPr>
        <w:sdtContent>
          <w:r w:rsidR="00A371BD" w:rsidRPr="00962349">
            <w:rPr>
              <w:rStyle w:val="Optional"/>
              <w:b w:val="0"/>
              <w:bCs w:val="0"/>
              <w:color w:val="auto"/>
            </w:rPr>
            <w:t>&lt;Bosch&gt;</w:t>
          </w:r>
        </w:sdtContent>
      </w:sdt>
      <w:r w:rsidR="003E6EEA" w:rsidRPr="00962349">
        <w:rPr>
          <w:rStyle w:val="Optional"/>
          <w:b w:val="0"/>
          <w:bCs w:val="0"/>
          <w:color w:val="auto"/>
        </w:rPr>
        <w:t xml:space="preserve">’s intended use as the user of this AI system, and (4) this AI system does not provide opinions or advice. It is not designed to replace the role of qualified auditors or human reviewers. </w:t>
      </w:r>
      <w:sdt>
        <w:sdtPr>
          <w:rPr>
            <w:rStyle w:val="Optional"/>
            <w:b w:val="0"/>
            <w:bCs w:val="0"/>
            <w:color w:val="auto"/>
          </w:rPr>
          <w:alias w:val="Client Name"/>
          <w:tag w:val="Client Name"/>
          <w:id w:val="831655819"/>
          <w:placeholder>
            <w:docPart w:val="457CBBD9281945558F145C5EEBF65AB3"/>
          </w:placeholder>
          <w:dataBinding w:prefixMappings="xmlns:ns0='http://schemas.microsoft.com/office/2006/coverPageProps' " w:xpath="/ns0:CoverPageProperties[1]/ns0:Abstract[1]" w:storeItemID="{55AF091B-3C7A-41E3-B477-F2FDAA23CFDA}"/>
          <w:text/>
        </w:sdtPr>
        <w:sdtEndPr>
          <w:rPr>
            <w:rStyle w:val="Optional"/>
          </w:rPr>
        </w:sdtEndPr>
        <w:sdtContent>
          <w:r w:rsidR="00A371BD" w:rsidRPr="00962349">
            <w:rPr>
              <w:rStyle w:val="Optional"/>
              <w:b w:val="0"/>
              <w:bCs w:val="0"/>
              <w:color w:val="auto"/>
            </w:rPr>
            <w:t>&lt;Bosch&gt;</w:t>
          </w:r>
        </w:sdtContent>
      </w:sdt>
      <w:r w:rsidR="003E6EEA" w:rsidRPr="00962349">
        <w:rPr>
          <w:rStyle w:val="Optional"/>
          <w:b w:val="0"/>
          <w:bCs w:val="0"/>
          <w:color w:val="auto"/>
        </w:rPr>
        <w:t xml:space="preserve"> is solely responsible for displaying and/or obtaining appropriate consents, warnings, disclaimers, and acknowledgements to end users of </w:t>
      </w:r>
      <w:sdt>
        <w:sdtPr>
          <w:rPr>
            <w:rStyle w:val="Optional"/>
            <w:b w:val="0"/>
            <w:bCs w:val="0"/>
            <w:color w:val="auto"/>
          </w:rPr>
          <w:alias w:val="Client Name"/>
          <w:tag w:val="Client Name"/>
          <w:id w:val="-1497952481"/>
          <w:placeholder>
            <w:docPart w:val="DF4DC424AE6B4F049ED305E78CF51684"/>
          </w:placeholder>
          <w:dataBinding w:prefixMappings="xmlns:ns0='http://schemas.microsoft.com/office/2006/coverPageProps' " w:xpath="/ns0:CoverPageProperties[1]/ns0:Abstract[1]" w:storeItemID="{55AF091B-3C7A-41E3-B477-F2FDAA23CFDA}"/>
          <w:text/>
        </w:sdtPr>
        <w:sdtEndPr>
          <w:rPr>
            <w:rStyle w:val="Optional"/>
          </w:rPr>
        </w:sdtEndPr>
        <w:sdtContent>
          <w:r w:rsidR="00A371BD" w:rsidRPr="00962349">
            <w:rPr>
              <w:rStyle w:val="Optional"/>
              <w:b w:val="0"/>
              <w:bCs w:val="0"/>
              <w:color w:val="auto"/>
            </w:rPr>
            <w:t>&lt;Bosch&gt;</w:t>
          </w:r>
        </w:sdtContent>
      </w:sdt>
      <w:r w:rsidR="003E6EEA" w:rsidRPr="00962349">
        <w:rPr>
          <w:rStyle w:val="Optional"/>
          <w:b w:val="0"/>
          <w:bCs w:val="0"/>
          <w:color w:val="auto"/>
        </w:rPr>
        <w:t>’s implementation of the AI system.</w:t>
      </w:r>
    </w:p>
    <w:p w14:paraId="74F60B74" w14:textId="5B880707" w:rsidR="003E6EEA" w:rsidRPr="00962349" w:rsidRDefault="003E6EEA" w:rsidP="00B01A86">
      <w:pPr>
        <w:pStyle w:val="Bullet2"/>
        <w:rPr>
          <w:rStyle w:val="Optional"/>
          <w:b w:val="0"/>
          <w:bCs w:val="0"/>
          <w:color w:val="auto"/>
        </w:rPr>
      </w:pPr>
      <w:r w:rsidRPr="00962349">
        <w:rPr>
          <w:rStyle w:val="Optional"/>
          <w:b w:val="0"/>
          <w:bCs w:val="0"/>
          <w:color w:val="auto"/>
        </w:rPr>
        <w:t xml:space="preserve">During the course of the engagement under this SOW, if the requested business objective includes Microsoft developing or deploying an AI System for or with </w:t>
      </w:r>
      <w:sdt>
        <w:sdtPr>
          <w:rPr>
            <w:rStyle w:val="Optional"/>
            <w:b w:val="0"/>
            <w:bCs w:val="0"/>
            <w:color w:val="auto"/>
          </w:rPr>
          <w:alias w:val="Client Name"/>
          <w:tag w:val="Client Name"/>
          <w:id w:val="-1649276034"/>
          <w:placeholder>
            <w:docPart w:val="B8404EC0E20C4F4C802605246FF343CD"/>
          </w:placeholder>
          <w:dataBinding w:prefixMappings="xmlns:ns0='http://schemas.microsoft.com/office/2006/coverPageProps' " w:xpath="/ns0:CoverPageProperties[1]/ns0:Abstract[1]" w:storeItemID="{55AF091B-3C7A-41E3-B477-F2FDAA23CFDA}"/>
          <w:text/>
        </w:sdtPr>
        <w:sdtEndPr>
          <w:rPr>
            <w:rStyle w:val="Optional"/>
          </w:rPr>
        </w:sdtEndPr>
        <w:sdtContent>
          <w:r w:rsidR="00A371BD" w:rsidRPr="00962349">
            <w:rPr>
              <w:rStyle w:val="Optional"/>
              <w:b w:val="0"/>
              <w:bCs w:val="0"/>
              <w:color w:val="auto"/>
            </w:rPr>
            <w:t>&lt;Bosch&gt;</w:t>
          </w:r>
        </w:sdtContent>
      </w:sdt>
      <w:r w:rsidRPr="00962349">
        <w:rPr>
          <w:rStyle w:val="Optional"/>
          <w:b w:val="0"/>
          <w:bCs w:val="0"/>
          <w:color w:val="auto"/>
        </w:rPr>
        <w:t xml:space="preserve"> which may be considered a sensitive use, Microsoft will conduct an internal responsible AI review, to include assessment of and requirements for the potential sensitive use.</w:t>
      </w:r>
    </w:p>
    <w:p w14:paraId="1E224F23" w14:textId="404ACE55" w:rsidR="003E6EEA" w:rsidRPr="00962349" w:rsidRDefault="003E6EEA" w:rsidP="00B01A86">
      <w:pPr>
        <w:pStyle w:val="Bullet2"/>
        <w:rPr>
          <w:rStyle w:val="Optional"/>
          <w:b w:val="0"/>
          <w:bCs w:val="0"/>
          <w:color w:val="auto"/>
        </w:rPr>
      </w:pPr>
      <w:r w:rsidRPr="00962349">
        <w:rPr>
          <w:rStyle w:val="Optional"/>
          <w:b w:val="0"/>
          <w:bCs w:val="0"/>
          <w:color w:val="auto"/>
        </w:rPr>
        <w:t>The outcome of Microsoft’s review will be comprehensively discussed with </w:t>
      </w:r>
      <w:sdt>
        <w:sdtPr>
          <w:rPr>
            <w:rStyle w:val="Optional"/>
            <w:b w:val="0"/>
            <w:bCs w:val="0"/>
            <w:color w:val="auto"/>
          </w:rPr>
          <w:alias w:val="Client Name"/>
          <w:tag w:val="Client Name"/>
          <w:id w:val="-1715955741"/>
          <w:placeholder>
            <w:docPart w:val="7F6AB1BB037E4FE097195AC730A04146"/>
          </w:placeholder>
          <w:dataBinding w:prefixMappings="xmlns:ns0='http://schemas.microsoft.com/office/2006/coverPageProps' " w:xpath="/ns0:CoverPageProperties[1]/ns0:Abstract[1]" w:storeItemID="{55AF091B-3C7A-41E3-B477-F2FDAA23CFDA}"/>
          <w:text/>
        </w:sdtPr>
        <w:sdtEndPr>
          <w:rPr>
            <w:rStyle w:val="Optional"/>
          </w:rPr>
        </w:sdtEndPr>
        <w:sdtContent>
          <w:r w:rsidR="00A371BD" w:rsidRPr="00962349">
            <w:rPr>
              <w:rStyle w:val="Optional"/>
              <w:b w:val="0"/>
              <w:bCs w:val="0"/>
              <w:color w:val="auto"/>
            </w:rPr>
            <w:t>&lt;Bosch&gt;</w:t>
          </w:r>
        </w:sdtContent>
      </w:sdt>
      <w:r w:rsidRPr="00962349">
        <w:rPr>
          <w:rStyle w:val="Optional"/>
          <w:b w:val="0"/>
          <w:bCs w:val="0"/>
          <w:color w:val="auto"/>
        </w:rPr>
        <w:t>, ensuring a transparent understanding of the findings. Microsoft is dedicated to adhering to its RAI principles, and as such, will identify and implement any necessary changes. For more detailed information about Microsoft’s commitment to responsible AI, please refer to </w:t>
      </w:r>
      <w:hyperlink r:id="rId28" w:tooltip="Original URL: https://aka.ms/RAI. Click or tap if you trust this link." w:history="1">
        <w:r w:rsidRPr="00962349">
          <w:rPr>
            <w:rStyle w:val="Optional"/>
            <w:b w:val="0"/>
            <w:bCs w:val="0"/>
            <w:color w:val="auto"/>
          </w:rPr>
          <w:t>https://aka.ms/RAI</w:t>
        </w:r>
      </w:hyperlink>
      <w:r w:rsidRPr="00962349">
        <w:rPr>
          <w:rStyle w:val="Optional"/>
          <w:b w:val="0"/>
          <w:bCs w:val="0"/>
          <w:color w:val="auto"/>
        </w:rPr>
        <w:t>.</w:t>
      </w:r>
    </w:p>
    <w:p w14:paraId="24328EAA" w14:textId="7A9E6EE2" w:rsidR="003E6EEA" w:rsidRPr="00962349" w:rsidRDefault="003E6EEA" w:rsidP="00F82081">
      <w:pPr>
        <w:pStyle w:val="Bullet2"/>
      </w:pPr>
      <w:r w:rsidRPr="00962349">
        <w:rPr>
          <w:rStyle w:val="Optional"/>
          <w:b w:val="0"/>
          <w:bCs w:val="0"/>
          <w:color w:val="auto"/>
        </w:rPr>
        <w:t>Should the review uncover any discrepancies between the use-case and the RAI guidelines, Microsoft will engage with </w:t>
      </w:r>
      <w:sdt>
        <w:sdtPr>
          <w:rPr>
            <w:rStyle w:val="Optional"/>
            <w:b w:val="0"/>
            <w:bCs w:val="0"/>
            <w:color w:val="auto"/>
          </w:rPr>
          <w:alias w:val="Client Name"/>
          <w:tag w:val="Client Name"/>
          <w:id w:val="-1212188211"/>
          <w:placeholder>
            <w:docPart w:val="8475AB2790C04412BB49ED8B814D71CB"/>
          </w:placeholder>
          <w:dataBinding w:prefixMappings="xmlns:ns0='http://schemas.microsoft.com/office/2006/coverPageProps' " w:xpath="/ns0:CoverPageProperties[1]/ns0:Abstract[1]" w:storeItemID="{55AF091B-3C7A-41E3-B477-F2FDAA23CFDA}"/>
          <w:text/>
        </w:sdtPr>
        <w:sdtEndPr>
          <w:rPr>
            <w:rStyle w:val="Optional"/>
          </w:rPr>
        </w:sdtEndPr>
        <w:sdtContent>
          <w:r w:rsidR="00A371BD" w:rsidRPr="00962349">
            <w:rPr>
              <w:rStyle w:val="Optional"/>
              <w:b w:val="0"/>
              <w:bCs w:val="0"/>
              <w:color w:val="auto"/>
            </w:rPr>
            <w:t>&lt;Bosch&gt;</w:t>
          </w:r>
        </w:sdtContent>
      </w:sdt>
      <w:r w:rsidRPr="00962349">
        <w:rPr>
          <w:rStyle w:val="Optional"/>
          <w:b w:val="0"/>
          <w:bCs w:val="0"/>
          <w:color w:val="auto"/>
        </w:rPr>
        <w:t> to co-develop a robust mitigation plan in addressing and resolving potential risks, ensuring that the project is brought into alignment with the RAI standards. The process may lead to modifications of the current project or proposal of an alternative solution that complies with the RAI expectations."</w:t>
      </w:r>
    </w:p>
    <w:p w14:paraId="1496782E" w14:textId="550C4590" w:rsidR="00913BE7" w:rsidRPr="00962349" w:rsidRDefault="00913BE7" w:rsidP="00D05D08">
      <w:pPr>
        <w:pStyle w:val="Bullet1"/>
        <w:rPr>
          <w:rStyle w:val="Optional"/>
          <w:b w:val="0"/>
          <w:bCs w:val="0"/>
          <w:color w:val="auto"/>
        </w:rPr>
      </w:pPr>
      <w:r w:rsidRPr="00962349">
        <w:rPr>
          <w:rStyle w:val="Optional"/>
          <w:b w:val="0"/>
          <w:bCs w:val="0"/>
          <w:color w:val="auto"/>
        </w:rPr>
        <w:t xml:space="preserve">If </w:t>
      </w:r>
      <w:sdt>
        <w:sdtPr>
          <w:rPr>
            <w:rStyle w:val="Optional"/>
            <w:b w:val="0"/>
            <w:bCs w:val="0"/>
            <w:color w:val="auto"/>
          </w:rPr>
          <w:alias w:val="Client Name"/>
          <w:tag w:val="Client Name"/>
          <w:id w:val="-913396158"/>
          <w:placeholder>
            <w:docPart w:val="B759BE67AF364A0DBDBA11E51774C388"/>
          </w:placeholder>
          <w:dataBinding w:prefixMappings="xmlns:ns0='http://schemas.microsoft.com/office/2006/coverPageProps' " w:xpath="/ns0:CoverPageProperties[1]/ns0:Abstract[1]" w:storeItemID="{55AF091B-3C7A-41E3-B477-F2FDAA23CFDA}"/>
          <w:text/>
        </w:sdtPr>
        <w:sdtEndPr>
          <w:rPr>
            <w:rStyle w:val="Optional"/>
          </w:rPr>
        </w:sdtEndPr>
        <w:sdtContent>
          <w:r w:rsidR="00A371BD" w:rsidRPr="00962349">
            <w:rPr>
              <w:rStyle w:val="Optional"/>
              <w:b w:val="0"/>
              <w:bCs w:val="0"/>
              <w:color w:val="auto"/>
            </w:rPr>
            <w:t>&lt;Bosch&gt;</w:t>
          </w:r>
        </w:sdtContent>
      </w:sdt>
      <w:r w:rsidRPr="00962349">
        <w:rPr>
          <w:rStyle w:val="Optional"/>
          <w:b w:val="0"/>
          <w:bCs w:val="0"/>
          <w:color w:val="auto"/>
        </w:rPr>
        <w:t xml:space="preserve"> approves a solution design that uses a product that is not generally available, </w:t>
      </w:r>
      <w:sdt>
        <w:sdtPr>
          <w:rPr>
            <w:rStyle w:val="Optional"/>
            <w:b w:val="0"/>
            <w:bCs w:val="0"/>
            <w:color w:val="auto"/>
          </w:rPr>
          <w:alias w:val="Client Name"/>
          <w:tag w:val="Client Name"/>
          <w:id w:val="-1422785442"/>
          <w:placeholder>
            <w:docPart w:val="2488C365CCFA40858F8145A0ADE4F697"/>
          </w:placeholder>
          <w:dataBinding w:prefixMappings="xmlns:ns0='http://schemas.microsoft.com/office/2006/coverPageProps' " w:xpath="/ns0:CoverPageProperties[1]/ns0:Abstract[1]" w:storeItemID="{55AF091B-3C7A-41E3-B477-F2FDAA23CFDA}"/>
          <w:text/>
        </w:sdtPr>
        <w:sdtEndPr>
          <w:rPr>
            <w:rStyle w:val="Optional"/>
          </w:rPr>
        </w:sdtEndPr>
        <w:sdtContent>
          <w:r w:rsidR="00A371BD" w:rsidRPr="00962349">
            <w:rPr>
              <w:rStyle w:val="Optional"/>
              <w:b w:val="0"/>
              <w:bCs w:val="0"/>
              <w:color w:val="auto"/>
            </w:rPr>
            <w:t>&lt;Bosch&gt;</w:t>
          </w:r>
        </w:sdtContent>
      </w:sdt>
      <w:r w:rsidRPr="00962349">
        <w:rPr>
          <w:rStyle w:val="Optional"/>
          <w:b w:val="0"/>
          <w:bCs w:val="0"/>
          <w:color w:val="auto"/>
        </w:rPr>
        <w:t xml:space="preserve"> acknowledges this, and accepts that it may affect the </w:t>
      </w:r>
      <w:r w:rsidR="00B911E5" w:rsidRPr="00962349">
        <w:rPr>
          <w:rStyle w:val="Optional"/>
          <w:b w:val="0"/>
          <w:bCs w:val="0"/>
          <w:color w:val="auto"/>
        </w:rPr>
        <w:t>project</w:t>
      </w:r>
      <w:r w:rsidRPr="00962349">
        <w:rPr>
          <w:rStyle w:val="Optional"/>
          <w:b w:val="0"/>
          <w:bCs w:val="0"/>
          <w:color w:val="auto"/>
        </w:rPr>
        <w:t xml:space="preserve"> cost and timeline.</w:t>
      </w:r>
    </w:p>
    <w:p w14:paraId="21286280" w14:textId="26D9C10E" w:rsidR="00913BE7" w:rsidRPr="00962349" w:rsidRDefault="00913BE7" w:rsidP="00D05D08">
      <w:pPr>
        <w:pStyle w:val="Bullet1"/>
        <w:rPr>
          <w:rStyle w:val="Optional"/>
          <w:b w:val="0"/>
          <w:bCs w:val="0"/>
          <w:color w:val="auto"/>
        </w:rPr>
      </w:pPr>
      <w:r w:rsidRPr="00962349">
        <w:rPr>
          <w:rStyle w:val="Optional"/>
          <w:b w:val="0"/>
          <w:bCs w:val="0"/>
          <w:color w:val="auto"/>
        </w:rPr>
        <w:t xml:space="preserve">When </w:t>
      </w:r>
      <w:sdt>
        <w:sdtPr>
          <w:rPr>
            <w:rStyle w:val="Optional"/>
            <w:b w:val="0"/>
            <w:bCs w:val="0"/>
            <w:color w:val="auto"/>
          </w:rPr>
          <w:alias w:val="Client Name"/>
          <w:tag w:val="Client Name"/>
          <w:id w:val="-1901277708"/>
          <w:placeholder>
            <w:docPart w:val="8568A80D1D744AA698678614210CD1F0"/>
          </w:placeholder>
          <w:dataBinding w:prefixMappings="xmlns:ns0='http://schemas.microsoft.com/office/2006/coverPageProps' " w:xpath="/ns0:CoverPageProperties[1]/ns0:Abstract[1]" w:storeItemID="{55AF091B-3C7A-41E3-B477-F2FDAA23CFDA}"/>
          <w:text/>
        </w:sdtPr>
        <w:sdtEndPr>
          <w:rPr>
            <w:rStyle w:val="Optional"/>
          </w:rPr>
        </w:sdtEndPr>
        <w:sdtContent>
          <w:r w:rsidR="00A371BD" w:rsidRPr="00962349">
            <w:rPr>
              <w:rStyle w:val="Optional"/>
              <w:b w:val="0"/>
              <w:bCs w:val="0"/>
              <w:color w:val="auto"/>
            </w:rPr>
            <w:t>&lt;Bosch&gt;</w:t>
          </w:r>
        </w:sdtContent>
      </w:sdt>
      <w:r w:rsidRPr="00962349">
        <w:rPr>
          <w:rStyle w:val="Optional"/>
          <w:b w:val="0"/>
          <w:bCs w:val="0"/>
          <w:color w:val="auto"/>
        </w:rPr>
        <w:t xml:space="preserve"> determines that </w:t>
      </w:r>
      <w:sdt>
        <w:sdtPr>
          <w:rPr>
            <w:rStyle w:val="Optional"/>
            <w:b w:val="0"/>
            <w:bCs w:val="0"/>
            <w:color w:val="auto"/>
          </w:rPr>
          <w:alias w:val="MSFT / Partner"/>
          <w:tag w:val=""/>
          <w:id w:val="38950496"/>
          <w:placeholder>
            <w:docPart w:val="9A5E388F08724232BB9B0E36FD683E83"/>
          </w:placeholder>
          <w:dataBinding w:prefixMappings="xmlns:ns0='http://purl.org/dc/elements/1.1/' xmlns:ns1='http://schemas.openxmlformats.org/package/2006/metadata/core-properties' " w:xpath="/ns1:coreProperties[1]/ns0:creator[1]" w:storeItemID="{6C3C8BC8-F283-45AE-878A-BAB7291924A1}"/>
          <w:text/>
        </w:sdtPr>
        <w:sdtEndPr>
          <w:rPr>
            <w:rStyle w:val="Optional"/>
          </w:rPr>
        </w:sdtEndPr>
        <w:sdtContent>
          <w:r w:rsidR="00A371BD" w:rsidRPr="00962349">
            <w:rPr>
              <w:rStyle w:val="Optional"/>
              <w:b w:val="0"/>
              <w:bCs w:val="0"/>
              <w:color w:val="auto"/>
            </w:rPr>
            <w:t>&lt;MSFT&gt;</w:t>
          </w:r>
        </w:sdtContent>
      </w:sdt>
      <w:r w:rsidR="0072546F" w:rsidRPr="00962349">
        <w:t xml:space="preserve"> </w:t>
      </w:r>
      <w:r w:rsidRPr="00962349">
        <w:rPr>
          <w:rStyle w:val="Optional"/>
          <w:b w:val="0"/>
          <w:bCs w:val="0"/>
          <w:color w:val="auto"/>
        </w:rPr>
        <w:t xml:space="preserve">or its agents will have access to personal identifiable information, </w:t>
      </w:r>
      <w:sdt>
        <w:sdtPr>
          <w:rPr>
            <w:rStyle w:val="Optional"/>
            <w:b w:val="0"/>
            <w:bCs w:val="0"/>
            <w:color w:val="auto"/>
          </w:rPr>
          <w:alias w:val="Client Name"/>
          <w:tag w:val="Client Name"/>
          <w:id w:val="-906068747"/>
          <w:placeholder>
            <w:docPart w:val="AFA711F973964C98BDFA3281E9F2CA8E"/>
          </w:placeholder>
          <w:dataBinding w:prefixMappings="xmlns:ns0='http://schemas.microsoft.com/office/2006/coverPageProps' " w:xpath="/ns0:CoverPageProperties[1]/ns0:Abstract[1]" w:storeItemID="{55AF091B-3C7A-41E3-B477-F2FDAA23CFDA}"/>
          <w:text/>
        </w:sdtPr>
        <w:sdtEndPr>
          <w:rPr>
            <w:rStyle w:val="Optional"/>
          </w:rPr>
        </w:sdtEndPr>
        <w:sdtContent>
          <w:r w:rsidR="00A371BD" w:rsidRPr="00962349">
            <w:rPr>
              <w:rStyle w:val="Optional"/>
              <w:b w:val="0"/>
              <w:bCs w:val="0"/>
              <w:color w:val="auto"/>
            </w:rPr>
            <w:t>&lt;Bosch&gt;</w:t>
          </w:r>
        </w:sdtContent>
      </w:sdt>
      <w:r w:rsidRPr="00962349">
        <w:rPr>
          <w:rStyle w:val="Optional"/>
          <w:b w:val="0"/>
          <w:bCs w:val="0"/>
          <w:color w:val="auto"/>
        </w:rPr>
        <w:t xml:space="preserve"> is obligated to inform </w:t>
      </w:r>
      <w:sdt>
        <w:sdtPr>
          <w:rPr>
            <w:rStyle w:val="Optional"/>
            <w:b w:val="0"/>
            <w:bCs w:val="0"/>
            <w:color w:val="auto"/>
          </w:rPr>
          <w:alias w:val="MSFT / Partner"/>
          <w:tag w:val=""/>
          <w:id w:val="-691068800"/>
          <w:placeholder>
            <w:docPart w:val="1F0778C4111545A59D98EC18C385D075"/>
          </w:placeholder>
          <w:dataBinding w:prefixMappings="xmlns:ns0='http://purl.org/dc/elements/1.1/' xmlns:ns1='http://schemas.openxmlformats.org/package/2006/metadata/core-properties' " w:xpath="/ns1:coreProperties[1]/ns0:creator[1]" w:storeItemID="{6C3C8BC8-F283-45AE-878A-BAB7291924A1}"/>
          <w:text/>
        </w:sdtPr>
        <w:sdtEndPr>
          <w:rPr>
            <w:rStyle w:val="Optional"/>
          </w:rPr>
        </w:sdtEndPr>
        <w:sdtContent>
          <w:r w:rsidR="00A371BD" w:rsidRPr="00962349">
            <w:rPr>
              <w:rStyle w:val="Optional"/>
              <w:b w:val="0"/>
              <w:bCs w:val="0"/>
              <w:color w:val="auto"/>
            </w:rPr>
            <w:t>&lt;MSFT&gt;</w:t>
          </w:r>
        </w:sdtContent>
      </w:sdt>
      <w:r w:rsidR="0072546F" w:rsidRPr="00962349">
        <w:t xml:space="preserve"> </w:t>
      </w:r>
      <w:r w:rsidRPr="00962349">
        <w:rPr>
          <w:rStyle w:val="Optional"/>
          <w:b w:val="0"/>
          <w:bCs w:val="0"/>
          <w:color w:val="auto"/>
        </w:rPr>
        <w:t xml:space="preserve">within </w:t>
      </w:r>
      <w:r w:rsidR="006D7DEA" w:rsidRPr="00962349">
        <w:rPr>
          <w:rStyle w:val="PlaceholderText"/>
          <w:color w:val="auto"/>
        </w:rPr>
        <w:t>[</w:t>
      </w:r>
      <w:r w:rsidR="00962349" w:rsidRPr="00962349">
        <w:rPr>
          <w:rStyle w:val="PlaceholderText"/>
          <w:color w:val="auto"/>
        </w:rPr>
        <w:t>10</w:t>
      </w:r>
      <w:r w:rsidR="006D7DEA" w:rsidRPr="00962349">
        <w:rPr>
          <w:rStyle w:val="PlaceholderText"/>
          <w:color w:val="auto"/>
        </w:rPr>
        <w:t>]</w:t>
      </w:r>
      <w:r w:rsidRPr="00962349">
        <w:rPr>
          <w:rStyle w:val="Optional"/>
          <w:b w:val="0"/>
          <w:bCs w:val="0"/>
          <w:color w:val="auto"/>
        </w:rPr>
        <w:t xml:space="preserve"> days that further access to that information requires the use of equipment owned or supplied by </w:t>
      </w:r>
      <w:sdt>
        <w:sdtPr>
          <w:rPr>
            <w:rStyle w:val="Optional"/>
            <w:b w:val="0"/>
            <w:bCs w:val="0"/>
            <w:color w:val="auto"/>
          </w:rPr>
          <w:alias w:val="Client Name"/>
          <w:tag w:val="Client Name"/>
          <w:id w:val="-1332444203"/>
          <w:placeholder>
            <w:docPart w:val="DB9AF061E7C8465E82013446E582893F"/>
          </w:placeholder>
          <w:dataBinding w:prefixMappings="xmlns:ns0='http://schemas.microsoft.com/office/2006/coverPageProps' " w:xpath="/ns0:CoverPageProperties[1]/ns0:Abstract[1]" w:storeItemID="{55AF091B-3C7A-41E3-B477-F2FDAA23CFDA}"/>
          <w:text/>
        </w:sdtPr>
        <w:sdtEndPr>
          <w:rPr>
            <w:rStyle w:val="Optional"/>
          </w:rPr>
        </w:sdtEndPr>
        <w:sdtContent>
          <w:r w:rsidR="00A371BD" w:rsidRPr="00962349">
            <w:rPr>
              <w:rStyle w:val="Optional"/>
              <w:b w:val="0"/>
              <w:bCs w:val="0"/>
              <w:color w:val="auto"/>
            </w:rPr>
            <w:t>&lt;Bosch&gt;</w:t>
          </w:r>
        </w:sdtContent>
      </w:sdt>
      <w:r w:rsidRPr="00962349">
        <w:rPr>
          <w:rStyle w:val="Optional"/>
          <w:b w:val="0"/>
          <w:bCs w:val="0"/>
          <w:color w:val="auto"/>
        </w:rPr>
        <w:t>.</w:t>
      </w:r>
    </w:p>
    <w:sectPr w:rsidR="00913BE7" w:rsidRPr="00962349" w:rsidSect="005F1FF4">
      <w:footerReference w:type="default" r:id="rId29"/>
      <w:pgSz w:w="12240" w:h="15840"/>
      <w:pgMar w:top="1440" w:right="1440" w:bottom="1440" w:left="1440" w:header="432" w:footer="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 w:author="Wayne Schmoyer" w:date="2026-06-05T13:44:00Z" w:initials="WS">
    <w:p w14:paraId="43525B3C" w14:textId="77777777" w:rsidR="009249C2" w:rsidRDefault="009249C2" w:rsidP="009249C2">
      <w:pPr>
        <w:pStyle w:val="CommentText"/>
      </w:pPr>
      <w:r>
        <w:rPr>
          <w:rStyle w:val="CommentReference"/>
        </w:rPr>
        <w:annotationRef/>
      </w:r>
      <w:r>
        <w:t>On cover page , add author name</w:t>
      </w:r>
    </w:p>
  </w:comment>
  <w:comment w:id="11" w:author="Charlie Gu" w:date="2026-06-06T22:40:00Z" w:initials="CG">
    <w:p w14:paraId="29B0B01D" w14:textId="77777777" w:rsidR="009A7851" w:rsidRDefault="009A7851" w:rsidP="009A7851">
      <w:pPr>
        <w:pStyle w:val="CommentText"/>
      </w:pPr>
      <w:r>
        <w:rPr>
          <w:rStyle w:val="CommentReference"/>
        </w:rPr>
        <w:annotationRef/>
      </w:r>
      <w:r>
        <w:t>done</w:t>
      </w:r>
    </w:p>
  </w:comment>
  <w:comment w:id="281" w:author="Wayne Schmoyer" w:date="2026-06-05T13:45:00Z" w:initials="WS">
    <w:p w14:paraId="40487718" w14:textId="77777777" w:rsidR="00B30396" w:rsidRDefault="00B30396" w:rsidP="00B30396">
      <w:pPr>
        <w:pStyle w:val="CommentText"/>
      </w:pPr>
      <w:r>
        <w:rPr>
          <w:rStyle w:val="CommentReference"/>
        </w:rPr>
        <w:annotationRef/>
      </w:r>
      <w:r>
        <w:t>Need confirmation on how the IP ownership has been resolved to confirm this is okay.</w:t>
      </w:r>
    </w:p>
  </w:comment>
  <w:comment w:id="282" w:author="Charlie Gu" w:date="2026-06-06T22:41:00Z" w:initials="CG">
    <w:p w14:paraId="3AE84E2F" w14:textId="77777777" w:rsidR="001A5D8D" w:rsidRDefault="001A5D8D" w:rsidP="001A5D8D">
      <w:pPr>
        <w:pStyle w:val="CommentText"/>
      </w:pPr>
      <w:r>
        <w:rPr>
          <w:rStyle w:val="CommentReference"/>
        </w:rPr>
        <w:annotationRef/>
      </w:r>
      <w:r>
        <w:t>Good point, removed.</w:t>
      </w:r>
    </w:p>
  </w:comment>
  <w:comment w:id="285" w:author="Wayne Schmoyer" w:date="2026-06-05T13:53:00Z" w:initials="WS">
    <w:p w14:paraId="23E4BDAC" w14:textId="77777777" w:rsidR="00FB3B1E" w:rsidRDefault="00FB3B1E" w:rsidP="00FB3B1E">
      <w:pPr>
        <w:pStyle w:val="CommentText"/>
      </w:pPr>
      <w:r>
        <w:rPr>
          <w:rStyle w:val="CommentReference"/>
        </w:rPr>
        <w:annotationRef/>
      </w:r>
      <w:r>
        <w:t>Also very ‘markety’ without defining what ‘next gen…” means</w:t>
      </w:r>
    </w:p>
  </w:comment>
  <w:comment w:id="286" w:author="Charlie Gu" w:date="2026-06-06T22:42:00Z" w:initials="CG">
    <w:p w14:paraId="4EB17146" w14:textId="77777777" w:rsidR="007119E9" w:rsidRDefault="007119E9" w:rsidP="007119E9">
      <w:pPr>
        <w:pStyle w:val="CommentText"/>
      </w:pPr>
      <w:r>
        <w:rPr>
          <w:rStyle w:val="CommentReference"/>
        </w:rPr>
        <w:annotationRef/>
      </w:r>
      <w:r>
        <w:t>Removed</w:t>
      </w:r>
    </w:p>
  </w:comment>
  <w:comment w:id="287" w:author="Wayne Schmoyer" w:date="2026-06-05T14:45:00Z" w:initials="WS">
    <w:p w14:paraId="672A5506" w14:textId="77777777" w:rsidR="009A2A8A" w:rsidRDefault="009A2A8A" w:rsidP="009A2A8A">
      <w:pPr>
        <w:pStyle w:val="CommentText"/>
      </w:pPr>
      <w:r>
        <w:rPr>
          <w:rStyle w:val="CommentReference"/>
        </w:rPr>
        <w:annotationRef/>
      </w:r>
      <w:r>
        <w:t>It’s 30 weeks until CES and this is 26 weeks. Is there a demonstrable MVP or something that that would be ready before that? Seems like a lot of schedule risk since this is not contracted yet.</w:t>
      </w:r>
    </w:p>
  </w:comment>
  <w:comment w:id="288" w:author="Wayne Schmoyer" w:date="2026-06-05T14:04:00Z" w:initials="WS">
    <w:p w14:paraId="67378130" w14:textId="77777777" w:rsidR="0055276B" w:rsidRDefault="0055276B" w:rsidP="0055276B">
      <w:pPr>
        <w:pStyle w:val="CommentText"/>
      </w:pPr>
      <w:r>
        <w:rPr>
          <w:rStyle w:val="CommentReference"/>
        </w:rPr>
        <w:annotationRef/>
      </w:r>
      <w:r>
        <w:t>With regard to demo’ing at CES, need some meat somewhere later on what that looks like. It can be technically complex and difficult. So need to say we will and won’t do (ie. are we flying to las vegas to support)</w:t>
      </w:r>
    </w:p>
  </w:comment>
  <w:comment w:id="280" w:author="Wayne Schmoyer" w:date="2026-06-05T13:49:00Z" w:initials="WS">
    <w:p w14:paraId="20E062DA" w14:textId="77777777" w:rsidR="00772005" w:rsidRDefault="003F7323" w:rsidP="00772005">
      <w:pPr>
        <w:pStyle w:val="CommentText"/>
      </w:pPr>
      <w:r>
        <w:rPr>
          <w:rStyle w:val="CommentReference"/>
        </w:rPr>
        <w:annotationRef/>
      </w:r>
      <w:r w:rsidR="00772005">
        <w:t xml:space="preserve">I don’t really think this intro fits. Should give some info on the exec summary problem statement, why they are exploring this. What differentiation goal is. These are ‘business goals’ without context. </w:t>
      </w:r>
    </w:p>
  </w:comment>
  <w:comment w:id="292" w:author="Wayne Schmoyer" w:date="2026-06-05T13:55:00Z" w:initials="WS">
    <w:p w14:paraId="2B953690" w14:textId="77777777" w:rsidR="004A1593" w:rsidRDefault="004A1593" w:rsidP="004A1593">
      <w:pPr>
        <w:pStyle w:val="CommentText"/>
      </w:pPr>
      <w:r>
        <w:rPr>
          <w:rStyle w:val="CommentReference"/>
        </w:rPr>
        <w:annotationRef/>
      </w:r>
      <w:r>
        <w:t>How is that being used here? Def?</w:t>
      </w:r>
    </w:p>
  </w:comment>
  <w:comment w:id="293" w:author="Charlie Gu" w:date="2026-06-06T22:46:00Z" w:initials="CG">
    <w:p w14:paraId="0A971DAE" w14:textId="77777777" w:rsidR="00E853E3" w:rsidRDefault="00E853E3" w:rsidP="00E853E3">
      <w:pPr>
        <w:pStyle w:val="CommentText"/>
      </w:pPr>
      <w:r>
        <w:rPr>
          <w:rStyle w:val="CommentReference"/>
        </w:rPr>
        <w:annotationRef/>
      </w:r>
      <w:r>
        <w:t>The AI Box is just a computer, with NPU/GPU, like a server</w:t>
      </w:r>
    </w:p>
  </w:comment>
  <w:comment w:id="294" w:author="Wayne Schmoyer" w:date="2026-06-05T13:55:00Z" w:initials="WS">
    <w:p w14:paraId="5D7A6216" w14:textId="77777777" w:rsidR="003B3628" w:rsidRDefault="003B3628" w:rsidP="003B3628">
      <w:pPr>
        <w:pStyle w:val="CommentText"/>
      </w:pPr>
      <w:r>
        <w:rPr>
          <w:rStyle w:val="CommentReference"/>
        </w:rPr>
        <w:annotationRef/>
      </w:r>
      <w:r>
        <w:t xml:space="preserve">I don’t think we can COMMIT to that. Need to soften the language or reword as goal </w:t>
      </w:r>
    </w:p>
  </w:comment>
  <w:comment w:id="295" w:author="Charlie Gu" w:date="2026-06-06T22:47:00Z" w:initials="CG">
    <w:p w14:paraId="37FE419F" w14:textId="77777777" w:rsidR="00E853E3" w:rsidRDefault="00E853E3" w:rsidP="00E853E3">
      <w:pPr>
        <w:pStyle w:val="CommentText"/>
      </w:pPr>
      <w:r>
        <w:rPr>
          <w:rStyle w:val="CommentReference"/>
        </w:rPr>
        <w:annotationRef/>
      </w:r>
      <w:r>
        <w:t>It is not us committing it, Bosch already books a seat in CES, we can reword it.</w:t>
      </w:r>
    </w:p>
  </w:comment>
  <w:comment w:id="300" w:author="Wayne Schmoyer" w:date="2026-06-05T13:58:00Z" w:initials="WS">
    <w:p w14:paraId="69AEF56B" w14:textId="77777777" w:rsidR="00A2394C" w:rsidRDefault="00A2394C" w:rsidP="00A2394C">
      <w:pPr>
        <w:pStyle w:val="CommentText"/>
      </w:pPr>
      <w:r>
        <w:rPr>
          <w:rStyle w:val="CommentReference"/>
        </w:rPr>
        <w:annotationRef/>
      </w:r>
      <w:r>
        <w:t>Are these decisions being made in Sprint 0 realistic?</w:t>
      </w:r>
    </w:p>
  </w:comment>
  <w:comment w:id="301" w:author="Charlie Gu" w:date="2026-06-06T22:48:00Z" w:initials="CG">
    <w:p w14:paraId="0ADC29E3" w14:textId="77777777" w:rsidR="005C721E" w:rsidRDefault="005C721E" w:rsidP="005C721E">
      <w:pPr>
        <w:pStyle w:val="CommentText"/>
      </w:pPr>
      <w:r>
        <w:rPr>
          <w:rStyle w:val="CommentReference"/>
        </w:rPr>
        <w:annotationRef/>
      </w:r>
      <w:r>
        <w:t>Yes, we already have all the features that we will build in the attachment, sprint 0 is just to pick some of them for the demo</w:t>
      </w:r>
    </w:p>
  </w:comment>
  <w:comment w:id="302" w:author="Wayne Schmoyer" w:date="2026-06-05T13:57:00Z" w:initials="WS">
    <w:p w14:paraId="3FD09503" w14:textId="77777777" w:rsidR="005225D4" w:rsidRDefault="005225D4" w:rsidP="005225D4">
      <w:pPr>
        <w:pStyle w:val="CommentText"/>
      </w:pPr>
      <w:r>
        <w:rPr>
          <w:rStyle w:val="CommentReference"/>
        </w:rPr>
        <w:annotationRef/>
      </w:r>
      <w:r>
        <w:t>The ‘business objectives’ are all tech-focused. I know what the goal is because we’ve had meetings, but you walk away that this is tech for tech’s sake without business outcomes</w:t>
      </w:r>
    </w:p>
  </w:comment>
  <w:comment w:id="308" w:author="Wayne Schmoyer" w:date="2026-06-05T13:59:00Z" w:initials="WS">
    <w:p w14:paraId="4A369C8D" w14:textId="77777777" w:rsidR="009E27DC" w:rsidRDefault="009E27DC" w:rsidP="009E27DC">
      <w:pPr>
        <w:pStyle w:val="CommentText"/>
      </w:pPr>
      <w:r>
        <w:rPr>
          <w:rStyle w:val="CommentReference"/>
        </w:rPr>
        <w:annotationRef/>
      </w:r>
      <w:r>
        <w:t>We say elsewhere that we are supporting only english and not these other languages. Which is the approach we are using? sync</w:t>
      </w:r>
    </w:p>
  </w:comment>
  <w:comment w:id="309" w:author="Charlie Gu" w:date="2026-06-06T22:49:00Z" w:initials="CG">
    <w:p w14:paraId="2431C6A9" w14:textId="77777777" w:rsidR="00B527BA" w:rsidRDefault="00B527BA" w:rsidP="00B527BA">
      <w:pPr>
        <w:pStyle w:val="CommentText"/>
      </w:pPr>
      <w:r>
        <w:rPr>
          <w:rStyle w:val="CommentReference"/>
        </w:rPr>
        <w:annotationRef/>
      </w:r>
      <w:r>
        <w:t>We are doing 3 languages</w:t>
      </w:r>
    </w:p>
  </w:comment>
  <w:comment w:id="310" w:author="Wayne Schmoyer" w:date="2026-06-05T14:00:00Z" w:initials="WS">
    <w:p w14:paraId="3E4E75A3" w14:textId="77777777" w:rsidR="00C77BA6" w:rsidRDefault="00C77BA6" w:rsidP="00C77BA6">
      <w:pPr>
        <w:pStyle w:val="CommentText"/>
      </w:pPr>
      <w:r>
        <w:rPr>
          <w:rStyle w:val="CommentReference"/>
        </w:rPr>
        <w:annotationRef/>
      </w:r>
      <w:r>
        <w:t>This looks very all-inclusive. Isn’t this just supporting one model for a POC? This reads like we’ll design for everything.</w:t>
      </w:r>
    </w:p>
  </w:comment>
  <w:comment w:id="311" w:author="Charlie Gu" w:date="2026-06-06T22:49:00Z" w:initials="CG">
    <w:p w14:paraId="70FE1510" w14:textId="77777777" w:rsidR="00FD4432" w:rsidRDefault="00FD4432" w:rsidP="00FD4432">
      <w:pPr>
        <w:pStyle w:val="CommentText"/>
      </w:pPr>
      <w:r>
        <w:rPr>
          <w:rStyle w:val="CommentReference"/>
        </w:rPr>
        <w:annotationRef/>
      </w:r>
      <w:r>
        <w:t>Yes, we are designing all the scenarios, but will only implement one.</w:t>
      </w:r>
    </w:p>
  </w:comment>
  <w:comment w:id="327" w:author="Wayne Schmoyer" w:date="2026-06-05T14:01:00Z" w:initials="WS">
    <w:p w14:paraId="02577101" w14:textId="77777777" w:rsidR="00F01A78" w:rsidRDefault="00F01A78" w:rsidP="00F01A78">
      <w:pPr>
        <w:pStyle w:val="CommentText"/>
      </w:pPr>
      <w:r>
        <w:rPr>
          <w:rStyle w:val="CommentReference"/>
        </w:rPr>
        <w:annotationRef/>
      </w:r>
      <w:r>
        <w:t>Need to know what our assumptions are as this affects staffing and timeline</w:t>
      </w:r>
    </w:p>
  </w:comment>
  <w:comment w:id="325" w:author="Wayne Schmoyer" w:date="2026-06-05T14:04:00Z" w:initials="WS">
    <w:p w14:paraId="365AE08E" w14:textId="77777777" w:rsidR="0055276B" w:rsidRDefault="0055276B" w:rsidP="0055276B">
      <w:pPr>
        <w:pStyle w:val="CommentText"/>
      </w:pPr>
      <w:r>
        <w:rPr>
          <w:rStyle w:val="CommentReference"/>
        </w:rPr>
        <w:annotationRef/>
      </w:r>
      <w:r>
        <w:t>I would think we would have pilot or demo or some such called out here in this section as well.</w:t>
      </w:r>
    </w:p>
  </w:comment>
  <w:comment w:id="326" w:author="Charlie Gu" w:date="2026-06-07T21:26:00Z" w:initials="CG">
    <w:p w14:paraId="7394C678" w14:textId="77777777" w:rsidR="00FD16BF" w:rsidRDefault="00FD16BF" w:rsidP="00FD16BF">
      <w:pPr>
        <w:pStyle w:val="CommentText"/>
      </w:pPr>
      <w:r>
        <w:rPr>
          <w:rStyle w:val="CommentReference"/>
        </w:rPr>
        <w:annotationRef/>
      </w:r>
      <w:r>
        <w:rPr>
          <w:lang w:val="en-AU"/>
        </w:rPr>
        <w:t>done</w:t>
      </w:r>
    </w:p>
  </w:comment>
  <w:comment w:id="342" w:author="Wayne Schmoyer" w:date="2026-06-05T14:08:00Z" w:initials="WS">
    <w:p w14:paraId="6248343E" w14:textId="77777777" w:rsidR="00490FA4" w:rsidRDefault="00490FA4" w:rsidP="00490FA4">
      <w:pPr>
        <w:pStyle w:val="CommentText"/>
      </w:pPr>
      <w:r>
        <w:rPr>
          <w:rStyle w:val="CommentReference"/>
        </w:rPr>
        <w:annotationRef/>
      </w:r>
      <w:r>
        <w:t>I think the graphic prob belongs in the timeline section to replace that generic thing</w:t>
      </w:r>
    </w:p>
  </w:comment>
  <w:comment w:id="359" w:author="Wayne Schmoyer" w:date="2026-06-05T13:16:00Z" w:initials="WS">
    <w:p w14:paraId="1FE4AF57" w14:textId="77777777" w:rsidR="004C1056" w:rsidRDefault="004C1056" w:rsidP="004C1056">
      <w:pPr>
        <w:pStyle w:val="CommentText"/>
      </w:pPr>
      <w:r>
        <w:rPr>
          <w:rStyle w:val="CommentReference"/>
        </w:rPr>
        <w:annotationRef/>
      </w:r>
      <w:r>
        <w:t>Change all “&lt;MSFT&gt;” to “Microsoft”</w:t>
      </w:r>
    </w:p>
  </w:comment>
  <w:comment w:id="360" w:author="Wayne Schmoyer" w:date="2026-06-05T13:17:00Z" w:initials="WS">
    <w:p w14:paraId="15681F0F" w14:textId="77777777" w:rsidR="0078008F" w:rsidRDefault="0078008F" w:rsidP="0078008F">
      <w:pPr>
        <w:pStyle w:val="CommentText"/>
      </w:pPr>
      <w:r>
        <w:rPr>
          <w:rStyle w:val="CommentReference"/>
        </w:rPr>
        <w:annotationRef/>
      </w:r>
      <w:r>
        <w:t>Confirm these bullets are complete for FF capacity</w:t>
      </w:r>
    </w:p>
  </w:comment>
  <w:comment w:id="364" w:author="Wayne Schmoyer" w:date="2026-06-05T13:18:00Z" w:initials="WS">
    <w:p w14:paraId="3D7C4D8D" w14:textId="77777777" w:rsidR="000B61D8" w:rsidRDefault="000B61D8" w:rsidP="000B61D8">
      <w:pPr>
        <w:pStyle w:val="CommentText"/>
      </w:pPr>
      <w:r>
        <w:rPr>
          <w:rStyle w:val="CommentReference"/>
        </w:rPr>
        <w:annotationRef/>
      </w:r>
      <w:r>
        <w:t>Replace this generic timeline with something meaningful that reflects the expected time-frame and work-streams</w:t>
      </w:r>
    </w:p>
  </w:comment>
  <w:comment w:id="365" w:author="Charlie Gu" w:date="2026-06-07T21:28:00Z" w:initials="CG">
    <w:p w14:paraId="4B0A3CB8" w14:textId="77777777" w:rsidR="00C04077" w:rsidRDefault="00C04077" w:rsidP="00C04077">
      <w:pPr>
        <w:pStyle w:val="CommentText"/>
      </w:pPr>
      <w:r>
        <w:rPr>
          <w:rStyle w:val="CommentReference"/>
        </w:rPr>
        <w:annotationRef/>
      </w:r>
      <w:r>
        <w:rPr>
          <w:lang w:val="en-AU"/>
        </w:rPr>
        <w:t>Replaced</w:t>
      </w:r>
    </w:p>
  </w:comment>
  <w:comment w:id="367" w:author="Wayne Schmoyer" w:date="2026-06-05T14:08:00Z" w:initials="WS">
    <w:p w14:paraId="2D7E3C6E" w14:textId="77777777" w:rsidR="0031563C" w:rsidRDefault="0031563C" w:rsidP="00490FA4">
      <w:pPr>
        <w:pStyle w:val="CommentText"/>
      </w:pPr>
      <w:r>
        <w:rPr>
          <w:rStyle w:val="CommentReference"/>
        </w:rPr>
        <w:annotationRef/>
      </w:r>
      <w:r>
        <w:t>I think the graphic prob belongs in the timeline section to replace that generic thing</w:t>
      </w:r>
    </w:p>
  </w:comment>
  <w:comment w:id="381" w:author="Wayne Schmoyer" w:date="2026-06-05T13:22:00Z" w:initials="WS">
    <w:p w14:paraId="62C71493" w14:textId="77777777" w:rsidR="00E77C9F" w:rsidRDefault="00E77C9F" w:rsidP="00E77C9F">
      <w:pPr>
        <w:pStyle w:val="CommentText"/>
      </w:pPr>
      <w:r>
        <w:rPr>
          <w:rStyle w:val="CommentReference"/>
        </w:rPr>
        <w:annotationRef/>
      </w:r>
      <w:r>
        <w:t>For each role, specify the assumed engagement level (ie. full-time, part-time, 10 hours / week</w:t>
      </w:r>
    </w:p>
  </w:comment>
  <w:comment w:id="388" w:author="Wayne Schmoyer" w:date="2026-06-05T13:27:00Z" w:initials="WS">
    <w:p w14:paraId="008576CF" w14:textId="77777777" w:rsidR="008712C4" w:rsidRDefault="008712C4" w:rsidP="008712C4">
      <w:pPr>
        <w:pStyle w:val="CommentText"/>
      </w:pPr>
      <w:r>
        <w:rPr>
          <w:rStyle w:val="CommentReference"/>
        </w:rPr>
        <w:annotationRef/>
      </w:r>
      <w:r>
        <w:t>The wording here and in our ‘data scentist’ makes it sound like they are working independently, whereas they need to be cooperative. Tweak?</w:t>
      </w:r>
    </w:p>
  </w:comment>
  <w:comment w:id="393" w:author="Wayne Schmoyer" w:date="2026-06-05T13:29:00Z" w:initials="WS">
    <w:p w14:paraId="484F3CC2" w14:textId="77777777" w:rsidR="007765ED" w:rsidRDefault="007765ED" w:rsidP="007765ED">
      <w:pPr>
        <w:pStyle w:val="CommentText"/>
      </w:pPr>
      <w:r>
        <w:rPr>
          <w:rStyle w:val="CommentReference"/>
        </w:rPr>
        <w:annotationRef/>
      </w:r>
      <w:r>
        <w:t xml:space="preserve">Really should break out development and testing into 2 different responsibilities </w:t>
      </w:r>
    </w:p>
  </w:comment>
  <w:comment w:id="396" w:author="Wayne Schmoyer" w:date="2026-06-05T13:25:00Z" w:initials="WS">
    <w:p w14:paraId="15EB8345" w14:textId="77777777" w:rsidR="0073775E" w:rsidRDefault="0073775E" w:rsidP="0073775E">
      <w:pPr>
        <w:pStyle w:val="CommentText"/>
      </w:pPr>
      <w:r>
        <w:rPr>
          <w:rStyle w:val="CommentReference"/>
        </w:rPr>
        <w:annotationRef/>
      </w:r>
      <w:r>
        <w:t>Do we mean for these 2 roles to be together? Or are they only together if Charlie is delivering?</w:t>
      </w:r>
    </w:p>
  </w:comment>
  <w:comment w:id="397" w:author="Wayne Schmoyer" w:date="2026-06-05T13:29:00Z" w:initials="WS">
    <w:p w14:paraId="3EB32B43" w14:textId="77777777" w:rsidR="00C62C94" w:rsidRDefault="00C62C94" w:rsidP="00C62C94">
      <w:pPr>
        <w:pStyle w:val="CommentText"/>
      </w:pPr>
      <w:r>
        <w:rPr>
          <w:rStyle w:val="CommentReference"/>
        </w:rPr>
        <w:annotationRef/>
      </w:r>
      <w:r>
        <w:t>So is this role then also functioning as the scrum master?</w:t>
      </w:r>
    </w:p>
  </w:comment>
  <w:comment w:id="415" w:author="Wayne Schmoyer" w:date="2026-06-05T13:33:00Z" w:initials="WS">
    <w:p w14:paraId="0AA9EE19" w14:textId="77777777" w:rsidR="009967C2" w:rsidRDefault="009967C2" w:rsidP="009967C2">
      <w:pPr>
        <w:pStyle w:val="CommentText"/>
      </w:pPr>
      <w:r>
        <w:rPr>
          <w:rStyle w:val="CommentReference"/>
        </w:rPr>
        <w:annotationRef/>
      </w:r>
      <w:r>
        <w:t>Makes sense but it not listed on the Microsoft team; either add it there or add ‘this role is also functioning as the scrum master’ to the role that is delivering these services.</w:t>
      </w:r>
    </w:p>
  </w:comment>
  <w:comment w:id="416" w:author="Charlie Gu" w:date="2026-06-07T21:32:00Z" w:initials="CG">
    <w:p w14:paraId="696ADC08" w14:textId="77777777" w:rsidR="00E8199C" w:rsidRDefault="00E8199C" w:rsidP="00E8199C">
      <w:pPr>
        <w:pStyle w:val="CommentText"/>
      </w:pPr>
      <w:r>
        <w:rPr>
          <w:rStyle w:val="CommentReference"/>
        </w:rPr>
        <w:annotationRef/>
      </w:r>
      <w:r>
        <w:rPr>
          <w:lang w:val="en-AU"/>
        </w:rPr>
        <w:t>Removed</w:t>
      </w:r>
    </w:p>
  </w:comment>
  <w:comment w:id="448" w:author="Wayne Schmoyer" w:date="2026-06-05T13:37:00Z" w:initials="WS">
    <w:p w14:paraId="16CF6252" w14:textId="77777777" w:rsidR="0083364E" w:rsidRDefault="0083364E" w:rsidP="0083364E">
      <w:pPr>
        <w:pStyle w:val="CommentText"/>
      </w:pPr>
      <w:r>
        <w:rPr>
          <w:rStyle w:val="CommentReference"/>
        </w:rPr>
        <w:annotationRef/>
      </w:r>
      <w:r>
        <w:t xml:space="preserve">We should include this in ‘print-out’ fashion directly in the doc, as they will get this as PDF to sign, and we generally avoid nested docs in contracts. I think it’s great that we have this much detail. </w:t>
      </w:r>
    </w:p>
  </w:comment>
  <w:comment w:id="449" w:author="Charlie Gu" w:date="2026-06-07T21:33:00Z" w:initials="CG">
    <w:p w14:paraId="21BE7824" w14:textId="77777777" w:rsidR="00274E58" w:rsidRDefault="00274E58" w:rsidP="00274E58">
      <w:pPr>
        <w:pStyle w:val="CommentText"/>
      </w:pPr>
      <w:r>
        <w:rPr>
          <w:rStyle w:val="CommentReference"/>
        </w:rPr>
        <w:annotationRef/>
      </w:r>
      <w:r>
        <w:rPr>
          <w:lang w:val="en-AU"/>
        </w:rPr>
        <w:t>done</w:t>
      </w:r>
    </w:p>
  </w:comment>
  <w:comment w:id="1537" w:author="Wayne Schmoyer" w:date="2026-06-05T13:39:00Z" w:initials="WS">
    <w:p w14:paraId="4F24980D" w14:textId="77777777" w:rsidR="001509E4" w:rsidRDefault="001509E4" w:rsidP="001509E4">
      <w:pPr>
        <w:pStyle w:val="CommentText"/>
      </w:pPr>
      <w:r>
        <w:rPr>
          <w:rStyle w:val="CommentReference"/>
        </w:rPr>
        <w:annotationRef/>
      </w:r>
      <w:r>
        <w:t>This is really all that we need?</w:t>
      </w:r>
    </w:p>
  </w:comment>
  <w:comment w:id="1536" w:author="Wayne Schmoyer" w:date="2026-06-05T14:09:00Z" w:initials="WS">
    <w:p w14:paraId="2FACBA44" w14:textId="77777777" w:rsidR="000C6184" w:rsidRDefault="000C6184" w:rsidP="000C6184">
      <w:pPr>
        <w:pStyle w:val="CommentText"/>
      </w:pPr>
      <w:r>
        <w:rPr>
          <w:rStyle w:val="CommentReference"/>
        </w:rPr>
        <w:annotationRef/>
      </w:r>
      <w:r>
        <w:t>Should not there be additional requirements such as ‘test car’ / hardware?</w:t>
      </w:r>
    </w:p>
  </w:comment>
  <w:comment w:id="1542" w:author="Wayne Schmoyer" w:date="2026-06-05T13:39:00Z" w:initials="WS">
    <w:p w14:paraId="71C57EF6" w14:textId="77777777" w:rsidR="00E34178" w:rsidRDefault="00E34178" w:rsidP="00E34178">
      <w:pPr>
        <w:pStyle w:val="CommentText"/>
      </w:pPr>
      <w:r>
        <w:rPr>
          <w:rStyle w:val="CommentReference"/>
        </w:rPr>
        <w:annotationRef/>
      </w:r>
      <w:r>
        <w:t>Specify owner(s) and what is “Event +X”</w:t>
      </w:r>
    </w:p>
  </w:comment>
  <w:comment w:id="1551" w:author="Wayne Schmoyer" w:date="2026-06-05T13:40:00Z" w:initials="WS">
    <w:p w14:paraId="7ACFAC86" w14:textId="77777777" w:rsidR="00B969C7" w:rsidRDefault="00B969C7" w:rsidP="00B969C7">
      <w:pPr>
        <w:pStyle w:val="CommentText"/>
      </w:pPr>
      <w:r>
        <w:rPr>
          <w:rStyle w:val="CommentReference"/>
        </w:rPr>
        <w:annotationRef/>
      </w:r>
      <w:r>
        <w:t>As part of the DRM preview, let’s make sure we discuss the profile of the customer and where sponsor and people doing work are located.</w:t>
      </w:r>
    </w:p>
  </w:comment>
  <w:comment w:id="1552" w:author="Wayne Schmoyer" w:date="2026-06-05T13:42:00Z" w:initials="WS">
    <w:p w14:paraId="173DD5D5" w14:textId="77777777" w:rsidR="00400A78" w:rsidRDefault="00400A78" w:rsidP="00400A78">
      <w:pPr>
        <w:pStyle w:val="CommentText"/>
      </w:pPr>
      <w:r>
        <w:rPr>
          <w:rStyle w:val="CommentReference"/>
        </w:rPr>
        <w:annotationRef/>
      </w:r>
      <w:r>
        <w:t>Fix “&lt;Customer Name&gt;” in various places in doc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3525B3C" w15:done="1"/>
  <w15:commentEx w15:paraId="29B0B01D" w15:paraIdParent="43525B3C" w15:done="1"/>
  <w15:commentEx w15:paraId="40487718" w15:done="1"/>
  <w15:commentEx w15:paraId="3AE84E2F" w15:paraIdParent="40487718" w15:done="1"/>
  <w15:commentEx w15:paraId="23E4BDAC" w15:done="0"/>
  <w15:commentEx w15:paraId="4EB17146" w15:paraIdParent="23E4BDAC" w15:done="0"/>
  <w15:commentEx w15:paraId="672A5506" w15:done="0"/>
  <w15:commentEx w15:paraId="67378130" w15:done="0"/>
  <w15:commentEx w15:paraId="20E062DA" w15:done="0"/>
  <w15:commentEx w15:paraId="2B953690" w15:done="0"/>
  <w15:commentEx w15:paraId="0A971DAE" w15:paraIdParent="2B953690" w15:done="0"/>
  <w15:commentEx w15:paraId="5D7A6216" w15:done="0"/>
  <w15:commentEx w15:paraId="37FE419F" w15:paraIdParent="5D7A6216" w15:done="0"/>
  <w15:commentEx w15:paraId="69AEF56B" w15:done="0"/>
  <w15:commentEx w15:paraId="0ADC29E3" w15:paraIdParent="69AEF56B" w15:done="0"/>
  <w15:commentEx w15:paraId="3FD09503" w15:done="0"/>
  <w15:commentEx w15:paraId="4A369C8D" w15:done="0"/>
  <w15:commentEx w15:paraId="2431C6A9" w15:paraIdParent="4A369C8D" w15:done="0"/>
  <w15:commentEx w15:paraId="3E4E75A3" w15:done="0"/>
  <w15:commentEx w15:paraId="70FE1510" w15:paraIdParent="3E4E75A3" w15:done="0"/>
  <w15:commentEx w15:paraId="02577101" w15:done="0"/>
  <w15:commentEx w15:paraId="365AE08E" w15:done="0"/>
  <w15:commentEx w15:paraId="7394C678" w15:paraIdParent="365AE08E" w15:done="0"/>
  <w15:commentEx w15:paraId="6248343E" w15:done="0"/>
  <w15:commentEx w15:paraId="1FE4AF57" w15:done="0"/>
  <w15:commentEx w15:paraId="15681F0F" w15:done="0"/>
  <w15:commentEx w15:paraId="3D7C4D8D" w15:done="0"/>
  <w15:commentEx w15:paraId="4B0A3CB8" w15:paraIdParent="3D7C4D8D" w15:done="0"/>
  <w15:commentEx w15:paraId="2D7E3C6E" w15:done="0"/>
  <w15:commentEx w15:paraId="62C71493" w15:done="0"/>
  <w15:commentEx w15:paraId="008576CF" w15:done="0"/>
  <w15:commentEx w15:paraId="484F3CC2" w15:done="0"/>
  <w15:commentEx w15:paraId="15EB8345" w15:done="0"/>
  <w15:commentEx w15:paraId="3EB32B43" w15:done="0"/>
  <w15:commentEx w15:paraId="0AA9EE19" w15:done="0"/>
  <w15:commentEx w15:paraId="696ADC08" w15:paraIdParent="0AA9EE19" w15:done="0"/>
  <w15:commentEx w15:paraId="16CF6252" w15:done="0"/>
  <w15:commentEx w15:paraId="21BE7824" w15:paraIdParent="16CF6252" w15:done="0"/>
  <w15:commentEx w15:paraId="4F24980D" w15:done="0"/>
  <w15:commentEx w15:paraId="2FACBA44" w15:done="0"/>
  <w15:commentEx w15:paraId="71C57EF6" w15:done="0"/>
  <w15:commentEx w15:paraId="7ACFAC86" w15:done="0"/>
  <w15:commentEx w15:paraId="173DD5D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A1BD3BF" w16cex:dateUtc="2026-06-05T17:44:00Z"/>
  <w16cex:commentExtensible w16cex:durableId="72322612" w16cex:dateUtc="2026-06-06T14:40:00Z"/>
  <w16cex:commentExtensible w16cex:durableId="7D515A7B" w16cex:dateUtc="2026-06-05T17:45:00Z"/>
  <w16cex:commentExtensible w16cex:durableId="53E1C1B6" w16cex:dateUtc="2026-06-06T14:41:00Z"/>
  <w16cex:commentExtensible w16cex:durableId="68B6E64D" w16cex:dateUtc="2026-06-05T17:53:00Z"/>
  <w16cex:commentExtensible w16cex:durableId="432B81C3" w16cex:dateUtc="2026-06-06T14:42:00Z"/>
  <w16cex:commentExtensible w16cex:durableId="4C7921CA" w16cex:dateUtc="2026-06-05T18:45:00Z"/>
  <w16cex:commentExtensible w16cex:durableId="52D7589A" w16cex:dateUtc="2026-06-05T18:04:00Z"/>
  <w16cex:commentExtensible w16cex:durableId="671EF63A" w16cex:dateUtc="2026-06-05T17:49:00Z"/>
  <w16cex:commentExtensible w16cex:durableId="57F4F846" w16cex:dateUtc="2026-06-05T17:55:00Z"/>
  <w16cex:commentExtensible w16cex:durableId="177700D1" w16cex:dateUtc="2026-06-06T14:46:00Z"/>
  <w16cex:commentExtensible w16cex:durableId="7F2894F7" w16cex:dateUtc="2026-06-05T17:55:00Z"/>
  <w16cex:commentExtensible w16cex:durableId="51C124EF" w16cex:dateUtc="2026-06-06T14:47:00Z"/>
  <w16cex:commentExtensible w16cex:durableId="3D29CF3E" w16cex:dateUtc="2026-06-05T17:58:00Z"/>
  <w16cex:commentExtensible w16cex:durableId="186CEB0F" w16cex:dateUtc="2026-06-06T14:48:00Z"/>
  <w16cex:commentExtensible w16cex:durableId="70D8CA9A" w16cex:dateUtc="2026-06-05T17:57:00Z"/>
  <w16cex:commentExtensible w16cex:durableId="4E623209" w16cex:dateUtc="2026-06-05T17:59:00Z"/>
  <w16cex:commentExtensible w16cex:durableId="77B385A6" w16cex:dateUtc="2026-06-06T14:49:00Z"/>
  <w16cex:commentExtensible w16cex:durableId="532BAAF7" w16cex:dateUtc="2026-06-05T18:00:00Z"/>
  <w16cex:commentExtensible w16cex:durableId="351AD012" w16cex:dateUtc="2026-06-06T14:49:00Z"/>
  <w16cex:commentExtensible w16cex:durableId="18476939" w16cex:dateUtc="2026-06-05T18:01:00Z"/>
  <w16cex:commentExtensible w16cex:durableId="4252FB5A" w16cex:dateUtc="2026-06-05T18:04:00Z"/>
  <w16cex:commentExtensible w16cex:durableId="28A28AA4" w16cex:dateUtc="2026-06-07T13:26:00Z"/>
  <w16cex:commentExtensible w16cex:durableId="4F800852" w16cex:dateUtc="2026-06-05T18:08:00Z"/>
  <w16cex:commentExtensible w16cex:durableId="09C8AB95" w16cex:dateUtc="2026-06-05T17:16:00Z"/>
  <w16cex:commentExtensible w16cex:durableId="1F12ECBC" w16cex:dateUtc="2026-06-05T17:17:00Z"/>
  <w16cex:commentExtensible w16cex:durableId="349E5D16" w16cex:dateUtc="2026-06-05T17:18:00Z"/>
  <w16cex:commentExtensible w16cex:durableId="5B1C2856" w16cex:dateUtc="2026-06-07T13:28:00Z"/>
  <w16cex:commentExtensible w16cex:durableId="2546AED0" w16cex:dateUtc="2026-06-05T18:08:00Z"/>
  <w16cex:commentExtensible w16cex:durableId="0FD23F87" w16cex:dateUtc="2026-06-05T17:22:00Z"/>
  <w16cex:commentExtensible w16cex:durableId="0659A405" w16cex:dateUtc="2026-06-05T17:27:00Z"/>
  <w16cex:commentExtensible w16cex:durableId="32CC27A6" w16cex:dateUtc="2026-06-05T17:29:00Z"/>
  <w16cex:commentExtensible w16cex:durableId="6E0AE262" w16cex:dateUtc="2026-06-05T17:25:00Z"/>
  <w16cex:commentExtensible w16cex:durableId="2F5AB239" w16cex:dateUtc="2026-06-05T17:29:00Z"/>
  <w16cex:commentExtensible w16cex:durableId="450E4052" w16cex:dateUtc="2026-06-05T17:33:00Z"/>
  <w16cex:commentExtensible w16cex:durableId="0B90E50E" w16cex:dateUtc="2026-06-07T13:32:00Z"/>
  <w16cex:commentExtensible w16cex:durableId="421636EA" w16cex:dateUtc="2026-06-05T17:37:00Z"/>
  <w16cex:commentExtensible w16cex:durableId="7DA56FE3" w16cex:dateUtc="2026-06-07T13:33:00Z"/>
  <w16cex:commentExtensible w16cex:durableId="3F656115" w16cex:dateUtc="2026-06-05T17:39:00Z"/>
  <w16cex:commentExtensible w16cex:durableId="3D34D42A" w16cex:dateUtc="2026-06-05T18:09:00Z"/>
  <w16cex:commentExtensible w16cex:durableId="4F0439E7" w16cex:dateUtc="2026-06-05T17:39:00Z"/>
  <w16cex:commentExtensible w16cex:durableId="631DA744" w16cex:dateUtc="2026-06-05T17:40:00Z"/>
  <w16cex:commentExtensible w16cex:durableId="4B472605" w16cex:dateUtc="2026-06-05T17: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3525B3C" w16cid:durableId="5A1BD3BF"/>
  <w16cid:commentId w16cid:paraId="29B0B01D" w16cid:durableId="72322612"/>
  <w16cid:commentId w16cid:paraId="40487718" w16cid:durableId="7D515A7B"/>
  <w16cid:commentId w16cid:paraId="3AE84E2F" w16cid:durableId="53E1C1B6"/>
  <w16cid:commentId w16cid:paraId="23E4BDAC" w16cid:durableId="68B6E64D"/>
  <w16cid:commentId w16cid:paraId="4EB17146" w16cid:durableId="432B81C3"/>
  <w16cid:commentId w16cid:paraId="672A5506" w16cid:durableId="4C7921CA"/>
  <w16cid:commentId w16cid:paraId="67378130" w16cid:durableId="52D7589A"/>
  <w16cid:commentId w16cid:paraId="20E062DA" w16cid:durableId="671EF63A"/>
  <w16cid:commentId w16cid:paraId="2B953690" w16cid:durableId="57F4F846"/>
  <w16cid:commentId w16cid:paraId="0A971DAE" w16cid:durableId="177700D1"/>
  <w16cid:commentId w16cid:paraId="5D7A6216" w16cid:durableId="7F2894F7"/>
  <w16cid:commentId w16cid:paraId="37FE419F" w16cid:durableId="51C124EF"/>
  <w16cid:commentId w16cid:paraId="69AEF56B" w16cid:durableId="3D29CF3E"/>
  <w16cid:commentId w16cid:paraId="0ADC29E3" w16cid:durableId="186CEB0F"/>
  <w16cid:commentId w16cid:paraId="3FD09503" w16cid:durableId="70D8CA9A"/>
  <w16cid:commentId w16cid:paraId="4A369C8D" w16cid:durableId="4E623209"/>
  <w16cid:commentId w16cid:paraId="2431C6A9" w16cid:durableId="77B385A6"/>
  <w16cid:commentId w16cid:paraId="3E4E75A3" w16cid:durableId="532BAAF7"/>
  <w16cid:commentId w16cid:paraId="70FE1510" w16cid:durableId="351AD012"/>
  <w16cid:commentId w16cid:paraId="02577101" w16cid:durableId="18476939"/>
  <w16cid:commentId w16cid:paraId="365AE08E" w16cid:durableId="4252FB5A"/>
  <w16cid:commentId w16cid:paraId="7394C678" w16cid:durableId="28A28AA4"/>
  <w16cid:commentId w16cid:paraId="6248343E" w16cid:durableId="4F800852"/>
  <w16cid:commentId w16cid:paraId="1FE4AF57" w16cid:durableId="09C8AB95"/>
  <w16cid:commentId w16cid:paraId="15681F0F" w16cid:durableId="1F12ECBC"/>
  <w16cid:commentId w16cid:paraId="3D7C4D8D" w16cid:durableId="349E5D16"/>
  <w16cid:commentId w16cid:paraId="4B0A3CB8" w16cid:durableId="5B1C2856"/>
  <w16cid:commentId w16cid:paraId="2D7E3C6E" w16cid:durableId="2546AED0"/>
  <w16cid:commentId w16cid:paraId="62C71493" w16cid:durableId="0FD23F87"/>
  <w16cid:commentId w16cid:paraId="008576CF" w16cid:durableId="0659A405"/>
  <w16cid:commentId w16cid:paraId="484F3CC2" w16cid:durableId="32CC27A6"/>
  <w16cid:commentId w16cid:paraId="15EB8345" w16cid:durableId="6E0AE262"/>
  <w16cid:commentId w16cid:paraId="3EB32B43" w16cid:durableId="2F5AB239"/>
  <w16cid:commentId w16cid:paraId="0AA9EE19" w16cid:durableId="450E4052"/>
  <w16cid:commentId w16cid:paraId="696ADC08" w16cid:durableId="0B90E50E"/>
  <w16cid:commentId w16cid:paraId="16CF6252" w16cid:durableId="421636EA"/>
  <w16cid:commentId w16cid:paraId="21BE7824" w16cid:durableId="7DA56FE3"/>
  <w16cid:commentId w16cid:paraId="4F24980D" w16cid:durableId="3F656115"/>
  <w16cid:commentId w16cid:paraId="2FACBA44" w16cid:durableId="3D34D42A"/>
  <w16cid:commentId w16cid:paraId="71C57EF6" w16cid:durableId="4F0439E7"/>
  <w16cid:commentId w16cid:paraId="7ACFAC86" w16cid:durableId="631DA744"/>
  <w16cid:commentId w16cid:paraId="173DD5D5" w16cid:durableId="4B47260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1C0521" w14:textId="77777777" w:rsidR="00CA7A51" w:rsidRDefault="00CA7A51" w:rsidP="005B28D0">
      <w:pPr>
        <w:spacing w:before="0"/>
      </w:pPr>
      <w:r>
        <w:separator/>
      </w:r>
    </w:p>
  </w:endnote>
  <w:endnote w:type="continuationSeparator" w:id="0">
    <w:p w14:paraId="4628D1B0" w14:textId="77777777" w:rsidR="00CA7A51" w:rsidRDefault="00CA7A51" w:rsidP="005B28D0">
      <w:pPr>
        <w:spacing w:before="0"/>
      </w:pPr>
      <w:r>
        <w:continuationSeparator/>
      </w:r>
    </w:p>
  </w:endnote>
  <w:endnote w:type="continuationNotice" w:id="1">
    <w:p w14:paraId="74CE9438" w14:textId="77777777" w:rsidR="00CA7A51" w:rsidRDefault="00CA7A51">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Light">
    <w:altName w:val="Arial"/>
    <w:charset w:val="00"/>
    <w:family w:val="swiss"/>
    <w:pitch w:val="variable"/>
    <w:sig w:usb0="A00002AF" w:usb1="4000205B" w:usb2="00000000" w:usb3="00000000" w:csb0="0000009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Segoe Sans Text">
    <w:charset w:val="00"/>
    <w:family w:val="auto"/>
    <w:pitch w:val="variable"/>
    <w:sig w:usb0="E4002EFF" w:usb1="C000E47F" w:usb2="00000009" w:usb3="00000000" w:csb0="000001FF" w:csb1="00000000"/>
  </w:font>
  <w:font w:name="Segoe Sans Text Semibold">
    <w:charset w:val="00"/>
    <w:family w:val="auto"/>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Semibold">
    <w:panose1 w:val="020B07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Vani">
    <w:charset w:val="00"/>
    <w:family w:val="roman"/>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0" w:type="dxa"/>
      <w:jc w:val="center"/>
      <w:tblCellMar>
        <w:left w:w="0" w:type="dxa"/>
      </w:tblCellMar>
      <w:tblLook w:val="04A0" w:firstRow="1" w:lastRow="0" w:firstColumn="1" w:lastColumn="0" w:noHBand="0" w:noVBand="1"/>
    </w:tblPr>
    <w:tblGrid>
      <w:gridCol w:w="2155"/>
      <w:gridCol w:w="5315"/>
      <w:gridCol w:w="1880"/>
    </w:tblGrid>
    <w:tr w:rsidR="00D31C3A" w:rsidRPr="00296512" w14:paraId="28FFE648" w14:textId="77777777" w:rsidTr="00D211D8">
      <w:trPr>
        <w:trHeight w:val="432"/>
        <w:jc w:val="center"/>
      </w:trPr>
      <w:tc>
        <w:tcPr>
          <w:tcW w:w="2155" w:type="dxa"/>
          <w:vAlign w:val="center"/>
        </w:tcPr>
        <w:p w14:paraId="4F54DD77" w14:textId="77777777" w:rsidR="00414B1D" w:rsidRPr="00296512" w:rsidRDefault="00414B1D" w:rsidP="00414B1D">
          <w:pPr>
            <w:pStyle w:val="03-DisclaimerMS"/>
            <w:spacing w:after="0"/>
            <w:rPr>
              <w:color w:val="7F7F7F"/>
              <w:sz w:val="16"/>
              <w:lang w:val="en-GB"/>
            </w:rPr>
          </w:pPr>
          <w:r w:rsidRPr="00296512">
            <w:rPr>
              <w:noProof/>
              <w:lang w:val="en-GB"/>
            </w:rPr>
            <w:drawing>
              <wp:anchor distT="0" distB="0" distL="114300" distR="114300" simplePos="0" relativeHeight="251658240" behindDoc="0" locked="0" layoutInCell="1" allowOverlap="1" wp14:anchorId="26B06E1E" wp14:editId="02AE8993">
                <wp:simplePos x="0" y="0"/>
                <wp:positionH relativeFrom="column">
                  <wp:posOffset>-3175</wp:posOffset>
                </wp:positionH>
                <wp:positionV relativeFrom="paragraph">
                  <wp:posOffset>34925</wp:posOffset>
                </wp:positionV>
                <wp:extent cx="1033145" cy="219710"/>
                <wp:effectExtent l="0" t="0" r="0" b="8890"/>
                <wp:wrapNone/>
                <wp:docPr id="981393738" name="Picture 981393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393738" name="Picture 981393738"/>
                        <pic:cNvPicPr>
                          <a:picLocks noChangeAspect="1" noChangeArrowheads="1"/>
                        </pic:cNvPicPr>
                      </pic:nvPicPr>
                      <pic:blipFill>
                        <a:blip r:embed="rId1">
                          <a:extLst>
                            <a:ext uri="{96DAC541-7B7A-43D3-8B79-37D633B846F1}">
                              <asvg:svgBlip xmlns:asvg="http://schemas.microsoft.com/office/drawing/2016/SVG/main" r:embed="rId2"/>
                            </a:ext>
                          </a:extLst>
                        </a:blip>
                        <a:stretch>
                          <a:fillRect/>
                        </a:stretch>
                      </pic:blipFill>
                      <pic:spPr bwMode="auto">
                        <a:xfrm>
                          <a:off x="0" y="0"/>
                          <a:ext cx="1033145" cy="219710"/>
                        </a:xfrm>
                        <a:prstGeom prst="rect">
                          <a:avLst/>
                        </a:prstGeom>
                      </pic:spPr>
                    </pic:pic>
                  </a:graphicData>
                </a:graphic>
                <wp14:sizeRelH relativeFrom="margin">
                  <wp14:pctWidth>0</wp14:pctWidth>
                </wp14:sizeRelH>
                <wp14:sizeRelV relativeFrom="margin">
                  <wp14:pctHeight>0</wp14:pctHeight>
                </wp14:sizeRelV>
              </wp:anchor>
            </w:drawing>
          </w:r>
        </w:p>
      </w:tc>
      <w:tc>
        <w:tcPr>
          <w:tcW w:w="5315" w:type="dxa"/>
          <w:tcMar>
            <w:left w:w="0" w:type="dxa"/>
            <w:right w:w="0" w:type="dxa"/>
          </w:tcMar>
          <w:vAlign w:val="center"/>
        </w:tcPr>
        <w:p w14:paraId="05C1038A" w14:textId="36B8CEEF" w:rsidR="00414B1D" w:rsidRPr="00BE3D2A" w:rsidRDefault="00414B1D" w:rsidP="00BE3D2A">
          <w:pPr>
            <w:jc w:val="center"/>
            <w:rPr>
              <w:sz w:val="16"/>
              <w:szCs w:val="16"/>
              <w:lang w:val="en-GB"/>
            </w:rPr>
          </w:pPr>
        </w:p>
      </w:tc>
      <w:tc>
        <w:tcPr>
          <w:tcW w:w="1880" w:type="dxa"/>
          <w:vAlign w:val="center"/>
        </w:tcPr>
        <w:p w14:paraId="58B1686C" w14:textId="5412263A" w:rsidR="00414B1D" w:rsidRPr="00BE3D2A" w:rsidRDefault="00414B1D" w:rsidP="00BE3D2A">
          <w:pPr>
            <w:jc w:val="right"/>
            <w:rPr>
              <w:sz w:val="16"/>
              <w:szCs w:val="16"/>
              <w:lang w:val="en-GB"/>
            </w:rPr>
          </w:pPr>
        </w:p>
      </w:tc>
    </w:tr>
    <w:tr w:rsidR="001458EB" w:rsidRPr="00296512" w14:paraId="5A88D25A" w14:textId="77777777" w:rsidTr="00D211D8">
      <w:trPr>
        <w:trHeight w:val="432"/>
        <w:jc w:val="center"/>
      </w:trPr>
      <w:tc>
        <w:tcPr>
          <w:tcW w:w="7470" w:type="dxa"/>
          <w:gridSpan w:val="2"/>
          <w:vAlign w:val="center"/>
        </w:tcPr>
        <w:p w14:paraId="7C3212F9" w14:textId="2ADCBDCE" w:rsidR="00414B1D" w:rsidRPr="00150816" w:rsidRDefault="00414B1D" w:rsidP="00414B1D">
          <w:pPr>
            <w:pStyle w:val="03-DisclaimerMS"/>
            <w:spacing w:before="0" w:after="0"/>
            <w:rPr>
              <w:color w:val="BFBFBF" w:themeColor="background1" w:themeShade="BF"/>
              <w:sz w:val="16"/>
              <w:szCs w:val="18"/>
              <w:lang w:val="en-GB"/>
            </w:rPr>
          </w:pPr>
        </w:p>
      </w:tc>
      <w:tc>
        <w:tcPr>
          <w:tcW w:w="1880" w:type="dxa"/>
          <w:vAlign w:val="center"/>
        </w:tcPr>
        <w:p w14:paraId="280ECADA" w14:textId="77777777" w:rsidR="00414B1D" w:rsidRDefault="00414B1D" w:rsidP="00414B1D">
          <w:pPr>
            <w:pStyle w:val="03-DisclaimerMS"/>
            <w:spacing w:before="0" w:after="0"/>
            <w:jc w:val="right"/>
            <w:rPr>
              <w:sz w:val="16"/>
              <w:szCs w:val="18"/>
              <w:lang w:val="en-GB"/>
            </w:rPr>
          </w:pPr>
        </w:p>
      </w:tc>
    </w:tr>
  </w:tbl>
  <w:p w14:paraId="4DFAB9A3" w14:textId="77777777" w:rsidR="00414B1D" w:rsidRDefault="00414B1D" w:rsidP="009C5F1A">
    <w:pPr>
      <w:pStyle w:val="Footer"/>
      <w:spacing w:befor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0" w:type="dxa"/>
      <w:jc w:val="center"/>
      <w:tblCellMar>
        <w:left w:w="0" w:type="dxa"/>
      </w:tblCellMar>
      <w:tblLook w:val="04A0" w:firstRow="1" w:lastRow="0" w:firstColumn="1" w:lastColumn="0" w:noHBand="0" w:noVBand="1"/>
    </w:tblPr>
    <w:tblGrid>
      <w:gridCol w:w="2155"/>
      <w:gridCol w:w="5315"/>
      <w:gridCol w:w="1880"/>
    </w:tblGrid>
    <w:tr w:rsidR="006D7DEA" w:rsidRPr="00296512" w14:paraId="7682D309" w14:textId="77777777" w:rsidTr="00D211D8">
      <w:trPr>
        <w:trHeight w:val="432"/>
        <w:jc w:val="center"/>
      </w:trPr>
      <w:tc>
        <w:tcPr>
          <w:tcW w:w="2155" w:type="dxa"/>
          <w:vAlign w:val="center"/>
        </w:tcPr>
        <w:p w14:paraId="7C6E0A95" w14:textId="77777777" w:rsidR="006D7DEA" w:rsidRPr="00296512" w:rsidRDefault="006D7DEA" w:rsidP="006D7DEA">
          <w:pPr>
            <w:pStyle w:val="03-DisclaimerMS"/>
            <w:spacing w:after="0"/>
            <w:rPr>
              <w:color w:val="7F7F7F"/>
              <w:sz w:val="16"/>
              <w:lang w:val="en-GB"/>
            </w:rPr>
          </w:pPr>
          <w:r w:rsidRPr="00296512">
            <w:rPr>
              <w:noProof/>
              <w:lang w:val="en-GB"/>
            </w:rPr>
            <w:drawing>
              <wp:anchor distT="0" distB="0" distL="114300" distR="114300" simplePos="0" relativeHeight="251658242" behindDoc="0" locked="0" layoutInCell="1" allowOverlap="1" wp14:anchorId="34DEB045" wp14:editId="072A18C5">
                <wp:simplePos x="0" y="0"/>
                <wp:positionH relativeFrom="column">
                  <wp:posOffset>-3175</wp:posOffset>
                </wp:positionH>
                <wp:positionV relativeFrom="paragraph">
                  <wp:posOffset>34925</wp:posOffset>
                </wp:positionV>
                <wp:extent cx="1033145" cy="219710"/>
                <wp:effectExtent l="0" t="0" r="0" b="8890"/>
                <wp:wrapNone/>
                <wp:docPr id="770611389" name="Picture 770611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611389" name="Picture 770611389"/>
                        <pic:cNvPicPr>
                          <a:picLocks noChangeAspect="1" noChangeArrowheads="1"/>
                        </pic:cNvPicPr>
                      </pic:nvPicPr>
                      <pic:blipFill>
                        <a:blip r:embed="rId1">
                          <a:extLst>
                            <a:ext uri="{96DAC541-7B7A-43D3-8B79-37D633B846F1}">
                              <asvg:svgBlip xmlns:asvg="http://schemas.microsoft.com/office/drawing/2016/SVG/main" r:embed="rId2"/>
                            </a:ext>
                          </a:extLst>
                        </a:blip>
                        <a:stretch>
                          <a:fillRect/>
                        </a:stretch>
                      </pic:blipFill>
                      <pic:spPr bwMode="auto">
                        <a:xfrm>
                          <a:off x="0" y="0"/>
                          <a:ext cx="1033145" cy="219710"/>
                        </a:xfrm>
                        <a:prstGeom prst="rect">
                          <a:avLst/>
                        </a:prstGeom>
                      </pic:spPr>
                    </pic:pic>
                  </a:graphicData>
                </a:graphic>
                <wp14:sizeRelH relativeFrom="margin">
                  <wp14:pctWidth>0</wp14:pctWidth>
                </wp14:sizeRelH>
                <wp14:sizeRelV relativeFrom="margin">
                  <wp14:pctHeight>0</wp14:pctHeight>
                </wp14:sizeRelV>
              </wp:anchor>
            </w:drawing>
          </w:r>
        </w:p>
      </w:tc>
      <w:tc>
        <w:tcPr>
          <w:tcW w:w="5315" w:type="dxa"/>
          <w:tcMar>
            <w:left w:w="0" w:type="dxa"/>
            <w:right w:w="0" w:type="dxa"/>
          </w:tcMar>
          <w:vAlign w:val="center"/>
        </w:tcPr>
        <w:p w14:paraId="2498E83F" w14:textId="5009BA10" w:rsidR="006D7DEA" w:rsidRPr="00BE3D2A" w:rsidRDefault="006D7DEA" w:rsidP="006D7DEA">
          <w:pPr>
            <w:jc w:val="center"/>
            <w:rPr>
              <w:sz w:val="16"/>
              <w:szCs w:val="16"/>
              <w:lang w:val="en-GB"/>
            </w:rPr>
          </w:pPr>
          <w:r w:rsidRPr="00BE3D2A">
            <w:rPr>
              <w:sz w:val="16"/>
              <w:szCs w:val="16"/>
              <w:lang w:val="en-GB"/>
            </w:rPr>
            <w:fldChar w:fldCharType="begin"/>
          </w:r>
          <w:r>
            <w:rPr>
              <w:sz w:val="16"/>
              <w:szCs w:val="18"/>
              <w:lang w:val="en-GB"/>
            </w:rPr>
            <w:instrText xml:space="preserve"> STYLEREF  "Heading 1 NUM"  \* MERGEFORMAT </w:instrText>
          </w:r>
          <w:r w:rsidRPr="00BE3D2A">
            <w:rPr>
              <w:sz w:val="16"/>
              <w:szCs w:val="16"/>
              <w:lang w:val="en-GB"/>
            </w:rPr>
            <w:fldChar w:fldCharType="separate"/>
          </w:r>
          <w:r w:rsidR="009925EF">
            <w:rPr>
              <w:noProof/>
              <w:sz w:val="16"/>
              <w:szCs w:val="18"/>
              <w:lang w:val="en-GB"/>
            </w:rPr>
            <w:t>Project organization</w:t>
          </w:r>
          <w:r w:rsidRPr="00BE3D2A">
            <w:rPr>
              <w:sz w:val="16"/>
              <w:szCs w:val="16"/>
              <w:lang w:val="en-GB"/>
            </w:rPr>
            <w:fldChar w:fldCharType="end"/>
          </w:r>
        </w:p>
      </w:tc>
      <w:tc>
        <w:tcPr>
          <w:tcW w:w="1880" w:type="dxa"/>
          <w:vAlign w:val="center"/>
        </w:tcPr>
        <w:sdt>
          <w:sdtPr>
            <w:rPr>
              <w:sz w:val="16"/>
              <w:szCs w:val="16"/>
              <w:lang w:val="en-GB"/>
            </w:rPr>
            <w:id w:val="-255588008"/>
            <w:docPartObj>
              <w:docPartGallery w:val="Page Numbers (Top of Page)"/>
              <w:docPartUnique/>
            </w:docPartObj>
          </w:sdtPr>
          <w:sdtEndPr/>
          <w:sdtContent>
            <w:p w14:paraId="191284F1" w14:textId="21FBC7BB" w:rsidR="006D7DEA" w:rsidRPr="00BE3D2A" w:rsidRDefault="006D7DEA" w:rsidP="006D7DEA">
              <w:pPr>
                <w:jc w:val="right"/>
                <w:rPr>
                  <w:sz w:val="16"/>
                  <w:szCs w:val="16"/>
                  <w:lang w:val="en-GB"/>
                </w:rPr>
              </w:pPr>
              <w:r w:rsidRPr="00D8346B">
                <w:rPr>
                  <w:sz w:val="16"/>
                  <w:szCs w:val="16"/>
                  <w:lang w:val="en-GB"/>
                </w:rPr>
                <w:t xml:space="preserve">Page </w:t>
              </w:r>
              <w:r w:rsidRPr="00D8346B">
                <w:rPr>
                  <w:sz w:val="16"/>
                  <w:szCs w:val="16"/>
                  <w:lang w:val="en-GB"/>
                </w:rPr>
                <w:fldChar w:fldCharType="begin"/>
              </w:r>
              <w:r w:rsidRPr="00D8346B">
                <w:rPr>
                  <w:sz w:val="16"/>
                  <w:szCs w:val="16"/>
                  <w:lang w:val="en-GB"/>
                </w:rPr>
                <w:instrText xml:space="preserve"> PAGE </w:instrText>
              </w:r>
              <w:r w:rsidRPr="00D8346B">
                <w:rPr>
                  <w:sz w:val="16"/>
                  <w:szCs w:val="16"/>
                  <w:lang w:val="en-GB"/>
                </w:rPr>
                <w:fldChar w:fldCharType="separate"/>
              </w:r>
              <w:r w:rsidRPr="00D8346B">
                <w:rPr>
                  <w:sz w:val="16"/>
                  <w:szCs w:val="16"/>
                  <w:lang w:val="en-GB"/>
                </w:rPr>
                <w:t>17</w:t>
              </w:r>
              <w:r w:rsidRPr="00D8346B">
                <w:rPr>
                  <w:sz w:val="16"/>
                  <w:szCs w:val="16"/>
                  <w:lang w:val="en-GB"/>
                </w:rPr>
                <w:fldChar w:fldCharType="end"/>
              </w:r>
            </w:p>
          </w:sdtContent>
        </w:sdt>
      </w:tc>
    </w:tr>
    <w:tr w:rsidR="00205FC3" w:rsidRPr="00296512" w14:paraId="722F0286" w14:textId="77777777" w:rsidTr="00D211D8">
      <w:trPr>
        <w:trHeight w:val="432"/>
        <w:jc w:val="center"/>
      </w:trPr>
      <w:tc>
        <w:tcPr>
          <w:tcW w:w="7470" w:type="dxa"/>
          <w:gridSpan w:val="2"/>
          <w:vAlign w:val="center"/>
        </w:tcPr>
        <w:p w14:paraId="13E6F709" w14:textId="5C7626C3" w:rsidR="009E55AB" w:rsidRPr="00150816" w:rsidRDefault="004253E7" w:rsidP="00414B1D">
          <w:pPr>
            <w:pStyle w:val="03-DisclaimerMS"/>
            <w:spacing w:before="0" w:after="0"/>
            <w:rPr>
              <w:color w:val="BFBFBF" w:themeColor="background1" w:themeShade="BF"/>
              <w:sz w:val="16"/>
              <w:szCs w:val="18"/>
              <w:lang w:val="en-GB"/>
            </w:rPr>
          </w:pPr>
          <w:r>
            <w:rPr>
              <w:color w:val="BFBFBF" w:themeColor="background1" w:themeShade="BF"/>
              <w:sz w:val="16"/>
              <w:szCs w:val="18"/>
              <w:lang w:val="en-GB"/>
            </w:rPr>
            <w:t>SOW</w:t>
          </w:r>
          <w:r w:rsidR="00F97480">
            <w:rPr>
              <w:color w:val="BFBFBF" w:themeColor="background1" w:themeShade="BF"/>
              <w:sz w:val="16"/>
              <w:szCs w:val="18"/>
              <w:lang w:val="en-GB"/>
            </w:rPr>
            <w:t>-Agile</w:t>
          </w:r>
          <w:r w:rsidR="009C5F1A">
            <w:rPr>
              <w:color w:val="BFBFBF" w:themeColor="background1" w:themeShade="BF"/>
              <w:sz w:val="16"/>
              <w:szCs w:val="18"/>
              <w:lang w:val="en-GB"/>
            </w:rPr>
            <w:t>_</w:t>
          </w:r>
          <w:r w:rsidR="00F97480">
            <w:rPr>
              <w:color w:val="BFBFBF" w:themeColor="background1" w:themeShade="BF"/>
              <w:sz w:val="16"/>
              <w:szCs w:val="18"/>
              <w:lang w:val="en-GB"/>
            </w:rPr>
            <w:t>v1.</w:t>
          </w:r>
          <w:r w:rsidR="00F82081">
            <w:rPr>
              <w:color w:val="BFBFBF" w:themeColor="background1" w:themeShade="BF"/>
              <w:sz w:val="16"/>
              <w:szCs w:val="18"/>
              <w:lang w:val="en-GB"/>
            </w:rPr>
            <w:t>3</w:t>
          </w:r>
          <w:r w:rsidR="00284B53">
            <w:rPr>
              <w:color w:val="BFBFBF" w:themeColor="background1" w:themeShade="BF"/>
              <w:sz w:val="16"/>
              <w:szCs w:val="18"/>
              <w:lang w:val="en-GB"/>
            </w:rPr>
            <w:t>.</w:t>
          </w:r>
          <w:r w:rsidR="00803FE9">
            <w:rPr>
              <w:color w:val="BFBFBF" w:themeColor="background1" w:themeShade="BF"/>
              <w:sz w:val="16"/>
              <w:szCs w:val="18"/>
              <w:lang w:val="en-GB"/>
            </w:rPr>
            <w:t>2</w:t>
          </w:r>
          <w:r w:rsidR="00F97480">
            <w:rPr>
              <w:color w:val="BFBFBF" w:themeColor="background1" w:themeShade="BF"/>
              <w:sz w:val="16"/>
              <w:szCs w:val="18"/>
              <w:lang w:val="en-GB"/>
            </w:rPr>
            <w:t>(WW)(English)(</w:t>
          </w:r>
          <w:r w:rsidR="00803FE9">
            <w:rPr>
              <w:color w:val="BFBFBF" w:themeColor="background1" w:themeShade="BF"/>
              <w:sz w:val="16"/>
              <w:szCs w:val="18"/>
              <w:lang w:val="en-GB"/>
            </w:rPr>
            <w:t>May</w:t>
          </w:r>
          <w:r w:rsidR="008B3B7C">
            <w:rPr>
              <w:color w:val="BFBFBF" w:themeColor="background1" w:themeShade="BF"/>
              <w:sz w:val="16"/>
              <w:szCs w:val="18"/>
              <w:lang w:val="en-GB"/>
            </w:rPr>
            <w:t>2026</w:t>
          </w:r>
          <w:r w:rsidR="00F97480">
            <w:rPr>
              <w:color w:val="BFBFBF" w:themeColor="background1" w:themeShade="BF"/>
              <w:sz w:val="16"/>
              <w:szCs w:val="18"/>
              <w:lang w:val="en-GB"/>
            </w:rPr>
            <w:t>)</w:t>
          </w:r>
        </w:p>
      </w:tc>
      <w:tc>
        <w:tcPr>
          <w:tcW w:w="1880" w:type="dxa"/>
          <w:vAlign w:val="center"/>
        </w:tcPr>
        <w:p w14:paraId="1E9FC400" w14:textId="77777777" w:rsidR="009E55AB" w:rsidRDefault="009E55AB" w:rsidP="00414B1D">
          <w:pPr>
            <w:pStyle w:val="03-DisclaimerMS"/>
            <w:spacing w:before="0" w:after="0"/>
            <w:jc w:val="right"/>
            <w:rPr>
              <w:sz w:val="16"/>
              <w:szCs w:val="18"/>
              <w:lang w:val="en-GB"/>
            </w:rPr>
          </w:pPr>
        </w:p>
      </w:tc>
    </w:tr>
  </w:tbl>
  <w:p w14:paraId="1080B64F" w14:textId="77777777" w:rsidR="009E55AB" w:rsidRDefault="009E55AB" w:rsidP="009C5F1A">
    <w:pPr>
      <w:pStyle w:val="Footer"/>
      <w:spacing w:befor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21C1E0" w14:textId="77777777" w:rsidR="00CA7A51" w:rsidRDefault="00CA7A51" w:rsidP="005B28D0">
      <w:pPr>
        <w:spacing w:before="0"/>
      </w:pPr>
      <w:r>
        <w:separator/>
      </w:r>
    </w:p>
  </w:footnote>
  <w:footnote w:type="continuationSeparator" w:id="0">
    <w:p w14:paraId="57DFAB7F" w14:textId="77777777" w:rsidR="00CA7A51" w:rsidRDefault="00CA7A51" w:rsidP="005B28D0">
      <w:pPr>
        <w:spacing w:before="0"/>
      </w:pPr>
      <w:r>
        <w:continuationSeparator/>
      </w:r>
    </w:p>
  </w:footnote>
  <w:footnote w:type="continuationNotice" w:id="1">
    <w:p w14:paraId="65684FBC" w14:textId="77777777" w:rsidR="00CA7A51" w:rsidRDefault="00CA7A51">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86718" w14:textId="77777777" w:rsidR="009E55AB" w:rsidRDefault="009E55AB" w:rsidP="00F30158">
    <w:pPr>
      <w:spacing w:before="0"/>
      <w:jc w:val="right"/>
      <w:rPr>
        <w:sz w:val="18"/>
        <w:szCs w:val="18"/>
      </w:rPr>
    </w:pPr>
    <w:r w:rsidRPr="00E04070">
      <w:rPr>
        <w:noProof/>
        <w:sz w:val="18"/>
        <w:szCs w:val="18"/>
      </w:rPr>
      <mc:AlternateContent>
        <mc:Choice Requires="wps">
          <w:drawing>
            <wp:anchor distT="0" distB="0" distL="114300" distR="114300" simplePos="0" relativeHeight="251658241" behindDoc="0" locked="0" layoutInCell="1" allowOverlap="1" wp14:anchorId="02B1EA37" wp14:editId="7E72F8D9">
              <wp:simplePos x="0" y="0"/>
              <wp:positionH relativeFrom="column">
                <wp:posOffset>0</wp:posOffset>
              </wp:positionH>
              <wp:positionV relativeFrom="paragraph">
                <wp:posOffset>-352425</wp:posOffset>
              </wp:positionV>
              <wp:extent cx="4152900" cy="923925"/>
              <wp:effectExtent l="0" t="0" r="0" b="0"/>
              <wp:wrapNone/>
              <wp:docPr id="1960597488" name="Text Box 16"/>
              <wp:cNvGraphicFramePr/>
              <a:graphic xmlns:a="http://schemas.openxmlformats.org/drawingml/2006/main">
                <a:graphicData uri="http://schemas.microsoft.com/office/word/2010/wordprocessingShape">
                  <wps:wsp>
                    <wps:cNvSpPr txBox="1"/>
                    <wps:spPr>
                      <a:xfrm>
                        <a:off x="0" y="0"/>
                        <a:ext cx="4152900" cy="923925"/>
                      </a:xfrm>
                      <a:prstGeom prst="rect">
                        <a:avLst/>
                      </a:prstGeom>
                      <a:noFill/>
                    </wps:spPr>
                    <wps:txbx>
                      <w:txbxContent>
                        <w:p w14:paraId="2950CC9D" w14:textId="5048C5C4" w:rsidR="009E55AB" w:rsidRDefault="009E55AB" w:rsidP="009E55AB">
                          <w:r>
                            <w:t xml:space="preserve">   </w:t>
                          </w:r>
                          <w:r>
                            <w:rPr>
                              <w:sz w:val="16"/>
                              <w:szCs w:val="16"/>
                              <w:highlight w:val="yellow"/>
                            </w:rPr>
                            <w:t>Click icon to insert client logo, then delete this text</w:t>
                          </w:r>
                        </w:p>
                      </w:txbxContent>
                    </wps:txbx>
                    <wps:bodyPr rot="0" spcFirstLastPara="0" vertOverflow="clip" horzOverflow="clip"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2B1EA37" id="_x0000_t202" coordsize="21600,21600" o:spt="202" path="m,l,21600r21600,l21600,xe">
              <v:stroke joinstyle="miter"/>
              <v:path gradientshapeok="t" o:connecttype="rect"/>
            </v:shapetype>
            <v:shape id="Text Box 16" o:spid="_x0000_s1035" type="#_x0000_t202" style="position:absolute;left:0;text-align:left;margin-left:0;margin-top:-27.75pt;width:327pt;height:72.7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" filled="f" stroked="f">
              <v:textbox inset="0,0,0,0">
                <w:txbxContent>
                  <w:p w14:paraId="2950CC9D" w14:textId="5048C5C4" w:rsidR="009E55AB" w:rsidRDefault="009E55AB" w:rsidP="009E55AB">
                    <w:r>
                      <w:t xml:space="preserve">   </w:t>
                    </w:r>
                    <w:r>
                      <w:rPr>
                        <w:sz w:val="16"/>
                        <w:szCs w:val="16"/>
                        <w:highlight w:val="yellow"/>
                      </w:rPr>
                      <w:t>Click icon to insert client logo, then delete this text</w:t>
                    </w:r>
                  </w:p>
                </w:txbxContent>
              </v:textbox>
            </v:shape>
          </w:pict>
        </mc:Fallback>
      </mc:AlternateContent>
    </w:r>
    <w:r w:rsidRPr="00E04070">
      <w:rPr>
        <w:sz w:val="18"/>
        <w:szCs w:val="18"/>
      </w:rPr>
      <w:t>Statement of Work</w:t>
    </w:r>
  </w:p>
  <w:p w14:paraId="76ED2503" w14:textId="12E5A865" w:rsidR="009E55AB" w:rsidRPr="008A5C4A" w:rsidRDefault="00CA7A51" w:rsidP="00F30158">
    <w:pPr>
      <w:spacing w:before="0"/>
      <w:jc w:val="right"/>
      <w:rPr>
        <w:b/>
        <w:sz w:val="18"/>
        <w:szCs w:val="18"/>
      </w:rPr>
    </w:pPr>
    <w:sdt>
      <w:sdtPr>
        <w:rPr>
          <w:b/>
          <w:bCs/>
          <w:sz w:val="18"/>
          <w:szCs w:val="18"/>
        </w:rPr>
        <w:alias w:val="Project Name"/>
        <w:tag w:val="Project Name"/>
        <w:id w:val="-176420694"/>
        <w:placeholder>
          <w:docPart w:val="DA9399E9920C4D058D030D0DF2771D15"/>
        </w:placeholder>
        <w:dataBinding w:prefixMappings="xmlns:ns0='http://purl.org/dc/elements/1.1/' xmlns:ns1='http://schemas.openxmlformats.org/package/2006/metadata/core-properties' " w:xpath="/ns1:coreProperties[1]/ns0:title[1]" w:storeItemID="{6C3C8BC8-F283-45AE-878A-BAB7291924A1}"/>
        <w:text/>
      </w:sdtPr>
      <w:sdtEndPr/>
      <w:sdtContent>
        <w:r w:rsidR="006F0D06">
          <w:rPr>
            <w:b/>
            <w:bCs/>
            <w:sz w:val="18"/>
            <w:szCs w:val="18"/>
          </w:rPr>
          <w:t>&lt;In Car Voice Assistant&gt;</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A50B7"/>
    <w:multiLevelType w:val="multilevel"/>
    <w:tmpl w:val="D5BAC508"/>
    <w:lvl w:ilvl="0">
      <w:start w:val="1"/>
      <w:numFmt w:val="decimal"/>
      <w:pStyle w:val="Heading1NUM"/>
      <w:lvlText w:val="%1"/>
      <w:lvlJc w:val="left"/>
      <w:pPr>
        <w:ind w:left="432" w:hanging="432"/>
      </w:pPr>
    </w:lvl>
    <w:lvl w:ilvl="1">
      <w:start w:val="1"/>
      <w:numFmt w:val="decimal"/>
      <w:pStyle w:val="Heading2NUM"/>
      <w:lvlText w:val="%1.%2"/>
      <w:lvlJc w:val="left"/>
      <w:pPr>
        <w:ind w:left="576" w:hanging="576"/>
      </w:pPr>
    </w:lvl>
    <w:lvl w:ilvl="2">
      <w:start w:val="1"/>
      <w:numFmt w:val="decimal"/>
      <w:pStyle w:val="Heading3NUM"/>
      <w:lvlText w:val="%1.%2.%3"/>
      <w:lvlJc w:val="left"/>
      <w:pPr>
        <w:ind w:left="720" w:hanging="720"/>
      </w:pPr>
    </w:lvl>
    <w:lvl w:ilvl="3">
      <w:start w:val="1"/>
      <w:numFmt w:val="decimal"/>
      <w:pStyle w:val="Heading4NUM"/>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1E514A84"/>
    <w:multiLevelType w:val="hybridMultilevel"/>
    <w:tmpl w:val="D684442C"/>
    <w:lvl w:ilvl="0" w:tplc="B250212C">
      <w:start w:val="1"/>
      <w:numFmt w:val="bullet"/>
      <w:lvlText w:val="•"/>
      <w:lvlJc w:val="left"/>
      <w:pPr>
        <w:tabs>
          <w:tab w:val="num" w:pos="720"/>
        </w:tabs>
        <w:ind w:left="720" w:hanging="360"/>
      </w:pPr>
      <w:rPr>
        <w:rFonts w:ascii="Arial" w:hAnsi="Arial" w:hint="default"/>
      </w:rPr>
    </w:lvl>
    <w:lvl w:ilvl="1" w:tplc="18DE4202" w:tentative="1">
      <w:start w:val="1"/>
      <w:numFmt w:val="bullet"/>
      <w:lvlText w:val="•"/>
      <w:lvlJc w:val="left"/>
      <w:pPr>
        <w:tabs>
          <w:tab w:val="num" w:pos="1440"/>
        </w:tabs>
        <w:ind w:left="1440" w:hanging="360"/>
      </w:pPr>
      <w:rPr>
        <w:rFonts w:ascii="Arial" w:hAnsi="Arial" w:hint="default"/>
      </w:rPr>
    </w:lvl>
    <w:lvl w:ilvl="2" w:tplc="A3F8CFD8" w:tentative="1">
      <w:start w:val="1"/>
      <w:numFmt w:val="bullet"/>
      <w:lvlText w:val="•"/>
      <w:lvlJc w:val="left"/>
      <w:pPr>
        <w:tabs>
          <w:tab w:val="num" w:pos="2160"/>
        </w:tabs>
        <w:ind w:left="2160" w:hanging="360"/>
      </w:pPr>
      <w:rPr>
        <w:rFonts w:ascii="Arial" w:hAnsi="Arial" w:hint="default"/>
      </w:rPr>
    </w:lvl>
    <w:lvl w:ilvl="3" w:tplc="1C1C9F52" w:tentative="1">
      <w:start w:val="1"/>
      <w:numFmt w:val="bullet"/>
      <w:lvlText w:val="•"/>
      <w:lvlJc w:val="left"/>
      <w:pPr>
        <w:tabs>
          <w:tab w:val="num" w:pos="2880"/>
        </w:tabs>
        <w:ind w:left="2880" w:hanging="360"/>
      </w:pPr>
      <w:rPr>
        <w:rFonts w:ascii="Arial" w:hAnsi="Arial" w:hint="default"/>
      </w:rPr>
    </w:lvl>
    <w:lvl w:ilvl="4" w:tplc="98BAC0B4" w:tentative="1">
      <w:start w:val="1"/>
      <w:numFmt w:val="bullet"/>
      <w:lvlText w:val="•"/>
      <w:lvlJc w:val="left"/>
      <w:pPr>
        <w:tabs>
          <w:tab w:val="num" w:pos="3600"/>
        </w:tabs>
        <w:ind w:left="3600" w:hanging="360"/>
      </w:pPr>
      <w:rPr>
        <w:rFonts w:ascii="Arial" w:hAnsi="Arial" w:hint="default"/>
      </w:rPr>
    </w:lvl>
    <w:lvl w:ilvl="5" w:tplc="3D5416BE" w:tentative="1">
      <w:start w:val="1"/>
      <w:numFmt w:val="bullet"/>
      <w:lvlText w:val="•"/>
      <w:lvlJc w:val="left"/>
      <w:pPr>
        <w:tabs>
          <w:tab w:val="num" w:pos="4320"/>
        </w:tabs>
        <w:ind w:left="4320" w:hanging="360"/>
      </w:pPr>
      <w:rPr>
        <w:rFonts w:ascii="Arial" w:hAnsi="Arial" w:hint="default"/>
      </w:rPr>
    </w:lvl>
    <w:lvl w:ilvl="6" w:tplc="FBDA831C" w:tentative="1">
      <w:start w:val="1"/>
      <w:numFmt w:val="bullet"/>
      <w:lvlText w:val="•"/>
      <w:lvlJc w:val="left"/>
      <w:pPr>
        <w:tabs>
          <w:tab w:val="num" w:pos="5040"/>
        </w:tabs>
        <w:ind w:left="5040" w:hanging="360"/>
      </w:pPr>
      <w:rPr>
        <w:rFonts w:ascii="Arial" w:hAnsi="Arial" w:hint="default"/>
      </w:rPr>
    </w:lvl>
    <w:lvl w:ilvl="7" w:tplc="596E527C" w:tentative="1">
      <w:start w:val="1"/>
      <w:numFmt w:val="bullet"/>
      <w:lvlText w:val="•"/>
      <w:lvlJc w:val="left"/>
      <w:pPr>
        <w:tabs>
          <w:tab w:val="num" w:pos="5760"/>
        </w:tabs>
        <w:ind w:left="5760" w:hanging="360"/>
      </w:pPr>
      <w:rPr>
        <w:rFonts w:ascii="Arial" w:hAnsi="Arial" w:hint="default"/>
      </w:rPr>
    </w:lvl>
    <w:lvl w:ilvl="8" w:tplc="B62664C6"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214477AD"/>
    <w:multiLevelType w:val="hybridMultilevel"/>
    <w:tmpl w:val="8E3C186C"/>
    <w:lvl w:ilvl="0" w:tplc="0409000F">
      <w:start w:val="1"/>
      <w:numFmt w:val="decimal"/>
      <w:lvlText w:val="%1."/>
      <w:lvlJc w:val="left"/>
      <w:pPr>
        <w:ind w:left="720" w:hanging="360"/>
      </w:pPr>
      <w:rPr>
        <w:rFonts w:hint="default"/>
        <w:i/>
        <w:u w:val="doubl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FFA39FD"/>
    <w:multiLevelType w:val="hybridMultilevel"/>
    <w:tmpl w:val="01486E06"/>
    <w:lvl w:ilvl="0" w:tplc="60DC465A">
      <w:start w:val="1"/>
      <w:numFmt w:val="bullet"/>
      <w:pStyle w:val="Tablebullet1"/>
      <w:lvlText w:val=""/>
      <w:lvlJc w:val="left"/>
      <w:pPr>
        <w:ind w:left="720" w:hanging="360"/>
      </w:pPr>
      <w:rPr>
        <w:rFonts w:ascii="Symbol" w:hAnsi="Symbol" w:hint="default"/>
        <w:color w:val="0E2841" w:themeColor="tex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18D2FAC"/>
    <w:multiLevelType w:val="hybridMultilevel"/>
    <w:tmpl w:val="5080A20A"/>
    <w:lvl w:ilvl="0" w:tplc="E332A5BE">
      <w:start w:val="1"/>
      <w:numFmt w:val="decimal"/>
      <w:lvlText w:val="%1."/>
      <w:lvlJc w:val="left"/>
      <w:pPr>
        <w:ind w:left="720" w:hanging="360"/>
      </w:pPr>
      <w:rPr>
        <w:rFonts w:hint="default"/>
        <w:b w:val="0"/>
        <w:bCs w:val="0"/>
        <w:color w:val="0E2841" w:themeColor="text2"/>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45286566"/>
    <w:multiLevelType w:val="multilevel"/>
    <w:tmpl w:val="BFEA11AE"/>
    <w:styleLink w:val="NumberBulletStylesMS"/>
    <w:lvl w:ilvl="0">
      <w:start w:val="1"/>
      <w:numFmt w:val="decimal"/>
      <w:lvlText w:val="%1."/>
      <w:lvlJc w:val="left"/>
      <w:pPr>
        <w:ind w:left="288" w:hanging="288"/>
      </w:pPr>
      <w:rPr>
        <w:rFonts w:ascii="Segoe Light" w:hAnsi="Segoe Light" w:hint="default"/>
        <w:color w:val="557EB9"/>
        <w:sz w:val="20"/>
      </w:rPr>
    </w:lvl>
    <w:lvl w:ilvl="1">
      <w:start w:val="1"/>
      <w:numFmt w:val="lowerLetter"/>
      <w:lvlText w:val="%2."/>
      <w:lvlJc w:val="left"/>
      <w:pPr>
        <w:ind w:left="576" w:hanging="288"/>
      </w:pPr>
      <w:rPr>
        <w:rFonts w:ascii="Segoe Light" w:hAnsi="Segoe Light" w:hint="default"/>
        <w:b w:val="0"/>
        <w:i w:val="0"/>
        <w:color w:val="557EB9"/>
        <w:sz w:val="20"/>
      </w:rPr>
    </w:lvl>
    <w:lvl w:ilvl="2">
      <w:start w:val="1"/>
      <w:numFmt w:val="lowerRoman"/>
      <w:lvlText w:val="%3."/>
      <w:lvlJc w:val="left"/>
      <w:pPr>
        <w:ind w:left="864" w:hanging="288"/>
      </w:pPr>
      <w:rPr>
        <w:rFonts w:ascii="Segoe Light" w:hAnsi="Segoe Light" w:hint="default"/>
        <w:b w:val="0"/>
        <w:i w:val="0"/>
        <w:color w:val="557EB9"/>
        <w:sz w:val="20"/>
      </w:rPr>
    </w:lvl>
    <w:lvl w:ilvl="3">
      <w:start w:val="1"/>
      <w:numFmt w:val="decimal"/>
      <w:lvlText w:val="%4."/>
      <w:lvlJc w:val="left"/>
      <w:pPr>
        <w:ind w:left="1152" w:hanging="288"/>
      </w:pPr>
      <w:rPr>
        <w:rFonts w:ascii="Segoe Light" w:hAnsi="Segoe Light" w:hint="default"/>
        <w:b w:val="0"/>
        <w:i w:val="0"/>
        <w:color w:val="557EB9"/>
        <w:sz w:val="20"/>
      </w:rPr>
    </w:lvl>
    <w:lvl w:ilvl="4">
      <w:start w:val="1"/>
      <w:numFmt w:val="lowerLetter"/>
      <w:lvlText w:val="%5."/>
      <w:lvlJc w:val="left"/>
      <w:pPr>
        <w:ind w:left="1440" w:hanging="288"/>
      </w:pPr>
      <w:rPr>
        <w:rFonts w:ascii="Segoe Light" w:hAnsi="Segoe Light" w:hint="default"/>
        <w:b w:val="0"/>
        <w:i w:val="0"/>
        <w:color w:val="557EB9"/>
        <w:sz w:val="20"/>
      </w:rPr>
    </w:lvl>
    <w:lvl w:ilvl="5">
      <w:start w:val="1"/>
      <w:numFmt w:val="none"/>
      <w:lvlText w:val="%6"/>
      <w:lvlJc w:val="right"/>
      <w:pPr>
        <w:ind w:left="3960" w:hanging="180"/>
      </w:pPr>
      <w:rPr>
        <w:rFonts w:hint="default"/>
      </w:rPr>
    </w:lvl>
    <w:lvl w:ilvl="6">
      <w:start w:val="1"/>
      <w:numFmt w:val="none"/>
      <w:lvlText w:val="%7"/>
      <w:lvlJc w:val="left"/>
      <w:pPr>
        <w:ind w:left="4680" w:hanging="360"/>
      </w:pPr>
      <w:rPr>
        <w:rFonts w:hint="default"/>
      </w:rPr>
    </w:lvl>
    <w:lvl w:ilvl="7">
      <w:start w:val="1"/>
      <w:numFmt w:val="none"/>
      <w:lvlText w:val="%8"/>
      <w:lvlJc w:val="left"/>
      <w:pPr>
        <w:ind w:left="5400" w:hanging="360"/>
      </w:pPr>
      <w:rPr>
        <w:rFonts w:hint="default"/>
      </w:rPr>
    </w:lvl>
    <w:lvl w:ilvl="8">
      <w:start w:val="1"/>
      <w:numFmt w:val="none"/>
      <w:lvlText w:val="%9"/>
      <w:lvlJc w:val="right"/>
      <w:pPr>
        <w:ind w:left="6120" w:hanging="180"/>
      </w:pPr>
      <w:rPr>
        <w:rFonts w:hint="default"/>
      </w:rPr>
    </w:lvl>
  </w:abstractNum>
  <w:abstractNum w:abstractNumId="6" w15:restartNumberingAfterBreak="0">
    <w:nsid w:val="463D57EE"/>
    <w:multiLevelType w:val="hybridMultilevel"/>
    <w:tmpl w:val="46A0C85A"/>
    <w:lvl w:ilvl="0" w:tplc="821CC9DC">
      <w:start w:val="1"/>
      <w:numFmt w:val="bullet"/>
      <w:pStyle w:val="Bullet1"/>
      <w:lvlText w:val=""/>
      <w:lvlJc w:val="left"/>
      <w:pPr>
        <w:ind w:left="720" w:hanging="360"/>
      </w:pPr>
      <w:rPr>
        <w:rFonts w:ascii="Symbol" w:hAnsi="Symbol" w:hint="default"/>
      </w:rPr>
    </w:lvl>
    <w:lvl w:ilvl="1" w:tplc="DEB691BA">
      <w:start w:val="1"/>
      <w:numFmt w:val="bullet"/>
      <w:pStyle w:val="Bullet2"/>
      <w:lvlText w:val="o"/>
      <w:lvlJc w:val="left"/>
      <w:pPr>
        <w:ind w:left="1440" w:hanging="360"/>
      </w:pPr>
      <w:rPr>
        <w:rFonts w:ascii="Courier New" w:hAnsi="Courier New" w:cs="Courier New" w:hint="default"/>
      </w:rPr>
    </w:lvl>
    <w:lvl w:ilvl="2" w:tplc="10A4BBE0">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7525CF7"/>
    <w:multiLevelType w:val="hybridMultilevel"/>
    <w:tmpl w:val="5EC083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36984751">
    <w:abstractNumId w:val="3"/>
  </w:num>
  <w:num w:numId="2" w16cid:durableId="1195077590">
    <w:abstractNumId w:val="6"/>
  </w:num>
  <w:num w:numId="3" w16cid:durableId="1523276182">
    <w:abstractNumId w:val="0"/>
  </w:num>
  <w:num w:numId="4" w16cid:durableId="1059326823">
    <w:abstractNumId w:val="2"/>
  </w:num>
  <w:num w:numId="5" w16cid:durableId="242449405">
    <w:abstractNumId w:val="5"/>
  </w:num>
  <w:num w:numId="6" w16cid:durableId="84421599">
    <w:abstractNumId w:val="4"/>
  </w:num>
  <w:num w:numId="7" w16cid:durableId="1176918274">
    <w:abstractNumId w:val="1"/>
  </w:num>
  <w:num w:numId="8" w16cid:durableId="652178838">
    <w:abstractNumId w:val="7"/>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arlie Gu">
    <w15:presenceInfo w15:providerId="AD" w15:userId="S::chagu@microsoft.com::e2ccab8d-1b53-40fc-aba5-7a54e2f7b5f4"/>
  </w15:person>
  <w15:person w15:author="Wayne Schmoyer">
    <w15:presenceInfo w15:providerId="AD" w15:userId="S::waschmoy@microsoft.com::b84f0ffc-7d1b-4c0a-97c2-a0d5a0d5b27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oNotDisplayPageBoundarie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trackRevisions/>
  <w:defaultTabStop w:val="720"/>
  <w:defaultTableStyle w:val="RFX-SOWTable"/>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AA4"/>
    <w:rsid w:val="0000068B"/>
    <w:rsid w:val="0000240A"/>
    <w:rsid w:val="00002962"/>
    <w:rsid w:val="00003F83"/>
    <w:rsid w:val="00004E29"/>
    <w:rsid w:val="0000572E"/>
    <w:rsid w:val="0000598E"/>
    <w:rsid w:val="00005CA0"/>
    <w:rsid w:val="00005EAE"/>
    <w:rsid w:val="00006200"/>
    <w:rsid w:val="00006EA1"/>
    <w:rsid w:val="00007305"/>
    <w:rsid w:val="0000781E"/>
    <w:rsid w:val="000106A7"/>
    <w:rsid w:val="00011887"/>
    <w:rsid w:val="0001191D"/>
    <w:rsid w:val="00011AF0"/>
    <w:rsid w:val="000126BA"/>
    <w:rsid w:val="00012CD2"/>
    <w:rsid w:val="00012EAB"/>
    <w:rsid w:val="00013F7C"/>
    <w:rsid w:val="00013FBF"/>
    <w:rsid w:val="000148A1"/>
    <w:rsid w:val="00014BE8"/>
    <w:rsid w:val="000150B9"/>
    <w:rsid w:val="0001513C"/>
    <w:rsid w:val="00015851"/>
    <w:rsid w:val="000159AF"/>
    <w:rsid w:val="00015B67"/>
    <w:rsid w:val="00016394"/>
    <w:rsid w:val="00016608"/>
    <w:rsid w:val="00016940"/>
    <w:rsid w:val="000200C8"/>
    <w:rsid w:val="000206F3"/>
    <w:rsid w:val="00020E3A"/>
    <w:rsid w:val="000219FB"/>
    <w:rsid w:val="00021F0F"/>
    <w:rsid w:val="00022434"/>
    <w:rsid w:val="00022672"/>
    <w:rsid w:val="000226EA"/>
    <w:rsid w:val="00023192"/>
    <w:rsid w:val="00023633"/>
    <w:rsid w:val="00023F10"/>
    <w:rsid w:val="000259F3"/>
    <w:rsid w:val="000266C4"/>
    <w:rsid w:val="0002752E"/>
    <w:rsid w:val="00027A4E"/>
    <w:rsid w:val="00031157"/>
    <w:rsid w:val="00031861"/>
    <w:rsid w:val="00031CD1"/>
    <w:rsid w:val="00033FBD"/>
    <w:rsid w:val="00034BA1"/>
    <w:rsid w:val="00034EF1"/>
    <w:rsid w:val="00036DF2"/>
    <w:rsid w:val="000402C1"/>
    <w:rsid w:val="00040A35"/>
    <w:rsid w:val="00040BD2"/>
    <w:rsid w:val="00041A0E"/>
    <w:rsid w:val="00041AB6"/>
    <w:rsid w:val="00041D79"/>
    <w:rsid w:val="00041F2F"/>
    <w:rsid w:val="00042BD4"/>
    <w:rsid w:val="0004373C"/>
    <w:rsid w:val="000451A2"/>
    <w:rsid w:val="00045AFC"/>
    <w:rsid w:val="00046374"/>
    <w:rsid w:val="000464B6"/>
    <w:rsid w:val="0004665F"/>
    <w:rsid w:val="00046EB4"/>
    <w:rsid w:val="00047C46"/>
    <w:rsid w:val="00047C54"/>
    <w:rsid w:val="0005016E"/>
    <w:rsid w:val="00050CA2"/>
    <w:rsid w:val="00051996"/>
    <w:rsid w:val="0005307D"/>
    <w:rsid w:val="000531F6"/>
    <w:rsid w:val="00053820"/>
    <w:rsid w:val="000539B8"/>
    <w:rsid w:val="00053CD9"/>
    <w:rsid w:val="00054227"/>
    <w:rsid w:val="000549D9"/>
    <w:rsid w:val="00054E34"/>
    <w:rsid w:val="00055BFF"/>
    <w:rsid w:val="00055D57"/>
    <w:rsid w:val="00060086"/>
    <w:rsid w:val="00060493"/>
    <w:rsid w:val="00060BB4"/>
    <w:rsid w:val="00061915"/>
    <w:rsid w:val="00061DDB"/>
    <w:rsid w:val="000624D3"/>
    <w:rsid w:val="000628EF"/>
    <w:rsid w:val="00063561"/>
    <w:rsid w:val="0006401E"/>
    <w:rsid w:val="00064532"/>
    <w:rsid w:val="000645D9"/>
    <w:rsid w:val="0006568D"/>
    <w:rsid w:val="00065A52"/>
    <w:rsid w:val="00065CF2"/>
    <w:rsid w:val="000660C9"/>
    <w:rsid w:val="000667C9"/>
    <w:rsid w:val="00066BD6"/>
    <w:rsid w:val="00067386"/>
    <w:rsid w:val="00067DAC"/>
    <w:rsid w:val="00070DCE"/>
    <w:rsid w:val="00071386"/>
    <w:rsid w:val="00072A7B"/>
    <w:rsid w:val="0007389A"/>
    <w:rsid w:val="00073C72"/>
    <w:rsid w:val="00074987"/>
    <w:rsid w:val="000765E1"/>
    <w:rsid w:val="00077243"/>
    <w:rsid w:val="00080723"/>
    <w:rsid w:val="00080885"/>
    <w:rsid w:val="00080945"/>
    <w:rsid w:val="00080A8D"/>
    <w:rsid w:val="00081B0E"/>
    <w:rsid w:val="00081F5E"/>
    <w:rsid w:val="00082618"/>
    <w:rsid w:val="000826DD"/>
    <w:rsid w:val="00082FDE"/>
    <w:rsid w:val="000832F4"/>
    <w:rsid w:val="00083901"/>
    <w:rsid w:val="000843A5"/>
    <w:rsid w:val="000843CB"/>
    <w:rsid w:val="00085544"/>
    <w:rsid w:val="000857F0"/>
    <w:rsid w:val="00085E63"/>
    <w:rsid w:val="000869A6"/>
    <w:rsid w:val="000873F2"/>
    <w:rsid w:val="00087ACD"/>
    <w:rsid w:val="00090A4F"/>
    <w:rsid w:val="00091399"/>
    <w:rsid w:val="000916BC"/>
    <w:rsid w:val="00091AC7"/>
    <w:rsid w:val="00091B18"/>
    <w:rsid w:val="00092769"/>
    <w:rsid w:val="00092DAC"/>
    <w:rsid w:val="00094715"/>
    <w:rsid w:val="00094DC4"/>
    <w:rsid w:val="000952D4"/>
    <w:rsid w:val="00095869"/>
    <w:rsid w:val="000965B4"/>
    <w:rsid w:val="000971D1"/>
    <w:rsid w:val="000A0960"/>
    <w:rsid w:val="000A0D52"/>
    <w:rsid w:val="000A1CCF"/>
    <w:rsid w:val="000A2283"/>
    <w:rsid w:val="000A2F8F"/>
    <w:rsid w:val="000A3426"/>
    <w:rsid w:val="000A3482"/>
    <w:rsid w:val="000A3D8B"/>
    <w:rsid w:val="000A472E"/>
    <w:rsid w:val="000A7F95"/>
    <w:rsid w:val="000B04D4"/>
    <w:rsid w:val="000B1228"/>
    <w:rsid w:val="000B3803"/>
    <w:rsid w:val="000B4329"/>
    <w:rsid w:val="000B4827"/>
    <w:rsid w:val="000B484A"/>
    <w:rsid w:val="000B49DB"/>
    <w:rsid w:val="000B4BC5"/>
    <w:rsid w:val="000B4C65"/>
    <w:rsid w:val="000B504C"/>
    <w:rsid w:val="000B5911"/>
    <w:rsid w:val="000B5C4D"/>
    <w:rsid w:val="000B615D"/>
    <w:rsid w:val="000B61D8"/>
    <w:rsid w:val="000B65FC"/>
    <w:rsid w:val="000C04A9"/>
    <w:rsid w:val="000C0C5F"/>
    <w:rsid w:val="000C1353"/>
    <w:rsid w:val="000C2A74"/>
    <w:rsid w:val="000C30FF"/>
    <w:rsid w:val="000C3FB4"/>
    <w:rsid w:val="000C4BAD"/>
    <w:rsid w:val="000C5236"/>
    <w:rsid w:val="000C54F2"/>
    <w:rsid w:val="000C6184"/>
    <w:rsid w:val="000D0734"/>
    <w:rsid w:val="000D0B1A"/>
    <w:rsid w:val="000D3E5C"/>
    <w:rsid w:val="000D42EB"/>
    <w:rsid w:val="000D5830"/>
    <w:rsid w:val="000D5B16"/>
    <w:rsid w:val="000D5F7B"/>
    <w:rsid w:val="000D6AD2"/>
    <w:rsid w:val="000D6B94"/>
    <w:rsid w:val="000D6E4E"/>
    <w:rsid w:val="000D702B"/>
    <w:rsid w:val="000D742C"/>
    <w:rsid w:val="000D7730"/>
    <w:rsid w:val="000E084C"/>
    <w:rsid w:val="000E09E6"/>
    <w:rsid w:val="000E0A9E"/>
    <w:rsid w:val="000E2860"/>
    <w:rsid w:val="000E32E1"/>
    <w:rsid w:val="000E41BB"/>
    <w:rsid w:val="000E4636"/>
    <w:rsid w:val="000E4FD0"/>
    <w:rsid w:val="000E4FFE"/>
    <w:rsid w:val="000E503E"/>
    <w:rsid w:val="000E5825"/>
    <w:rsid w:val="000E5B04"/>
    <w:rsid w:val="000E5C6E"/>
    <w:rsid w:val="000E5EC2"/>
    <w:rsid w:val="000E5F53"/>
    <w:rsid w:val="000E661D"/>
    <w:rsid w:val="000E67C7"/>
    <w:rsid w:val="000E7019"/>
    <w:rsid w:val="000E7B38"/>
    <w:rsid w:val="000F0750"/>
    <w:rsid w:val="000F07E0"/>
    <w:rsid w:val="000F0984"/>
    <w:rsid w:val="000F0EC3"/>
    <w:rsid w:val="000F0F1E"/>
    <w:rsid w:val="000F17DD"/>
    <w:rsid w:val="000F297C"/>
    <w:rsid w:val="000F2D30"/>
    <w:rsid w:val="000F2DC6"/>
    <w:rsid w:val="000F374D"/>
    <w:rsid w:val="000F3849"/>
    <w:rsid w:val="000F397C"/>
    <w:rsid w:val="000F41AF"/>
    <w:rsid w:val="000F466E"/>
    <w:rsid w:val="000F4700"/>
    <w:rsid w:val="000F50B2"/>
    <w:rsid w:val="000F69F7"/>
    <w:rsid w:val="000F6D5D"/>
    <w:rsid w:val="00100320"/>
    <w:rsid w:val="00100467"/>
    <w:rsid w:val="0010055C"/>
    <w:rsid w:val="001009E9"/>
    <w:rsid w:val="00101961"/>
    <w:rsid w:val="00101BCE"/>
    <w:rsid w:val="00101C0E"/>
    <w:rsid w:val="00102099"/>
    <w:rsid w:val="0010271C"/>
    <w:rsid w:val="00104103"/>
    <w:rsid w:val="001044B4"/>
    <w:rsid w:val="00104DB2"/>
    <w:rsid w:val="001053B9"/>
    <w:rsid w:val="001058DD"/>
    <w:rsid w:val="00105B0F"/>
    <w:rsid w:val="00105C9F"/>
    <w:rsid w:val="001061B7"/>
    <w:rsid w:val="00106422"/>
    <w:rsid w:val="0010661F"/>
    <w:rsid w:val="0010776E"/>
    <w:rsid w:val="0010780B"/>
    <w:rsid w:val="00107F1E"/>
    <w:rsid w:val="00110C5F"/>
    <w:rsid w:val="00110EBF"/>
    <w:rsid w:val="0011202F"/>
    <w:rsid w:val="001122DF"/>
    <w:rsid w:val="00112471"/>
    <w:rsid w:val="001132F3"/>
    <w:rsid w:val="0011344E"/>
    <w:rsid w:val="00113988"/>
    <w:rsid w:val="001140D5"/>
    <w:rsid w:val="00114335"/>
    <w:rsid w:val="00114A9E"/>
    <w:rsid w:val="00114B2F"/>
    <w:rsid w:val="00114FD3"/>
    <w:rsid w:val="001161EE"/>
    <w:rsid w:val="0011642F"/>
    <w:rsid w:val="00116AD9"/>
    <w:rsid w:val="001173E2"/>
    <w:rsid w:val="001203B9"/>
    <w:rsid w:val="0012091C"/>
    <w:rsid w:val="00120BD3"/>
    <w:rsid w:val="00120D9F"/>
    <w:rsid w:val="0012185A"/>
    <w:rsid w:val="00121B82"/>
    <w:rsid w:val="0012270F"/>
    <w:rsid w:val="001228C4"/>
    <w:rsid w:val="00122C32"/>
    <w:rsid w:val="0012346D"/>
    <w:rsid w:val="00123720"/>
    <w:rsid w:val="00124636"/>
    <w:rsid w:val="00126063"/>
    <w:rsid w:val="0012606D"/>
    <w:rsid w:val="00126FA8"/>
    <w:rsid w:val="00130B4A"/>
    <w:rsid w:val="00130E17"/>
    <w:rsid w:val="00131188"/>
    <w:rsid w:val="0013144F"/>
    <w:rsid w:val="00131914"/>
    <w:rsid w:val="00131D08"/>
    <w:rsid w:val="0013200D"/>
    <w:rsid w:val="00133C71"/>
    <w:rsid w:val="00134DD7"/>
    <w:rsid w:val="0013508D"/>
    <w:rsid w:val="00137C9A"/>
    <w:rsid w:val="00137D5E"/>
    <w:rsid w:val="0014052E"/>
    <w:rsid w:val="00140684"/>
    <w:rsid w:val="0014082E"/>
    <w:rsid w:val="0014086F"/>
    <w:rsid w:val="001409CB"/>
    <w:rsid w:val="00141998"/>
    <w:rsid w:val="00142894"/>
    <w:rsid w:val="00142AB6"/>
    <w:rsid w:val="00143D02"/>
    <w:rsid w:val="0014458B"/>
    <w:rsid w:val="00144F32"/>
    <w:rsid w:val="001458EB"/>
    <w:rsid w:val="00145CF5"/>
    <w:rsid w:val="001460CD"/>
    <w:rsid w:val="0014674F"/>
    <w:rsid w:val="00146C86"/>
    <w:rsid w:val="00147199"/>
    <w:rsid w:val="0014761D"/>
    <w:rsid w:val="001479E7"/>
    <w:rsid w:val="00150139"/>
    <w:rsid w:val="001503FB"/>
    <w:rsid w:val="001509E4"/>
    <w:rsid w:val="00151BC1"/>
    <w:rsid w:val="00151E9F"/>
    <w:rsid w:val="00151F38"/>
    <w:rsid w:val="00152CB6"/>
    <w:rsid w:val="00152D41"/>
    <w:rsid w:val="001531FA"/>
    <w:rsid w:val="001537DD"/>
    <w:rsid w:val="00153CDF"/>
    <w:rsid w:val="00154B3D"/>
    <w:rsid w:val="001551C8"/>
    <w:rsid w:val="001558AA"/>
    <w:rsid w:val="001567C7"/>
    <w:rsid w:val="0016025D"/>
    <w:rsid w:val="001606E3"/>
    <w:rsid w:val="001613FE"/>
    <w:rsid w:val="00163219"/>
    <w:rsid w:val="00164B95"/>
    <w:rsid w:val="001661F0"/>
    <w:rsid w:val="00166227"/>
    <w:rsid w:val="0016656E"/>
    <w:rsid w:val="00166BAE"/>
    <w:rsid w:val="00167897"/>
    <w:rsid w:val="0017012B"/>
    <w:rsid w:val="00170AE9"/>
    <w:rsid w:val="00170BFF"/>
    <w:rsid w:val="00173432"/>
    <w:rsid w:val="001734E0"/>
    <w:rsid w:val="0017452F"/>
    <w:rsid w:val="00174979"/>
    <w:rsid w:val="00175586"/>
    <w:rsid w:val="00176885"/>
    <w:rsid w:val="001779B7"/>
    <w:rsid w:val="00180148"/>
    <w:rsid w:val="00180C1C"/>
    <w:rsid w:val="00180D12"/>
    <w:rsid w:val="00181708"/>
    <w:rsid w:val="001825E2"/>
    <w:rsid w:val="00183568"/>
    <w:rsid w:val="00183B0D"/>
    <w:rsid w:val="00183EE8"/>
    <w:rsid w:val="00184917"/>
    <w:rsid w:val="0018571B"/>
    <w:rsid w:val="00185C09"/>
    <w:rsid w:val="00186AFC"/>
    <w:rsid w:val="0018776C"/>
    <w:rsid w:val="00187D6D"/>
    <w:rsid w:val="00190A1A"/>
    <w:rsid w:val="00191829"/>
    <w:rsid w:val="00191AC7"/>
    <w:rsid w:val="00191ACA"/>
    <w:rsid w:val="00191CDA"/>
    <w:rsid w:val="00191E72"/>
    <w:rsid w:val="0019356D"/>
    <w:rsid w:val="00194C83"/>
    <w:rsid w:val="00195083"/>
    <w:rsid w:val="00195FE3"/>
    <w:rsid w:val="00196208"/>
    <w:rsid w:val="00196D36"/>
    <w:rsid w:val="001971B6"/>
    <w:rsid w:val="001A01EB"/>
    <w:rsid w:val="001A0474"/>
    <w:rsid w:val="001A0902"/>
    <w:rsid w:val="001A0982"/>
    <w:rsid w:val="001A0E9A"/>
    <w:rsid w:val="001A3637"/>
    <w:rsid w:val="001A4961"/>
    <w:rsid w:val="001A4FAE"/>
    <w:rsid w:val="001A539A"/>
    <w:rsid w:val="001A5D8D"/>
    <w:rsid w:val="001A61A8"/>
    <w:rsid w:val="001A70F3"/>
    <w:rsid w:val="001A7328"/>
    <w:rsid w:val="001A7940"/>
    <w:rsid w:val="001B0911"/>
    <w:rsid w:val="001B0D37"/>
    <w:rsid w:val="001B1415"/>
    <w:rsid w:val="001B19F6"/>
    <w:rsid w:val="001B2996"/>
    <w:rsid w:val="001B2DB0"/>
    <w:rsid w:val="001B3238"/>
    <w:rsid w:val="001B3BE5"/>
    <w:rsid w:val="001B400B"/>
    <w:rsid w:val="001B4A1B"/>
    <w:rsid w:val="001B4F85"/>
    <w:rsid w:val="001B531A"/>
    <w:rsid w:val="001B5A6D"/>
    <w:rsid w:val="001B613A"/>
    <w:rsid w:val="001B6807"/>
    <w:rsid w:val="001B693D"/>
    <w:rsid w:val="001B6DAD"/>
    <w:rsid w:val="001B7B85"/>
    <w:rsid w:val="001B7EDE"/>
    <w:rsid w:val="001C1AC6"/>
    <w:rsid w:val="001C1C87"/>
    <w:rsid w:val="001C27AD"/>
    <w:rsid w:val="001C28B3"/>
    <w:rsid w:val="001C3DFA"/>
    <w:rsid w:val="001C4695"/>
    <w:rsid w:val="001C4DB1"/>
    <w:rsid w:val="001C6FDD"/>
    <w:rsid w:val="001C70D1"/>
    <w:rsid w:val="001C74A1"/>
    <w:rsid w:val="001C7FFD"/>
    <w:rsid w:val="001D0D42"/>
    <w:rsid w:val="001D0E4E"/>
    <w:rsid w:val="001D111F"/>
    <w:rsid w:val="001D2170"/>
    <w:rsid w:val="001D254B"/>
    <w:rsid w:val="001D27C7"/>
    <w:rsid w:val="001D31D2"/>
    <w:rsid w:val="001D327C"/>
    <w:rsid w:val="001D3D3B"/>
    <w:rsid w:val="001D40AA"/>
    <w:rsid w:val="001D4E49"/>
    <w:rsid w:val="001D54B2"/>
    <w:rsid w:val="001D5BE8"/>
    <w:rsid w:val="001D5DC0"/>
    <w:rsid w:val="001D6111"/>
    <w:rsid w:val="001D6294"/>
    <w:rsid w:val="001D7542"/>
    <w:rsid w:val="001D767B"/>
    <w:rsid w:val="001D76E5"/>
    <w:rsid w:val="001D7F7B"/>
    <w:rsid w:val="001E032A"/>
    <w:rsid w:val="001E0F72"/>
    <w:rsid w:val="001E1EC0"/>
    <w:rsid w:val="001E23A8"/>
    <w:rsid w:val="001E3049"/>
    <w:rsid w:val="001E431F"/>
    <w:rsid w:val="001E4C84"/>
    <w:rsid w:val="001E4E8F"/>
    <w:rsid w:val="001E4F96"/>
    <w:rsid w:val="001E5722"/>
    <w:rsid w:val="001E5C23"/>
    <w:rsid w:val="001E6103"/>
    <w:rsid w:val="001E6261"/>
    <w:rsid w:val="001E63BB"/>
    <w:rsid w:val="001E6D39"/>
    <w:rsid w:val="001E6DE1"/>
    <w:rsid w:val="001E7049"/>
    <w:rsid w:val="001E73BF"/>
    <w:rsid w:val="001E7C16"/>
    <w:rsid w:val="001E7CFA"/>
    <w:rsid w:val="001F0064"/>
    <w:rsid w:val="001F011F"/>
    <w:rsid w:val="001F15CA"/>
    <w:rsid w:val="001F212F"/>
    <w:rsid w:val="001F3D95"/>
    <w:rsid w:val="001F4037"/>
    <w:rsid w:val="001F4081"/>
    <w:rsid w:val="001F4082"/>
    <w:rsid w:val="001F5EA6"/>
    <w:rsid w:val="001F6D96"/>
    <w:rsid w:val="001F7793"/>
    <w:rsid w:val="001F7A2A"/>
    <w:rsid w:val="0020055C"/>
    <w:rsid w:val="00200D4A"/>
    <w:rsid w:val="0020162C"/>
    <w:rsid w:val="002027D3"/>
    <w:rsid w:val="00203874"/>
    <w:rsid w:val="002038E2"/>
    <w:rsid w:val="00203B95"/>
    <w:rsid w:val="00203E31"/>
    <w:rsid w:val="002046EA"/>
    <w:rsid w:val="00204A16"/>
    <w:rsid w:val="00204A21"/>
    <w:rsid w:val="00205B81"/>
    <w:rsid w:val="00205FC3"/>
    <w:rsid w:val="0020661E"/>
    <w:rsid w:val="00207028"/>
    <w:rsid w:val="00207489"/>
    <w:rsid w:val="002108FA"/>
    <w:rsid w:val="0021137C"/>
    <w:rsid w:val="00211F50"/>
    <w:rsid w:val="00212322"/>
    <w:rsid w:val="00212FF9"/>
    <w:rsid w:val="00213E61"/>
    <w:rsid w:val="00213F77"/>
    <w:rsid w:val="002142CF"/>
    <w:rsid w:val="00214355"/>
    <w:rsid w:val="002147A9"/>
    <w:rsid w:val="002147FA"/>
    <w:rsid w:val="00214AB2"/>
    <w:rsid w:val="00215098"/>
    <w:rsid w:val="00215282"/>
    <w:rsid w:val="002154A4"/>
    <w:rsid w:val="00215951"/>
    <w:rsid w:val="00215ADC"/>
    <w:rsid w:val="00216192"/>
    <w:rsid w:val="0021631F"/>
    <w:rsid w:val="0021738F"/>
    <w:rsid w:val="00220F36"/>
    <w:rsid w:val="00221032"/>
    <w:rsid w:val="00221BB6"/>
    <w:rsid w:val="002234BE"/>
    <w:rsid w:val="0022396F"/>
    <w:rsid w:val="00224D84"/>
    <w:rsid w:val="002257EF"/>
    <w:rsid w:val="00226687"/>
    <w:rsid w:val="0022681B"/>
    <w:rsid w:val="00226853"/>
    <w:rsid w:val="00227AC5"/>
    <w:rsid w:val="00227C82"/>
    <w:rsid w:val="00227CCC"/>
    <w:rsid w:val="002315C8"/>
    <w:rsid w:val="0023190B"/>
    <w:rsid w:val="00231D07"/>
    <w:rsid w:val="00232214"/>
    <w:rsid w:val="00232CD5"/>
    <w:rsid w:val="00233398"/>
    <w:rsid w:val="00233474"/>
    <w:rsid w:val="00233F87"/>
    <w:rsid w:val="00234C97"/>
    <w:rsid w:val="0023532F"/>
    <w:rsid w:val="00235409"/>
    <w:rsid w:val="00235638"/>
    <w:rsid w:val="002356FF"/>
    <w:rsid w:val="00235A8D"/>
    <w:rsid w:val="00235C1C"/>
    <w:rsid w:val="0023621F"/>
    <w:rsid w:val="002364C7"/>
    <w:rsid w:val="00236794"/>
    <w:rsid w:val="00236B8B"/>
    <w:rsid w:val="00236C36"/>
    <w:rsid w:val="00237273"/>
    <w:rsid w:val="002375A5"/>
    <w:rsid w:val="00237CFF"/>
    <w:rsid w:val="00241356"/>
    <w:rsid w:val="002417CE"/>
    <w:rsid w:val="00242557"/>
    <w:rsid w:val="0024255A"/>
    <w:rsid w:val="00242D17"/>
    <w:rsid w:val="00242F72"/>
    <w:rsid w:val="00243630"/>
    <w:rsid w:val="00243AAF"/>
    <w:rsid w:val="00244400"/>
    <w:rsid w:val="002446C7"/>
    <w:rsid w:val="00244759"/>
    <w:rsid w:val="00244BDE"/>
    <w:rsid w:val="00245AD2"/>
    <w:rsid w:val="00247F13"/>
    <w:rsid w:val="0025000D"/>
    <w:rsid w:val="002501C2"/>
    <w:rsid w:val="00250F41"/>
    <w:rsid w:val="00251309"/>
    <w:rsid w:val="00252554"/>
    <w:rsid w:val="00252D94"/>
    <w:rsid w:val="002531F1"/>
    <w:rsid w:val="00253879"/>
    <w:rsid w:val="002538A6"/>
    <w:rsid w:val="00253988"/>
    <w:rsid w:val="00254628"/>
    <w:rsid w:val="002546DF"/>
    <w:rsid w:val="00254D5A"/>
    <w:rsid w:val="00255307"/>
    <w:rsid w:val="002557CD"/>
    <w:rsid w:val="0025730E"/>
    <w:rsid w:val="00257D1D"/>
    <w:rsid w:val="00257D6F"/>
    <w:rsid w:val="00260035"/>
    <w:rsid w:val="00260159"/>
    <w:rsid w:val="0026052C"/>
    <w:rsid w:val="00260993"/>
    <w:rsid w:val="002622FD"/>
    <w:rsid w:val="00262DA8"/>
    <w:rsid w:val="00263AF3"/>
    <w:rsid w:val="00263D0F"/>
    <w:rsid w:val="002659E2"/>
    <w:rsid w:val="00266662"/>
    <w:rsid w:val="00266667"/>
    <w:rsid w:val="00266881"/>
    <w:rsid w:val="00267EA3"/>
    <w:rsid w:val="00267FA6"/>
    <w:rsid w:val="0027020F"/>
    <w:rsid w:val="00270252"/>
    <w:rsid w:val="00270A3C"/>
    <w:rsid w:val="00270B7B"/>
    <w:rsid w:val="0027177D"/>
    <w:rsid w:val="00271C71"/>
    <w:rsid w:val="00271D68"/>
    <w:rsid w:val="002721B1"/>
    <w:rsid w:val="00272464"/>
    <w:rsid w:val="002726AD"/>
    <w:rsid w:val="002728A4"/>
    <w:rsid w:val="00272D92"/>
    <w:rsid w:val="0027317A"/>
    <w:rsid w:val="002735EC"/>
    <w:rsid w:val="00273870"/>
    <w:rsid w:val="00274065"/>
    <w:rsid w:val="002748D9"/>
    <w:rsid w:val="00274D0C"/>
    <w:rsid w:val="00274E58"/>
    <w:rsid w:val="00274F1A"/>
    <w:rsid w:val="00276247"/>
    <w:rsid w:val="00277254"/>
    <w:rsid w:val="002804EE"/>
    <w:rsid w:val="0028096E"/>
    <w:rsid w:val="00280FFA"/>
    <w:rsid w:val="0028138E"/>
    <w:rsid w:val="0028156B"/>
    <w:rsid w:val="00281912"/>
    <w:rsid w:val="00281BEF"/>
    <w:rsid w:val="00282875"/>
    <w:rsid w:val="00282FEE"/>
    <w:rsid w:val="002838FF"/>
    <w:rsid w:val="00283DED"/>
    <w:rsid w:val="0028419D"/>
    <w:rsid w:val="00284B53"/>
    <w:rsid w:val="002854D4"/>
    <w:rsid w:val="00286000"/>
    <w:rsid w:val="00286176"/>
    <w:rsid w:val="00286C79"/>
    <w:rsid w:val="00287175"/>
    <w:rsid w:val="00287B25"/>
    <w:rsid w:val="00287B5A"/>
    <w:rsid w:val="0029107D"/>
    <w:rsid w:val="002928DA"/>
    <w:rsid w:val="00293440"/>
    <w:rsid w:val="00293862"/>
    <w:rsid w:val="00293B01"/>
    <w:rsid w:val="0029456C"/>
    <w:rsid w:val="00296B9F"/>
    <w:rsid w:val="00296CC3"/>
    <w:rsid w:val="002977DD"/>
    <w:rsid w:val="002A0136"/>
    <w:rsid w:val="002A07A1"/>
    <w:rsid w:val="002A0ABF"/>
    <w:rsid w:val="002A0D20"/>
    <w:rsid w:val="002A10BB"/>
    <w:rsid w:val="002A1648"/>
    <w:rsid w:val="002A1BE5"/>
    <w:rsid w:val="002A1D39"/>
    <w:rsid w:val="002A2E06"/>
    <w:rsid w:val="002A35AD"/>
    <w:rsid w:val="002A4511"/>
    <w:rsid w:val="002A5282"/>
    <w:rsid w:val="002A53AB"/>
    <w:rsid w:val="002A6E5C"/>
    <w:rsid w:val="002A70FF"/>
    <w:rsid w:val="002A78A7"/>
    <w:rsid w:val="002B00FD"/>
    <w:rsid w:val="002B1138"/>
    <w:rsid w:val="002B159C"/>
    <w:rsid w:val="002B2784"/>
    <w:rsid w:val="002B3261"/>
    <w:rsid w:val="002B3526"/>
    <w:rsid w:val="002B37FC"/>
    <w:rsid w:val="002B4EF4"/>
    <w:rsid w:val="002B5943"/>
    <w:rsid w:val="002B60FD"/>
    <w:rsid w:val="002B694B"/>
    <w:rsid w:val="002B6BF3"/>
    <w:rsid w:val="002B70C6"/>
    <w:rsid w:val="002B7196"/>
    <w:rsid w:val="002C0581"/>
    <w:rsid w:val="002C0A7A"/>
    <w:rsid w:val="002C11C5"/>
    <w:rsid w:val="002C23CD"/>
    <w:rsid w:val="002C34EA"/>
    <w:rsid w:val="002C3B55"/>
    <w:rsid w:val="002C3B6B"/>
    <w:rsid w:val="002C4871"/>
    <w:rsid w:val="002C5FD8"/>
    <w:rsid w:val="002C714B"/>
    <w:rsid w:val="002C7557"/>
    <w:rsid w:val="002D0243"/>
    <w:rsid w:val="002D0641"/>
    <w:rsid w:val="002D0B82"/>
    <w:rsid w:val="002D2654"/>
    <w:rsid w:val="002D4006"/>
    <w:rsid w:val="002D425D"/>
    <w:rsid w:val="002D4B89"/>
    <w:rsid w:val="002D4E62"/>
    <w:rsid w:val="002D5438"/>
    <w:rsid w:val="002D5C4F"/>
    <w:rsid w:val="002D5D56"/>
    <w:rsid w:val="002D5E69"/>
    <w:rsid w:val="002D6997"/>
    <w:rsid w:val="002D79A8"/>
    <w:rsid w:val="002D7D31"/>
    <w:rsid w:val="002E0E4C"/>
    <w:rsid w:val="002E0F19"/>
    <w:rsid w:val="002E1C35"/>
    <w:rsid w:val="002E2140"/>
    <w:rsid w:val="002E217B"/>
    <w:rsid w:val="002E2561"/>
    <w:rsid w:val="002E36A6"/>
    <w:rsid w:val="002E3AE8"/>
    <w:rsid w:val="002E3FBE"/>
    <w:rsid w:val="002E461B"/>
    <w:rsid w:val="002E6009"/>
    <w:rsid w:val="002E6195"/>
    <w:rsid w:val="002E6882"/>
    <w:rsid w:val="002E68DA"/>
    <w:rsid w:val="002E6D7A"/>
    <w:rsid w:val="002E71B6"/>
    <w:rsid w:val="002E73E7"/>
    <w:rsid w:val="002E774C"/>
    <w:rsid w:val="002F287D"/>
    <w:rsid w:val="002F3174"/>
    <w:rsid w:val="002F3351"/>
    <w:rsid w:val="002F3DCB"/>
    <w:rsid w:val="002F3FE8"/>
    <w:rsid w:val="002F434C"/>
    <w:rsid w:val="002F567A"/>
    <w:rsid w:val="002F5747"/>
    <w:rsid w:val="002F58AF"/>
    <w:rsid w:val="002F6671"/>
    <w:rsid w:val="002F69C5"/>
    <w:rsid w:val="002F72D5"/>
    <w:rsid w:val="002F7A80"/>
    <w:rsid w:val="002F7CB9"/>
    <w:rsid w:val="0030151B"/>
    <w:rsid w:val="00301747"/>
    <w:rsid w:val="00302DD8"/>
    <w:rsid w:val="0030349C"/>
    <w:rsid w:val="00303A30"/>
    <w:rsid w:val="00303A3C"/>
    <w:rsid w:val="00303CD2"/>
    <w:rsid w:val="003050CA"/>
    <w:rsid w:val="00307EFE"/>
    <w:rsid w:val="0031019E"/>
    <w:rsid w:val="003101B0"/>
    <w:rsid w:val="00310BDD"/>
    <w:rsid w:val="00311450"/>
    <w:rsid w:val="00311494"/>
    <w:rsid w:val="00312221"/>
    <w:rsid w:val="003128ED"/>
    <w:rsid w:val="00312A69"/>
    <w:rsid w:val="00313580"/>
    <w:rsid w:val="003142B1"/>
    <w:rsid w:val="003152DE"/>
    <w:rsid w:val="0031563C"/>
    <w:rsid w:val="00315ADB"/>
    <w:rsid w:val="00315AEA"/>
    <w:rsid w:val="00315D98"/>
    <w:rsid w:val="00315F59"/>
    <w:rsid w:val="00316059"/>
    <w:rsid w:val="003163E1"/>
    <w:rsid w:val="00316EC0"/>
    <w:rsid w:val="0031790C"/>
    <w:rsid w:val="003204A7"/>
    <w:rsid w:val="00320AB8"/>
    <w:rsid w:val="00320DDD"/>
    <w:rsid w:val="0032208F"/>
    <w:rsid w:val="00325FBF"/>
    <w:rsid w:val="00327023"/>
    <w:rsid w:val="00327349"/>
    <w:rsid w:val="003279FF"/>
    <w:rsid w:val="00330023"/>
    <w:rsid w:val="00330A6C"/>
    <w:rsid w:val="00330D79"/>
    <w:rsid w:val="003313DD"/>
    <w:rsid w:val="00331A47"/>
    <w:rsid w:val="00331E57"/>
    <w:rsid w:val="00332ADD"/>
    <w:rsid w:val="00333158"/>
    <w:rsid w:val="003342BA"/>
    <w:rsid w:val="0033492E"/>
    <w:rsid w:val="00334B58"/>
    <w:rsid w:val="00335908"/>
    <w:rsid w:val="00335AB6"/>
    <w:rsid w:val="00340672"/>
    <w:rsid w:val="00340C7E"/>
    <w:rsid w:val="00340E8C"/>
    <w:rsid w:val="00343881"/>
    <w:rsid w:val="003438C1"/>
    <w:rsid w:val="00344667"/>
    <w:rsid w:val="00345449"/>
    <w:rsid w:val="00345455"/>
    <w:rsid w:val="003460C3"/>
    <w:rsid w:val="00346188"/>
    <w:rsid w:val="00347335"/>
    <w:rsid w:val="00350AAF"/>
    <w:rsid w:val="0035270C"/>
    <w:rsid w:val="0035397B"/>
    <w:rsid w:val="00353CD3"/>
    <w:rsid w:val="003546B4"/>
    <w:rsid w:val="003553E2"/>
    <w:rsid w:val="003560A5"/>
    <w:rsid w:val="00356A2E"/>
    <w:rsid w:val="003574BA"/>
    <w:rsid w:val="00357CEE"/>
    <w:rsid w:val="00357DAA"/>
    <w:rsid w:val="00361572"/>
    <w:rsid w:val="00361747"/>
    <w:rsid w:val="00361851"/>
    <w:rsid w:val="00361E72"/>
    <w:rsid w:val="00361F51"/>
    <w:rsid w:val="0036230F"/>
    <w:rsid w:val="00362AB2"/>
    <w:rsid w:val="00362CF2"/>
    <w:rsid w:val="003640A0"/>
    <w:rsid w:val="00364D8E"/>
    <w:rsid w:val="00364E44"/>
    <w:rsid w:val="00365F2B"/>
    <w:rsid w:val="00366140"/>
    <w:rsid w:val="00366422"/>
    <w:rsid w:val="0036684B"/>
    <w:rsid w:val="00366DF3"/>
    <w:rsid w:val="0036711D"/>
    <w:rsid w:val="003673F8"/>
    <w:rsid w:val="003675C5"/>
    <w:rsid w:val="00367815"/>
    <w:rsid w:val="00367981"/>
    <w:rsid w:val="00370380"/>
    <w:rsid w:val="00370F30"/>
    <w:rsid w:val="0037255B"/>
    <w:rsid w:val="00372CBC"/>
    <w:rsid w:val="003730BA"/>
    <w:rsid w:val="003731E6"/>
    <w:rsid w:val="0037419F"/>
    <w:rsid w:val="003747F2"/>
    <w:rsid w:val="00374E5A"/>
    <w:rsid w:val="00376341"/>
    <w:rsid w:val="00376F0E"/>
    <w:rsid w:val="00380289"/>
    <w:rsid w:val="00380F71"/>
    <w:rsid w:val="00381207"/>
    <w:rsid w:val="00381777"/>
    <w:rsid w:val="003818D0"/>
    <w:rsid w:val="00381BA1"/>
    <w:rsid w:val="00382127"/>
    <w:rsid w:val="00382D0A"/>
    <w:rsid w:val="00382EB2"/>
    <w:rsid w:val="003830F8"/>
    <w:rsid w:val="00383366"/>
    <w:rsid w:val="00383DD2"/>
    <w:rsid w:val="00383EE5"/>
    <w:rsid w:val="00384345"/>
    <w:rsid w:val="00385030"/>
    <w:rsid w:val="0038535F"/>
    <w:rsid w:val="00385552"/>
    <w:rsid w:val="003863B1"/>
    <w:rsid w:val="00386D70"/>
    <w:rsid w:val="00386F7C"/>
    <w:rsid w:val="00386F9C"/>
    <w:rsid w:val="003879B0"/>
    <w:rsid w:val="00387C64"/>
    <w:rsid w:val="00390031"/>
    <w:rsid w:val="00390339"/>
    <w:rsid w:val="0039097F"/>
    <w:rsid w:val="00390D6B"/>
    <w:rsid w:val="0039137E"/>
    <w:rsid w:val="00391ECE"/>
    <w:rsid w:val="003926AB"/>
    <w:rsid w:val="00392BA0"/>
    <w:rsid w:val="00392BA8"/>
    <w:rsid w:val="00392F20"/>
    <w:rsid w:val="00393247"/>
    <w:rsid w:val="0039370D"/>
    <w:rsid w:val="00394257"/>
    <w:rsid w:val="003945F2"/>
    <w:rsid w:val="00394617"/>
    <w:rsid w:val="00394B61"/>
    <w:rsid w:val="00394CD6"/>
    <w:rsid w:val="00395491"/>
    <w:rsid w:val="003966D3"/>
    <w:rsid w:val="003A034A"/>
    <w:rsid w:val="003A062C"/>
    <w:rsid w:val="003A18CA"/>
    <w:rsid w:val="003A36A8"/>
    <w:rsid w:val="003A4C3C"/>
    <w:rsid w:val="003A57F5"/>
    <w:rsid w:val="003A6588"/>
    <w:rsid w:val="003A67C4"/>
    <w:rsid w:val="003A6BB7"/>
    <w:rsid w:val="003A6C82"/>
    <w:rsid w:val="003A7EFB"/>
    <w:rsid w:val="003A7F51"/>
    <w:rsid w:val="003B027D"/>
    <w:rsid w:val="003B0B90"/>
    <w:rsid w:val="003B0C57"/>
    <w:rsid w:val="003B0D7E"/>
    <w:rsid w:val="003B1097"/>
    <w:rsid w:val="003B1329"/>
    <w:rsid w:val="003B1B6D"/>
    <w:rsid w:val="003B2987"/>
    <w:rsid w:val="003B2CD3"/>
    <w:rsid w:val="003B3547"/>
    <w:rsid w:val="003B3628"/>
    <w:rsid w:val="003B38D4"/>
    <w:rsid w:val="003B3F45"/>
    <w:rsid w:val="003B4461"/>
    <w:rsid w:val="003B772F"/>
    <w:rsid w:val="003C01B1"/>
    <w:rsid w:val="003C054F"/>
    <w:rsid w:val="003C06F7"/>
    <w:rsid w:val="003C1100"/>
    <w:rsid w:val="003C192D"/>
    <w:rsid w:val="003C19AA"/>
    <w:rsid w:val="003C1C11"/>
    <w:rsid w:val="003C1DE8"/>
    <w:rsid w:val="003C23F3"/>
    <w:rsid w:val="003C2D8D"/>
    <w:rsid w:val="003C4216"/>
    <w:rsid w:val="003C5AEF"/>
    <w:rsid w:val="003C5D4A"/>
    <w:rsid w:val="003C5F5C"/>
    <w:rsid w:val="003C65DA"/>
    <w:rsid w:val="003D2273"/>
    <w:rsid w:val="003D2806"/>
    <w:rsid w:val="003D2EB4"/>
    <w:rsid w:val="003D2F13"/>
    <w:rsid w:val="003D337C"/>
    <w:rsid w:val="003D4401"/>
    <w:rsid w:val="003D5796"/>
    <w:rsid w:val="003D77EB"/>
    <w:rsid w:val="003E0053"/>
    <w:rsid w:val="003E07E9"/>
    <w:rsid w:val="003E0CF9"/>
    <w:rsid w:val="003E0EF6"/>
    <w:rsid w:val="003E1C49"/>
    <w:rsid w:val="003E240E"/>
    <w:rsid w:val="003E2A7B"/>
    <w:rsid w:val="003E3098"/>
    <w:rsid w:val="003E36FC"/>
    <w:rsid w:val="003E3CF2"/>
    <w:rsid w:val="003E4AB9"/>
    <w:rsid w:val="003E4AC5"/>
    <w:rsid w:val="003E4DE9"/>
    <w:rsid w:val="003E5F13"/>
    <w:rsid w:val="003E6EEA"/>
    <w:rsid w:val="003E7500"/>
    <w:rsid w:val="003F03AC"/>
    <w:rsid w:val="003F1784"/>
    <w:rsid w:val="003F2C66"/>
    <w:rsid w:val="003F3D8D"/>
    <w:rsid w:val="003F4362"/>
    <w:rsid w:val="003F4912"/>
    <w:rsid w:val="003F6930"/>
    <w:rsid w:val="003F6CAD"/>
    <w:rsid w:val="003F717D"/>
    <w:rsid w:val="003F7323"/>
    <w:rsid w:val="003F76DC"/>
    <w:rsid w:val="00400101"/>
    <w:rsid w:val="00400A6C"/>
    <w:rsid w:val="00400A78"/>
    <w:rsid w:val="00400DEC"/>
    <w:rsid w:val="00400FF1"/>
    <w:rsid w:val="00401405"/>
    <w:rsid w:val="004017BB"/>
    <w:rsid w:val="00402429"/>
    <w:rsid w:val="00402B40"/>
    <w:rsid w:val="00403900"/>
    <w:rsid w:val="00404462"/>
    <w:rsid w:val="00404991"/>
    <w:rsid w:val="00404B76"/>
    <w:rsid w:val="004054C2"/>
    <w:rsid w:val="00405F55"/>
    <w:rsid w:val="00406C64"/>
    <w:rsid w:val="004101A3"/>
    <w:rsid w:val="00410617"/>
    <w:rsid w:val="004107AF"/>
    <w:rsid w:val="004108FC"/>
    <w:rsid w:val="00410924"/>
    <w:rsid w:val="00410F38"/>
    <w:rsid w:val="004110CA"/>
    <w:rsid w:val="004110EA"/>
    <w:rsid w:val="00411212"/>
    <w:rsid w:val="004113DC"/>
    <w:rsid w:val="0041144A"/>
    <w:rsid w:val="00411E7B"/>
    <w:rsid w:val="00412F1F"/>
    <w:rsid w:val="004131E1"/>
    <w:rsid w:val="00414438"/>
    <w:rsid w:val="00414B1D"/>
    <w:rsid w:val="004160B8"/>
    <w:rsid w:val="00416322"/>
    <w:rsid w:val="0041662A"/>
    <w:rsid w:val="004200BF"/>
    <w:rsid w:val="00420576"/>
    <w:rsid w:val="00420745"/>
    <w:rsid w:val="00422B41"/>
    <w:rsid w:val="00422E91"/>
    <w:rsid w:val="00423303"/>
    <w:rsid w:val="00423CCC"/>
    <w:rsid w:val="0042464A"/>
    <w:rsid w:val="00424D8B"/>
    <w:rsid w:val="00424EC1"/>
    <w:rsid w:val="004253E7"/>
    <w:rsid w:val="00426428"/>
    <w:rsid w:val="004269CB"/>
    <w:rsid w:val="00426A58"/>
    <w:rsid w:val="0043012F"/>
    <w:rsid w:val="004302C1"/>
    <w:rsid w:val="0043069E"/>
    <w:rsid w:val="004306F7"/>
    <w:rsid w:val="0043178E"/>
    <w:rsid w:val="0043238F"/>
    <w:rsid w:val="0043276A"/>
    <w:rsid w:val="004327D6"/>
    <w:rsid w:val="00432CB7"/>
    <w:rsid w:val="0043359F"/>
    <w:rsid w:val="00434407"/>
    <w:rsid w:val="00435D2B"/>
    <w:rsid w:val="00436247"/>
    <w:rsid w:val="0043752C"/>
    <w:rsid w:val="00437F56"/>
    <w:rsid w:val="0044094F"/>
    <w:rsid w:val="00443022"/>
    <w:rsid w:val="00443462"/>
    <w:rsid w:val="0044380F"/>
    <w:rsid w:val="004438CB"/>
    <w:rsid w:val="00443B37"/>
    <w:rsid w:val="00444297"/>
    <w:rsid w:val="00444DBE"/>
    <w:rsid w:val="0044515A"/>
    <w:rsid w:val="004454DC"/>
    <w:rsid w:val="00445D24"/>
    <w:rsid w:val="0044609E"/>
    <w:rsid w:val="00446251"/>
    <w:rsid w:val="004464F8"/>
    <w:rsid w:val="004468F0"/>
    <w:rsid w:val="00450381"/>
    <w:rsid w:val="00450AA2"/>
    <w:rsid w:val="004514C9"/>
    <w:rsid w:val="00451948"/>
    <w:rsid w:val="00451A0D"/>
    <w:rsid w:val="00452DCD"/>
    <w:rsid w:val="0045300D"/>
    <w:rsid w:val="00454CF8"/>
    <w:rsid w:val="00454D40"/>
    <w:rsid w:val="00457353"/>
    <w:rsid w:val="004604C8"/>
    <w:rsid w:val="00460545"/>
    <w:rsid w:val="004608EB"/>
    <w:rsid w:val="00461037"/>
    <w:rsid w:val="00461076"/>
    <w:rsid w:val="00461A53"/>
    <w:rsid w:val="004626D1"/>
    <w:rsid w:val="004640DC"/>
    <w:rsid w:val="0046449D"/>
    <w:rsid w:val="0046547D"/>
    <w:rsid w:val="00465A0F"/>
    <w:rsid w:val="00465F8D"/>
    <w:rsid w:val="00467342"/>
    <w:rsid w:val="00470632"/>
    <w:rsid w:val="004709F1"/>
    <w:rsid w:val="00470A6E"/>
    <w:rsid w:val="00471F73"/>
    <w:rsid w:val="004721F4"/>
    <w:rsid w:val="00472DE7"/>
    <w:rsid w:val="00473486"/>
    <w:rsid w:val="0047441B"/>
    <w:rsid w:val="0047463A"/>
    <w:rsid w:val="0047523B"/>
    <w:rsid w:val="00475382"/>
    <w:rsid w:val="00475FC7"/>
    <w:rsid w:val="00480035"/>
    <w:rsid w:val="004800D3"/>
    <w:rsid w:val="004804D1"/>
    <w:rsid w:val="004811AD"/>
    <w:rsid w:val="00481BB9"/>
    <w:rsid w:val="0048214B"/>
    <w:rsid w:val="00482C75"/>
    <w:rsid w:val="00483C3B"/>
    <w:rsid w:val="0048631B"/>
    <w:rsid w:val="00487092"/>
    <w:rsid w:val="00487420"/>
    <w:rsid w:val="00487582"/>
    <w:rsid w:val="00487593"/>
    <w:rsid w:val="004903BF"/>
    <w:rsid w:val="00490F8A"/>
    <w:rsid w:val="00490FA4"/>
    <w:rsid w:val="00491837"/>
    <w:rsid w:val="004920D4"/>
    <w:rsid w:val="00492241"/>
    <w:rsid w:val="0049301E"/>
    <w:rsid w:val="00493761"/>
    <w:rsid w:val="0049422C"/>
    <w:rsid w:val="0049546D"/>
    <w:rsid w:val="004955B5"/>
    <w:rsid w:val="00495623"/>
    <w:rsid w:val="00495AFB"/>
    <w:rsid w:val="0049660B"/>
    <w:rsid w:val="004969D6"/>
    <w:rsid w:val="00496D24"/>
    <w:rsid w:val="004972B8"/>
    <w:rsid w:val="004A0143"/>
    <w:rsid w:val="004A13F4"/>
    <w:rsid w:val="004A1593"/>
    <w:rsid w:val="004A1668"/>
    <w:rsid w:val="004A170B"/>
    <w:rsid w:val="004A17C2"/>
    <w:rsid w:val="004A1C94"/>
    <w:rsid w:val="004A20A8"/>
    <w:rsid w:val="004A2493"/>
    <w:rsid w:val="004A26E8"/>
    <w:rsid w:val="004A270F"/>
    <w:rsid w:val="004A300B"/>
    <w:rsid w:val="004A316A"/>
    <w:rsid w:val="004A3E89"/>
    <w:rsid w:val="004A401F"/>
    <w:rsid w:val="004A4AE3"/>
    <w:rsid w:val="004A4C61"/>
    <w:rsid w:val="004A4E79"/>
    <w:rsid w:val="004A51C2"/>
    <w:rsid w:val="004A553D"/>
    <w:rsid w:val="004A57BB"/>
    <w:rsid w:val="004A79AC"/>
    <w:rsid w:val="004B0289"/>
    <w:rsid w:val="004B03AE"/>
    <w:rsid w:val="004B054C"/>
    <w:rsid w:val="004B17CF"/>
    <w:rsid w:val="004B1BB4"/>
    <w:rsid w:val="004B2E00"/>
    <w:rsid w:val="004B36E1"/>
    <w:rsid w:val="004B38D6"/>
    <w:rsid w:val="004B3AA5"/>
    <w:rsid w:val="004B4D59"/>
    <w:rsid w:val="004B51E8"/>
    <w:rsid w:val="004B5577"/>
    <w:rsid w:val="004B5B7A"/>
    <w:rsid w:val="004B6627"/>
    <w:rsid w:val="004B6B4E"/>
    <w:rsid w:val="004B6D02"/>
    <w:rsid w:val="004B7248"/>
    <w:rsid w:val="004B75D7"/>
    <w:rsid w:val="004B77BD"/>
    <w:rsid w:val="004B79E3"/>
    <w:rsid w:val="004B7DA6"/>
    <w:rsid w:val="004C05E6"/>
    <w:rsid w:val="004C065B"/>
    <w:rsid w:val="004C06D8"/>
    <w:rsid w:val="004C0EC9"/>
    <w:rsid w:val="004C1056"/>
    <w:rsid w:val="004C15E8"/>
    <w:rsid w:val="004C22F7"/>
    <w:rsid w:val="004C2D07"/>
    <w:rsid w:val="004C32FE"/>
    <w:rsid w:val="004C3474"/>
    <w:rsid w:val="004C348F"/>
    <w:rsid w:val="004C42CE"/>
    <w:rsid w:val="004C48A1"/>
    <w:rsid w:val="004C5324"/>
    <w:rsid w:val="004C5964"/>
    <w:rsid w:val="004C5D81"/>
    <w:rsid w:val="004C6337"/>
    <w:rsid w:val="004C694C"/>
    <w:rsid w:val="004C6CF1"/>
    <w:rsid w:val="004D0EDB"/>
    <w:rsid w:val="004D1A07"/>
    <w:rsid w:val="004D1EF9"/>
    <w:rsid w:val="004D210C"/>
    <w:rsid w:val="004D2688"/>
    <w:rsid w:val="004D2C6B"/>
    <w:rsid w:val="004D2EC4"/>
    <w:rsid w:val="004D4043"/>
    <w:rsid w:val="004D50CC"/>
    <w:rsid w:val="004D6027"/>
    <w:rsid w:val="004D686C"/>
    <w:rsid w:val="004D69B5"/>
    <w:rsid w:val="004D6EA5"/>
    <w:rsid w:val="004E1492"/>
    <w:rsid w:val="004E1AED"/>
    <w:rsid w:val="004E2039"/>
    <w:rsid w:val="004E26EA"/>
    <w:rsid w:val="004E3ED4"/>
    <w:rsid w:val="004E3FB4"/>
    <w:rsid w:val="004E41C3"/>
    <w:rsid w:val="004E47BC"/>
    <w:rsid w:val="004E4A0B"/>
    <w:rsid w:val="004E4B7C"/>
    <w:rsid w:val="004E5410"/>
    <w:rsid w:val="004E5B2A"/>
    <w:rsid w:val="004E63B1"/>
    <w:rsid w:val="004E63B2"/>
    <w:rsid w:val="004E71B0"/>
    <w:rsid w:val="004E7828"/>
    <w:rsid w:val="004E7B55"/>
    <w:rsid w:val="004F00D6"/>
    <w:rsid w:val="004F0D68"/>
    <w:rsid w:val="004F2883"/>
    <w:rsid w:val="004F349C"/>
    <w:rsid w:val="004F3D7E"/>
    <w:rsid w:val="004F417E"/>
    <w:rsid w:val="004F47B3"/>
    <w:rsid w:val="00500894"/>
    <w:rsid w:val="00500A58"/>
    <w:rsid w:val="00501981"/>
    <w:rsid w:val="00502BF8"/>
    <w:rsid w:val="005034EB"/>
    <w:rsid w:val="00503911"/>
    <w:rsid w:val="005041AE"/>
    <w:rsid w:val="00504353"/>
    <w:rsid w:val="00505590"/>
    <w:rsid w:val="00506330"/>
    <w:rsid w:val="0050666D"/>
    <w:rsid w:val="0050674E"/>
    <w:rsid w:val="0050780F"/>
    <w:rsid w:val="00507EBC"/>
    <w:rsid w:val="005109BC"/>
    <w:rsid w:val="00510C0D"/>
    <w:rsid w:val="00510F9B"/>
    <w:rsid w:val="00510FC3"/>
    <w:rsid w:val="00511108"/>
    <w:rsid w:val="00512B58"/>
    <w:rsid w:val="005138E0"/>
    <w:rsid w:val="00513FED"/>
    <w:rsid w:val="00514363"/>
    <w:rsid w:val="00514443"/>
    <w:rsid w:val="00514964"/>
    <w:rsid w:val="00514CDE"/>
    <w:rsid w:val="00514D4E"/>
    <w:rsid w:val="005154B0"/>
    <w:rsid w:val="005176D8"/>
    <w:rsid w:val="00517FA0"/>
    <w:rsid w:val="00521890"/>
    <w:rsid w:val="00521FE5"/>
    <w:rsid w:val="0052254A"/>
    <w:rsid w:val="005225D4"/>
    <w:rsid w:val="00522D5B"/>
    <w:rsid w:val="00522D7C"/>
    <w:rsid w:val="00522F62"/>
    <w:rsid w:val="0052343D"/>
    <w:rsid w:val="00525866"/>
    <w:rsid w:val="005258D6"/>
    <w:rsid w:val="00526F76"/>
    <w:rsid w:val="005272A1"/>
    <w:rsid w:val="005312E1"/>
    <w:rsid w:val="00531A7D"/>
    <w:rsid w:val="005326BB"/>
    <w:rsid w:val="00532B46"/>
    <w:rsid w:val="00532D43"/>
    <w:rsid w:val="00533A98"/>
    <w:rsid w:val="00533AAE"/>
    <w:rsid w:val="00534669"/>
    <w:rsid w:val="00534B66"/>
    <w:rsid w:val="005351C5"/>
    <w:rsid w:val="005362F3"/>
    <w:rsid w:val="00536938"/>
    <w:rsid w:val="00537E3B"/>
    <w:rsid w:val="00541516"/>
    <w:rsid w:val="00541892"/>
    <w:rsid w:val="00541C57"/>
    <w:rsid w:val="00541F6E"/>
    <w:rsid w:val="00542BEC"/>
    <w:rsid w:val="00542FE3"/>
    <w:rsid w:val="005449B5"/>
    <w:rsid w:val="0054559E"/>
    <w:rsid w:val="005466EB"/>
    <w:rsid w:val="00546709"/>
    <w:rsid w:val="00546ABA"/>
    <w:rsid w:val="0054714D"/>
    <w:rsid w:val="00547575"/>
    <w:rsid w:val="00547BA4"/>
    <w:rsid w:val="00550CC5"/>
    <w:rsid w:val="00551A38"/>
    <w:rsid w:val="00551DBF"/>
    <w:rsid w:val="0055276B"/>
    <w:rsid w:val="00552F4B"/>
    <w:rsid w:val="00553272"/>
    <w:rsid w:val="0055354F"/>
    <w:rsid w:val="0055403C"/>
    <w:rsid w:val="00554446"/>
    <w:rsid w:val="00554716"/>
    <w:rsid w:val="0055648B"/>
    <w:rsid w:val="0055728C"/>
    <w:rsid w:val="00557293"/>
    <w:rsid w:val="005573C3"/>
    <w:rsid w:val="005577F9"/>
    <w:rsid w:val="00557C6E"/>
    <w:rsid w:val="00557D4C"/>
    <w:rsid w:val="005608E4"/>
    <w:rsid w:val="00560B9D"/>
    <w:rsid w:val="00563031"/>
    <w:rsid w:val="0056323C"/>
    <w:rsid w:val="0056352F"/>
    <w:rsid w:val="0056557A"/>
    <w:rsid w:val="0056660D"/>
    <w:rsid w:val="00566AA7"/>
    <w:rsid w:val="00566D41"/>
    <w:rsid w:val="00567149"/>
    <w:rsid w:val="00567DCD"/>
    <w:rsid w:val="00570935"/>
    <w:rsid w:val="00571BA7"/>
    <w:rsid w:val="0057215D"/>
    <w:rsid w:val="00572F68"/>
    <w:rsid w:val="005734F2"/>
    <w:rsid w:val="0057605A"/>
    <w:rsid w:val="0057674F"/>
    <w:rsid w:val="005809B8"/>
    <w:rsid w:val="00582AE2"/>
    <w:rsid w:val="00584BBD"/>
    <w:rsid w:val="00585860"/>
    <w:rsid w:val="0058608D"/>
    <w:rsid w:val="00590A13"/>
    <w:rsid w:val="00590C67"/>
    <w:rsid w:val="00591330"/>
    <w:rsid w:val="00591F70"/>
    <w:rsid w:val="00592980"/>
    <w:rsid w:val="00592E14"/>
    <w:rsid w:val="00594F36"/>
    <w:rsid w:val="0059568A"/>
    <w:rsid w:val="00597EEA"/>
    <w:rsid w:val="005A06D7"/>
    <w:rsid w:val="005A06E6"/>
    <w:rsid w:val="005A0776"/>
    <w:rsid w:val="005A0D41"/>
    <w:rsid w:val="005A1072"/>
    <w:rsid w:val="005A11EB"/>
    <w:rsid w:val="005A1F0C"/>
    <w:rsid w:val="005A23B9"/>
    <w:rsid w:val="005A31A6"/>
    <w:rsid w:val="005A3529"/>
    <w:rsid w:val="005A366D"/>
    <w:rsid w:val="005A374F"/>
    <w:rsid w:val="005A582B"/>
    <w:rsid w:val="005A671F"/>
    <w:rsid w:val="005A6BBF"/>
    <w:rsid w:val="005A6E60"/>
    <w:rsid w:val="005A74B4"/>
    <w:rsid w:val="005B1F07"/>
    <w:rsid w:val="005B28D0"/>
    <w:rsid w:val="005B2C69"/>
    <w:rsid w:val="005B2D7D"/>
    <w:rsid w:val="005B3079"/>
    <w:rsid w:val="005B3340"/>
    <w:rsid w:val="005B3687"/>
    <w:rsid w:val="005B39A0"/>
    <w:rsid w:val="005B39DA"/>
    <w:rsid w:val="005B3DFB"/>
    <w:rsid w:val="005B4154"/>
    <w:rsid w:val="005B47DB"/>
    <w:rsid w:val="005B4ADB"/>
    <w:rsid w:val="005B50EA"/>
    <w:rsid w:val="005B5580"/>
    <w:rsid w:val="005B565E"/>
    <w:rsid w:val="005B59B3"/>
    <w:rsid w:val="005B5A6D"/>
    <w:rsid w:val="005B5CE3"/>
    <w:rsid w:val="005B6BF2"/>
    <w:rsid w:val="005B7299"/>
    <w:rsid w:val="005B7AF4"/>
    <w:rsid w:val="005C03AF"/>
    <w:rsid w:val="005C0784"/>
    <w:rsid w:val="005C09BF"/>
    <w:rsid w:val="005C23FF"/>
    <w:rsid w:val="005C3030"/>
    <w:rsid w:val="005C3A92"/>
    <w:rsid w:val="005C3C84"/>
    <w:rsid w:val="005C6637"/>
    <w:rsid w:val="005C6A12"/>
    <w:rsid w:val="005C6D1A"/>
    <w:rsid w:val="005C6E8A"/>
    <w:rsid w:val="005C6FA4"/>
    <w:rsid w:val="005C721E"/>
    <w:rsid w:val="005C72CE"/>
    <w:rsid w:val="005D0469"/>
    <w:rsid w:val="005D1417"/>
    <w:rsid w:val="005D1EEF"/>
    <w:rsid w:val="005D3A9F"/>
    <w:rsid w:val="005D3B5F"/>
    <w:rsid w:val="005D40B6"/>
    <w:rsid w:val="005D602E"/>
    <w:rsid w:val="005D75CD"/>
    <w:rsid w:val="005E0142"/>
    <w:rsid w:val="005E0152"/>
    <w:rsid w:val="005E04D9"/>
    <w:rsid w:val="005E087C"/>
    <w:rsid w:val="005E0A08"/>
    <w:rsid w:val="005E157A"/>
    <w:rsid w:val="005E15DB"/>
    <w:rsid w:val="005E1A5E"/>
    <w:rsid w:val="005E2EF9"/>
    <w:rsid w:val="005E33D8"/>
    <w:rsid w:val="005E3D88"/>
    <w:rsid w:val="005E4266"/>
    <w:rsid w:val="005E5708"/>
    <w:rsid w:val="005E61E3"/>
    <w:rsid w:val="005E784C"/>
    <w:rsid w:val="005E7D8E"/>
    <w:rsid w:val="005E7FAE"/>
    <w:rsid w:val="005F05ED"/>
    <w:rsid w:val="005F0F6B"/>
    <w:rsid w:val="005F1101"/>
    <w:rsid w:val="005F18ED"/>
    <w:rsid w:val="005F1FF4"/>
    <w:rsid w:val="005F2F0F"/>
    <w:rsid w:val="005F4593"/>
    <w:rsid w:val="005F579B"/>
    <w:rsid w:val="005F5C44"/>
    <w:rsid w:val="005F620A"/>
    <w:rsid w:val="005F63EE"/>
    <w:rsid w:val="005F6619"/>
    <w:rsid w:val="005F76BB"/>
    <w:rsid w:val="00600188"/>
    <w:rsid w:val="00600CAC"/>
    <w:rsid w:val="0060148B"/>
    <w:rsid w:val="00601A2B"/>
    <w:rsid w:val="00602595"/>
    <w:rsid w:val="00602FB4"/>
    <w:rsid w:val="006031BB"/>
    <w:rsid w:val="0060353A"/>
    <w:rsid w:val="0060399F"/>
    <w:rsid w:val="00604409"/>
    <w:rsid w:val="00604AED"/>
    <w:rsid w:val="00604C64"/>
    <w:rsid w:val="0060536D"/>
    <w:rsid w:val="006053E8"/>
    <w:rsid w:val="00605B7E"/>
    <w:rsid w:val="006076AD"/>
    <w:rsid w:val="00607A49"/>
    <w:rsid w:val="00607B91"/>
    <w:rsid w:val="00611684"/>
    <w:rsid w:val="00612420"/>
    <w:rsid w:val="006124DB"/>
    <w:rsid w:val="00612A97"/>
    <w:rsid w:val="00612F9F"/>
    <w:rsid w:val="00613A23"/>
    <w:rsid w:val="0061421F"/>
    <w:rsid w:val="006151A4"/>
    <w:rsid w:val="006159EC"/>
    <w:rsid w:val="00616461"/>
    <w:rsid w:val="00616B9D"/>
    <w:rsid w:val="00617361"/>
    <w:rsid w:val="006176AE"/>
    <w:rsid w:val="00617DB7"/>
    <w:rsid w:val="00620562"/>
    <w:rsid w:val="00620B07"/>
    <w:rsid w:val="0062105F"/>
    <w:rsid w:val="00621BCA"/>
    <w:rsid w:val="00621D55"/>
    <w:rsid w:val="0062291B"/>
    <w:rsid w:val="00622AE4"/>
    <w:rsid w:val="00622D8E"/>
    <w:rsid w:val="00624821"/>
    <w:rsid w:val="006249EA"/>
    <w:rsid w:val="00624CF2"/>
    <w:rsid w:val="0062512C"/>
    <w:rsid w:val="00625F53"/>
    <w:rsid w:val="00626725"/>
    <w:rsid w:val="00626DAC"/>
    <w:rsid w:val="00627D3D"/>
    <w:rsid w:val="00630155"/>
    <w:rsid w:val="00630263"/>
    <w:rsid w:val="006307F0"/>
    <w:rsid w:val="006308AD"/>
    <w:rsid w:val="00631498"/>
    <w:rsid w:val="006348C9"/>
    <w:rsid w:val="006354AF"/>
    <w:rsid w:val="00635EBA"/>
    <w:rsid w:val="006369A9"/>
    <w:rsid w:val="006378B3"/>
    <w:rsid w:val="00637AAC"/>
    <w:rsid w:val="00640A3D"/>
    <w:rsid w:val="0064134B"/>
    <w:rsid w:val="00641A13"/>
    <w:rsid w:val="0064206C"/>
    <w:rsid w:val="00642805"/>
    <w:rsid w:val="006438EF"/>
    <w:rsid w:val="00643A29"/>
    <w:rsid w:val="00643B6C"/>
    <w:rsid w:val="006442F4"/>
    <w:rsid w:val="00645165"/>
    <w:rsid w:val="00645299"/>
    <w:rsid w:val="00645438"/>
    <w:rsid w:val="006461D8"/>
    <w:rsid w:val="00650653"/>
    <w:rsid w:val="00650F28"/>
    <w:rsid w:val="00651189"/>
    <w:rsid w:val="00652824"/>
    <w:rsid w:val="006534C7"/>
    <w:rsid w:val="00654039"/>
    <w:rsid w:val="00654526"/>
    <w:rsid w:val="00654663"/>
    <w:rsid w:val="00654CC6"/>
    <w:rsid w:val="00655080"/>
    <w:rsid w:val="0065571B"/>
    <w:rsid w:val="00656837"/>
    <w:rsid w:val="00656F90"/>
    <w:rsid w:val="00657160"/>
    <w:rsid w:val="006604F0"/>
    <w:rsid w:val="00660C33"/>
    <w:rsid w:val="0066150C"/>
    <w:rsid w:val="00661659"/>
    <w:rsid w:val="00662013"/>
    <w:rsid w:val="0066228C"/>
    <w:rsid w:val="00662B93"/>
    <w:rsid w:val="0066327A"/>
    <w:rsid w:val="00663CDB"/>
    <w:rsid w:val="0066462C"/>
    <w:rsid w:val="00664D71"/>
    <w:rsid w:val="00665069"/>
    <w:rsid w:val="00665275"/>
    <w:rsid w:val="00666943"/>
    <w:rsid w:val="00666F83"/>
    <w:rsid w:val="00667425"/>
    <w:rsid w:val="006675AA"/>
    <w:rsid w:val="00667C32"/>
    <w:rsid w:val="006701D1"/>
    <w:rsid w:val="006704EA"/>
    <w:rsid w:val="0067152D"/>
    <w:rsid w:val="00673296"/>
    <w:rsid w:val="006737AB"/>
    <w:rsid w:val="0067421D"/>
    <w:rsid w:val="006748C9"/>
    <w:rsid w:val="00674D38"/>
    <w:rsid w:val="006758B9"/>
    <w:rsid w:val="006758CC"/>
    <w:rsid w:val="0067630E"/>
    <w:rsid w:val="00676D51"/>
    <w:rsid w:val="006777C9"/>
    <w:rsid w:val="00677ABB"/>
    <w:rsid w:val="00677F26"/>
    <w:rsid w:val="006803BC"/>
    <w:rsid w:val="00680634"/>
    <w:rsid w:val="00681A5D"/>
    <w:rsid w:val="00681BEF"/>
    <w:rsid w:val="0068272C"/>
    <w:rsid w:val="00682A72"/>
    <w:rsid w:val="00682B41"/>
    <w:rsid w:val="006832F2"/>
    <w:rsid w:val="006835C3"/>
    <w:rsid w:val="00683C26"/>
    <w:rsid w:val="00684440"/>
    <w:rsid w:val="006851E0"/>
    <w:rsid w:val="00686B70"/>
    <w:rsid w:val="00686D0D"/>
    <w:rsid w:val="00686E48"/>
    <w:rsid w:val="00687AE8"/>
    <w:rsid w:val="006906DC"/>
    <w:rsid w:val="006907DC"/>
    <w:rsid w:val="00690993"/>
    <w:rsid w:val="00692019"/>
    <w:rsid w:val="006923C1"/>
    <w:rsid w:val="0069316B"/>
    <w:rsid w:val="00694A3C"/>
    <w:rsid w:val="00694BF0"/>
    <w:rsid w:val="00695024"/>
    <w:rsid w:val="006958F4"/>
    <w:rsid w:val="00695DC0"/>
    <w:rsid w:val="006961C0"/>
    <w:rsid w:val="00696303"/>
    <w:rsid w:val="006963A7"/>
    <w:rsid w:val="00696A0D"/>
    <w:rsid w:val="00697CB0"/>
    <w:rsid w:val="00697FD1"/>
    <w:rsid w:val="006A0127"/>
    <w:rsid w:val="006A1762"/>
    <w:rsid w:val="006A19E4"/>
    <w:rsid w:val="006A2415"/>
    <w:rsid w:val="006A2594"/>
    <w:rsid w:val="006A303E"/>
    <w:rsid w:val="006A3110"/>
    <w:rsid w:val="006A4FFA"/>
    <w:rsid w:val="006A5491"/>
    <w:rsid w:val="006A60E0"/>
    <w:rsid w:val="006A6450"/>
    <w:rsid w:val="006A6C7E"/>
    <w:rsid w:val="006A6D16"/>
    <w:rsid w:val="006A76B5"/>
    <w:rsid w:val="006A77F7"/>
    <w:rsid w:val="006A7923"/>
    <w:rsid w:val="006B0647"/>
    <w:rsid w:val="006B0794"/>
    <w:rsid w:val="006B1375"/>
    <w:rsid w:val="006B1F6B"/>
    <w:rsid w:val="006B2893"/>
    <w:rsid w:val="006B340B"/>
    <w:rsid w:val="006B3BB2"/>
    <w:rsid w:val="006B3BD9"/>
    <w:rsid w:val="006B445F"/>
    <w:rsid w:val="006B4A6A"/>
    <w:rsid w:val="006B52F9"/>
    <w:rsid w:val="006B5BF7"/>
    <w:rsid w:val="006B6325"/>
    <w:rsid w:val="006B6F12"/>
    <w:rsid w:val="006B7044"/>
    <w:rsid w:val="006C06DF"/>
    <w:rsid w:val="006C08CC"/>
    <w:rsid w:val="006C0E28"/>
    <w:rsid w:val="006C0F16"/>
    <w:rsid w:val="006C127E"/>
    <w:rsid w:val="006C24E0"/>
    <w:rsid w:val="006C2B6E"/>
    <w:rsid w:val="006C2CCA"/>
    <w:rsid w:val="006C3885"/>
    <w:rsid w:val="006C4286"/>
    <w:rsid w:val="006C4854"/>
    <w:rsid w:val="006C4912"/>
    <w:rsid w:val="006C5B94"/>
    <w:rsid w:val="006C5BBE"/>
    <w:rsid w:val="006C6332"/>
    <w:rsid w:val="006C6691"/>
    <w:rsid w:val="006C6EBC"/>
    <w:rsid w:val="006C7A78"/>
    <w:rsid w:val="006D16F6"/>
    <w:rsid w:val="006D2C07"/>
    <w:rsid w:val="006D2DD7"/>
    <w:rsid w:val="006D3042"/>
    <w:rsid w:val="006D43BF"/>
    <w:rsid w:val="006D5B9B"/>
    <w:rsid w:val="006D6933"/>
    <w:rsid w:val="006D6E15"/>
    <w:rsid w:val="006D7879"/>
    <w:rsid w:val="006D7DEA"/>
    <w:rsid w:val="006E00A2"/>
    <w:rsid w:val="006E0918"/>
    <w:rsid w:val="006E0EA7"/>
    <w:rsid w:val="006E1155"/>
    <w:rsid w:val="006E1199"/>
    <w:rsid w:val="006E19AC"/>
    <w:rsid w:val="006E1C6F"/>
    <w:rsid w:val="006E22CD"/>
    <w:rsid w:val="006E2A77"/>
    <w:rsid w:val="006E3200"/>
    <w:rsid w:val="006E3A1C"/>
    <w:rsid w:val="006E414A"/>
    <w:rsid w:val="006E4B1F"/>
    <w:rsid w:val="006E62CE"/>
    <w:rsid w:val="006E721F"/>
    <w:rsid w:val="006F0D06"/>
    <w:rsid w:val="006F0FD6"/>
    <w:rsid w:val="006F1297"/>
    <w:rsid w:val="006F1F44"/>
    <w:rsid w:val="006F21F5"/>
    <w:rsid w:val="006F282E"/>
    <w:rsid w:val="006F390D"/>
    <w:rsid w:val="006F3CE5"/>
    <w:rsid w:val="006F53AC"/>
    <w:rsid w:val="006F5923"/>
    <w:rsid w:val="006F5E90"/>
    <w:rsid w:val="006F6888"/>
    <w:rsid w:val="006F696D"/>
    <w:rsid w:val="006F78AB"/>
    <w:rsid w:val="007005A6"/>
    <w:rsid w:val="007011CD"/>
    <w:rsid w:val="007012A0"/>
    <w:rsid w:val="0070276B"/>
    <w:rsid w:val="0070320A"/>
    <w:rsid w:val="00703601"/>
    <w:rsid w:val="00704F09"/>
    <w:rsid w:val="00705535"/>
    <w:rsid w:val="00705E62"/>
    <w:rsid w:val="00706732"/>
    <w:rsid w:val="00706984"/>
    <w:rsid w:val="0070698D"/>
    <w:rsid w:val="007069FA"/>
    <w:rsid w:val="0071074B"/>
    <w:rsid w:val="00710C78"/>
    <w:rsid w:val="00711806"/>
    <w:rsid w:val="007119E9"/>
    <w:rsid w:val="00711A75"/>
    <w:rsid w:val="00711D59"/>
    <w:rsid w:val="00711E00"/>
    <w:rsid w:val="007123E0"/>
    <w:rsid w:val="00712544"/>
    <w:rsid w:val="007129BB"/>
    <w:rsid w:val="00712A3E"/>
    <w:rsid w:val="00712C69"/>
    <w:rsid w:val="0071318A"/>
    <w:rsid w:val="007135EA"/>
    <w:rsid w:val="0071403D"/>
    <w:rsid w:val="00717015"/>
    <w:rsid w:val="007171D1"/>
    <w:rsid w:val="00717BED"/>
    <w:rsid w:val="00720214"/>
    <w:rsid w:val="007205F0"/>
    <w:rsid w:val="00720DA3"/>
    <w:rsid w:val="00721362"/>
    <w:rsid w:val="00721D31"/>
    <w:rsid w:val="00722546"/>
    <w:rsid w:val="00722BCE"/>
    <w:rsid w:val="00723BFC"/>
    <w:rsid w:val="00725059"/>
    <w:rsid w:val="0072546F"/>
    <w:rsid w:val="00725D90"/>
    <w:rsid w:val="007264B6"/>
    <w:rsid w:val="007267FE"/>
    <w:rsid w:val="00726899"/>
    <w:rsid w:val="007272F4"/>
    <w:rsid w:val="00727677"/>
    <w:rsid w:val="00730289"/>
    <w:rsid w:val="007303E1"/>
    <w:rsid w:val="00730B6A"/>
    <w:rsid w:val="00732084"/>
    <w:rsid w:val="00732402"/>
    <w:rsid w:val="00733239"/>
    <w:rsid w:val="00735B5D"/>
    <w:rsid w:val="0073625D"/>
    <w:rsid w:val="007365A6"/>
    <w:rsid w:val="00736C85"/>
    <w:rsid w:val="00737282"/>
    <w:rsid w:val="0073775E"/>
    <w:rsid w:val="0074152E"/>
    <w:rsid w:val="007419F4"/>
    <w:rsid w:val="00742664"/>
    <w:rsid w:val="007426D5"/>
    <w:rsid w:val="007429F2"/>
    <w:rsid w:val="00742CDE"/>
    <w:rsid w:val="00742FF9"/>
    <w:rsid w:val="007430F1"/>
    <w:rsid w:val="00743813"/>
    <w:rsid w:val="00744ED0"/>
    <w:rsid w:val="0074589A"/>
    <w:rsid w:val="00746A58"/>
    <w:rsid w:val="007470A4"/>
    <w:rsid w:val="00747182"/>
    <w:rsid w:val="00747BF1"/>
    <w:rsid w:val="007502AD"/>
    <w:rsid w:val="00750E90"/>
    <w:rsid w:val="007515AB"/>
    <w:rsid w:val="00751614"/>
    <w:rsid w:val="00751AE1"/>
    <w:rsid w:val="00751C51"/>
    <w:rsid w:val="00751EED"/>
    <w:rsid w:val="00752350"/>
    <w:rsid w:val="00752C32"/>
    <w:rsid w:val="00753AE2"/>
    <w:rsid w:val="00753D18"/>
    <w:rsid w:val="007542DE"/>
    <w:rsid w:val="007542F2"/>
    <w:rsid w:val="007559DB"/>
    <w:rsid w:val="00755E86"/>
    <w:rsid w:val="007561CB"/>
    <w:rsid w:val="00756F38"/>
    <w:rsid w:val="00757098"/>
    <w:rsid w:val="007609DD"/>
    <w:rsid w:val="00760FF4"/>
    <w:rsid w:val="00761098"/>
    <w:rsid w:val="007620B1"/>
    <w:rsid w:val="0076328B"/>
    <w:rsid w:val="00763631"/>
    <w:rsid w:val="0076383B"/>
    <w:rsid w:val="007645DA"/>
    <w:rsid w:val="007649CD"/>
    <w:rsid w:val="0076558D"/>
    <w:rsid w:val="00765F76"/>
    <w:rsid w:val="00770F1E"/>
    <w:rsid w:val="00771758"/>
    <w:rsid w:val="00772005"/>
    <w:rsid w:val="00772904"/>
    <w:rsid w:val="0077296A"/>
    <w:rsid w:val="00773896"/>
    <w:rsid w:val="007741FC"/>
    <w:rsid w:val="007742EF"/>
    <w:rsid w:val="007743AC"/>
    <w:rsid w:val="007746D1"/>
    <w:rsid w:val="00774B47"/>
    <w:rsid w:val="00776011"/>
    <w:rsid w:val="007760E3"/>
    <w:rsid w:val="00776295"/>
    <w:rsid w:val="007765ED"/>
    <w:rsid w:val="00776A41"/>
    <w:rsid w:val="00777960"/>
    <w:rsid w:val="00777CC1"/>
    <w:rsid w:val="0078008F"/>
    <w:rsid w:val="007804F2"/>
    <w:rsid w:val="00781E95"/>
    <w:rsid w:val="00781FA7"/>
    <w:rsid w:val="007824F5"/>
    <w:rsid w:val="00782916"/>
    <w:rsid w:val="00782DDA"/>
    <w:rsid w:val="00783D65"/>
    <w:rsid w:val="00784A38"/>
    <w:rsid w:val="007853B6"/>
    <w:rsid w:val="007856E8"/>
    <w:rsid w:val="007859A0"/>
    <w:rsid w:val="00785A7A"/>
    <w:rsid w:val="00785B04"/>
    <w:rsid w:val="0078651C"/>
    <w:rsid w:val="00787628"/>
    <w:rsid w:val="007876AC"/>
    <w:rsid w:val="007905AB"/>
    <w:rsid w:val="00790643"/>
    <w:rsid w:val="007915A7"/>
    <w:rsid w:val="007916B9"/>
    <w:rsid w:val="00791A38"/>
    <w:rsid w:val="00792839"/>
    <w:rsid w:val="00792854"/>
    <w:rsid w:val="00793CEB"/>
    <w:rsid w:val="0079444C"/>
    <w:rsid w:val="00794A12"/>
    <w:rsid w:val="00794D46"/>
    <w:rsid w:val="00794E72"/>
    <w:rsid w:val="007958C2"/>
    <w:rsid w:val="00795C62"/>
    <w:rsid w:val="00795D1C"/>
    <w:rsid w:val="007962FC"/>
    <w:rsid w:val="00796534"/>
    <w:rsid w:val="007969F3"/>
    <w:rsid w:val="0079755F"/>
    <w:rsid w:val="00797FAF"/>
    <w:rsid w:val="007A11CF"/>
    <w:rsid w:val="007A1241"/>
    <w:rsid w:val="007A1737"/>
    <w:rsid w:val="007A1BFA"/>
    <w:rsid w:val="007A2441"/>
    <w:rsid w:val="007A3012"/>
    <w:rsid w:val="007A3246"/>
    <w:rsid w:val="007A326D"/>
    <w:rsid w:val="007A3E92"/>
    <w:rsid w:val="007A3F80"/>
    <w:rsid w:val="007A4F4F"/>
    <w:rsid w:val="007A5327"/>
    <w:rsid w:val="007A57AC"/>
    <w:rsid w:val="007A59FB"/>
    <w:rsid w:val="007A5AF8"/>
    <w:rsid w:val="007A5DF8"/>
    <w:rsid w:val="007A683B"/>
    <w:rsid w:val="007A6BE5"/>
    <w:rsid w:val="007B029E"/>
    <w:rsid w:val="007B0C6D"/>
    <w:rsid w:val="007B0D3A"/>
    <w:rsid w:val="007B23BF"/>
    <w:rsid w:val="007B3332"/>
    <w:rsid w:val="007B33DF"/>
    <w:rsid w:val="007B4D69"/>
    <w:rsid w:val="007B4FE5"/>
    <w:rsid w:val="007B5365"/>
    <w:rsid w:val="007B71F3"/>
    <w:rsid w:val="007B7496"/>
    <w:rsid w:val="007B7AB9"/>
    <w:rsid w:val="007B7E68"/>
    <w:rsid w:val="007C178A"/>
    <w:rsid w:val="007C1DFC"/>
    <w:rsid w:val="007C257C"/>
    <w:rsid w:val="007C29FA"/>
    <w:rsid w:val="007C2A34"/>
    <w:rsid w:val="007C31F3"/>
    <w:rsid w:val="007C4769"/>
    <w:rsid w:val="007C5937"/>
    <w:rsid w:val="007C71FC"/>
    <w:rsid w:val="007C76E1"/>
    <w:rsid w:val="007C7836"/>
    <w:rsid w:val="007C797D"/>
    <w:rsid w:val="007D005F"/>
    <w:rsid w:val="007D08D1"/>
    <w:rsid w:val="007D20B2"/>
    <w:rsid w:val="007D2397"/>
    <w:rsid w:val="007D2A74"/>
    <w:rsid w:val="007D3B90"/>
    <w:rsid w:val="007D4393"/>
    <w:rsid w:val="007D475A"/>
    <w:rsid w:val="007D538C"/>
    <w:rsid w:val="007D53FC"/>
    <w:rsid w:val="007D588F"/>
    <w:rsid w:val="007D5A11"/>
    <w:rsid w:val="007D5B5F"/>
    <w:rsid w:val="007D686D"/>
    <w:rsid w:val="007D6B04"/>
    <w:rsid w:val="007D7562"/>
    <w:rsid w:val="007D7FBC"/>
    <w:rsid w:val="007E00A3"/>
    <w:rsid w:val="007E0480"/>
    <w:rsid w:val="007E118B"/>
    <w:rsid w:val="007E13FF"/>
    <w:rsid w:val="007E1581"/>
    <w:rsid w:val="007E22B2"/>
    <w:rsid w:val="007E2746"/>
    <w:rsid w:val="007E37BE"/>
    <w:rsid w:val="007E45BF"/>
    <w:rsid w:val="007E4855"/>
    <w:rsid w:val="007E5247"/>
    <w:rsid w:val="007E5389"/>
    <w:rsid w:val="007E54D0"/>
    <w:rsid w:val="007E61BB"/>
    <w:rsid w:val="007E646D"/>
    <w:rsid w:val="007E6B41"/>
    <w:rsid w:val="007F00E8"/>
    <w:rsid w:val="007F16F1"/>
    <w:rsid w:val="007F1839"/>
    <w:rsid w:val="007F1A9D"/>
    <w:rsid w:val="007F1DD9"/>
    <w:rsid w:val="007F3BB7"/>
    <w:rsid w:val="007F46FC"/>
    <w:rsid w:val="007F5B2C"/>
    <w:rsid w:val="007F5F99"/>
    <w:rsid w:val="007F6715"/>
    <w:rsid w:val="007F6A77"/>
    <w:rsid w:val="0080007A"/>
    <w:rsid w:val="00800C45"/>
    <w:rsid w:val="008010A0"/>
    <w:rsid w:val="008013F0"/>
    <w:rsid w:val="00802E7A"/>
    <w:rsid w:val="00803CAF"/>
    <w:rsid w:val="00803FE9"/>
    <w:rsid w:val="008046E4"/>
    <w:rsid w:val="00806234"/>
    <w:rsid w:val="00806E53"/>
    <w:rsid w:val="00810482"/>
    <w:rsid w:val="00810AF8"/>
    <w:rsid w:val="008114A3"/>
    <w:rsid w:val="00811754"/>
    <w:rsid w:val="00811E6B"/>
    <w:rsid w:val="00812174"/>
    <w:rsid w:val="00812A69"/>
    <w:rsid w:val="008130A0"/>
    <w:rsid w:val="0081318F"/>
    <w:rsid w:val="008132E6"/>
    <w:rsid w:val="00813827"/>
    <w:rsid w:val="00813A1B"/>
    <w:rsid w:val="00814C90"/>
    <w:rsid w:val="008152D0"/>
    <w:rsid w:val="00815A18"/>
    <w:rsid w:val="0081643B"/>
    <w:rsid w:val="0081778E"/>
    <w:rsid w:val="00817B05"/>
    <w:rsid w:val="00817D47"/>
    <w:rsid w:val="00820137"/>
    <w:rsid w:val="00820DB4"/>
    <w:rsid w:val="00821D3B"/>
    <w:rsid w:val="00822054"/>
    <w:rsid w:val="00822E94"/>
    <w:rsid w:val="00823162"/>
    <w:rsid w:val="00823824"/>
    <w:rsid w:val="00823BED"/>
    <w:rsid w:val="00823DA2"/>
    <w:rsid w:val="0082523A"/>
    <w:rsid w:val="0082612C"/>
    <w:rsid w:val="008261A3"/>
    <w:rsid w:val="0082671C"/>
    <w:rsid w:val="00826795"/>
    <w:rsid w:val="00826A8D"/>
    <w:rsid w:val="0082713E"/>
    <w:rsid w:val="008276A4"/>
    <w:rsid w:val="00827E7D"/>
    <w:rsid w:val="008310C3"/>
    <w:rsid w:val="008312F7"/>
    <w:rsid w:val="00831381"/>
    <w:rsid w:val="008315F7"/>
    <w:rsid w:val="00832434"/>
    <w:rsid w:val="008324C4"/>
    <w:rsid w:val="008329A2"/>
    <w:rsid w:val="00833309"/>
    <w:rsid w:val="0083364E"/>
    <w:rsid w:val="00833B47"/>
    <w:rsid w:val="00834147"/>
    <w:rsid w:val="00834160"/>
    <w:rsid w:val="0083697D"/>
    <w:rsid w:val="00836BA1"/>
    <w:rsid w:val="00837032"/>
    <w:rsid w:val="008370CB"/>
    <w:rsid w:val="008371B7"/>
    <w:rsid w:val="0083758E"/>
    <w:rsid w:val="0083789D"/>
    <w:rsid w:val="008411A9"/>
    <w:rsid w:val="00841A37"/>
    <w:rsid w:val="00841C5E"/>
    <w:rsid w:val="0084213A"/>
    <w:rsid w:val="00842636"/>
    <w:rsid w:val="00842BD3"/>
    <w:rsid w:val="0084334F"/>
    <w:rsid w:val="00843384"/>
    <w:rsid w:val="00843CB0"/>
    <w:rsid w:val="008445EF"/>
    <w:rsid w:val="008449EF"/>
    <w:rsid w:val="00844E4F"/>
    <w:rsid w:val="008451DA"/>
    <w:rsid w:val="008451EC"/>
    <w:rsid w:val="00845B52"/>
    <w:rsid w:val="00846F55"/>
    <w:rsid w:val="008472CB"/>
    <w:rsid w:val="008500F2"/>
    <w:rsid w:val="00850126"/>
    <w:rsid w:val="00850252"/>
    <w:rsid w:val="008518C3"/>
    <w:rsid w:val="00851B54"/>
    <w:rsid w:val="0085221A"/>
    <w:rsid w:val="00853697"/>
    <w:rsid w:val="0085379B"/>
    <w:rsid w:val="0085407A"/>
    <w:rsid w:val="008543B6"/>
    <w:rsid w:val="008546AB"/>
    <w:rsid w:val="0085499A"/>
    <w:rsid w:val="008549B9"/>
    <w:rsid w:val="00854EF6"/>
    <w:rsid w:val="00856193"/>
    <w:rsid w:val="008565D5"/>
    <w:rsid w:val="00856961"/>
    <w:rsid w:val="00857491"/>
    <w:rsid w:val="00857A8D"/>
    <w:rsid w:val="00861125"/>
    <w:rsid w:val="008616B6"/>
    <w:rsid w:val="00861EE0"/>
    <w:rsid w:val="00862AD7"/>
    <w:rsid w:val="0086330D"/>
    <w:rsid w:val="00863906"/>
    <w:rsid w:val="00863F41"/>
    <w:rsid w:val="00864334"/>
    <w:rsid w:val="00864AC9"/>
    <w:rsid w:val="00865E72"/>
    <w:rsid w:val="00865E74"/>
    <w:rsid w:val="00866CE9"/>
    <w:rsid w:val="0086712B"/>
    <w:rsid w:val="00867D85"/>
    <w:rsid w:val="0087078D"/>
    <w:rsid w:val="00870B47"/>
    <w:rsid w:val="008712C4"/>
    <w:rsid w:val="0087274F"/>
    <w:rsid w:val="00873413"/>
    <w:rsid w:val="00874239"/>
    <w:rsid w:val="00875A4F"/>
    <w:rsid w:val="00876815"/>
    <w:rsid w:val="00876B59"/>
    <w:rsid w:val="00877DEB"/>
    <w:rsid w:val="008800D8"/>
    <w:rsid w:val="008809CB"/>
    <w:rsid w:val="008815B9"/>
    <w:rsid w:val="00881778"/>
    <w:rsid w:val="00881BB5"/>
    <w:rsid w:val="00881C00"/>
    <w:rsid w:val="008820CC"/>
    <w:rsid w:val="008824ED"/>
    <w:rsid w:val="00882B78"/>
    <w:rsid w:val="00882BC5"/>
    <w:rsid w:val="00883460"/>
    <w:rsid w:val="00883805"/>
    <w:rsid w:val="00884487"/>
    <w:rsid w:val="00884C06"/>
    <w:rsid w:val="008857B7"/>
    <w:rsid w:val="00886CE0"/>
    <w:rsid w:val="00886EED"/>
    <w:rsid w:val="00887281"/>
    <w:rsid w:val="00887DF4"/>
    <w:rsid w:val="00890055"/>
    <w:rsid w:val="00890F04"/>
    <w:rsid w:val="0089255D"/>
    <w:rsid w:val="00892976"/>
    <w:rsid w:val="00892D9B"/>
    <w:rsid w:val="00894530"/>
    <w:rsid w:val="00895437"/>
    <w:rsid w:val="00895501"/>
    <w:rsid w:val="008955E3"/>
    <w:rsid w:val="0089713B"/>
    <w:rsid w:val="00897232"/>
    <w:rsid w:val="008972C1"/>
    <w:rsid w:val="008973E3"/>
    <w:rsid w:val="008A1543"/>
    <w:rsid w:val="008A31DD"/>
    <w:rsid w:val="008A3937"/>
    <w:rsid w:val="008A3B40"/>
    <w:rsid w:val="008A3BC4"/>
    <w:rsid w:val="008A3F71"/>
    <w:rsid w:val="008A4A11"/>
    <w:rsid w:val="008A4E57"/>
    <w:rsid w:val="008A5A23"/>
    <w:rsid w:val="008A5C4A"/>
    <w:rsid w:val="008A5EF1"/>
    <w:rsid w:val="008A6520"/>
    <w:rsid w:val="008A6897"/>
    <w:rsid w:val="008A6ADE"/>
    <w:rsid w:val="008A6BA4"/>
    <w:rsid w:val="008A70E7"/>
    <w:rsid w:val="008A7A6F"/>
    <w:rsid w:val="008A7BF0"/>
    <w:rsid w:val="008B03F1"/>
    <w:rsid w:val="008B0B27"/>
    <w:rsid w:val="008B2E83"/>
    <w:rsid w:val="008B3B7C"/>
    <w:rsid w:val="008B42DF"/>
    <w:rsid w:val="008B4DA0"/>
    <w:rsid w:val="008B53A7"/>
    <w:rsid w:val="008B61ED"/>
    <w:rsid w:val="008B67F6"/>
    <w:rsid w:val="008B715E"/>
    <w:rsid w:val="008B7345"/>
    <w:rsid w:val="008C0150"/>
    <w:rsid w:val="008C0C7A"/>
    <w:rsid w:val="008C0EDF"/>
    <w:rsid w:val="008C0F01"/>
    <w:rsid w:val="008C194C"/>
    <w:rsid w:val="008C299A"/>
    <w:rsid w:val="008C2AAA"/>
    <w:rsid w:val="008C35D5"/>
    <w:rsid w:val="008C4603"/>
    <w:rsid w:val="008C48C5"/>
    <w:rsid w:val="008C5961"/>
    <w:rsid w:val="008C5B4E"/>
    <w:rsid w:val="008C73CC"/>
    <w:rsid w:val="008C7AF9"/>
    <w:rsid w:val="008D15AF"/>
    <w:rsid w:val="008D172E"/>
    <w:rsid w:val="008D182E"/>
    <w:rsid w:val="008D1880"/>
    <w:rsid w:val="008D2039"/>
    <w:rsid w:val="008D3132"/>
    <w:rsid w:val="008D3171"/>
    <w:rsid w:val="008D321E"/>
    <w:rsid w:val="008D341A"/>
    <w:rsid w:val="008D3E07"/>
    <w:rsid w:val="008D4AB9"/>
    <w:rsid w:val="008D4FD2"/>
    <w:rsid w:val="008D4FD9"/>
    <w:rsid w:val="008D597D"/>
    <w:rsid w:val="008D6890"/>
    <w:rsid w:val="008D71AB"/>
    <w:rsid w:val="008D78BC"/>
    <w:rsid w:val="008D7DBB"/>
    <w:rsid w:val="008D7FCA"/>
    <w:rsid w:val="008E051D"/>
    <w:rsid w:val="008E0B9D"/>
    <w:rsid w:val="008E141C"/>
    <w:rsid w:val="008E20E6"/>
    <w:rsid w:val="008E219D"/>
    <w:rsid w:val="008E2495"/>
    <w:rsid w:val="008E27CB"/>
    <w:rsid w:val="008E2C54"/>
    <w:rsid w:val="008E2D98"/>
    <w:rsid w:val="008E34B3"/>
    <w:rsid w:val="008E4D71"/>
    <w:rsid w:val="008E4EE1"/>
    <w:rsid w:val="008E51E2"/>
    <w:rsid w:val="008E553F"/>
    <w:rsid w:val="008E686E"/>
    <w:rsid w:val="008E693E"/>
    <w:rsid w:val="008F01BF"/>
    <w:rsid w:val="008F0200"/>
    <w:rsid w:val="008F04BB"/>
    <w:rsid w:val="008F0532"/>
    <w:rsid w:val="008F05E8"/>
    <w:rsid w:val="008F091A"/>
    <w:rsid w:val="008F10A1"/>
    <w:rsid w:val="008F1E69"/>
    <w:rsid w:val="008F2605"/>
    <w:rsid w:val="008F3911"/>
    <w:rsid w:val="008F4047"/>
    <w:rsid w:val="008F42CB"/>
    <w:rsid w:val="008F43EB"/>
    <w:rsid w:val="008F5073"/>
    <w:rsid w:val="008F6634"/>
    <w:rsid w:val="008F6ADF"/>
    <w:rsid w:val="008F7911"/>
    <w:rsid w:val="008F7941"/>
    <w:rsid w:val="00900FF7"/>
    <w:rsid w:val="00901501"/>
    <w:rsid w:val="00902349"/>
    <w:rsid w:val="00902B68"/>
    <w:rsid w:val="009042C7"/>
    <w:rsid w:val="00904533"/>
    <w:rsid w:val="00904781"/>
    <w:rsid w:val="00904AE0"/>
    <w:rsid w:val="00906B30"/>
    <w:rsid w:val="009071EF"/>
    <w:rsid w:val="009075B2"/>
    <w:rsid w:val="00910C02"/>
    <w:rsid w:val="009128BB"/>
    <w:rsid w:val="00912F71"/>
    <w:rsid w:val="00913BE7"/>
    <w:rsid w:val="00914418"/>
    <w:rsid w:val="00915EE9"/>
    <w:rsid w:val="009164C8"/>
    <w:rsid w:val="00916EDC"/>
    <w:rsid w:val="00917062"/>
    <w:rsid w:val="009174FD"/>
    <w:rsid w:val="00917C14"/>
    <w:rsid w:val="00922347"/>
    <w:rsid w:val="00922565"/>
    <w:rsid w:val="009238D0"/>
    <w:rsid w:val="009238E1"/>
    <w:rsid w:val="009238EB"/>
    <w:rsid w:val="00923D41"/>
    <w:rsid w:val="009249C2"/>
    <w:rsid w:val="00924A7A"/>
    <w:rsid w:val="00924CDF"/>
    <w:rsid w:val="00924F0B"/>
    <w:rsid w:val="00924FBF"/>
    <w:rsid w:val="00925135"/>
    <w:rsid w:val="00926253"/>
    <w:rsid w:val="00926C7E"/>
    <w:rsid w:val="00927AD5"/>
    <w:rsid w:val="0093072F"/>
    <w:rsid w:val="00931004"/>
    <w:rsid w:val="00931515"/>
    <w:rsid w:val="00931CE3"/>
    <w:rsid w:val="00931FC0"/>
    <w:rsid w:val="009322A7"/>
    <w:rsid w:val="00932602"/>
    <w:rsid w:val="009330A4"/>
    <w:rsid w:val="009333CC"/>
    <w:rsid w:val="00933890"/>
    <w:rsid w:val="00933B73"/>
    <w:rsid w:val="0093451E"/>
    <w:rsid w:val="00934657"/>
    <w:rsid w:val="00934921"/>
    <w:rsid w:val="00934E15"/>
    <w:rsid w:val="00936C56"/>
    <w:rsid w:val="00937087"/>
    <w:rsid w:val="009370BE"/>
    <w:rsid w:val="0093722A"/>
    <w:rsid w:val="009374E2"/>
    <w:rsid w:val="00937C8E"/>
    <w:rsid w:val="00940536"/>
    <w:rsid w:val="0094064E"/>
    <w:rsid w:val="00940D24"/>
    <w:rsid w:val="00940D5A"/>
    <w:rsid w:val="009413ED"/>
    <w:rsid w:val="009422D9"/>
    <w:rsid w:val="009425C5"/>
    <w:rsid w:val="00943497"/>
    <w:rsid w:val="00943A6D"/>
    <w:rsid w:val="009468D7"/>
    <w:rsid w:val="00946997"/>
    <w:rsid w:val="00946E5E"/>
    <w:rsid w:val="00947424"/>
    <w:rsid w:val="0095012E"/>
    <w:rsid w:val="00950DBC"/>
    <w:rsid w:val="009517B7"/>
    <w:rsid w:val="00951B69"/>
    <w:rsid w:val="00952014"/>
    <w:rsid w:val="00952182"/>
    <w:rsid w:val="009522FD"/>
    <w:rsid w:val="00952C76"/>
    <w:rsid w:val="00953163"/>
    <w:rsid w:val="009531BF"/>
    <w:rsid w:val="009533AD"/>
    <w:rsid w:val="00953A07"/>
    <w:rsid w:val="009544F9"/>
    <w:rsid w:val="00954EFA"/>
    <w:rsid w:val="0095569D"/>
    <w:rsid w:val="0095576D"/>
    <w:rsid w:val="00956D8C"/>
    <w:rsid w:val="00956F3B"/>
    <w:rsid w:val="0096006E"/>
    <w:rsid w:val="0096077D"/>
    <w:rsid w:val="00961164"/>
    <w:rsid w:val="00961194"/>
    <w:rsid w:val="0096137D"/>
    <w:rsid w:val="009615A8"/>
    <w:rsid w:val="00961A3A"/>
    <w:rsid w:val="00961B4B"/>
    <w:rsid w:val="00961D77"/>
    <w:rsid w:val="0096207B"/>
    <w:rsid w:val="00962349"/>
    <w:rsid w:val="009625ED"/>
    <w:rsid w:val="00963F29"/>
    <w:rsid w:val="00964097"/>
    <w:rsid w:val="00964C6D"/>
    <w:rsid w:val="00964E7C"/>
    <w:rsid w:val="009656A2"/>
    <w:rsid w:val="0096593A"/>
    <w:rsid w:val="0096667B"/>
    <w:rsid w:val="00966873"/>
    <w:rsid w:val="0096688F"/>
    <w:rsid w:val="00966AC8"/>
    <w:rsid w:val="00966FF1"/>
    <w:rsid w:val="009706B4"/>
    <w:rsid w:val="00971A0A"/>
    <w:rsid w:val="00971B5F"/>
    <w:rsid w:val="00972ABE"/>
    <w:rsid w:val="0097310A"/>
    <w:rsid w:val="009735D9"/>
    <w:rsid w:val="00973857"/>
    <w:rsid w:val="00973C5D"/>
    <w:rsid w:val="00974334"/>
    <w:rsid w:val="00975757"/>
    <w:rsid w:val="0097588F"/>
    <w:rsid w:val="00976463"/>
    <w:rsid w:val="009764AC"/>
    <w:rsid w:val="00976737"/>
    <w:rsid w:val="00976F4C"/>
    <w:rsid w:val="0097752D"/>
    <w:rsid w:val="00977C54"/>
    <w:rsid w:val="00977D0D"/>
    <w:rsid w:val="00977DA2"/>
    <w:rsid w:val="0098013B"/>
    <w:rsid w:val="00980ABA"/>
    <w:rsid w:val="00980FFE"/>
    <w:rsid w:val="00981B71"/>
    <w:rsid w:val="009820C8"/>
    <w:rsid w:val="0098253D"/>
    <w:rsid w:val="0098256D"/>
    <w:rsid w:val="00982FFF"/>
    <w:rsid w:val="00983DB7"/>
    <w:rsid w:val="00984370"/>
    <w:rsid w:val="0098491C"/>
    <w:rsid w:val="00984B34"/>
    <w:rsid w:val="00985EA2"/>
    <w:rsid w:val="0098668B"/>
    <w:rsid w:val="00986D59"/>
    <w:rsid w:val="00986ECE"/>
    <w:rsid w:val="0098757F"/>
    <w:rsid w:val="009879A1"/>
    <w:rsid w:val="00987B77"/>
    <w:rsid w:val="00990588"/>
    <w:rsid w:val="00990F5B"/>
    <w:rsid w:val="00991694"/>
    <w:rsid w:val="009925EF"/>
    <w:rsid w:val="009928A0"/>
    <w:rsid w:val="00992940"/>
    <w:rsid w:val="00992A99"/>
    <w:rsid w:val="00993D29"/>
    <w:rsid w:val="009940D4"/>
    <w:rsid w:val="009940EB"/>
    <w:rsid w:val="009942FB"/>
    <w:rsid w:val="009944D1"/>
    <w:rsid w:val="00994559"/>
    <w:rsid w:val="00994784"/>
    <w:rsid w:val="00994805"/>
    <w:rsid w:val="00994A2A"/>
    <w:rsid w:val="0099621E"/>
    <w:rsid w:val="009963BE"/>
    <w:rsid w:val="009967C2"/>
    <w:rsid w:val="009967F6"/>
    <w:rsid w:val="00996A3B"/>
    <w:rsid w:val="009A0934"/>
    <w:rsid w:val="009A09A2"/>
    <w:rsid w:val="009A0BA2"/>
    <w:rsid w:val="009A0C70"/>
    <w:rsid w:val="009A10FD"/>
    <w:rsid w:val="009A11DE"/>
    <w:rsid w:val="009A1BAD"/>
    <w:rsid w:val="009A1F7A"/>
    <w:rsid w:val="009A21D1"/>
    <w:rsid w:val="009A284F"/>
    <w:rsid w:val="009A2952"/>
    <w:rsid w:val="009A2A8A"/>
    <w:rsid w:val="009A3087"/>
    <w:rsid w:val="009A36B4"/>
    <w:rsid w:val="009A425C"/>
    <w:rsid w:val="009A44D2"/>
    <w:rsid w:val="009A482C"/>
    <w:rsid w:val="009A4CF0"/>
    <w:rsid w:val="009A533B"/>
    <w:rsid w:val="009A5C05"/>
    <w:rsid w:val="009A5D34"/>
    <w:rsid w:val="009A6004"/>
    <w:rsid w:val="009A7851"/>
    <w:rsid w:val="009B03C3"/>
    <w:rsid w:val="009B066D"/>
    <w:rsid w:val="009B078D"/>
    <w:rsid w:val="009B0C51"/>
    <w:rsid w:val="009B1815"/>
    <w:rsid w:val="009B219E"/>
    <w:rsid w:val="009B2B2F"/>
    <w:rsid w:val="009B30C2"/>
    <w:rsid w:val="009B348E"/>
    <w:rsid w:val="009B3D4D"/>
    <w:rsid w:val="009B402F"/>
    <w:rsid w:val="009B4558"/>
    <w:rsid w:val="009B4D88"/>
    <w:rsid w:val="009B557D"/>
    <w:rsid w:val="009B634F"/>
    <w:rsid w:val="009B6693"/>
    <w:rsid w:val="009B7366"/>
    <w:rsid w:val="009B7491"/>
    <w:rsid w:val="009B7676"/>
    <w:rsid w:val="009B7AEF"/>
    <w:rsid w:val="009B7E34"/>
    <w:rsid w:val="009C0FE3"/>
    <w:rsid w:val="009C14C2"/>
    <w:rsid w:val="009C14E9"/>
    <w:rsid w:val="009C2969"/>
    <w:rsid w:val="009C2B8B"/>
    <w:rsid w:val="009C310D"/>
    <w:rsid w:val="009C3D3A"/>
    <w:rsid w:val="009C42E0"/>
    <w:rsid w:val="009C435E"/>
    <w:rsid w:val="009C448E"/>
    <w:rsid w:val="009C4DC7"/>
    <w:rsid w:val="009C5BBE"/>
    <w:rsid w:val="009C5F1A"/>
    <w:rsid w:val="009C6E05"/>
    <w:rsid w:val="009C72DA"/>
    <w:rsid w:val="009C7386"/>
    <w:rsid w:val="009C76FD"/>
    <w:rsid w:val="009C7C0A"/>
    <w:rsid w:val="009C7D17"/>
    <w:rsid w:val="009D14C6"/>
    <w:rsid w:val="009D20B2"/>
    <w:rsid w:val="009D2938"/>
    <w:rsid w:val="009D3396"/>
    <w:rsid w:val="009D39A1"/>
    <w:rsid w:val="009D3A53"/>
    <w:rsid w:val="009D3BA8"/>
    <w:rsid w:val="009D3BF9"/>
    <w:rsid w:val="009D4911"/>
    <w:rsid w:val="009D4DAE"/>
    <w:rsid w:val="009D4F42"/>
    <w:rsid w:val="009D53D4"/>
    <w:rsid w:val="009D5465"/>
    <w:rsid w:val="009D5B63"/>
    <w:rsid w:val="009E0A02"/>
    <w:rsid w:val="009E0AFC"/>
    <w:rsid w:val="009E0B21"/>
    <w:rsid w:val="009E0CA4"/>
    <w:rsid w:val="009E27DC"/>
    <w:rsid w:val="009E3101"/>
    <w:rsid w:val="009E3AC8"/>
    <w:rsid w:val="009E4011"/>
    <w:rsid w:val="009E518B"/>
    <w:rsid w:val="009E5410"/>
    <w:rsid w:val="009E55AB"/>
    <w:rsid w:val="009E5D28"/>
    <w:rsid w:val="009E60CA"/>
    <w:rsid w:val="009E60EF"/>
    <w:rsid w:val="009E642A"/>
    <w:rsid w:val="009E659E"/>
    <w:rsid w:val="009E679A"/>
    <w:rsid w:val="009E6F4F"/>
    <w:rsid w:val="009E72B0"/>
    <w:rsid w:val="009E748A"/>
    <w:rsid w:val="009E7AD1"/>
    <w:rsid w:val="009F0E31"/>
    <w:rsid w:val="009F0EC0"/>
    <w:rsid w:val="009F124D"/>
    <w:rsid w:val="009F12DE"/>
    <w:rsid w:val="009F1FCA"/>
    <w:rsid w:val="009F21F7"/>
    <w:rsid w:val="009F27B3"/>
    <w:rsid w:val="009F2F7C"/>
    <w:rsid w:val="009F4412"/>
    <w:rsid w:val="009F4A5B"/>
    <w:rsid w:val="009F4C3C"/>
    <w:rsid w:val="009F5FAE"/>
    <w:rsid w:val="009F665F"/>
    <w:rsid w:val="009F76B9"/>
    <w:rsid w:val="00A0062D"/>
    <w:rsid w:val="00A00DB5"/>
    <w:rsid w:val="00A01FAC"/>
    <w:rsid w:val="00A04737"/>
    <w:rsid w:val="00A05102"/>
    <w:rsid w:val="00A05770"/>
    <w:rsid w:val="00A0592F"/>
    <w:rsid w:val="00A05A7B"/>
    <w:rsid w:val="00A05D73"/>
    <w:rsid w:val="00A06D7F"/>
    <w:rsid w:val="00A07468"/>
    <w:rsid w:val="00A10D9A"/>
    <w:rsid w:val="00A112E9"/>
    <w:rsid w:val="00A11676"/>
    <w:rsid w:val="00A11782"/>
    <w:rsid w:val="00A11A3F"/>
    <w:rsid w:val="00A11D8B"/>
    <w:rsid w:val="00A11F9F"/>
    <w:rsid w:val="00A12B37"/>
    <w:rsid w:val="00A132B8"/>
    <w:rsid w:val="00A14732"/>
    <w:rsid w:val="00A149A8"/>
    <w:rsid w:val="00A14A14"/>
    <w:rsid w:val="00A14CAB"/>
    <w:rsid w:val="00A159E0"/>
    <w:rsid w:val="00A15F0D"/>
    <w:rsid w:val="00A165EF"/>
    <w:rsid w:val="00A16FBD"/>
    <w:rsid w:val="00A17A5E"/>
    <w:rsid w:val="00A214F4"/>
    <w:rsid w:val="00A22C3F"/>
    <w:rsid w:val="00A22E72"/>
    <w:rsid w:val="00A2394C"/>
    <w:rsid w:val="00A250C5"/>
    <w:rsid w:val="00A25202"/>
    <w:rsid w:val="00A2564A"/>
    <w:rsid w:val="00A25961"/>
    <w:rsid w:val="00A25C92"/>
    <w:rsid w:val="00A2620B"/>
    <w:rsid w:val="00A26603"/>
    <w:rsid w:val="00A26C93"/>
    <w:rsid w:val="00A26CAC"/>
    <w:rsid w:val="00A26FAD"/>
    <w:rsid w:val="00A27B3C"/>
    <w:rsid w:val="00A300B4"/>
    <w:rsid w:val="00A30359"/>
    <w:rsid w:val="00A303C6"/>
    <w:rsid w:val="00A30BD1"/>
    <w:rsid w:val="00A3168B"/>
    <w:rsid w:val="00A316B9"/>
    <w:rsid w:val="00A32666"/>
    <w:rsid w:val="00A3308B"/>
    <w:rsid w:val="00A330C9"/>
    <w:rsid w:val="00A332F0"/>
    <w:rsid w:val="00A338EA"/>
    <w:rsid w:val="00A34131"/>
    <w:rsid w:val="00A344AE"/>
    <w:rsid w:val="00A34B77"/>
    <w:rsid w:val="00A3544C"/>
    <w:rsid w:val="00A354EC"/>
    <w:rsid w:val="00A35C13"/>
    <w:rsid w:val="00A35CBE"/>
    <w:rsid w:val="00A360A8"/>
    <w:rsid w:val="00A36613"/>
    <w:rsid w:val="00A3701F"/>
    <w:rsid w:val="00A371BD"/>
    <w:rsid w:val="00A41F8F"/>
    <w:rsid w:val="00A42609"/>
    <w:rsid w:val="00A42923"/>
    <w:rsid w:val="00A42BB7"/>
    <w:rsid w:val="00A42D8C"/>
    <w:rsid w:val="00A42DCA"/>
    <w:rsid w:val="00A431E4"/>
    <w:rsid w:val="00A4359B"/>
    <w:rsid w:val="00A43E09"/>
    <w:rsid w:val="00A44362"/>
    <w:rsid w:val="00A4599A"/>
    <w:rsid w:val="00A45C3A"/>
    <w:rsid w:val="00A46DCB"/>
    <w:rsid w:val="00A4723F"/>
    <w:rsid w:val="00A47577"/>
    <w:rsid w:val="00A50B73"/>
    <w:rsid w:val="00A50F90"/>
    <w:rsid w:val="00A51A75"/>
    <w:rsid w:val="00A52722"/>
    <w:rsid w:val="00A528BB"/>
    <w:rsid w:val="00A52F09"/>
    <w:rsid w:val="00A53058"/>
    <w:rsid w:val="00A530A8"/>
    <w:rsid w:val="00A53440"/>
    <w:rsid w:val="00A53A88"/>
    <w:rsid w:val="00A53D5C"/>
    <w:rsid w:val="00A540FA"/>
    <w:rsid w:val="00A5559F"/>
    <w:rsid w:val="00A55811"/>
    <w:rsid w:val="00A55935"/>
    <w:rsid w:val="00A55AA3"/>
    <w:rsid w:val="00A55BCC"/>
    <w:rsid w:val="00A60064"/>
    <w:rsid w:val="00A60188"/>
    <w:rsid w:val="00A6087A"/>
    <w:rsid w:val="00A61B5D"/>
    <w:rsid w:val="00A6282E"/>
    <w:rsid w:val="00A6287C"/>
    <w:rsid w:val="00A6292A"/>
    <w:rsid w:val="00A62B94"/>
    <w:rsid w:val="00A63CCB"/>
    <w:rsid w:val="00A64094"/>
    <w:rsid w:val="00A6451C"/>
    <w:rsid w:val="00A6563D"/>
    <w:rsid w:val="00A65F30"/>
    <w:rsid w:val="00A66E95"/>
    <w:rsid w:val="00A67BB9"/>
    <w:rsid w:val="00A70794"/>
    <w:rsid w:val="00A71423"/>
    <w:rsid w:val="00A71990"/>
    <w:rsid w:val="00A71DD2"/>
    <w:rsid w:val="00A72C31"/>
    <w:rsid w:val="00A731A3"/>
    <w:rsid w:val="00A735AA"/>
    <w:rsid w:val="00A73671"/>
    <w:rsid w:val="00A73A25"/>
    <w:rsid w:val="00A74D60"/>
    <w:rsid w:val="00A761BC"/>
    <w:rsid w:val="00A76385"/>
    <w:rsid w:val="00A7695B"/>
    <w:rsid w:val="00A771C9"/>
    <w:rsid w:val="00A773A8"/>
    <w:rsid w:val="00A7795A"/>
    <w:rsid w:val="00A77F03"/>
    <w:rsid w:val="00A80988"/>
    <w:rsid w:val="00A809A9"/>
    <w:rsid w:val="00A80C11"/>
    <w:rsid w:val="00A81053"/>
    <w:rsid w:val="00A82F08"/>
    <w:rsid w:val="00A82F3C"/>
    <w:rsid w:val="00A83538"/>
    <w:rsid w:val="00A83B1F"/>
    <w:rsid w:val="00A8461C"/>
    <w:rsid w:val="00A84A96"/>
    <w:rsid w:val="00A84D97"/>
    <w:rsid w:val="00A857BF"/>
    <w:rsid w:val="00A86031"/>
    <w:rsid w:val="00A86D45"/>
    <w:rsid w:val="00A877DB"/>
    <w:rsid w:val="00A907E9"/>
    <w:rsid w:val="00A90DB0"/>
    <w:rsid w:val="00A917B8"/>
    <w:rsid w:val="00A92579"/>
    <w:rsid w:val="00A9268F"/>
    <w:rsid w:val="00A93252"/>
    <w:rsid w:val="00A93983"/>
    <w:rsid w:val="00A94C87"/>
    <w:rsid w:val="00A9500B"/>
    <w:rsid w:val="00A95E12"/>
    <w:rsid w:val="00A96ADC"/>
    <w:rsid w:val="00A96D01"/>
    <w:rsid w:val="00A97B5C"/>
    <w:rsid w:val="00AA03CD"/>
    <w:rsid w:val="00AA09B0"/>
    <w:rsid w:val="00AA0C27"/>
    <w:rsid w:val="00AA1869"/>
    <w:rsid w:val="00AA22BA"/>
    <w:rsid w:val="00AA33D7"/>
    <w:rsid w:val="00AA3D4C"/>
    <w:rsid w:val="00AA5E31"/>
    <w:rsid w:val="00AA5E7C"/>
    <w:rsid w:val="00AA7431"/>
    <w:rsid w:val="00AA78A1"/>
    <w:rsid w:val="00AA7AA4"/>
    <w:rsid w:val="00AB0ADD"/>
    <w:rsid w:val="00AB12AB"/>
    <w:rsid w:val="00AB12F4"/>
    <w:rsid w:val="00AB24C6"/>
    <w:rsid w:val="00AB2A90"/>
    <w:rsid w:val="00AB3589"/>
    <w:rsid w:val="00AB385A"/>
    <w:rsid w:val="00AB48AE"/>
    <w:rsid w:val="00AB5CF9"/>
    <w:rsid w:val="00AB6970"/>
    <w:rsid w:val="00AB6AC9"/>
    <w:rsid w:val="00AB6AF9"/>
    <w:rsid w:val="00AB7A01"/>
    <w:rsid w:val="00AB7C2A"/>
    <w:rsid w:val="00AC13FB"/>
    <w:rsid w:val="00AC1450"/>
    <w:rsid w:val="00AC1DAE"/>
    <w:rsid w:val="00AC32CE"/>
    <w:rsid w:val="00AC356A"/>
    <w:rsid w:val="00AC367B"/>
    <w:rsid w:val="00AC3E90"/>
    <w:rsid w:val="00AC45D7"/>
    <w:rsid w:val="00AC5380"/>
    <w:rsid w:val="00AC6A61"/>
    <w:rsid w:val="00AC6F5E"/>
    <w:rsid w:val="00AC76F7"/>
    <w:rsid w:val="00AD2D04"/>
    <w:rsid w:val="00AD2E83"/>
    <w:rsid w:val="00AD333C"/>
    <w:rsid w:val="00AD3D91"/>
    <w:rsid w:val="00AD3DFA"/>
    <w:rsid w:val="00AD40F8"/>
    <w:rsid w:val="00AD4B24"/>
    <w:rsid w:val="00AD5D5A"/>
    <w:rsid w:val="00AD6169"/>
    <w:rsid w:val="00AD6C0B"/>
    <w:rsid w:val="00AD6D05"/>
    <w:rsid w:val="00AD70C1"/>
    <w:rsid w:val="00AD7BFE"/>
    <w:rsid w:val="00AE072C"/>
    <w:rsid w:val="00AE0923"/>
    <w:rsid w:val="00AE0F39"/>
    <w:rsid w:val="00AE2329"/>
    <w:rsid w:val="00AE2D7E"/>
    <w:rsid w:val="00AE3431"/>
    <w:rsid w:val="00AE34E6"/>
    <w:rsid w:val="00AE3705"/>
    <w:rsid w:val="00AE472A"/>
    <w:rsid w:val="00AE491C"/>
    <w:rsid w:val="00AE497E"/>
    <w:rsid w:val="00AE572E"/>
    <w:rsid w:val="00AE5C47"/>
    <w:rsid w:val="00AE6AA0"/>
    <w:rsid w:val="00AE6E81"/>
    <w:rsid w:val="00AE7EA3"/>
    <w:rsid w:val="00AF0ACB"/>
    <w:rsid w:val="00AF1A15"/>
    <w:rsid w:val="00AF2FA0"/>
    <w:rsid w:val="00AF3B84"/>
    <w:rsid w:val="00AF4707"/>
    <w:rsid w:val="00AF4776"/>
    <w:rsid w:val="00AF5B0A"/>
    <w:rsid w:val="00AF5CA9"/>
    <w:rsid w:val="00AF6A00"/>
    <w:rsid w:val="00AF6BC4"/>
    <w:rsid w:val="00B001BD"/>
    <w:rsid w:val="00B006C8"/>
    <w:rsid w:val="00B01034"/>
    <w:rsid w:val="00B01A86"/>
    <w:rsid w:val="00B034DF"/>
    <w:rsid w:val="00B039AB"/>
    <w:rsid w:val="00B03B7D"/>
    <w:rsid w:val="00B04560"/>
    <w:rsid w:val="00B04DDB"/>
    <w:rsid w:val="00B04E7D"/>
    <w:rsid w:val="00B05233"/>
    <w:rsid w:val="00B055F1"/>
    <w:rsid w:val="00B05F1A"/>
    <w:rsid w:val="00B05F7F"/>
    <w:rsid w:val="00B06249"/>
    <w:rsid w:val="00B063D0"/>
    <w:rsid w:val="00B076DA"/>
    <w:rsid w:val="00B07DFD"/>
    <w:rsid w:val="00B10591"/>
    <w:rsid w:val="00B110D4"/>
    <w:rsid w:val="00B12E90"/>
    <w:rsid w:val="00B13118"/>
    <w:rsid w:val="00B134F8"/>
    <w:rsid w:val="00B13795"/>
    <w:rsid w:val="00B13C75"/>
    <w:rsid w:val="00B13E85"/>
    <w:rsid w:val="00B154B4"/>
    <w:rsid w:val="00B15926"/>
    <w:rsid w:val="00B164DF"/>
    <w:rsid w:val="00B169AB"/>
    <w:rsid w:val="00B17400"/>
    <w:rsid w:val="00B1785C"/>
    <w:rsid w:val="00B20503"/>
    <w:rsid w:val="00B212F7"/>
    <w:rsid w:val="00B22992"/>
    <w:rsid w:val="00B253AA"/>
    <w:rsid w:val="00B258D6"/>
    <w:rsid w:val="00B25F07"/>
    <w:rsid w:val="00B26462"/>
    <w:rsid w:val="00B26DBE"/>
    <w:rsid w:val="00B275B0"/>
    <w:rsid w:val="00B27F76"/>
    <w:rsid w:val="00B3005E"/>
    <w:rsid w:val="00B30396"/>
    <w:rsid w:val="00B306A7"/>
    <w:rsid w:val="00B31640"/>
    <w:rsid w:val="00B32315"/>
    <w:rsid w:val="00B326FB"/>
    <w:rsid w:val="00B32BDB"/>
    <w:rsid w:val="00B33A67"/>
    <w:rsid w:val="00B33EC8"/>
    <w:rsid w:val="00B34948"/>
    <w:rsid w:val="00B34FA5"/>
    <w:rsid w:val="00B354BA"/>
    <w:rsid w:val="00B3601D"/>
    <w:rsid w:val="00B363D9"/>
    <w:rsid w:val="00B3653C"/>
    <w:rsid w:val="00B378E3"/>
    <w:rsid w:val="00B37ECF"/>
    <w:rsid w:val="00B4094A"/>
    <w:rsid w:val="00B40CDC"/>
    <w:rsid w:val="00B41752"/>
    <w:rsid w:val="00B41755"/>
    <w:rsid w:val="00B41AC3"/>
    <w:rsid w:val="00B42212"/>
    <w:rsid w:val="00B42312"/>
    <w:rsid w:val="00B42A06"/>
    <w:rsid w:val="00B42B38"/>
    <w:rsid w:val="00B43397"/>
    <w:rsid w:val="00B43C6F"/>
    <w:rsid w:val="00B43E86"/>
    <w:rsid w:val="00B440FE"/>
    <w:rsid w:val="00B44596"/>
    <w:rsid w:val="00B45AF2"/>
    <w:rsid w:val="00B45DEA"/>
    <w:rsid w:val="00B46902"/>
    <w:rsid w:val="00B46D12"/>
    <w:rsid w:val="00B47A74"/>
    <w:rsid w:val="00B47D98"/>
    <w:rsid w:val="00B5127D"/>
    <w:rsid w:val="00B51C1B"/>
    <w:rsid w:val="00B5218E"/>
    <w:rsid w:val="00B524DC"/>
    <w:rsid w:val="00B527BA"/>
    <w:rsid w:val="00B5319F"/>
    <w:rsid w:val="00B539B3"/>
    <w:rsid w:val="00B54E45"/>
    <w:rsid w:val="00B55570"/>
    <w:rsid w:val="00B55CC8"/>
    <w:rsid w:val="00B55D0C"/>
    <w:rsid w:val="00B567FA"/>
    <w:rsid w:val="00B5730A"/>
    <w:rsid w:val="00B573E7"/>
    <w:rsid w:val="00B57AAC"/>
    <w:rsid w:val="00B606B5"/>
    <w:rsid w:val="00B61238"/>
    <w:rsid w:val="00B618FD"/>
    <w:rsid w:val="00B63066"/>
    <w:rsid w:val="00B63E3A"/>
    <w:rsid w:val="00B653A0"/>
    <w:rsid w:val="00B654EB"/>
    <w:rsid w:val="00B66031"/>
    <w:rsid w:val="00B67E4A"/>
    <w:rsid w:val="00B7051B"/>
    <w:rsid w:val="00B720DE"/>
    <w:rsid w:val="00B732DC"/>
    <w:rsid w:val="00B73A71"/>
    <w:rsid w:val="00B74593"/>
    <w:rsid w:val="00B7473E"/>
    <w:rsid w:val="00B76F12"/>
    <w:rsid w:val="00B77105"/>
    <w:rsid w:val="00B77569"/>
    <w:rsid w:val="00B77668"/>
    <w:rsid w:val="00B8030F"/>
    <w:rsid w:val="00B82516"/>
    <w:rsid w:val="00B8312F"/>
    <w:rsid w:val="00B835EE"/>
    <w:rsid w:val="00B8360C"/>
    <w:rsid w:val="00B8376E"/>
    <w:rsid w:val="00B8380D"/>
    <w:rsid w:val="00B8423A"/>
    <w:rsid w:val="00B84991"/>
    <w:rsid w:val="00B86063"/>
    <w:rsid w:val="00B862CA"/>
    <w:rsid w:val="00B86408"/>
    <w:rsid w:val="00B86622"/>
    <w:rsid w:val="00B8665A"/>
    <w:rsid w:val="00B86D91"/>
    <w:rsid w:val="00B87B86"/>
    <w:rsid w:val="00B87F67"/>
    <w:rsid w:val="00B90BAD"/>
    <w:rsid w:val="00B911E5"/>
    <w:rsid w:val="00B9216B"/>
    <w:rsid w:val="00B92777"/>
    <w:rsid w:val="00B9382C"/>
    <w:rsid w:val="00B93E4E"/>
    <w:rsid w:val="00B93E5D"/>
    <w:rsid w:val="00B943FC"/>
    <w:rsid w:val="00B94577"/>
    <w:rsid w:val="00B94D79"/>
    <w:rsid w:val="00B95434"/>
    <w:rsid w:val="00B96757"/>
    <w:rsid w:val="00B969C7"/>
    <w:rsid w:val="00B970E6"/>
    <w:rsid w:val="00B974D1"/>
    <w:rsid w:val="00BA0DBD"/>
    <w:rsid w:val="00BA1FE0"/>
    <w:rsid w:val="00BA40AB"/>
    <w:rsid w:val="00BA439A"/>
    <w:rsid w:val="00BA5102"/>
    <w:rsid w:val="00BA51D8"/>
    <w:rsid w:val="00BA5C71"/>
    <w:rsid w:val="00BA5E6D"/>
    <w:rsid w:val="00BA6729"/>
    <w:rsid w:val="00BA67C4"/>
    <w:rsid w:val="00BA6824"/>
    <w:rsid w:val="00BA69A9"/>
    <w:rsid w:val="00BA6AB4"/>
    <w:rsid w:val="00BA6E9F"/>
    <w:rsid w:val="00BA74AA"/>
    <w:rsid w:val="00BB08DE"/>
    <w:rsid w:val="00BB0ED6"/>
    <w:rsid w:val="00BB1B7A"/>
    <w:rsid w:val="00BB1DFB"/>
    <w:rsid w:val="00BB1E8C"/>
    <w:rsid w:val="00BB23FF"/>
    <w:rsid w:val="00BB2635"/>
    <w:rsid w:val="00BB2D96"/>
    <w:rsid w:val="00BB35A7"/>
    <w:rsid w:val="00BB3E66"/>
    <w:rsid w:val="00BB496C"/>
    <w:rsid w:val="00BB50A1"/>
    <w:rsid w:val="00BB6D6C"/>
    <w:rsid w:val="00BB720A"/>
    <w:rsid w:val="00BB72BE"/>
    <w:rsid w:val="00BB7594"/>
    <w:rsid w:val="00BC0592"/>
    <w:rsid w:val="00BC0ACE"/>
    <w:rsid w:val="00BC0C7A"/>
    <w:rsid w:val="00BC3457"/>
    <w:rsid w:val="00BC3D75"/>
    <w:rsid w:val="00BC5365"/>
    <w:rsid w:val="00BC6BEF"/>
    <w:rsid w:val="00BD0A40"/>
    <w:rsid w:val="00BD16C5"/>
    <w:rsid w:val="00BD1851"/>
    <w:rsid w:val="00BD2C66"/>
    <w:rsid w:val="00BD3FCA"/>
    <w:rsid w:val="00BD4223"/>
    <w:rsid w:val="00BD4348"/>
    <w:rsid w:val="00BD4719"/>
    <w:rsid w:val="00BD5264"/>
    <w:rsid w:val="00BD5329"/>
    <w:rsid w:val="00BD73FC"/>
    <w:rsid w:val="00BD76AA"/>
    <w:rsid w:val="00BE0518"/>
    <w:rsid w:val="00BE0BE4"/>
    <w:rsid w:val="00BE1E3D"/>
    <w:rsid w:val="00BE29CE"/>
    <w:rsid w:val="00BE3887"/>
    <w:rsid w:val="00BE3C86"/>
    <w:rsid w:val="00BE3D2A"/>
    <w:rsid w:val="00BE4180"/>
    <w:rsid w:val="00BE47C3"/>
    <w:rsid w:val="00BE50AD"/>
    <w:rsid w:val="00BE6055"/>
    <w:rsid w:val="00BE6D36"/>
    <w:rsid w:val="00BE7451"/>
    <w:rsid w:val="00BE7465"/>
    <w:rsid w:val="00BE77BA"/>
    <w:rsid w:val="00BE7A4E"/>
    <w:rsid w:val="00BF00B3"/>
    <w:rsid w:val="00BF10BB"/>
    <w:rsid w:val="00BF16C9"/>
    <w:rsid w:val="00BF19E7"/>
    <w:rsid w:val="00BF1FE6"/>
    <w:rsid w:val="00BF20BE"/>
    <w:rsid w:val="00BF2651"/>
    <w:rsid w:val="00BF36FF"/>
    <w:rsid w:val="00BF3D2F"/>
    <w:rsid w:val="00BF4832"/>
    <w:rsid w:val="00BF4970"/>
    <w:rsid w:val="00BF4B5A"/>
    <w:rsid w:val="00BF4FF4"/>
    <w:rsid w:val="00BF6ABA"/>
    <w:rsid w:val="00BF6FA3"/>
    <w:rsid w:val="00BF7D59"/>
    <w:rsid w:val="00C0020C"/>
    <w:rsid w:val="00C00BDC"/>
    <w:rsid w:val="00C00EC5"/>
    <w:rsid w:val="00C02166"/>
    <w:rsid w:val="00C03083"/>
    <w:rsid w:val="00C038B9"/>
    <w:rsid w:val="00C03A9A"/>
    <w:rsid w:val="00C03BB5"/>
    <w:rsid w:val="00C03C35"/>
    <w:rsid w:val="00C04077"/>
    <w:rsid w:val="00C05D35"/>
    <w:rsid w:val="00C067A8"/>
    <w:rsid w:val="00C068B9"/>
    <w:rsid w:val="00C06E88"/>
    <w:rsid w:val="00C070AC"/>
    <w:rsid w:val="00C11169"/>
    <w:rsid w:val="00C11630"/>
    <w:rsid w:val="00C121E7"/>
    <w:rsid w:val="00C12A90"/>
    <w:rsid w:val="00C139F2"/>
    <w:rsid w:val="00C1403D"/>
    <w:rsid w:val="00C14C12"/>
    <w:rsid w:val="00C16624"/>
    <w:rsid w:val="00C16AE6"/>
    <w:rsid w:val="00C1720D"/>
    <w:rsid w:val="00C17747"/>
    <w:rsid w:val="00C17794"/>
    <w:rsid w:val="00C17ECE"/>
    <w:rsid w:val="00C204AC"/>
    <w:rsid w:val="00C214C2"/>
    <w:rsid w:val="00C21A73"/>
    <w:rsid w:val="00C224DD"/>
    <w:rsid w:val="00C231EB"/>
    <w:rsid w:val="00C23700"/>
    <w:rsid w:val="00C239C7"/>
    <w:rsid w:val="00C24297"/>
    <w:rsid w:val="00C24EC1"/>
    <w:rsid w:val="00C2546B"/>
    <w:rsid w:val="00C26C19"/>
    <w:rsid w:val="00C2751F"/>
    <w:rsid w:val="00C3022E"/>
    <w:rsid w:val="00C30FBC"/>
    <w:rsid w:val="00C3227A"/>
    <w:rsid w:val="00C3274D"/>
    <w:rsid w:val="00C3276E"/>
    <w:rsid w:val="00C3279A"/>
    <w:rsid w:val="00C3348C"/>
    <w:rsid w:val="00C337C8"/>
    <w:rsid w:val="00C34AE6"/>
    <w:rsid w:val="00C34BF7"/>
    <w:rsid w:val="00C36E41"/>
    <w:rsid w:val="00C37224"/>
    <w:rsid w:val="00C374C6"/>
    <w:rsid w:val="00C375C1"/>
    <w:rsid w:val="00C37CB8"/>
    <w:rsid w:val="00C414C3"/>
    <w:rsid w:val="00C41BCD"/>
    <w:rsid w:val="00C42052"/>
    <w:rsid w:val="00C4261A"/>
    <w:rsid w:val="00C43221"/>
    <w:rsid w:val="00C4351D"/>
    <w:rsid w:val="00C4391A"/>
    <w:rsid w:val="00C43C59"/>
    <w:rsid w:val="00C45AE1"/>
    <w:rsid w:val="00C46063"/>
    <w:rsid w:val="00C4617F"/>
    <w:rsid w:val="00C46295"/>
    <w:rsid w:val="00C46A2A"/>
    <w:rsid w:val="00C46CDE"/>
    <w:rsid w:val="00C47EBC"/>
    <w:rsid w:val="00C50317"/>
    <w:rsid w:val="00C5052D"/>
    <w:rsid w:val="00C505F8"/>
    <w:rsid w:val="00C52005"/>
    <w:rsid w:val="00C52231"/>
    <w:rsid w:val="00C52C73"/>
    <w:rsid w:val="00C53000"/>
    <w:rsid w:val="00C53477"/>
    <w:rsid w:val="00C53FC4"/>
    <w:rsid w:val="00C54532"/>
    <w:rsid w:val="00C5464E"/>
    <w:rsid w:val="00C547A4"/>
    <w:rsid w:val="00C54A73"/>
    <w:rsid w:val="00C559BD"/>
    <w:rsid w:val="00C55AED"/>
    <w:rsid w:val="00C563CC"/>
    <w:rsid w:val="00C56E9C"/>
    <w:rsid w:val="00C56FD2"/>
    <w:rsid w:val="00C5709E"/>
    <w:rsid w:val="00C57105"/>
    <w:rsid w:val="00C57652"/>
    <w:rsid w:val="00C578AB"/>
    <w:rsid w:val="00C57E6E"/>
    <w:rsid w:val="00C600ED"/>
    <w:rsid w:val="00C60826"/>
    <w:rsid w:val="00C60CD2"/>
    <w:rsid w:val="00C60DE9"/>
    <w:rsid w:val="00C61354"/>
    <w:rsid w:val="00C6174F"/>
    <w:rsid w:val="00C626A8"/>
    <w:rsid w:val="00C62C94"/>
    <w:rsid w:val="00C632AF"/>
    <w:rsid w:val="00C6428A"/>
    <w:rsid w:val="00C64904"/>
    <w:rsid w:val="00C64A90"/>
    <w:rsid w:val="00C64D79"/>
    <w:rsid w:val="00C65848"/>
    <w:rsid w:val="00C669BB"/>
    <w:rsid w:val="00C67BBB"/>
    <w:rsid w:val="00C67EC8"/>
    <w:rsid w:val="00C7004E"/>
    <w:rsid w:val="00C702AC"/>
    <w:rsid w:val="00C70B27"/>
    <w:rsid w:val="00C7120B"/>
    <w:rsid w:val="00C71B39"/>
    <w:rsid w:val="00C7252E"/>
    <w:rsid w:val="00C72BF8"/>
    <w:rsid w:val="00C73089"/>
    <w:rsid w:val="00C7399A"/>
    <w:rsid w:val="00C74C06"/>
    <w:rsid w:val="00C7549F"/>
    <w:rsid w:val="00C76663"/>
    <w:rsid w:val="00C77476"/>
    <w:rsid w:val="00C77764"/>
    <w:rsid w:val="00C77BA6"/>
    <w:rsid w:val="00C80A5F"/>
    <w:rsid w:val="00C80AA0"/>
    <w:rsid w:val="00C81480"/>
    <w:rsid w:val="00C81C04"/>
    <w:rsid w:val="00C8277C"/>
    <w:rsid w:val="00C837BC"/>
    <w:rsid w:val="00C838DC"/>
    <w:rsid w:val="00C83E69"/>
    <w:rsid w:val="00C857D6"/>
    <w:rsid w:val="00C85AEB"/>
    <w:rsid w:val="00C86171"/>
    <w:rsid w:val="00C86D43"/>
    <w:rsid w:val="00C87F88"/>
    <w:rsid w:val="00C90AC3"/>
    <w:rsid w:val="00C91F45"/>
    <w:rsid w:val="00C921A3"/>
    <w:rsid w:val="00C9258A"/>
    <w:rsid w:val="00C92A1D"/>
    <w:rsid w:val="00C92B73"/>
    <w:rsid w:val="00C92F05"/>
    <w:rsid w:val="00C945DF"/>
    <w:rsid w:val="00C9461A"/>
    <w:rsid w:val="00C953CA"/>
    <w:rsid w:val="00C95457"/>
    <w:rsid w:val="00C958D3"/>
    <w:rsid w:val="00C95D26"/>
    <w:rsid w:val="00C962B6"/>
    <w:rsid w:val="00C96451"/>
    <w:rsid w:val="00C96A25"/>
    <w:rsid w:val="00C9747C"/>
    <w:rsid w:val="00C9791D"/>
    <w:rsid w:val="00C97D45"/>
    <w:rsid w:val="00CA04BD"/>
    <w:rsid w:val="00CA09E2"/>
    <w:rsid w:val="00CA0B3B"/>
    <w:rsid w:val="00CA1156"/>
    <w:rsid w:val="00CA18D7"/>
    <w:rsid w:val="00CA2192"/>
    <w:rsid w:val="00CA2E36"/>
    <w:rsid w:val="00CA31CC"/>
    <w:rsid w:val="00CA3546"/>
    <w:rsid w:val="00CA3F19"/>
    <w:rsid w:val="00CA4042"/>
    <w:rsid w:val="00CA4B7B"/>
    <w:rsid w:val="00CA50EF"/>
    <w:rsid w:val="00CA594B"/>
    <w:rsid w:val="00CA5EFE"/>
    <w:rsid w:val="00CA63BD"/>
    <w:rsid w:val="00CA799C"/>
    <w:rsid w:val="00CA7A51"/>
    <w:rsid w:val="00CB02ED"/>
    <w:rsid w:val="00CB07F2"/>
    <w:rsid w:val="00CB1135"/>
    <w:rsid w:val="00CB125D"/>
    <w:rsid w:val="00CB2FD1"/>
    <w:rsid w:val="00CB364F"/>
    <w:rsid w:val="00CB3CEC"/>
    <w:rsid w:val="00CB4180"/>
    <w:rsid w:val="00CB48E5"/>
    <w:rsid w:val="00CB4A6D"/>
    <w:rsid w:val="00CB5116"/>
    <w:rsid w:val="00CB53F6"/>
    <w:rsid w:val="00CB5C94"/>
    <w:rsid w:val="00CB6C49"/>
    <w:rsid w:val="00CB706C"/>
    <w:rsid w:val="00CB7461"/>
    <w:rsid w:val="00CB7A9F"/>
    <w:rsid w:val="00CC005D"/>
    <w:rsid w:val="00CC037E"/>
    <w:rsid w:val="00CC0F7F"/>
    <w:rsid w:val="00CC2B8D"/>
    <w:rsid w:val="00CC2DFD"/>
    <w:rsid w:val="00CC2E80"/>
    <w:rsid w:val="00CC36B2"/>
    <w:rsid w:val="00CC3F8D"/>
    <w:rsid w:val="00CC4800"/>
    <w:rsid w:val="00CC51C1"/>
    <w:rsid w:val="00CC55E9"/>
    <w:rsid w:val="00CC5727"/>
    <w:rsid w:val="00CC5BEA"/>
    <w:rsid w:val="00CC624D"/>
    <w:rsid w:val="00CC6750"/>
    <w:rsid w:val="00CC72BC"/>
    <w:rsid w:val="00CD0B9A"/>
    <w:rsid w:val="00CD2882"/>
    <w:rsid w:val="00CD297B"/>
    <w:rsid w:val="00CD2C06"/>
    <w:rsid w:val="00CD3A9E"/>
    <w:rsid w:val="00CD3B5E"/>
    <w:rsid w:val="00CD4059"/>
    <w:rsid w:val="00CD460E"/>
    <w:rsid w:val="00CD4AA2"/>
    <w:rsid w:val="00CD4C71"/>
    <w:rsid w:val="00CD5499"/>
    <w:rsid w:val="00CD583C"/>
    <w:rsid w:val="00CD59DF"/>
    <w:rsid w:val="00CE1885"/>
    <w:rsid w:val="00CE1D35"/>
    <w:rsid w:val="00CE1FD2"/>
    <w:rsid w:val="00CE26A9"/>
    <w:rsid w:val="00CE2DA0"/>
    <w:rsid w:val="00CE350C"/>
    <w:rsid w:val="00CE371A"/>
    <w:rsid w:val="00CE3F29"/>
    <w:rsid w:val="00CE4471"/>
    <w:rsid w:val="00CE4582"/>
    <w:rsid w:val="00CE49E9"/>
    <w:rsid w:val="00CE4B10"/>
    <w:rsid w:val="00CE65F0"/>
    <w:rsid w:val="00CE72B1"/>
    <w:rsid w:val="00CE7808"/>
    <w:rsid w:val="00CF234E"/>
    <w:rsid w:val="00CF23DF"/>
    <w:rsid w:val="00CF2902"/>
    <w:rsid w:val="00CF3AB7"/>
    <w:rsid w:val="00CF4541"/>
    <w:rsid w:val="00CF4B73"/>
    <w:rsid w:val="00CF4E52"/>
    <w:rsid w:val="00CF5149"/>
    <w:rsid w:val="00CF5482"/>
    <w:rsid w:val="00CF6C51"/>
    <w:rsid w:val="00CF7412"/>
    <w:rsid w:val="00D017C7"/>
    <w:rsid w:val="00D02C08"/>
    <w:rsid w:val="00D03668"/>
    <w:rsid w:val="00D03794"/>
    <w:rsid w:val="00D03B2C"/>
    <w:rsid w:val="00D04D8B"/>
    <w:rsid w:val="00D054FD"/>
    <w:rsid w:val="00D05D08"/>
    <w:rsid w:val="00D065CC"/>
    <w:rsid w:val="00D07B5C"/>
    <w:rsid w:val="00D112D2"/>
    <w:rsid w:val="00D11576"/>
    <w:rsid w:val="00D11A46"/>
    <w:rsid w:val="00D11F78"/>
    <w:rsid w:val="00D11FA8"/>
    <w:rsid w:val="00D12161"/>
    <w:rsid w:val="00D12215"/>
    <w:rsid w:val="00D12D97"/>
    <w:rsid w:val="00D132D7"/>
    <w:rsid w:val="00D1375B"/>
    <w:rsid w:val="00D13890"/>
    <w:rsid w:val="00D1398C"/>
    <w:rsid w:val="00D14601"/>
    <w:rsid w:val="00D15A03"/>
    <w:rsid w:val="00D1632B"/>
    <w:rsid w:val="00D168AE"/>
    <w:rsid w:val="00D17255"/>
    <w:rsid w:val="00D17E6B"/>
    <w:rsid w:val="00D20315"/>
    <w:rsid w:val="00D211D8"/>
    <w:rsid w:val="00D22BD0"/>
    <w:rsid w:val="00D236A4"/>
    <w:rsid w:val="00D2394D"/>
    <w:rsid w:val="00D24705"/>
    <w:rsid w:val="00D256DA"/>
    <w:rsid w:val="00D25F44"/>
    <w:rsid w:val="00D2612A"/>
    <w:rsid w:val="00D26154"/>
    <w:rsid w:val="00D2667E"/>
    <w:rsid w:val="00D2673B"/>
    <w:rsid w:val="00D26773"/>
    <w:rsid w:val="00D27325"/>
    <w:rsid w:val="00D30206"/>
    <w:rsid w:val="00D307B9"/>
    <w:rsid w:val="00D30A88"/>
    <w:rsid w:val="00D312A8"/>
    <w:rsid w:val="00D315E2"/>
    <w:rsid w:val="00D31C3A"/>
    <w:rsid w:val="00D31D9C"/>
    <w:rsid w:val="00D32C62"/>
    <w:rsid w:val="00D33F43"/>
    <w:rsid w:val="00D3405C"/>
    <w:rsid w:val="00D34B65"/>
    <w:rsid w:val="00D3522C"/>
    <w:rsid w:val="00D36642"/>
    <w:rsid w:val="00D3676A"/>
    <w:rsid w:val="00D36A2D"/>
    <w:rsid w:val="00D37D54"/>
    <w:rsid w:val="00D410A7"/>
    <w:rsid w:val="00D4120C"/>
    <w:rsid w:val="00D41A13"/>
    <w:rsid w:val="00D41FE7"/>
    <w:rsid w:val="00D42631"/>
    <w:rsid w:val="00D431CF"/>
    <w:rsid w:val="00D43284"/>
    <w:rsid w:val="00D43A1E"/>
    <w:rsid w:val="00D43D47"/>
    <w:rsid w:val="00D441AA"/>
    <w:rsid w:val="00D447AC"/>
    <w:rsid w:val="00D45704"/>
    <w:rsid w:val="00D460C8"/>
    <w:rsid w:val="00D46488"/>
    <w:rsid w:val="00D4772C"/>
    <w:rsid w:val="00D47AC2"/>
    <w:rsid w:val="00D47B57"/>
    <w:rsid w:val="00D47C67"/>
    <w:rsid w:val="00D50C81"/>
    <w:rsid w:val="00D515C3"/>
    <w:rsid w:val="00D516D4"/>
    <w:rsid w:val="00D51A69"/>
    <w:rsid w:val="00D51E00"/>
    <w:rsid w:val="00D537B1"/>
    <w:rsid w:val="00D537B7"/>
    <w:rsid w:val="00D53BFF"/>
    <w:rsid w:val="00D557EC"/>
    <w:rsid w:val="00D55981"/>
    <w:rsid w:val="00D55B7A"/>
    <w:rsid w:val="00D55D50"/>
    <w:rsid w:val="00D5609A"/>
    <w:rsid w:val="00D56BF5"/>
    <w:rsid w:val="00D57FC8"/>
    <w:rsid w:val="00D60282"/>
    <w:rsid w:val="00D60EA0"/>
    <w:rsid w:val="00D60EE7"/>
    <w:rsid w:val="00D629A8"/>
    <w:rsid w:val="00D634C7"/>
    <w:rsid w:val="00D635FF"/>
    <w:rsid w:val="00D63720"/>
    <w:rsid w:val="00D63CE8"/>
    <w:rsid w:val="00D64EE1"/>
    <w:rsid w:val="00D65E5B"/>
    <w:rsid w:val="00D662E0"/>
    <w:rsid w:val="00D66D82"/>
    <w:rsid w:val="00D67D4F"/>
    <w:rsid w:val="00D710FB"/>
    <w:rsid w:val="00D718DC"/>
    <w:rsid w:val="00D71936"/>
    <w:rsid w:val="00D71DD8"/>
    <w:rsid w:val="00D725B3"/>
    <w:rsid w:val="00D72F05"/>
    <w:rsid w:val="00D7312C"/>
    <w:rsid w:val="00D73A4F"/>
    <w:rsid w:val="00D76446"/>
    <w:rsid w:val="00D76952"/>
    <w:rsid w:val="00D769FC"/>
    <w:rsid w:val="00D76C51"/>
    <w:rsid w:val="00D77009"/>
    <w:rsid w:val="00D80013"/>
    <w:rsid w:val="00D80191"/>
    <w:rsid w:val="00D803E7"/>
    <w:rsid w:val="00D80EA4"/>
    <w:rsid w:val="00D81E2C"/>
    <w:rsid w:val="00D81FA3"/>
    <w:rsid w:val="00D835F0"/>
    <w:rsid w:val="00D83668"/>
    <w:rsid w:val="00D838BF"/>
    <w:rsid w:val="00D83B33"/>
    <w:rsid w:val="00D83D6E"/>
    <w:rsid w:val="00D83E52"/>
    <w:rsid w:val="00D84476"/>
    <w:rsid w:val="00D84504"/>
    <w:rsid w:val="00D84E4F"/>
    <w:rsid w:val="00D8551A"/>
    <w:rsid w:val="00D8554F"/>
    <w:rsid w:val="00D86B81"/>
    <w:rsid w:val="00D874E9"/>
    <w:rsid w:val="00D90505"/>
    <w:rsid w:val="00D91293"/>
    <w:rsid w:val="00D9180D"/>
    <w:rsid w:val="00D92392"/>
    <w:rsid w:val="00D93141"/>
    <w:rsid w:val="00D93A14"/>
    <w:rsid w:val="00D93D3B"/>
    <w:rsid w:val="00D942A6"/>
    <w:rsid w:val="00D94684"/>
    <w:rsid w:val="00D94A9C"/>
    <w:rsid w:val="00D94C6E"/>
    <w:rsid w:val="00D94D41"/>
    <w:rsid w:val="00D961CD"/>
    <w:rsid w:val="00D9652F"/>
    <w:rsid w:val="00D9707F"/>
    <w:rsid w:val="00DA0D4F"/>
    <w:rsid w:val="00DA1625"/>
    <w:rsid w:val="00DA221E"/>
    <w:rsid w:val="00DA2547"/>
    <w:rsid w:val="00DA2548"/>
    <w:rsid w:val="00DA2A32"/>
    <w:rsid w:val="00DA2DC8"/>
    <w:rsid w:val="00DA339A"/>
    <w:rsid w:val="00DA33C3"/>
    <w:rsid w:val="00DA4541"/>
    <w:rsid w:val="00DA4DE9"/>
    <w:rsid w:val="00DA5FE8"/>
    <w:rsid w:val="00DA6360"/>
    <w:rsid w:val="00DA65EE"/>
    <w:rsid w:val="00DA6BAD"/>
    <w:rsid w:val="00DA7006"/>
    <w:rsid w:val="00DA7044"/>
    <w:rsid w:val="00DA7162"/>
    <w:rsid w:val="00DA7534"/>
    <w:rsid w:val="00DA7F4D"/>
    <w:rsid w:val="00DB00EA"/>
    <w:rsid w:val="00DB0518"/>
    <w:rsid w:val="00DB0E31"/>
    <w:rsid w:val="00DB3B6F"/>
    <w:rsid w:val="00DB479E"/>
    <w:rsid w:val="00DB47BC"/>
    <w:rsid w:val="00DB4C77"/>
    <w:rsid w:val="00DB4F4B"/>
    <w:rsid w:val="00DB5848"/>
    <w:rsid w:val="00DB651D"/>
    <w:rsid w:val="00DB6CAB"/>
    <w:rsid w:val="00DB6E06"/>
    <w:rsid w:val="00DB723A"/>
    <w:rsid w:val="00DB74B8"/>
    <w:rsid w:val="00DC0080"/>
    <w:rsid w:val="00DC0840"/>
    <w:rsid w:val="00DC0C41"/>
    <w:rsid w:val="00DC10AE"/>
    <w:rsid w:val="00DC11AB"/>
    <w:rsid w:val="00DC1567"/>
    <w:rsid w:val="00DC207F"/>
    <w:rsid w:val="00DC4D0D"/>
    <w:rsid w:val="00DC5679"/>
    <w:rsid w:val="00DC5D54"/>
    <w:rsid w:val="00DC666D"/>
    <w:rsid w:val="00DC6D00"/>
    <w:rsid w:val="00DD0049"/>
    <w:rsid w:val="00DD01A2"/>
    <w:rsid w:val="00DD031E"/>
    <w:rsid w:val="00DD0F7A"/>
    <w:rsid w:val="00DD0FA3"/>
    <w:rsid w:val="00DD1035"/>
    <w:rsid w:val="00DD11DC"/>
    <w:rsid w:val="00DD2803"/>
    <w:rsid w:val="00DD3256"/>
    <w:rsid w:val="00DD352B"/>
    <w:rsid w:val="00DD40A6"/>
    <w:rsid w:val="00DD4BDD"/>
    <w:rsid w:val="00DD4CEF"/>
    <w:rsid w:val="00DD4EDD"/>
    <w:rsid w:val="00DD5622"/>
    <w:rsid w:val="00DD5950"/>
    <w:rsid w:val="00DD5A78"/>
    <w:rsid w:val="00DD5F0D"/>
    <w:rsid w:val="00DD6BED"/>
    <w:rsid w:val="00DD73A6"/>
    <w:rsid w:val="00DD74A8"/>
    <w:rsid w:val="00DD795E"/>
    <w:rsid w:val="00DE0489"/>
    <w:rsid w:val="00DE12DC"/>
    <w:rsid w:val="00DE2675"/>
    <w:rsid w:val="00DE28C3"/>
    <w:rsid w:val="00DE3C79"/>
    <w:rsid w:val="00DE41C7"/>
    <w:rsid w:val="00DE4794"/>
    <w:rsid w:val="00DE4F17"/>
    <w:rsid w:val="00DE5892"/>
    <w:rsid w:val="00DE6424"/>
    <w:rsid w:val="00DE6797"/>
    <w:rsid w:val="00DE68B6"/>
    <w:rsid w:val="00DE69D2"/>
    <w:rsid w:val="00DE7F3B"/>
    <w:rsid w:val="00DF0CEA"/>
    <w:rsid w:val="00DF0FC9"/>
    <w:rsid w:val="00DF14EB"/>
    <w:rsid w:val="00DF1FAE"/>
    <w:rsid w:val="00DF3465"/>
    <w:rsid w:val="00DF428E"/>
    <w:rsid w:val="00DF434C"/>
    <w:rsid w:val="00DF4F43"/>
    <w:rsid w:val="00DF58E4"/>
    <w:rsid w:val="00DF5F68"/>
    <w:rsid w:val="00DF6332"/>
    <w:rsid w:val="00DF6441"/>
    <w:rsid w:val="00DF6991"/>
    <w:rsid w:val="00DF6CC7"/>
    <w:rsid w:val="00DF6F6B"/>
    <w:rsid w:val="00DF744C"/>
    <w:rsid w:val="00DF7C6E"/>
    <w:rsid w:val="00DF7F30"/>
    <w:rsid w:val="00E005C1"/>
    <w:rsid w:val="00E009C6"/>
    <w:rsid w:val="00E0100F"/>
    <w:rsid w:val="00E01058"/>
    <w:rsid w:val="00E01095"/>
    <w:rsid w:val="00E01481"/>
    <w:rsid w:val="00E01987"/>
    <w:rsid w:val="00E019BA"/>
    <w:rsid w:val="00E02B46"/>
    <w:rsid w:val="00E02CA5"/>
    <w:rsid w:val="00E02CB7"/>
    <w:rsid w:val="00E03930"/>
    <w:rsid w:val="00E03C41"/>
    <w:rsid w:val="00E042CA"/>
    <w:rsid w:val="00E0436F"/>
    <w:rsid w:val="00E044A2"/>
    <w:rsid w:val="00E05147"/>
    <w:rsid w:val="00E05563"/>
    <w:rsid w:val="00E05903"/>
    <w:rsid w:val="00E06176"/>
    <w:rsid w:val="00E06376"/>
    <w:rsid w:val="00E06595"/>
    <w:rsid w:val="00E06AEC"/>
    <w:rsid w:val="00E06BB5"/>
    <w:rsid w:val="00E07030"/>
    <w:rsid w:val="00E07047"/>
    <w:rsid w:val="00E07229"/>
    <w:rsid w:val="00E077BA"/>
    <w:rsid w:val="00E10168"/>
    <w:rsid w:val="00E10396"/>
    <w:rsid w:val="00E1074A"/>
    <w:rsid w:val="00E11340"/>
    <w:rsid w:val="00E1230D"/>
    <w:rsid w:val="00E126CB"/>
    <w:rsid w:val="00E1325E"/>
    <w:rsid w:val="00E13309"/>
    <w:rsid w:val="00E1350E"/>
    <w:rsid w:val="00E13BF7"/>
    <w:rsid w:val="00E1431A"/>
    <w:rsid w:val="00E1506A"/>
    <w:rsid w:val="00E154F7"/>
    <w:rsid w:val="00E155B8"/>
    <w:rsid w:val="00E159B8"/>
    <w:rsid w:val="00E15C6F"/>
    <w:rsid w:val="00E15D50"/>
    <w:rsid w:val="00E1639F"/>
    <w:rsid w:val="00E16653"/>
    <w:rsid w:val="00E1769A"/>
    <w:rsid w:val="00E217FA"/>
    <w:rsid w:val="00E21B22"/>
    <w:rsid w:val="00E22EE8"/>
    <w:rsid w:val="00E23E53"/>
    <w:rsid w:val="00E2526E"/>
    <w:rsid w:val="00E261B4"/>
    <w:rsid w:val="00E271EB"/>
    <w:rsid w:val="00E305A2"/>
    <w:rsid w:val="00E30737"/>
    <w:rsid w:val="00E31823"/>
    <w:rsid w:val="00E31899"/>
    <w:rsid w:val="00E3272A"/>
    <w:rsid w:val="00E32952"/>
    <w:rsid w:val="00E32C64"/>
    <w:rsid w:val="00E32DB3"/>
    <w:rsid w:val="00E331FF"/>
    <w:rsid w:val="00E3404A"/>
    <w:rsid w:val="00E34178"/>
    <w:rsid w:val="00E3430A"/>
    <w:rsid w:val="00E34823"/>
    <w:rsid w:val="00E34B0A"/>
    <w:rsid w:val="00E34DE7"/>
    <w:rsid w:val="00E35502"/>
    <w:rsid w:val="00E3699C"/>
    <w:rsid w:val="00E37A81"/>
    <w:rsid w:val="00E4003D"/>
    <w:rsid w:val="00E403D2"/>
    <w:rsid w:val="00E405A6"/>
    <w:rsid w:val="00E426EC"/>
    <w:rsid w:val="00E42DE5"/>
    <w:rsid w:val="00E43B11"/>
    <w:rsid w:val="00E43E4F"/>
    <w:rsid w:val="00E44948"/>
    <w:rsid w:val="00E44B59"/>
    <w:rsid w:val="00E4670B"/>
    <w:rsid w:val="00E4772F"/>
    <w:rsid w:val="00E47BB5"/>
    <w:rsid w:val="00E51602"/>
    <w:rsid w:val="00E51B7D"/>
    <w:rsid w:val="00E51C3E"/>
    <w:rsid w:val="00E51E70"/>
    <w:rsid w:val="00E52102"/>
    <w:rsid w:val="00E52B92"/>
    <w:rsid w:val="00E52DC4"/>
    <w:rsid w:val="00E52E75"/>
    <w:rsid w:val="00E53E28"/>
    <w:rsid w:val="00E5478D"/>
    <w:rsid w:val="00E54966"/>
    <w:rsid w:val="00E54A33"/>
    <w:rsid w:val="00E551DF"/>
    <w:rsid w:val="00E5564F"/>
    <w:rsid w:val="00E55C47"/>
    <w:rsid w:val="00E5602C"/>
    <w:rsid w:val="00E564FA"/>
    <w:rsid w:val="00E56B63"/>
    <w:rsid w:val="00E56C72"/>
    <w:rsid w:val="00E57765"/>
    <w:rsid w:val="00E60416"/>
    <w:rsid w:val="00E60910"/>
    <w:rsid w:val="00E61941"/>
    <w:rsid w:val="00E6241C"/>
    <w:rsid w:val="00E625E9"/>
    <w:rsid w:val="00E63589"/>
    <w:rsid w:val="00E638B5"/>
    <w:rsid w:val="00E63AF4"/>
    <w:rsid w:val="00E64056"/>
    <w:rsid w:val="00E64D06"/>
    <w:rsid w:val="00E64D5E"/>
    <w:rsid w:val="00E659E3"/>
    <w:rsid w:val="00E66A31"/>
    <w:rsid w:val="00E66DAF"/>
    <w:rsid w:val="00E67230"/>
    <w:rsid w:val="00E71C50"/>
    <w:rsid w:val="00E727EF"/>
    <w:rsid w:val="00E7307A"/>
    <w:rsid w:val="00E734FF"/>
    <w:rsid w:val="00E736EF"/>
    <w:rsid w:val="00E73DBF"/>
    <w:rsid w:val="00E760C4"/>
    <w:rsid w:val="00E77C9F"/>
    <w:rsid w:val="00E80623"/>
    <w:rsid w:val="00E8074C"/>
    <w:rsid w:val="00E80EBE"/>
    <w:rsid w:val="00E80F96"/>
    <w:rsid w:val="00E816E3"/>
    <w:rsid w:val="00E8199C"/>
    <w:rsid w:val="00E8231A"/>
    <w:rsid w:val="00E82957"/>
    <w:rsid w:val="00E8315D"/>
    <w:rsid w:val="00E833E3"/>
    <w:rsid w:val="00E837CD"/>
    <w:rsid w:val="00E84202"/>
    <w:rsid w:val="00E849B2"/>
    <w:rsid w:val="00E84C41"/>
    <w:rsid w:val="00E85187"/>
    <w:rsid w:val="00E853DD"/>
    <w:rsid w:val="00E853E3"/>
    <w:rsid w:val="00E8623F"/>
    <w:rsid w:val="00E8749B"/>
    <w:rsid w:val="00E87CCA"/>
    <w:rsid w:val="00E87D90"/>
    <w:rsid w:val="00E901F8"/>
    <w:rsid w:val="00E9086A"/>
    <w:rsid w:val="00E909BB"/>
    <w:rsid w:val="00E91475"/>
    <w:rsid w:val="00E9150E"/>
    <w:rsid w:val="00E91B2B"/>
    <w:rsid w:val="00E91C24"/>
    <w:rsid w:val="00E943B1"/>
    <w:rsid w:val="00E9451B"/>
    <w:rsid w:val="00E94553"/>
    <w:rsid w:val="00E962B7"/>
    <w:rsid w:val="00E9703D"/>
    <w:rsid w:val="00E97BFA"/>
    <w:rsid w:val="00E97DE5"/>
    <w:rsid w:val="00EA0711"/>
    <w:rsid w:val="00EA09C5"/>
    <w:rsid w:val="00EA0F0C"/>
    <w:rsid w:val="00EA1396"/>
    <w:rsid w:val="00EA15BF"/>
    <w:rsid w:val="00EA3368"/>
    <w:rsid w:val="00EA40DD"/>
    <w:rsid w:val="00EA4A73"/>
    <w:rsid w:val="00EA4DDD"/>
    <w:rsid w:val="00EA5A7D"/>
    <w:rsid w:val="00EA6450"/>
    <w:rsid w:val="00EA66BE"/>
    <w:rsid w:val="00EA680D"/>
    <w:rsid w:val="00EA6CE1"/>
    <w:rsid w:val="00EA70F0"/>
    <w:rsid w:val="00EB088E"/>
    <w:rsid w:val="00EB1919"/>
    <w:rsid w:val="00EB267F"/>
    <w:rsid w:val="00EB3396"/>
    <w:rsid w:val="00EB4DDB"/>
    <w:rsid w:val="00EB550C"/>
    <w:rsid w:val="00EB59B2"/>
    <w:rsid w:val="00EB60D2"/>
    <w:rsid w:val="00EB6BA7"/>
    <w:rsid w:val="00EB73B4"/>
    <w:rsid w:val="00EB76F6"/>
    <w:rsid w:val="00EB7D57"/>
    <w:rsid w:val="00EB7EBD"/>
    <w:rsid w:val="00EC0F24"/>
    <w:rsid w:val="00EC1BCD"/>
    <w:rsid w:val="00EC28DB"/>
    <w:rsid w:val="00EC2B53"/>
    <w:rsid w:val="00EC3419"/>
    <w:rsid w:val="00EC3F52"/>
    <w:rsid w:val="00EC4009"/>
    <w:rsid w:val="00EC4971"/>
    <w:rsid w:val="00EC5312"/>
    <w:rsid w:val="00EC58E3"/>
    <w:rsid w:val="00EC5E26"/>
    <w:rsid w:val="00EC5E66"/>
    <w:rsid w:val="00EC61BF"/>
    <w:rsid w:val="00EC6800"/>
    <w:rsid w:val="00EC68AA"/>
    <w:rsid w:val="00EC6B10"/>
    <w:rsid w:val="00EC7DB7"/>
    <w:rsid w:val="00EC7F46"/>
    <w:rsid w:val="00ED01F9"/>
    <w:rsid w:val="00ED0917"/>
    <w:rsid w:val="00ED0EC0"/>
    <w:rsid w:val="00ED1016"/>
    <w:rsid w:val="00ED2382"/>
    <w:rsid w:val="00ED30D4"/>
    <w:rsid w:val="00ED3184"/>
    <w:rsid w:val="00ED383C"/>
    <w:rsid w:val="00ED3E6B"/>
    <w:rsid w:val="00ED412D"/>
    <w:rsid w:val="00ED48A8"/>
    <w:rsid w:val="00ED4F57"/>
    <w:rsid w:val="00ED5EF3"/>
    <w:rsid w:val="00ED6327"/>
    <w:rsid w:val="00ED63F1"/>
    <w:rsid w:val="00ED6453"/>
    <w:rsid w:val="00ED65B3"/>
    <w:rsid w:val="00ED7616"/>
    <w:rsid w:val="00EE16E0"/>
    <w:rsid w:val="00EE17B6"/>
    <w:rsid w:val="00EE1B8B"/>
    <w:rsid w:val="00EE2BE0"/>
    <w:rsid w:val="00EE33A0"/>
    <w:rsid w:val="00EE34DF"/>
    <w:rsid w:val="00EE3B99"/>
    <w:rsid w:val="00EE3C06"/>
    <w:rsid w:val="00EE424B"/>
    <w:rsid w:val="00EE5EA8"/>
    <w:rsid w:val="00EE612E"/>
    <w:rsid w:val="00EE6884"/>
    <w:rsid w:val="00EE6DD7"/>
    <w:rsid w:val="00EE7C43"/>
    <w:rsid w:val="00EF075B"/>
    <w:rsid w:val="00EF2369"/>
    <w:rsid w:val="00EF2F97"/>
    <w:rsid w:val="00EF30A3"/>
    <w:rsid w:val="00EF30BE"/>
    <w:rsid w:val="00EF414E"/>
    <w:rsid w:val="00EF5718"/>
    <w:rsid w:val="00EF5A8D"/>
    <w:rsid w:val="00EF6202"/>
    <w:rsid w:val="00EF6ADA"/>
    <w:rsid w:val="00EF71B1"/>
    <w:rsid w:val="00F01258"/>
    <w:rsid w:val="00F01A78"/>
    <w:rsid w:val="00F0226B"/>
    <w:rsid w:val="00F0274D"/>
    <w:rsid w:val="00F02EAA"/>
    <w:rsid w:val="00F034A5"/>
    <w:rsid w:val="00F03867"/>
    <w:rsid w:val="00F04D89"/>
    <w:rsid w:val="00F05546"/>
    <w:rsid w:val="00F05748"/>
    <w:rsid w:val="00F06303"/>
    <w:rsid w:val="00F06621"/>
    <w:rsid w:val="00F0666F"/>
    <w:rsid w:val="00F06D86"/>
    <w:rsid w:val="00F06E2A"/>
    <w:rsid w:val="00F0703D"/>
    <w:rsid w:val="00F10E20"/>
    <w:rsid w:val="00F12285"/>
    <w:rsid w:val="00F12BB1"/>
    <w:rsid w:val="00F1328F"/>
    <w:rsid w:val="00F1358D"/>
    <w:rsid w:val="00F13C34"/>
    <w:rsid w:val="00F1432B"/>
    <w:rsid w:val="00F14E04"/>
    <w:rsid w:val="00F152EE"/>
    <w:rsid w:val="00F157F4"/>
    <w:rsid w:val="00F16BC7"/>
    <w:rsid w:val="00F16F72"/>
    <w:rsid w:val="00F16FD4"/>
    <w:rsid w:val="00F170D4"/>
    <w:rsid w:val="00F17233"/>
    <w:rsid w:val="00F175DC"/>
    <w:rsid w:val="00F179F0"/>
    <w:rsid w:val="00F207C1"/>
    <w:rsid w:val="00F20D53"/>
    <w:rsid w:val="00F22117"/>
    <w:rsid w:val="00F225E3"/>
    <w:rsid w:val="00F22973"/>
    <w:rsid w:val="00F2361B"/>
    <w:rsid w:val="00F23709"/>
    <w:rsid w:val="00F237DD"/>
    <w:rsid w:val="00F23A09"/>
    <w:rsid w:val="00F23E72"/>
    <w:rsid w:val="00F24C78"/>
    <w:rsid w:val="00F25040"/>
    <w:rsid w:val="00F251C3"/>
    <w:rsid w:val="00F2758C"/>
    <w:rsid w:val="00F27664"/>
    <w:rsid w:val="00F27859"/>
    <w:rsid w:val="00F27BBF"/>
    <w:rsid w:val="00F27C33"/>
    <w:rsid w:val="00F30158"/>
    <w:rsid w:val="00F31DF3"/>
    <w:rsid w:val="00F323E0"/>
    <w:rsid w:val="00F33280"/>
    <w:rsid w:val="00F33763"/>
    <w:rsid w:val="00F3377C"/>
    <w:rsid w:val="00F33D80"/>
    <w:rsid w:val="00F34302"/>
    <w:rsid w:val="00F344E2"/>
    <w:rsid w:val="00F348E1"/>
    <w:rsid w:val="00F3519A"/>
    <w:rsid w:val="00F35BDB"/>
    <w:rsid w:val="00F36795"/>
    <w:rsid w:val="00F371F0"/>
    <w:rsid w:val="00F37C9D"/>
    <w:rsid w:val="00F40388"/>
    <w:rsid w:val="00F40C58"/>
    <w:rsid w:val="00F40C91"/>
    <w:rsid w:val="00F41658"/>
    <w:rsid w:val="00F4275A"/>
    <w:rsid w:val="00F42FE2"/>
    <w:rsid w:val="00F433DC"/>
    <w:rsid w:val="00F43777"/>
    <w:rsid w:val="00F43B57"/>
    <w:rsid w:val="00F44363"/>
    <w:rsid w:val="00F4512F"/>
    <w:rsid w:val="00F45960"/>
    <w:rsid w:val="00F4651C"/>
    <w:rsid w:val="00F47313"/>
    <w:rsid w:val="00F47317"/>
    <w:rsid w:val="00F47C4A"/>
    <w:rsid w:val="00F47EA7"/>
    <w:rsid w:val="00F50131"/>
    <w:rsid w:val="00F50C23"/>
    <w:rsid w:val="00F518B9"/>
    <w:rsid w:val="00F519BF"/>
    <w:rsid w:val="00F51DC4"/>
    <w:rsid w:val="00F52128"/>
    <w:rsid w:val="00F52BD7"/>
    <w:rsid w:val="00F532EA"/>
    <w:rsid w:val="00F53829"/>
    <w:rsid w:val="00F54DA7"/>
    <w:rsid w:val="00F54E89"/>
    <w:rsid w:val="00F55F32"/>
    <w:rsid w:val="00F56283"/>
    <w:rsid w:val="00F5665B"/>
    <w:rsid w:val="00F566FB"/>
    <w:rsid w:val="00F567D7"/>
    <w:rsid w:val="00F57006"/>
    <w:rsid w:val="00F578A5"/>
    <w:rsid w:val="00F57AA9"/>
    <w:rsid w:val="00F57ED2"/>
    <w:rsid w:val="00F61CD8"/>
    <w:rsid w:val="00F61F93"/>
    <w:rsid w:val="00F62770"/>
    <w:rsid w:val="00F629EB"/>
    <w:rsid w:val="00F637BC"/>
    <w:rsid w:val="00F64B65"/>
    <w:rsid w:val="00F6586A"/>
    <w:rsid w:val="00F65E3C"/>
    <w:rsid w:val="00F66D93"/>
    <w:rsid w:val="00F67238"/>
    <w:rsid w:val="00F677CE"/>
    <w:rsid w:val="00F70521"/>
    <w:rsid w:val="00F7086D"/>
    <w:rsid w:val="00F72E86"/>
    <w:rsid w:val="00F73C19"/>
    <w:rsid w:val="00F7485B"/>
    <w:rsid w:val="00F755A7"/>
    <w:rsid w:val="00F75ACE"/>
    <w:rsid w:val="00F75BE6"/>
    <w:rsid w:val="00F76213"/>
    <w:rsid w:val="00F767CE"/>
    <w:rsid w:val="00F76D8F"/>
    <w:rsid w:val="00F773EF"/>
    <w:rsid w:val="00F77A18"/>
    <w:rsid w:val="00F80466"/>
    <w:rsid w:val="00F81B5B"/>
    <w:rsid w:val="00F82081"/>
    <w:rsid w:val="00F826D5"/>
    <w:rsid w:val="00F82714"/>
    <w:rsid w:val="00F82829"/>
    <w:rsid w:val="00F832FF"/>
    <w:rsid w:val="00F83479"/>
    <w:rsid w:val="00F84922"/>
    <w:rsid w:val="00F850E2"/>
    <w:rsid w:val="00F8567E"/>
    <w:rsid w:val="00F858B6"/>
    <w:rsid w:val="00F85EB6"/>
    <w:rsid w:val="00F8656F"/>
    <w:rsid w:val="00F87567"/>
    <w:rsid w:val="00F903A4"/>
    <w:rsid w:val="00F90617"/>
    <w:rsid w:val="00F90749"/>
    <w:rsid w:val="00F909EC"/>
    <w:rsid w:val="00F91927"/>
    <w:rsid w:val="00F921F7"/>
    <w:rsid w:val="00F93BBF"/>
    <w:rsid w:val="00F94464"/>
    <w:rsid w:val="00F94648"/>
    <w:rsid w:val="00F95A13"/>
    <w:rsid w:val="00F95F66"/>
    <w:rsid w:val="00F962B4"/>
    <w:rsid w:val="00F96561"/>
    <w:rsid w:val="00F9686D"/>
    <w:rsid w:val="00F97480"/>
    <w:rsid w:val="00FA02D3"/>
    <w:rsid w:val="00FA079A"/>
    <w:rsid w:val="00FA0CCC"/>
    <w:rsid w:val="00FA2436"/>
    <w:rsid w:val="00FA2A87"/>
    <w:rsid w:val="00FA3514"/>
    <w:rsid w:val="00FA3CD8"/>
    <w:rsid w:val="00FA3F0E"/>
    <w:rsid w:val="00FA3F89"/>
    <w:rsid w:val="00FA4670"/>
    <w:rsid w:val="00FA4DDE"/>
    <w:rsid w:val="00FA55E0"/>
    <w:rsid w:val="00FA5DAA"/>
    <w:rsid w:val="00FA62DF"/>
    <w:rsid w:val="00FA63B2"/>
    <w:rsid w:val="00FA6982"/>
    <w:rsid w:val="00FA6D8D"/>
    <w:rsid w:val="00FA778E"/>
    <w:rsid w:val="00FA7841"/>
    <w:rsid w:val="00FA7B7B"/>
    <w:rsid w:val="00FA7C93"/>
    <w:rsid w:val="00FB0419"/>
    <w:rsid w:val="00FB0985"/>
    <w:rsid w:val="00FB0ED1"/>
    <w:rsid w:val="00FB187A"/>
    <w:rsid w:val="00FB18DC"/>
    <w:rsid w:val="00FB1D6A"/>
    <w:rsid w:val="00FB2545"/>
    <w:rsid w:val="00FB2570"/>
    <w:rsid w:val="00FB29E5"/>
    <w:rsid w:val="00FB3A4F"/>
    <w:rsid w:val="00FB3B1E"/>
    <w:rsid w:val="00FB3C2A"/>
    <w:rsid w:val="00FB4D0A"/>
    <w:rsid w:val="00FB5785"/>
    <w:rsid w:val="00FB59B9"/>
    <w:rsid w:val="00FB6199"/>
    <w:rsid w:val="00FB62A4"/>
    <w:rsid w:val="00FB64ED"/>
    <w:rsid w:val="00FB6561"/>
    <w:rsid w:val="00FB6624"/>
    <w:rsid w:val="00FB77AC"/>
    <w:rsid w:val="00FB7ABA"/>
    <w:rsid w:val="00FC008A"/>
    <w:rsid w:val="00FC1808"/>
    <w:rsid w:val="00FC2785"/>
    <w:rsid w:val="00FC3E9A"/>
    <w:rsid w:val="00FC4732"/>
    <w:rsid w:val="00FC4842"/>
    <w:rsid w:val="00FC4B34"/>
    <w:rsid w:val="00FC4B49"/>
    <w:rsid w:val="00FC506E"/>
    <w:rsid w:val="00FC553E"/>
    <w:rsid w:val="00FC5865"/>
    <w:rsid w:val="00FC5F51"/>
    <w:rsid w:val="00FC61ED"/>
    <w:rsid w:val="00FD0282"/>
    <w:rsid w:val="00FD130E"/>
    <w:rsid w:val="00FD1376"/>
    <w:rsid w:val="00FD16BF"/>
    <w:rsid w:val="00FD17C5"/>
    <w:rsid w:val="00FD1E00"/>
    <w:rsid w:val="00FD23D4"/>
    <w:rsid w:val="00FD29E7"/>
    <w:rsid w:val="00FD3675"/>
    <w:rsid w:val="00FD372B"/>
    <w:rsid w:val="00FD3B3F"/>
    <w:rsid w:val="00FD4245"/>
    <w:rsid w:val="00FD4432"/>
    <w:rsid w:val="00FD480B"/>
    <w:rsid w:val="00FD57DD"/>
    <w:rsid w:val="00FD6FD7"/>
    <w:rsid w:val="00FD7531"/>
    <w:rsid w:val="00FD7565"/>
    <w:rsid w:val="00FD7B6E"/>
    <w:rsid w:val="00FE0649"/>
    <w:rsid w:val="00FE0C5D"/>
    <w:rsid w:val="00FE0E5B"/>
    <w:rsid w:val="00FE249F"/>
    <w:rsid w:val="00FE26F6"/>
    <w:rsid w:val="00FE34E6"/>
    <w:rsid w:val="00FE3B11"/>
    <w:rsid w:val="00FE3CA6"/>
    <w:rsid w:val="00FE3DC7"/>
    <w:rsid w:val="00FE3F72"/>
    <w:rsid w:val="00FE4759"/>
    <w:rsid w:val="00FE53B6"/>
    <w:rsid w:val="00FE5C46"/>
    <w:rsid w:val="00FE620A"/>
    <w:rsid w:val="00FE628B"/>
    <w:rsid w:val="00FE6984"/>
    <w:rsid w:val="00FF05F9"/>
    <w:rsid w:val="00FF06CA"/>
    <w:rsid w:val="00FF0EB7"/>
    <w:rsid w:val="00FF1631"/>
    <w:rsid w:val="00FF1763"/>
    <w:rsid w:val="00FF21BD"/>
    <w:rsid w:val="00FF3CEB"/>
    <w:rsid w:val="00FF4CDC"/>
    <w:rsid w:val="00FF5195"/>
    <w:rsid w:val="00FF5A41"/>
    <w:rsid w:val="00FF5A8E"/>
    <w:rsid w:val="00FF5B21"/>
    <w:rsid w:val="00FF624F"/>
    <w:rsid w:val="00FF6B48"/>
    <w:rsid w:val="00FF7061"/>
    <w:rsid w:val="00FF72C2"/>
    <w:rsid w:val="00FF7871"/>
    <w:rsid w:val="0117A718"/>
    <w:rsid w:val="0162B998"/>
    <w:rsid w:val="025D7443"/>
    <w:rsid w:val="04D3E278"/>
    <w:rsid w:val="062E9C25"/>
    <w:rsid w:val="0759FBF8"/>
    <w:rsid w:val="0A9CFD21"/>
    <w:rsid w:val="0AB91474"/>
    <w:rsid w:val="0AD2A727"/>
    <w:rsid w:val="0C2FE023"/>
    <w:rsid w:val="0CD1070C"/>
    <w:rsid w:val="0DC0B122"/>
    <w:rsid w:val="0E2C394C"/>
    <w:rsid w:val="111EEE21"/>
    <w:rsid w:val="126E81E6"/>
    <w:rsid w:val="12FEEADD"/>
    <w:rsid w:val="1394F72E"/>
    <w:rsid w:val="13F30187"/>
    <w:rsid w:val="14A6A3EE"/>
    <w:rsid w:val="1650B1A6"/>
    <w:rsid w:val="185382C7"/>
    <w:rsid w:val="1984555C"/>
    <w:rsid w:val="1B8498C7"/>
    <w:rsid w:val="1D47410E"/>
    <w:rsid w:val="1D721FCE"/>
    <w:rsid w:val="1EB45C88"/>
    <w:rsid w:val="1F0E38D6"/>
    <w:rsid w:val="1F744493"/>
    <w:rsid w:val="20C9E2FD"/>
    <w:rsid w:val="2145F541"/>
    <w:rsid w:val="219D4108"/>
    <w:rsid w:val="2270FB3A"/>
    <w:rsid w:val="2353B797"/>
    <w:rsid w:val="244243A4"/>
    <w:rsid w:val="24AC252F"/>
    <w:rsid w:val="24EBF3E7"/>
    <w:rsid w:val="25CCF6F3"/>
    <w:rsid w:val="282905B2"/>
    <w:rsid w:val="28FCF349"/>
    <w:rsid w:val="2991E767"/>
    <w:rsid w:val="29BD989A"/>
    <w:rsid w:val="2C20CDF5"/>
    <w:rsid w:val="2D8D2A36"/>
    <w:rsid w:val="2E07A4B2"/>
    <w:rsid w:val="2E3F3976"/>
    <w:rsid w:val="2E5F6DDC"/>
    <w:rsid w:val="2EF333E7"/>
    <w:rsid w:val="30B27A65"/>
    <w:rsid w:val="30E4E515"/>
    <w:rsid w:val="32F81F35"/>
    <w:rsid w:val="335DE9FD"/>
    <w:rsid w:val="347D9589"/>
    <w:rsid w:val="34949818"/>
    <w:rsid w:val="39AEF402"/>
    <w:rsid w:val="3A9A334C"/>
    <w:rsid w:val="3B2D4CCF"/>
    <w:rsid w:val="3BBC5D52"/>
    <w:rsid w:val="3BCF6DCA"/>
    <w:rsid w:val="3BFAD60E"/>
    <w:rsid w:val="3E0BB7F3"/>
    <w:rsid w:val="3E55F6E5"/>
    <w:rsid w:val="3F37A86E"/>
    <w:rsid w:val="3FC5B8C1"/>
    <w:rsid w:val="41046128"/>
    <w:rsid w:val="4122B54D"/>
    <w:rsid w:val="412994AD"/>
    <w:rsid w:val="414BC7D5"/>
    <w:rsid w:val="43785EFF"/>
    <w:rsid w:val="43950616"/>
    <w:rsid w:val="44771BC9"/>
    <w:rsid w:val="448CA84D"/>
    <w:rsid w:val="47463917"/>
    <w:rsid w:val="47EB9295"/>
    <w:rsid w:val="486F4D5D"/>
    <w:rsid w:val="496DEC3C"/>
    <w:rsid w:val="4AFDEFB1"/>
    <w:rsid w:val="4B0BF422"/>
    <w:rsid w:val="4B496452"/>
    <w:rsid w:val="50FC4873"/>
    <w:rsid w:val="51803ADC"/>
    <w:rsid w:val="5276036D"/>
    <w:rsid w:val="52AFB574"/>
    <w:rsid w:val="5662AE6E"/>
    <w:rsid w:val="56EF1829"/>
    <w:rsid w:val="5738902B"/>
    <w:rsid w:val="5743DE44"/>
    <w:rsid w:val="587FF310"/>
    <w:rsid w:val="59615F56"/>
    <w:rsid w:val="5A84B633"/>
    <w:rsid w:val="5CA86389"/>
    <w:rsid w:val="5CDA9D2D"/>
    <w:rsid w:val="5E0B2010"/>
    <w:rsid w:val="5E1C1B5D"/>
    <w:rsid w:val="5E246C39"/>
    <w:rsid w:val="5E3652FE"/>
    <w:rsid w:val="5E5FE062"/>
    <w:rsid w:val="5E9DAA6A"/>
    <w:rsid w:val="5FF15C4F"/>
    <w:rsid w:val="60287A83"/>
    <w:rsid w:val="60A58AD1"/>
    <w:rsid w:val="60A84718"/>
    <w:rsid w:val="61BFCFA1"/>
    <w:rsid w:val="62A29ACF"/>
    <w:rsid w:val="6302C5FE"/>
    <w:rsid w:val="63D6C1F2"/>
    <w:rsid w:val="63ECD6DA"/>
    <w:rsid w:val="65D514D3"/>
    <w:rsid w:val="665617B5"/>
    <w:rsid w:val="669752EA"/>
    <w:rsid w:val="669F05F0"/>
    <w:rsid w:val="66A9D00D"/>
    <w:rsid w:val="678194DC"/>
    <w:rsid w:val="68A6EDA5"/>
    <w:rsid w:val="68FA7948"/>
    <w:rsid w:val="6A49B6E7"/>
    <w:rsid w:val="6A871535"/>
    <w:rsid w:val="6B0C07DA"/>
    <w:rsid w:val="6BAB3763"/>
    <w:rsid w:val="6CC2CD32"/>
    <w:rsid w:val="6D1175CB"/>
    <w:rsid w:val="6D2AC547"/>
    <w:rsid w:val="6DB7A35E"/>
    <w:rsid w:val="6F5907BA"/>
    <w:rsid w:val="70CC5DD9"/>
    <w:rsid w:val="70DB7A4E"/>
    <w:rsid w:val="71281024"/>
    <w:rsid w:val="71377842"/>
    <w:rsid w:val="7259D3C9"/>
    <w:rsid w:val="726A045C"/>
    <w:rsid w:val="7291EB0F"/>
    <w:rsid w:val="73FD0D0D"/>
    <w:rsid w:val="7415BE26"/>
    <w:rsid w:val="7502994B"/>
    <w:rsid w:val="75C8CABB"/>
    <w:rsid w:val="792FEE41"/>
    <w:rsid w:val="7A5174C8"/>
    <w:rsid w:val="7B9D8103"/>
    <w:rsid w:val="7CDDEA1B"/>
    <w:rsid w:val="7CFE044B"/>
    <w:rsid w:val="7DF364D0"/>
    <w:rsid w:val="7EFED0C0"/>
    <w:rsid w:val="7FB84E8C"/>
    <w:rsid w:val="7FC1D51E"/>
    <w:rsid w:val="7FE603D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634840"/>
  <w15:chartTrackingRefBased/>
  <w15:docId w15:val="{33DE7FCC-2D59-4250-B006-E37C539A47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iPriority="0" w:unhideWhenUsed="1"/>
    <w:lsdException w:name="header" w:locked="0" w:semiHidden="1" w:unhideWhenUsed="1"/>
    <w:lsdException w:name="footer" w:locked="0" w:semiHidden="1" w:unhideWhenUsed="1"/>
    <w:lsdException w:name="index heading" w:semiHidden="1" w:unhideWhenUsed="1"/>
    <w:lsdException w:name="caption" w:locked="0" w:semiHidden="1" w:uiPriority="35" w:unhideWhenUsed="1" w:qFormat="1"/>
    <w:lsdException w:name="table of figures" w:locked="0" w:semiHidden="1" w:unhideWhenUsed="1"/>
    <w:lsdException w:name="envelope address" w:semiHidden="1" w:unhideWhenUsed="1"/>
    <w:lsdException w:name="envelope return" w:semiHidden="1" w:unhideWhenUsed="1"/>
    <w:lsdException w:name="footnote reference" w:semiHidden="1" w:unhideWhenUsed="1"/>
    <w:lsdException w:name="annotation reference" w:locked="0"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locked="0"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0" w:uiPriority="39"/>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locked="0" w:uiPriority="34" w:qFormat="1"/>
    <w:lsdException w:name="Quote" w:locked="0" w:uiPriority="29" w:qFormat="1"/>
    <w:lsdException w:name="Intense Quote" w:locked="0"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locked="0" w:uiPriority="21" w:qFormat="1"/>
    <w:lsdException w:name="Subtle Reference" w:uiPriority="31" w:qFormat="1"/>
    <w:lsdException w:name="Intense Reference" w:locked="0" w:uiPriority="32" w:qFormat="1"/>
    <w:lsdException w:name="Book Title" w:uiPriority="33" w:qFormat="1"/>
    <w:lsdException w:name="Bibliography" w:semiHidden="1" w:uiPriority="37" w:unhideWhenUsed="1"/>
    <w:lsdException w:name="TOC Heading" w:locked="0"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0" w:semiHidden="1" w:unhideWhenUsed="1"/>
    <w:lsdException w:name="Smart Hyperlink" w:semiHidden="1" w:unhideWhenUsed="1"/>
    <w:lsdException w:name="Hashtag" w:semiHidden="1" w:unhideWhenUsed="1"/>
    <w:lsdException w:name="Unresolved Mention" w:locked="0" w:semiHidden="1" w:unhideWhenUsed="1"/>
    <w:lsdException w:name="Smart Link" w:semiHidden="1" w:unhideWhenUsed="1"/>
  </w:latentStyles>
  <w:style w:type="paragraph" w:default="1" w:styleId="Normal">
    <w:name w:val="Normal"/>
    <w:qFormat/>
    <w:rsid w:val="009C42E0"/>
    <w:pPr>
      <w:spacing w:before="240" w:after="0" w:line="240" w:lineRule="auto"/>
    </w:pPr>
    <w:rPr>
      <w:rFonts w:ascii="Segoe Sans Text" w:hAnsi="Segoe Sans Text"/>
    </w:rPr>
  </w:style>
  <w:style w:type="paragraph" w:styleId="Heading1">
    <w:name w:val="heading 1"/>
    <w:basedOn w:val="Normal"/>
    <w:next w:val="Normal"/>
    <w:link w:val="Heading1Char"/>
    <w:uiPriority w:val="9"/>
    <w:qFormat/>
    <w:rsid w:val="009C42E0"/>
    <w:pPr>
      <w:keepNext/>
      <w:keepLines/>
      <w:spacing w:before="360" w:after="80"/>
      <w:outlineLvl w:val="0"/>
    </w:pPr>
    <w:rPr>
      <w:rFonts w:ascii="Segoe Sans Text Semibold" w:eastAsiaTheme="majorEastAsia" w:hAnsi="Segoe Sans Text Semibold" w:cstheme="majorBidi"/>
      <w:color w:val="0070C0"/>
      <w:sz w:val="44"/>
      <w:szCs w:val="32"/>
    </w:rPr>
  </w:style>
  <w:style w:type="paragraph" w:styleId="Heading2">
    <w:name w:val="heading 2"/>
    <w:basedOn w:val="Normal"/>
    <w:next w:val="Normal"/>
    <w:link w:val="Heading2Char"/>
    <w:uiPriority w:val="9"/>
    <w:unhideWhenUsed/>
    <w:qFormat/>
    <w:rsid w:val="009C42E0"/>
    <w:pPr>
      <w:keepNext/>
      <w:keepLines/>
      <w:spacing w:before="360" w:after="80"/>
      <w:outlineLvl w:val="1"/>
    </w:pPr>
    <w:rPr>
      <w:rFonts w:ascii="Segoe UI Semibold" w:eastAsiaTheme="majorEastAsia" w:hAnsi="Segoe UI Semibold" w:cstheme="majorBidi"/>
      <w:color w:val="0070C0"/>
      <w:sz w:val="36"/>
      <w:szCs w:val="28"/>
    </w:rPr>
  </w:style>
  <w:style w:type="paragraph" w:styleId="Heading3">
    <w:name w:val="heading 3"/>
    <w:basedOn w:val="Normal"/>
    <w:next w:val="Normal"/>
    <w:link w:val="Heading3Char"/>
    <w:uiPriority w:val="9"/>
    <w:unhideWhenUsed/>
    <w:qFormat/>
    <w:rsid w:val="009C42E0"/>
    <w:pPr>
      <w:keepNext/>
      <w:keepLines/>
      <w:spacing w:before="360" w:after="80"/>
      <w:outlineLvl w:val="2"/>
    </w:pPr>
    <w:rPr>
      <w:rFonts w:ascii="Segoe Sans Text Semibold" w:eastAsiaTheme="majorEastAsia" w:hAnsi="Segoe Sans Text Semibold" w:cstheme="majorBidi"/>
      <w:color w:val="0070C0"/>
      <w:sz w:val="28"/>
      <w:szCs w:val="24"/>
    </w:rPr>
  </w:style>
  <w:style w:type="paragraph" w:styleId="Heading4">
    <w:name w:val="heading 4"/>
    <w:basedOn w:val="Normal"/>
    <w:next w:val="Normal"/>
    <w:link w:val="Heading4Char"/>
    <w:uiPriority w:val="9"/>
    <w:unhideWhenUsed/>
    <w:qFormat/>
    <w:rsid w:val="009C42E0"/>
    <w:pPr>
      <w:keepNext/>
      <w:keepLines/>
      <w:spacing w:before="360" w:after="80"/>
      <w:outlineLvl w:val="3"/>
    </w:pPr>
    <w:rPr>
      <w:rFonts w:ascii="Segoe Sans Text Semibold" w:eastAsiaTheme="majorEastAsia" w:hAnsi="Segoe Sans Text Semibold" w:cstheme="majorBidi"/>
      <w:color w:val="0070C0"/>
      <w:sz w:val="24"/>
      <w:szCs w:val="22"/>
    </w:rPr>
  </w:style>
  <w:style w:type="paragraph" w:styleId="Heading5">
    <w:name w:val="heading 5"/>
    <w:basedOn w:val="Normal"/>
    <w:next w:val="Normal"/>
    <w:link w:val="Heading5Char"/>
    <w:uiPriority w:val="9"/>
    <w:semiHidden/>
    <w:unhideWhenUsed/>
    <w:qFormat/>
    <w:rsid w:val="00502BF8"/>
    <w:pPr>
      <w:keepNext/>
      <w:keepLines/>
      <w:spacing w:before="40"/>
      <w:outlineLvl w:val="4"/>
    </w:pPr>
    <w:rPr>
      <w:rFonts w:asciiTheme="majorHAnsi" w:eastAsiaTheme="majorEastAsia" w:hAnsiTheme="majorHAnsi" w:cstheme="majorBidi"/>
      <w:color w:val="0E2841" w:themeColor="text2"/>
      <w:sz w:val="22"/>
      <w:szCs w:val="22"/>
    </w:rPr>
  </w:style>
  <w:style w:type="paragraph" w:styleId="Heading6">
    <w:name w:val="heading 6"/>
    <w:basedOn w:val="Normal"/>
    <w:next w:val="Normal"/>
    <w:link w:val="Heading6Char"/>
    <w:uiPriority w:val="9"/>
    <w:semiHidden/>
    <w:unhideWhenUsed/>
    <w:qFormat/>
    <w:rsid w:val="00502BF8"/>
    <w:pPr>
      <w:keepNext/>
      <w:keepLines/>
      <w:spacing w:before="40"/>
      <w:outlineLvl w:val="5"/>
    </w:pPr>
    <w:rPr>
      <w:rFonts w:asciiTheme="majorHAnsi" w:eastAsiaTheme="majorEastAsia" w:hAnsiTheme="majorHAnsi" w:cstheme="majorBidi"/>
      <w:i/>
      <w:iCs/>
      <w:color w:val="0E2841" w:themeColor="text2"/>
      <w:sz w:val="21"/>
      <w:szCs w:val="21"/>
    </w:rPr>
  </w:style>
  <w:style w:type="paragraph" w:styleId="Heading7">
    <w:name w:val="heading 7"/>
    <w:basedOn w:val="Normal"/>
    <w:next w:val="Normal"/>
    <w:link w:val="Heading7Char"/>
    <w:uiPriority w:val="9"/>
    <w:semiHidden/>
    <w:unhideWhenUsed/>
    <w:qFormat/>
    <w:rsid w:val="00502BF8"/>
    <w:pPr>
      <w:keepNext/>
      <w:keepLines/>
      <w:spacing w:before="40"/>
      <w:outlineLvl w:val="6"/>
    </w:pPr>
    <w:rPr>
      <w:rFonts w:asciiTheme="majorHAnsi" w:eastAsiaTheme="majorEastAsia" w:hAnsiTheme="majorHAnsi" w:cstheme="majorBidi"/>
      <w:i/>
      <w:iCs/>
      <w:color w:val="0A2F41" w:themeColor="accent1" w:themeShade="80"/>
      <w:sz w:val="21"/>
      <w:szCs w:val="21"/>
    </w:rPr>
  </w:style>
  <w:style w:type="paragraph" w:styleId="Heading8">
    <w:name w:val="heading 8"/>
    <w:basedOn w:val="Normal"/>
    <w:next w:val="Normal"/>
    <w:link w:val="Heading8Char"/>
    <w:uiPriority w:val="9"/>
    <w:semiHidden/>
    <w:unhideWhenUsed/>
    <w:qFormat/>
    <w:rsid w:val="00502BF8"/>
    <w:pPr>
      <w:keepNext/>
      <w:keepLines/>
      <w:spacing w:before="40"/>
      <w:outlineLvl w:val="7"/>
    </w:pPr>
    <w:rPr>
      <w:rFonts w:asciiTheme="majorHAnsi" w:eastAsiaTheme="majorEastAsia" w:hAnsiTheme="majorHAnsi" w:cstheme="majorBidi"/>
      <w:b/>
      <w:bCs/>
      <w:color w:val="0E2841" w:themeColor="text2"/>
    </w:rPr>
  </w:style>
  <w:style w:type="paragraph" w:styleId="Heading9">
    <w:name w:val="heading 9"/>
    <w:basedOn w:val="Normal"/>
    <w:next w:val="Normal"/>
    <w:link w:val="Heading9Char"/>
    <w:uiPriority w:val="9"/>
    <w:semiHidden/>
    <w:unhideWhenUsed/>
    <w:qFormat/>
    <w:rsid w:val="00502BF8"/>
    <w:pPr>
      <w:keepNext/>
      <w:keepLines/>
      <w:spacing w:before="40"/>
      <w:outlineLvl w:val="8"/>
    </w:pPr>
    <w:rPr>
      <w:rFonts w:asciiTheme="majorHAnsi" w:eastAsiaTheme="majorEastAsia" w:hAnsiTheme="majorHAnsi" w:cstheme="majorBidi"/>
      <w:b/>
      <w:bCs/>
      <w:i/>
      <w:iCs/>
      <w:color w:val="0E2841"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2BF8"/>
    <w:rPr>
      <w:rFonts w:ascii="Segoe Sans Text Semibold" w:eastAsiaTheme="majorEastAsia" w:hAnsi="Segoe Sans Text Semibold" w:cstheme="majorBidi"/>
      <w:color w:val="0070C0"/>
      <w:sz w:val="44"/>
      <w:szCs w:val="32"/>
    </w:rPr>
  </w:style>
  <w:style w:type="character" w:customStyle="1" w:styleId="Heading2Char">
    <w:name w:val="Heading 2 Char"/>
    <w:basedOn w:val="DefaultParagraphFont"/>
    <w:link w:val="Heading2"/>
    <w:uiPriority w:val="9"/>
    <w:rsid w:val="00502BF8"/>
    <w:rPr>
      <w:rFonts w:ascii="Segoe UI Semibold" w:eastAsiaTheme="majorEastAsia" w:hAnsi="Segoe UI Semibold" w:cstheme="majorBidi"/>
      <w:color w:val="0070C0"/>
      <w:sz w:val="36"/>
      <w:szCs w:val="28"/>
    </w:rPr>
  </w:style>
  <w:style w:type="character" w:customStyle="1" w:styleId="Heading3Char">
    <w:name w:val="Heading 3 Char"/>
    <w:basedOn w:val="DefaultParagraphFont"/>
    <w:link w:val="Heading3"/>
    <w:uiPriority w:val="9"/>
    <w:rsid w:val="00502BF8"/>
    <w:rPr>
      <w:rFonts w:ascii="Segoe Sans Text Semibold" w:eastAsiaTheme="majorEastAsia" w:hAnsi="Segoe Sans Text Semibold" w:cstheme="majorBidi"/>
      <w:color w:val="0070C0"/>
      <w:sz w:val="28"/>
      <w:szCs w:val="24"/>
    </w:rPr>
  </w:style>
  <w:style w:type="character" w:customStyle="1" w:styleId="Heading4Char">
    <w:name w:val="Heading 4 Char"/>
    <w:basedOn w:val="DefaultParagraphFont"/>
    <w:link w:val="Heading4"/>
    <w:uiPriority w:val="9"/>
    <w:rsid w:val="00502BF8"/>
    <w:rPr>
      <w:rFonts w:ascii="Segoe Sans Text Semibold" w:eastAsiaTheme="majorEastAsia" w:hAnsi="Segoe Sans Text Semibold" w:cstheme="majorBidi"/>
      <w:color w:val="0070C0"/>
      <w:sz w:val="24"/>
      <w:szCs w:val="22"/>
    </w:rPr>
  </w:style>
  <w:style w:type="character" w:customStyle="1" w:styleId="Heading5Char">
    <w:name w:val="Heading 5 Char"/>
    <w:basedOn w:val="DefaultParagraphFont"/>
    <w:link w:val="Heading5"/>
    <w:uiPriority w:val="9"/>
    <w:semiHidden/>
    <w:rsid w:val="00502BF8"/>
    <w:rPr>
      <w:rFonts w:asciiTheme="majorHAnsi" w:eastAsiaTheme="majorEastAsia" w:hAnsiTheme="majorHAnsi" w:cstheme="majorBidi"/>
      <w:color w:val="0E2841" w:themeColor="text2"/>
      <w:sz w:val="22"/>
      <w:szCs w:val="22"/>
    </w:rPr>
  </w:style>
  <w:style w:type="character" w:customStyle="1" w:styleId="Heading6Char">
    <w:name w:val="Heading 6 Char"/>
    <w:basedOn w:val="DefaultParagraphFont"/>
    <w:link w:val="Heading6"/>
    <w:uiPriority w:val="9"/>
    <w:semiHidden/>
    <w:rsid w:val="00502BF8"/>
    <w:rPr>
      <w:rFonts w:asciiTheme="majorHAnsi" w:eastAsiaTheme="majorEastAsia" w:hAnsiTheme="majorHAnsi" w:cstheme="majorBidi"/>
      <w:i/>
      <w:iCs/>
      <w:color w:val="0E2841" w:themeColor="text2"/>
      <w:sz w:val="21"/>
      <w:szCs w:val="21"/>
    </w:rPr>
  </w:style>
  <w:style w:type="character" w:customStyle="1" w:styleId="Heading7Char">
    <w:name w:val="Heading 7 Char"/>
    <w:basedOn w:val="DefaultParagraphFont"/>
    <w:link w:val="Heading7"/>
    <w:uiPriority w:val="9"/>
    <w:semiHidden/>
    <w:rsid w:val="00502BF8"/>
    <w:rPr>
      <w:rFonts w:asciiTheme="majorHAnsi" w:eastAsiaTheme="majorEastAsia" w:hAnsiTheme="majorHAnsi" w:cstheme="majorBidi"/>
      <w:i/>
      <w:iCs/>
      <w:color w:val="0A2F41" w:themeColor="accent1" w:themeShade="80"/>
      <w:sz w:val="21"/>
      <w:szCs w:val="21"/>
    </w:rPr>
  </w:style>
  <w:style w:type="character" w:customStyle="1" w:styleId="Heading8Char">
    <w:name w:val="Heading 8 Char"/>
    <w:basedOn w:val="DefaultParagraphFont"/>
    <w:link w:val="Heading8"/>
    <w:uiPriority w:val="9"/>
    <w:semiHidden/>
    <w:rsid w:val="00502BF8"/>
    <w:rPr>
      <w:rFonts w:asciiTheme="majorHAnsi" w:eastAsiaTheme="majorEastAsia" w:hAnsiTheme="majorHAnsi" w:cstheme="majorBidi"/>
      <w:b/>
      <w:bCs/>
      <w:color w:val="0E2841" w:themeColor="text2"/>
    </w:rPr>
  </w:style>
  <w:style w:type="character" w:customStyle="1" w:styleId="Heading9Char">
    <w:name w:val="Heading 9 Char"/>
    <w:basedOn w:val="DefaultParagraphFont"/>
    <w:link w:val="Heading9"/>
    <w:uiPriority w:val="9"/>
    <w:semiHidden/>
    <w:rsid w:val="00502BF8"/>
    <w:rPr>
      <w:rFonts w:asciiTheme="majorHAnsi" w:eastAsiaTheme="majorEastAsia" w:hAnsiTheme="majorHAnsi" w:cstheme="majorBidi"/>
      <w:b/>
      <w:bCs/>
      <w:i/>
      <w:iCs/>
      <w:color w:val="0E2841" w:themeColor="text2"/>
    </w:rPr>
  </w:style>
  <w:style w:type="paragraph" w:styleId="Title">
    <w:name w:val="Title"/>
    <w:basedOn w:val="Normal"/>
    <w:next w:val="Normal"/>
    <w:link w:val="TitleChar"/>
    <w:uiPriority w:val="10"/>
    <w:qFormat/>
    <w:locked/>
    <w:rsid w:val="00502BF8"/>
    <w:pPr>
      <w:contextualSpacing/>
    </w:pPr>
    <w:rPr>
      <w:rFonts w:asciiTheme="majorHAnsi" w:eastAsiaTheme="majorEastAsia" w:hAnsiTheme="majorHAnsi" w:cstheme="majorBidi"/>
      <w:color w:val="156082" w:themeColor="accent1"/>
      <w:spacing w:val="-10"/>
      <w:sz w:val="56"/>
      <w:szCs w:val="56"/>
    </w:rPr>
  </w:style>
  <w:style w:type="character" w:customStyle="1" w:styleId="TitleChar">
    <w:name w:val="Title Char"/>
    <w:basedOn w:val="DefaultParagraphFont"/>
    <w:link w:val="Title"/>
    <w:uiPriority w:val="10"/>
    <w:rsid w:val="00502BF8"/>
    <w:rPr>
      <w:rFonts w:asciiTheme="majorHAnsi" w:eastAsiaTheme="majorEastAsia" w:hAnsiTheme="majorHAnsi" w:cstheme="majorBidi"/>
      <w:color w:val="156082" w:themeColor="accent1"/>
      <w:spacing w:val="-10"/>
      <w:sz w:val="56"/>
      <w:szCs w:val="56"/>
    </w:rPr>
  </w:style>
  <w:style w:type="paragraph" w:styleId="Subtitle">
    <w:name w:val="Subtitle"/>
    <w:basedOn w:val="Normal"/>
    <w:next w:val="Normal"/>
    <w:link w:val="SubtitleChar"/>
    <w:uiPriority w:val="11"/>
    <w:qFormat/>
    <w:locked/>
    <w:rsid w:val="00502BF8"/>
    <w:pPr>
      <w:numPr>
        <w:ilvl w:val="1"/>
      </w:numP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502BF8"/>
    <w:rPr>
      <w:rFonts w:asciiTheme="majorHAnsi" w:eastAsiaTheme="majorEastAsia" w:hAnsiTheme="majorHAnsi" w:cstheme="majorBidi"/>
      <w:sz w:val="24"/>
      <w:szCs w:val="24"/>
    </w:rPr>
  </w:style>
  <w:style w:type="paragraph" w:styleId="Quote">
    <w:name w:val="Quote"/>
    <w:basedOn w:val="Normal"/>
    <w:next w:val="Normal"/>
    <w:link w:val="QuoteChar"/>
    <w:uiPriority w:val="29"/>
    <w:qFormat/>
    <w:locked/>
    <w:rsid w:val="00502BF8"/>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502BF8"/>
    <w:rPr>
      <w:i/>
      <w:iCs/>
      <w:color w:val="404040" w:themeColor="text1" w:themeTint="BF"/>
    </w:rPr>
  </w:style>
  <w:style w:type="paragraph" w:styleId="ListParagraph">
    <w:name w:val="List Paragraph"/>
    <w:aliases w:val="Num Bullet 1,lp1,Bullet Number,List Paragraph1,lp11,List Paragraph11,Use Case List Paragraph,Bullet List,FooterText,numbered,Paragraphe de liste1,Bulletr List Paragraph,列出段落,列出段落1,List Paragraph2,List Paragraph21,Listeafsnit1,リスト段落1,Steps"/>
    <w:basedOn w:val="Normal"/>
    <w:link w:val="ListParagraphChar"/>
    <w:uiPriority w:val="34"/>
    <w:qFormat/>
    <w:rsid w:val="00AA7AA4"/>
    <w:pPr>
      <w:ind w:left="720"/>
      <w:contextualSpacing/>
    </w:pPr>
  </w:style>
  <w:style w:type="character" w:styleId="IntenseEmphasis">
    <w:name w:val="Intense Emphasis"/>
    <w:basedOn w:val="DefaultParagraphFont"/>
    <w:uiPriority w:val="21"/>
    <w:qFormat/>
    <w:locked/>
    <w:rsid w:val="00502BF8"/>
    <w:rPr>
      <w:b/>
      <w:bCs/>
      <w:i/>
      <w:iCs/>
    </w:rPr>
  </w:style>
  <w:style w:type="paragraph" w:styleId="IntenseQuote">
    <w:name w:val="Intense Quote"/>
    <w:basedOn w:val="Normal"/>
    <w:next w:val="Normal"/>
    <w:link w:val="IntenseQuoteChar"/>
    <w:uiPriority w:val="30"/>
    <w:qFormat/>
    <w:locked/>
    <w:rsid w:val="00502BF8"/>
    <w:pPr>
      <w:pBdr>
        <w:left w:val="single" w:sz="18" w:space="12" w:color="156082" w:themeColor="accent1"/>
      </w:pBdr>
      <w:spacing w:before="100" w:beforeAutospacing="1" w:line="300" w:lineRule="auto"/>
      <w:ind w:left="1224" w:right="1224"/>
    </w:pPr>
    <w:rPr>
      <w:rFonts w:asciiTheme="majorHAnsi" w:eastAsiaTheme="majorEastAsia" w:hAnsiTheme="majorHAnsi" w:cstheme="majorBidi"/>
      <w:color w:val="156082" w:themeColor="accent1"/>
      <w:sz w:val="28"/>
      <w:szCs w:val="28"/>
    </w:rPr>
  </w:style>
  <w:style w:type="character" w:customStyle="1" w:styleId="IntenseQuoteChar">
    <w:name w:val="Intense Quote Char"/>
    <w:basedOn w:val="DefaultParagraphFont"/>
    <w:link w:val="IntenseQuote"/>
    <w:uiPriority w:val="30"/>
    <w:rsid w:val="00502BF8"/>
    <w:rPr>
      <w:rFonts w:asciiTheme="majorHAnsi" w:eastAsiaTheme="majorEastAsia" w:hAnsiTheme="majorHAnsi" w:cstheme="majorBidi"/>
      <w:color w:val="156082" w:themeColor="accent1"/>
      <w:sz w:val="28"/>
      <w:szCs w:val="28"/>
    </w:rPr>
  </w:style>
  <w:style w:type="character" w:styleId="IntenseReference">
    <w:name w:val="Intense Reference"/>
    <w:basedOn w:val="DefaultParagraphFont"/>
    <w:uiPriority w:val="32"/>
    <w:qFormat/>
    <w:locked/>
    <w:rsid w:val="00502BF8"/>
    <w:rPr>
      <w:b/>
      <w:bCs/>
      <w:smallCaps/>
      <w:spacing w:val="5"/>
      <w:u w:val="single"/>
    </w:rPr>
  </w:style>
  <w:style w:type="table" w:styleId="TableGrid">
    <w:name w:val="Table Grid"/>
    <w:basedOn w:val="TableNormal"/>
    <w:uiPriority w:val="39"/>
    <w:rsid w:val="003C01B1"/>
    <w:pPr>
      <w:spacing w:after="0" w:line="240" w:lineRule="auto"/>
    </w:pPr>
    <w:tblPr/>
  </w:style>
  <w:style w:type="character" w:styleId="Hyperlink">
    <w:name w:val="Hyperlink"/>
    <w:basedOn w:val="DefaultParagraphFont"/>
    <w:uiPriority w:val="99"/>
    <w:unhideWhenUsed/>
    <w:rsid w:val="00F03867"/>
    <w:rPr>
      <w:color w:val="467886" w:themeColor="hyperlink"/>
      <w:u w:val="single"/>
    </w:rPr>
  </w:style>
  <w:style w:type="character" w:styleId="UnresolvedMention">
    <w:name w:val="Unresolved Mention"/>
    <w:basedOn w:val="DefaultParagraphFont"/>
    <w:uiPriority w:val="99"/>
    <w:semiHidden/>
    <w:unhideWhenUsed/>
    <w:locked/>
    <w:rsid w:val="00F03867"/>
    <w:rPr>
      <w:color w:val="605E5C"/>
      <w:shd w:val="clear" w:color="auto" w:fill="E1DFDD"/>
    </w:rPr>
  </w:style>
  <w:style w:type="paragraph" w:customStyle="1" w:styleId="Tablebullet1">
    <w:name w:val="Table bullet 1"/>
    <w:basedOn w:val="ListParagraph"/>
    <w:qFormat/>
    <w:rsid w:val="00D77009"/>
    <w:pPr>
      <w:numPr>
        <w:numId w:val="1"/>
      </w:numPr>
      <w:spacing w:before="0"/>
    </w:pPr>
  </w:style>
  <w:style w:type="character" w:customStyle="1" w:styleId="Instructional">
    <w:name w:val="Instructional"/>
    <w:basedOn w:val="DefaultParagraphFont"/>
    <w:uiPriority w:val="1"/>
    <w:qFormat/>
    <w:rsid w:val="00ED3E6B"/>
    <w:rPr>
      <w:i/>
      <w:iCs/>
      <w:color w:val="950095"/>
    </w:rPr>
  </w:style>
  <w:style w:type="character" w:customStyle="1" w:styleId="Optional">
    <w:name w:val="Optional"/>
    <w:basedOn w:val="DefaultParagraphFont"/>
    <w:uiPriority w:val="1"/>
    <w:qFormat/>
    <w:rsid w:val="00137D5E"/>
    <w:rPr>
      <w:b/>
      <w:bCs/>
      <w:color w:val="004E9A"/>
    </w:rPr>
  </w:style>
  <w:style w:type="paragraph" w:customStyle="1" w:styleId="Heading1NUM">
    <w:name w:val="Heading 1 NUM"/>
    <w:basedOn w:val="Heading1"/>
    <w:next w:val="Normal"/>
    <w:rsid w:val="001D40AA"/>
    <w:pPr>
      <w:numPr>
        <w:numId w:val="3"/>
      </w:numPr>
      <w:ind w:left="720" w:hanging="720"/>
    </w:pPr>
  </w:style>
  <w:style w:type="paragraph" w:customStyle="1" w:styleId="Heading2NUM">
    <w:name w:val="Heading 2 NUM"/>
    <w:basedOn w:val="Heading2"/>
    <w:next w:val="Normal"/>
    <w:rsid w:val="001D40AA"/>
    <w:pPr>
      <w:numPr>
        <w:ilvl w:val="1"/>
        <w:numId w:val="3"/>
      </w:numPr>
      <w:ind w:left="720" w:hanging="720"/>
    </w:pPr>
  </w:style>
  <w:style w:type="character" w:styleId="CommentReference">
    <w:name w:val="annotation reference"/>
    <w:basedOn w:val="DefaultParagraphFont"/>
    <w:uiPriority w:val="99"/>
    <w:unhideWhenUsed/>
    <w:rsid w:val="00367815"/>
    <w:rPr>
      <w:sz w:val="16"/>
      <w:szCs w:val="16"/>
    </w:rPr>
  </w:style>
  <w:style w:type="paragraph" w:styleId="CommentText">
    <w:name w:val="annotation text"/>
    <w:basedOn w:val="Normal"/>
    <w:link w:val="CommentTextChar"/>
    <w:unhideWhenUsed/>
    <w:locked/>
    <w:rsid w:val="00367815"/>
    <w:pPr>
      <w:spacing w:before="120"/>
    </w:pPr>
    <w:rPr>
      <w:rFonts w:ascii="Segoe UI" w:hAnsi="Segoe UI"/>
    </w:rPr>
  </w:style>
  <w:style w:type="character" w:customStyle="1" w:styleId="CommentTextChar">
    <w:name w:val="Comment Text Char"/>
    <w:basedOn w:val="DefaultParagraphFont"/>
    <w:link w:val="CommentText"/>
    <w:rsid w:val="00367815"/>
    <w:rPr>
      <w:rFonts w:ascii="Segoe UI" w:hAnsi="Segoe UI"/>
    </w:rPr>
  </w:style>
  <w:style w:type="paragraph" w:customStyle="1" w:styleId="TableText">
    <w:name w:val="Table Text"/>
    <w:basedOn w:val="Normal"/>
    <w:link w:val="TableTextChar"/>
    <w:rsid w:val="00C64A90"/>
    <w:pPr>
      <w:spacing w:before="0" w:after="120"/>
    </w:pPr>
    <w:rPr>
      <w:szCs w:val="24"/>
    </w:rPr>
  </w:style>
  <w:style w:type="character" w:customStyle="1" w:styleId="TableTextChar">
    <w:name w:val="Table Text Char"/>
    <w:basedOn w:val="DefaultParagraphFont"/>
    <w:link w:val="TableText"/>
    <w:rsid w:val="00E10168"/>
    <w:rPr>
      <w:rFonts w:ascii="Segoe Sans Text" w:hAnsi="Segoe Sans Text" w:cs="Segoe Sans Text"/>
      <w:szCs w:val="24"/>
    </w:rPr>
  </w:style>
  <w:style w:type="paragraph" w:styleId="Header">
    <w:name w:val="header"/>
    <w:basedOn w:val="Normal"/>
    <w:link w:val="HeaderChar"/>
    <w:uiPriority w:val="99"/>
    <w:unhideWhenUsed/>
    <w:locked/>
    <w:rsid w:val="005B28D0"/>
    <w:pPr>
      <w:tabs>
        <w:tab w:val="center" w:pos="4680"/>
        <w:tab w:val="right" w:pos="9360"/>
      </w:tabs>
    </w:pPr>
  </w:style>
  <w:style w:type="paragraph" w:styleId="CommentSubject">
    <w:name w:val="annotation subject"/>
    <w:basedOn w:val="CommentText"/>
    <w:next w:val="CommentText"/>
    <w:link w:val="CommentSubjectChar"/>
    <w:uiPriority w:val="99"/>
    <w:semiHidden/>
    <w:unhideWhenUsed/>
    <w:locked/>
    <w:rsid w:val="005608E4"/>
    <w:pPr>
      <w:spacing w:before="240" w:after="160"/>
    </w:pPr>
    <w:rPr>
      <w:rFonts w:asciiTheme="minorHAnsi" w:hAnsiTheme="minorHAnsi"/>
      <w:b/>
      <w:bCs/>
    </w:rPr>
  </w:style>
  <w:style w:type="character" w:customStyle="1" w:styleId="CommentSubjectChar">
    <w:name w:val="Comment Subject Char"/>
    <w:basedOn w:val="CommentTextChar"/>
    <w:link w:val="CommentSubject"/>
    <w:uiPriority w:val="99"/>
    <w:semiHidden/>
    <w:rsid w:val="005608E4"/>
    <w:rPr>
      <w:rFonts w:ascii="Segoe UI" w:hAnsi="Segoe UI"/>
      <w:b/>
      <w:bCs/>
      <w:sz w:val="20"/>
      <w:szCs w:val="20"/>
    </w:rPr>
  </w:style>
  <w:style w:type="paragraph" w:customStyle="1" w:styleId="Bullet1">
    <w:name w:val="Bullet 1"/>
    <w:basedOn w:val="ListParagraph"/>
    <w:next w:val="Normal"/>
    <w:qFormat/>
    <w:rsid w:val="00311494"/>
    <w:pPr>
      <w:numPr>
        <w:numId w:val="2"/>
      </w:numPr>
    </w:pPr>
  </w:style>
  <w:style w:type="paragraph" w:customStyle="1" w:styleId="Bullet2">
    <w:name w:val="Bullet 2"/>
    <w:basedOn w:val="Bullet1"/>
    <w:qFormat/>
    <w:rsid w:val="00A0592F"/>
    <w:pPr>
      <w:numPr>
        <w:ilvl w:val="1"/>
      </w:numPr>
      <w:spacing w:before="120"/>
    </w:pPr>
  </w:style>
  <w:style w:type="paragraph" w:customStyle="1" w:styleId="Bullet3">
    <w:name w:val="Bullet 3"/>
    <w:basedOn w:val="Bullet2"/>
    <w:qFormat/>
    <w:rsid w:val="00813827"/>
    <w:pPr>
      <w:ind w:left="1718" w:hanging="357"/>
    </w:pPr>
  </w:style>
  <w:style w:type="paragraph" w:customStyle="1" w:styleId="Heading3NUM">
    <w:name w:val="Heading 3 NUM"/>
    <w:basedOn w:val="Heading3"/>
    <w:next w:val="Normal"/>
    <w:rsid w:val="00251309"/>
    <w:pPr>
      <w:numPr>
        <w:ilvl w:val="2"/>
        <w:numId w:val="3"/>
      </w:numPr>
    </w:pPr>
  </w:style>
  <w:style w:type="paragraph" w:customStyle="1" w:styleId="Heading4NUM">
    <w:name w:val="Heading 4 NUM"/>
    <w:basedOn w:val="Heading4"/>
    <w:next w:val="Normal"/>
    <w:rsid w:val="001D40AA"/>
    <w:pPr>
      <w:numPr>
        <w:ilvl w:val="3"/>
        <w:numId w:val="3"/>
      </w:numPr>
      <w:ind w:left="720" w:hanging="720"/>
    </w:pPr>
  </w:style>
  <w:style w:type="paragraph" w:styleId="Caption">
    <w:name w:val="caption"/>
    <w:basedOn w:val="Normal"/>
    <w:next w:val="Normal"/>
    <w:uiPriority w:val="35"/>
    <w:unhideWhenUsed/>
    <w:qFormat/>
    <w:rsid w:val="009C42E0"/>
    <w:pPr>
      <w:spacing w:before="200" w:after="200"/>
    </w:pPr>
    <w:rPr>
      <w:b/>
      <w:bCs/>
      <w:smallCaps/>
      <w:color w:val="595959" w:themeColor="text1" w:themeTint="A6"/>
      <w:spacing w:val="6"/>
    </w:rPr>
  </w:style>
  <w:style w:type="paragraph" w:customStyle="1" w:styleId="Caption-Table-Above">
    <w:name w:val="Caption - Table - Above"/>
    <w:basedOn w:val="Caption"/>
    <w:rsid w:val="0004373C"/>
    <w:pPr>
      <w:keepNext/>
    </w:pPr>
    <w:rPr>
      <w:b w:val="0"/>
      <w:i/>
      <w:smallCaps w:val="0"/>
      <w:color w:val="0070C0"/>
      <w:sz w:val="18"/>
    </w:rPr>
  </w:style>
  <w:style w:type="paragraph" w:customStyle="1" w:styleId="Caption-Figure-Below">
    <w:name w:val="Caption - Figure - Below"/>
    <w:basedOn w:val="Caption-Table-Above"/>
    <w:rsid w:val="00EB6BA7"/>
    <w:pPr>
      <w:keepNext w:val="0"/>
      <w:jc w:val="center"/>
    </w:pPr>
  </w:style>
  <w:style w:type="character" w:customStyle="1" w:styleId="HeaderChar">
    <w:name w:val="Header Char"/>
    <w:basedOn w:val="DefaultParagraphFont"/>
    <w:link w:val="Header"/>
    <w:uiPriority w:val="99"/>
    <w:rsid w:val="005B28D0"/>
    <w:rPr>
      <w:rFonts w:ascii="Segoe Sans Text" w:hAnsi="Segoe Sans Text"/>
    </w:rPr>
  </w:style>
  <w:style w:type="paragraph" w:styleId="Footer">
    <w:name w:val="footer"/>
    <w:basedOn w:val="Normal"/>
    <w:link w:val="FooterChar"/>
    <w:uiPriority w:val="99"/>
    <w:unhideWhenUsed/>
    <w:locked/>
    <w:rsid w:val="005B28D0"/>
    <w:pPr>
      <w:tabs>
        <w:tab w:val="center" w:pos="4680"/>
        <w:tab w:val="right" w:pos="9360"/>
      </w:tabs>
    </w:pPr>
  </w:style>
  <w:style w:type="character" w:customStyle="1" w:styleId="FooterChar">
    <w:name w:val="Footer Char"/>
    <w:basedOn w:val="DefaultParagraphFont"/>
    <w:link w:val="Footer"/>
    <w:uiPriority w:val="99"/>
    <w:rsid w:val="005B28D0"/>
    <w:rPr>
      <w:rFonts w:ascii="Segoe Sans Text" w:hAnsi="Segoe Sans Text"/>
    </w:rPr>
  </w:style>
  <w:style w:type="character" w:styleId="PlaceholderText">
    <w:name w:val="Placeholder Text"/>
    <w:basedOn w:val="DefaultParagraphFont"/>
    <w:uiPriority w:val="99"/>
    <w:semiHidden/>
    <w:locked/>
    <w:rsid w:val="006D7DEA"/>
    <w:rPr>
      <w:color w:val="EE0000"/>
    </w:rPr>
  </w:style>
  <w:style w:type="paragraph" w:customStyle="1" w:styleId="03-TOCFigListTableListHeadingMS">
    <w:name w:val="03 - TOC_Fig List_Table List Heading MS"/>
    <w:basedOn w:val="Normal"/>
    <w:locked/>
    <w:rsid w:val="00616461"/>
    <w:pPr>
      <w:keepNext/>
      <w:keepLines/>
      <w:spacing w:before="120"/>
      <w:outlineLvl w:val="0"/>
    </w:pPr>
    <w:rPr>
      <w:rFonts w:ascii="Segoe UI Semibold" w:hAnsi="Segoe UI Semibold"/>
      <w:color w:val="000000" w:themeColor="text1"/>
      <w:sz w:val="44"/>
      <w:szCs w:val="44"/>
    </w:rPr>
  </w:style>
  <w:style w:type="paragraph" w:styleId="TOCHeading">
    <w:name w:val="TOC Heading"/>
    <w:basedOn w:val="Heading1"/>
    <w:next w:val="Normal"/>
    <w:uiPriority w:val="39"/>
    <w:unhideWhenUsed/>
    <w:qFormat/>
    <w:rsid w:val="00502BF8"/>
    <w:pPr>
      <w:outlineLvl w:val="9"/>
    </w:pPr>
  </w:style>
  <w:style w:type="paragraph" w:styleId="TableofFigures">
    <w:name w:val="table of figures"/>
    <w:basedOn w:val="Normal"/>
    <w:next w:val="Normal"/>
    <w:uiPriority w:val="99"/>
    <w:unhideWhenUsed/>
    <w:rsid w:val="00AB5CF9"/>
  </w:style>
  <w:style w:type="paragraph" w:styleId="TOC2">
    <w:name w:val="toc 2"/>
    <w:basedOn w:val="Normal"/>
    <w:next w:val="Normal"/>
    <w:autoRedefine/>
    <w:uiPriority w:val="39"/>
    <w:unhideWhenUsed/>
    <w:rsid w:val="000A2283"/>
    <w:pPr>
      <w:tabs>
        <w:tab w:val="left" w:pos="720"/>
        <w:tab w:val="right" w:leader="dot" w:pos="9350"/>
      </w:tabs>
      <w:spacing w:before="120" w:after="60"/>
      <w:ind w:left="216"/>
    </w:pPr>
    <w:rPr>
      <w:noProof/>
    </w:rPr>
  </w:style>
  <w:style w:type="paragraph" w:styleId="TOC1">
    <w:name w:val="toc 1"/>
    <w:basedOn w:val="Normal"/>
    <w:next w:val="Normal"/>
    <w:autoRedefine/>
    <w:uiPriority w:val="39"/>
    <w:unhideWhenUsed/>
    <w:rsid w:val="00195083"/>
    <w:pPr>
      <w:spacing w:before="120" w:after="60"/>
    </w:pPr>
    <w:rPr>
      <w:b/>
    </w:rPr>
  </w:style>
  <w:style w:type="paragraph" w:styleId="TOC3">
    <w:name w:val="toc 3"/>
    <w:basedOn w:val="Normal"/>
    <w:next w:val="Normal"/>
    <w:autoRedefine/>
    <w:uiPriority w:val="39"/>
    <w:unhideWhenUsed/>
    <w:locked/>
    <w:rsid w:val="00AB5CF9"/>
    <w:pPr>
      <w:spacing w:after="100" w:line="259" w:lineRule="auto"/>
      <w:ind w:left="440"/>
    </w:pPr>
    <w:rPr>
      <w:rFonts w:cs="Times New Roman"/>
    </w:rPr>
  </w:style>
  <w:style w:type="paragraph" w:customStyle="1" w:styleId="03-DisclaimerMS">
    <w:name w:val="03 - Disclaimer MS"/>
    <w:basedOn w:val="Normal"/>
    <w:locked/>
    <w:rsid w:val="00414B1D"/>
    <w:pPr>
      <w:spacing w:after="240"/>
    </w:pPr>
    <w:rPr>
      <w:rFonts w:ascii="Segoe UI" w:hAnsi="Segoe UI"/>
      <w:color w:val="75757A"/>
      <w:sz w:val="18"/>
    </w:rPr>
  </w:style>
  <w:style w:type="character" w:styleId="Mention">
    <w:name w:val="Mention"/>
    <w:basedOn w:val="DefaultParagraphFont"/>
    <w:uiPriority w:val="99"/>
    <w:unhideWhenUsed/>
    <w:locked/>
    <w:rsid w:val="00E55C47"/>
    <w:rPr>
      <w:color w:val="2B579A"/>
      <w:shd w:val="clear" w:color="auto" w:fill="E1DFDD"/>
    </w:rPr>
  </w:style>
  <w:style w:type="paragraph" w:styleId="Revision">
    <w:name w:val="Revision"/>
    <w:hidden/>
    <w:uiPriority w:val="99"/>
    <w:semiHidden/>
    <w:rsid w:val="00DE69D2"/>
    <w:pPr>
      <w:spacing w:after="0" w:line="240" w:lineRule="auto"/>
    </w:pPr>
    <w:rPr>
      <w:rFonts w:ascii="Segoe Sans Text" w:hAnsi="Segoe Sans Text" w:cs="Segoe Sans Text"/>
    </w:rPr>
  </w:style>
  <w:style w:type="character" w:styleId="FollowedHyperlink">
    <w:name w:val="FollowedHyperlink"/>
    <w:basedOn w:val="DefaultParagraphFont"/>
    <w:uiPriority w:val="99"/>
    <w:semiHidden/>
    <w:unhideWhenUsed/>
    <w:locked/>
    <w:rsid w:val="00E1350E"/>
    <w:rPr>
      <w:color w:val="96607D" w:themeColor="followedHyperlink"/>
      <w:u w:val="single"/>
    </w:rPr>
  </w:style>
  <w:style w:type="paragraph" w:customStyle="1" w:styleId="Bulletlist">
    <w:name w:val="Bullet list"/>
    <w:basedOn w:val="ListParagraph"/>
    <w:link w:val="BulletlistChar"/>
    <w:locked/>
    <w:rsid w:val="00250F41"/>
    <w:pPr>
      <w:spacing w:before="120" w:line="256" w:lineRule="auto"/>
      <w:ind w:left="360" w:hanging="360"/>
    </w:pPr>
    <w:rPr>
      <w:rFonts w:ascii="Segoe UI" w:eastAsia="宋体" w:hAnsi="Segoe UI" w:cs="Segoe UI"/>
      <w:lang w:val="en-AU"/>
    </w:rPr>
  </w:style>
  <w:style w:type="paragraph" w:customStyle="1" w:styleId="IPDevelopmentGuidance">
    <w:name w:val="IP Development Guidance"/>
    <w:basedOn w:val="Normal"/>
    <w:link w:val="IPDevelopmentGuidanceChar"/>
    <w:locked/>
    <w:rsid w:val="0068272C"/>
    <w:pPr>
      <w:shd w:val="clear" w:color="auto" w:fill="F2F2F2"/>
      <w:spacing w:before="120" w:line="276" w:lineRule="auto"/>
    </w:pPr>
    <w:rPr>
      <w:rFonts w:ascii="Segoe UI" w:hAnsi="Segoe UI"/>
      <w:color w:val="00B050"/>
    </w:rPr>
  </w:style>
  <w:style w:type="character" w:customStyle="1" w:styleId="IPDevelopmentGuidanceChar">
    <w:name w:val="IP Development Guidance Char"/>
    <w:basedOn w:val="DefaultParagraphFont"/>
    <w:link w:val="IPDevelopmentGuidance"/>
    <w:rsid w:val="0068272C"/>
    <w:rPr>
      <w:rFonts w:ascii="Segoe UI" w:hAnsi="Segoe UI"/>
      <w:color w:val="00B050"/>
      <w:shd w:val="clear" w:color="auto" w:fill="F2F2F2"/>
    </w:rPr>
  </w:style>
  <w:style w:type="paragraph" w:styleId="NormalWeb">
    <w:name w:val="Normal (Web)"/>
    <w:basedOn w:val="Normal"/>
    <w:link w:val="NormalWebChar"/>
    <w:uiPriority w:val="99"/>
    <w:unhideWhenUsed/>
    <w:locked/>
    <w:rsid w:val="0068272C"/>
    <w:pPr>
      <w:spacing w:before="100" w:beforeAutospacing="1" w:after="100" w:afterAutospacing="1"/>
    </w:pPr>
    <w:rPr>
      <w:rFonts w:ascii="Times New Roman" w:eastAsia="Times New Roman" w:hAnsi="Times New Roman" w:cs="Times New Roman"/>
      <w:sz w:val="24"/>
      <w:szCs w:val="24"/>
    </w:rPr>
  </w:style>
  <w:style w:type="character" w:customStyle="1" w:styleId="NormalWebChar">
    <w:name w:val="Normal (Web) Char"/>
    <w:basedOn w:val="DefaultParagraphFont"/>
    <w:link w:val="NormalWeb"/>
    <w:uiPriority w:val="99"/>
    <w:rsid w:val="0068272C"/>
    <w:rPr>
      <w:rFonts w:ascii="Times New Roman" w:eastAsia="Times New Roman" w:hAnsi="Times New Roman" w:cs="Times New Roman"/>
      <w:sz w:val="24"/>
      <w:szCs w:val="24"/>
    </w:rPr>
  </w:style>
  <w:style w:type="character" w:customStyle="1" w:styleId="InstructionalChar">
    <w:name w:val="Instructional Char"/>
    <w:basedOn w:val="DefaultParagraphFont"/>
    <w:locked/>
    <w:rsid w:val="00E32952"/>
    <w:rPr>
      <w:rFonts w:ascii="Segoe UI" w:hAnsi="Segoe UI"/>
      <w:i/>
      <w:color w:val="FF00FF"/>
      <w:sz w:val="20"/>
    </w:rPr>
  </w:style>
  <w:style w:type="character" w:customStyle="1" w:styleId="ListParagraphChar">
    <w:name w:val="List Paragraph Char"/>
    <w:aliases w:val="Num Bullet 1 Char,lp1 Char,Bullet Number Char,List Paragraph1 Char,lp11 Char,List Paragraph11 Char,Use Case List Paragraph Char,Bullet List Char,FooterText Char,numbered Char,Paragraphe de liste1 Char,Bulletr List Paragraph Char"/>
    <w:basedOn w:val="DefaultParagraphFont"/>
    <w:link w:val="ListParagraph"/>
    <w:uiPriority w:val="34"/>
    <w:rsid w:val="0081643B"/>
  </w:style>
  <w:style w:type="paragraph" w:customStyle="1" w:styleId="paragraph">
    <w:name w:val="paragraph"/>
    <w:basedOn w:val="Normal"/>
    <w:locked/>
    <w:rsid w:val="007741FC"/>
    <w:pPr>
      <w:spacing w:before="100" w:beforeAutospacing="1" w:after="100" w:afterAutospacing="1"/>
    </w:pPr>
    <w:rPr>
      <w:rFonts w:ascii="Times New Roman" w:eastAsia="Times New Roman" w:hAnsi="Times New Roman" w:cs="Times New Roman"/>
      <w:sz w:val="24"/>
      <w:szCs w:val="24"/>
    </w:rPr>
  </w:style>
  <w:style w:type="character" w:customStyle="1" w:styleId="normaltextrun">
    <w:name w:val="normaltextrun"/>
    <w:basedOn w:val="DefaultParagraphFont"/>
    <w:locked/>
    <w:rsid w:val="007741FC"/>
  </w:style>
  <w:style w:type="character" w:customStyle="1" w:styleId="eop">
    <w:name w:val="eop"/>
    <w:basedOn w:val="DefaultParagraphFont"/>
    <w:locked/>
    <w:rsid w:val="007741FC"/>
  </w:style>
  <w:style w:type="numbering" w:customStyle="1" w:styleId="NumberBulletStylesMS">
    <w:name w:val="Number Bullet Styles MS"/>
    <w:uiPriority w:val="99"/>
    <w:locked/>
    <w:rsid w:val="007741FC"/>
    <w:pPr>
      <w:numPr>
        <w:numId w:val="5"/>
      </w:numPr>
    </w:pPr>
  </w:style>
  <w:style w:type="character" w:customStyle="1" w:styleId="BulletlistChar">
    <w:name w:val="Bullet list Char"/>
    <w:basedOn w:val="ListParagraphChar"/>
    <w:link w:val="Bulletlist"/>
    <w:rsid w:val="007741FC"/>
    <w:rPr>
      <w:rFonts w:ascii="Segoe UI" w:eastAsia="宋体" w:hAnsi="Segoe UI" w:cs="Segoe UI"/>
      <w:lang w:val="en-AU"/>
    </w:rPr>
  </w:style>
  <w:style w:type="paragraph" w:customStyle="1" w:styleId="xxbulletlist">
    <w:name w:val="x_xbulletlist"/>
    <w:basedOn w:val="Normal"/>
    <w:locked/>
    <w:rsid w:val="007741FC"/>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locked/>
    <w:rsid w:val="00502BF8"/>
    <w:rPr>
      <w:b/>
      <w:bCs/>
    </w:rPr>
  </w:style>
  <w:style w:type="paragraph" w:customStyle="1" w:styleId="Tablebullet2">
    <w:name w:val="Table bullet 2"/>
    <w:basedOn w:val="Tablebullet1"/>
    <w:qFormat/>
    <w:rsid w:val="006B3BB2"/>
    <w:pPr>
      <w:numPr>
        <w:numId w:val="0"/>
      </w:numPr>
      <w:ind w:left="810" w:hanging="360"/>
    </w:pPr>
  </w:style>
  <w:style w:type="character" w:styleId="Emphasis">
    <w:name w:val="Emphasis"/>
    <w:basedOn w:val="DefaultParagraphFont"/>
    <w:uiPriority w:val="20"/>
    <w:qFormat/>
    <w:locked/>
    <w:rsid w:val="00502BF8"/>
    <w:rPr>
      <w:i/>
      <w:iCs/>
    </w:rPr>
  </w:style>
  <w:style w:type="paragraph" w:styleId="NoSpacing">
    <w:name w:val="No Spacing"/>
    <w:uiPriority w:val="1"/>
    <w:qFormat/>
    <w:locked/>
    <w:rsid w:val="00502BF8"/>
    <w:pPr>
      <w:spacing w:after="0" w:line="240" w:lineRule="auto"/>
    </w:pPr>
  </w:style>
  <w:style w:type="character" w:styleId="SubtleEmphasis">
    <w:name w:val="Subtle Emphasis"/>
    <w:basedOn w:val="DefaultParagraphFont"/>
    <w:uiPriority w:val="19"/>
    <w:qFormat/>
    <w:locked/>
    <w:rsid w:val="00502BF8"/>
    <w:rPr>
      <w:i/>
      <w:iCs/>
      <w:color w:val="404040" w:themeColor="text1" w:themeTint="BF"/>
    </w:rPr>
  </w:style>
  <w:style w:type="character" w:styleId="SubtleReference">
    <w:name w:val="Subtle Reference"/>
    <w:basedOn w:val="DefaultParagraphFont"/>
    <w:uiPriority w:val="31"/>
    <w:qFormat/>
    <w:locked/>
    <w:rsid w:val="00502BF8"/>
    <w:rPr>
      <w:smallCaps/>
      <w:color w:val="404040" w:themeColor="text1" w:themeTint="BF"/>
      <w:u w:val="single" w:color="7F7F7F" w:themeColor="text1" w:themeTint="80"/>
    </w:rPr>
  </w:style>
  <w:style w:type="character" w:styleId="BookTitle">
    <w:name w:val="Book Title"/>
    <w:basedOn w:val="DefaultParagraphFont"/>
    <w:uiPriority w:val="33"/>
    <w:qFormat/>
    <w:locked/>
    <w:rsid w:val="00502BF8"/>
    <w:rPr>
      <w:b/>
      <w:bCs/>
      <w:smallCaps/>
    </w:rPr>
  </w:style>
  <w:style w:type="table" w:customStyle="1" w:styleId="RFX-SOWTable">
    <w:name w:val="RFX-SOW Table"/>
    <w:basedOn w:val="TableNormal"/>
    <w:uiPriority w:val="99"/>
    <w:rsid w:val="00651189"/>
    <w:pPr>
      <w:spacing w:after="0" w:line="240" w:lineRule="auto"/>
    </w:pPr>
    <w:rPr>
      <w:rFonts w:ascii="Segoe Sans Text" w:eastAsiaTheme="minorHAnsi" w:hAnsi="Segoe Sans Text"/>
      <w:szCs w:val="22"/>
    </w:rPr>
    <w:tblPr>
      <w:tblStyleRowBandSize w:val="1"/>
      <w:tblStyleColBandSize w:val="1"/>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D9D9D9" w:themeColor="background1" w:themeShade="D9"/>
      </w:tblBorders>
      <w:tblCellMar>
        <w:top w:w="58" w:type="dxa"/>
        <w:left w:w="86" w:type="dxa"/>
        <w:bottom w:w="58" w:type="dxa"/>
        <w:right w:w="86" w:type="dxa"/>
      </w:tblCellMar>
    </w:tblPr>
    <w:tblStylePr w:type="firstRow">
      <w:pPr>
        <w:jc w:val="left"/>
      </w:pPr>
      <w:rPr>
        <w:b/>
        <w:color w:val="FFFFFF" w:themeColor="background1"/>
      </w:rPr>
      <w:tblPr/>
      <w:trPr>
        <w:cantSplit/>
        <w:tblHeader/>
      </w:trPr>
      <w:tcPr>
        <w:shd w:val="clear" w:color="auto" w:fill="0070C0"/>
        <w:vAlign w:val="center"/>
      </w:tcPr>
    </w:tblStylePr>
    <w:tblStylePr w:type="band1Horz">
      <w:rPr>
        <w:color w:val="auto"/>
      </w:rPr>
    </w:tblStylePr>
    <w:tblStylePr w:type="band2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638147">
      <w:bodyDiv w:val="1"/>
      <w:marLeft w:val="0"/>
      <w:marRight w:val="0"/>
      <w:marTop w:val="0"/>
      <w:marBottom w:val="0"/>
      <w:divBdr>
        <w:top w:val="none" w:sz="0" w:space="0" w:color="auto"/>
        <w:left w:val="none" w:sz="0" w:space="0" w:color="auto"/>
        <w:bottom w:val="none" w:sz="0" w:space="0" w:color="auto"/>
        <w:right w:val="none" w:sz="0" w:space="0" w:color="auto"/>
      </w:divBdr>
      <w:divsChild>
        <w:div w:id="179395671">
          <w:marLeft w:val="0"/>
          <w:marRight w:val="0"/>
          <w:marTop w:val="0"/>
          <w:marBottom w:val="0"/>
          <w:divBdr>
            <w:top w:val="none" w:sz="0" w:space="0" w:color="auto"/>
            <w:left w:val="none" w:sz="0" w:space="0" w:color="auto"/>
            <w:bottom w:val="none" w:sz="0" w:space="0" w:color="auto"/>
            <w:right w:val="none" w:sz="0" w:space="0" w:color="auto"/>
          </w:divBdr>
          <w:divsChild>
            <w:div w:id="1073545990">
              <w:marLeft w:val="0"/>
              <w:marRight w:val="0"/>
              <w:marTop w:val="0"/>
              <w:marBottom w:val="0"/>
              <w:divBdr>
                <w:top w:val="none" w:sz="0" w:space="0" w:color="auto"/>
                <w:left w:val="none" w:sz="0" w:space="0" w:color="auto"/>
                <w:bottom w:val="none" w:sz="0" w:space="0" w:color="auto"/>
                <w:right w:val="none" w:sz="0" w:space="0" w:color="auto"/>
              </w:divBdr>
              <w:divsChild>
                <w:div w:id="489758416">
                  <w:marLeft w:val="0"/>
                  <w:marRight w:val="0"/>
                  <w:marTop w:val="0"/>
                  <w:marBottom w:val="0"/>
                  <w:divBdr>
                    <w:top w:val="none" w:sz="0" w:space="0" w:color="auto"/>
                    <w:left w:val="none" w:sz="0" w:space="0" w:color="auto"/>
                    <w:bottom w:val="none" w:sz="0" w:space="0" w:color="auto"/>
                    <w:right w:val="none" w:sz="0" w:space="0" w:color="auto"/>
                  </w:divBdr>
                </w:div>
                <w:div w:id="73801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954241">
          <w:marLeft w:val="0"/>
          <w:marRight w:val="0"/>
          <w:marTop w:val="0"/>
          <w:marBottom w:val="0"/>
          <w:divBdr>
            <w:top w:val="none" w:sz="0" w:space="0" w:color="auto"/>
            <w:left w:val="none" w:sz="0" w:space="0" w:color="auto"/>
            <w:bottom w:val="none" w:sz="0" w:space="0" w:color="auto"/>
            <w:right w:val="none" w:sz="0" w:space="0" w:color="auto"/>
          </w:divBdr>
          <w:divsChild>
            <w:div w:id="151912645">
              <w:marLeft w:val="0"/>
              <w:marRight w:val="0"/>
              <w:marTop w:val="0"/>
              <w:marBottom w:val="0"/>
              <w:divBdr>
                <w:top w:val="none" w:sz="0" w:space="0" w:color="auto"/>
                <w:left w:val="none" w:sz="0" w:space="0" w:color="auto"/>
                <w:bottom w:val="none" w:sz="0" w:space="0" w:color="auto"/>
                <w:right w:val="none" w:sz="0" w:space="0" w:color="auto"/>
              </w:divBdr>
              <w:divsChild>
                <w:div w:id="1395546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826752">
          <w:marLeft w:val="0"/>
          <w:marRight w:val="0"/>
          <w:marTop w:val="0"/>
          <w:marBottom w:val="0"/>
          <w:divBdr>
            <w:top w:val="none" w:sz="0" w:space="0" w:color="auto"/>
            <w:left w:val="none" w:sz="0" w:space="0" w:color="auto"/>
            <w:bottom w:val="none" w:sz="0" w:space="0" w:color="auto"/>
            <w:right w:val="none" w:sz="0" w:space="0" w:color="auto"/>
          </w:divBdr>
          <w:divsChild>
            <w:div w:id="418257336">
              <w:marLeft w:val="0"/>
              <w:marRight w:val="0"/>
              <w:marTop w:val="0"/>
              <w:marBottom w:val="0"/>
              <w:divBdr>
                <w:top w:val="none" w:sz="0" w:space="0" w:color="auto"/>
                <w:left w:val="none" w:sz="0" w:space="0" w:color="auto"/>
                <w:bottom w:val="none" w:sz="0" w:space="0" w:color="auto"/>
                <w:right w:val="none" w:sz="0" w:space="0" w:color="auto"/>
              </w:divBdr>
              <w:divsChild>
                <w:div w:id="2005088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509818">
          <w:marLeft w:val="0"/>
          <w:marRight w:val="0"/>
          <w:marTop w:val="0"/>
          <w:marBottom w:val="0"/>
          <w:divBdr>
            <w:top w:val="none" w:sz="0" w:space="0" w:color="auto"/>
            <w:left w:val="none" w:sz="0" w:space="0" w:color="auto"/>
            <w:bottom w:val="none" w:sz="0" w:space="0" w:color="auto"/>
            <w:right w:val="none" w:sz="0" w:space="0" w:color="auto"/>
          </w:divBdr>
          <w:divsChild>
            <w:div w:id="348408051">
              <w:marLeft w:val="0"/>
              <w:marRight w:val="0"/>
              <w:marTop w:val="0"/>
              <w:marBottom w:val="0"/>
              <w:divBdr>
                <w:top w:val="none" w:sz="0" w:space="0" w:color="auto"/>
                <w:left w:val="none" w:sz="0" w:space="0" w:color="auto"/>
                <w:bottom w:val="none" w:sz="0" w:space="0" w:color="auto"/>
                <w:right w:val="none" w:sz="0" w:space="0" w:color="auto"/>
              </w:divBdr>
              <w:divsChild>
                <w:div w:id="1090656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211317">
          <w:marLeft w:val="0"/>
          <w:marRight w:val="0"/>
          <w:marTop w:val="0"/>
          <w:marBottom w:val="0"/>
          <w:divBdr>
            <w:top w:val="none" w:sz="0" w:space="0" w:color="auto"/>
            <w:left w:val="none" w:sz="0" w:space="0" w:color="auto"/>
            <w:bottom w:val="none" w:sz="0" w:space="0" w:color="auto"/>
            <w:right w:val="none" w:sz="0" w:space="0" w:color="auto"/>
          </w:divBdr>
          <w:divsChild>
            <w:div w:id="1457526320">
              <w:marLeft w:val="0"/>
              <w:marRight w:val="0"/>
              <w:marTop w:val="0"/>
              <w:marBottom w:val="0"/>
              <w:divBdr>
                <w:top w:val="none" w:sz="0" w:space="0" w:color="auto"/>
                <w:left w:val="none" w:sz="0" w:space="0" w:color="auto"/>
                <w:bottom w:val="none" w:sz="0" w:space="0" w:color="auto"/>
                <w:right w:val="none" w:sz="0" w:space="0" w:color="auto"/>
              </w:divBdr>
              <w:divsChild>
                <w:div w:id="36976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126710">
          <w:marLeft w:val="0"/>
          <w:marRight w:val="0"/>
          <w:marTop w:val="0"/>
          <w:marBottom w:val="0"/>
          <w:divBdr>
            <w:top w:val="none" w:sz="0" w:space="0" w:color="auto"/>
            <w:left w:val="none" w:sz="0" w:space="0" w:color="auto"/>
            <w:bottom w:val="none" w:sz="0" w:space="0" w:color="auto"/>
            <w:right w:val="none" w:sz="0" w:space="0" w:color="auto"/>
          </w:divBdr>
          <w:divsChild>
            <w:div w:id="16539873">
              <w:marLeft w:val="0"/>
              <w:marRight w:val="0"/>
              <w:marTop w:val="0"/>
              <w:marBottom w:val="0"/>
              <w:divBdr>
                <w:top w:val="none" w:sz="0" w:space="0" w:color="auto"/>
                <w:left w:val="none" w:sz="0" w:space="0" w:color="auto"/>
                <w:bottom w:val="none" w:sz="0" w:space="0" w:color="auto"/>
                <w:right w:val="none" w:sz="0" w:space="0" w:color="auto"/>
              </w:divBdr>
              <w:divsChild>
                <w:div w:id="30416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902859">
          <w:marLeft w:val="0"/>
          <w:marRight w:val="0"/>
          <w:marTop w:val="0"/>
          <w:marBottom w:val="0"/>
          <w:divBdr>
            <w:top w:val="none" w:sz="0" w:space="0" w:color="auto"/>
            <w:left w:val="none" w:sz="0" w:space="0" w:color="auto"/>
            <w:bottom w:val="none" w:sz="0" w:space="0" w:color="auto"/>
            <w:right w:val="none" w:sz="0" w:space="0" w:color="auto"/>
          </w:divBdr>
          <w:divsChild>
            <w:div w:id="139268700">
              <w:marLeft w:val="0"/>
              <w:marRight w:val="0"/>
              <w:marTop w:val="0"/>
              <w:marBottom w:val="0"/>
              <w:divBdr>
                <w:top w:val="none" w:sz="0" w:space="0" w:color="auto"/>
                <w:left w:val="none" w:sz="0" w:space="0" w:color="auto"/>
                <w:bottom w:val="none" w:sz="0" w:space="0" w:color="auto"/>
                <w:right w:val="none" w:sz="0" w:space="0" w:color="auto"/>
              </w:divBdr>
              <w:divsChild>
                <w:div w:id="134474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859766">
          <w:marLeft w:val="0"/>
          <w:marRight w:val="0"/>
          <w:marTop w:val="0"/>
          <w:marBottom w:val="0"/>
          <w:divBdr>
            <w:top w:val="none" w:sz="0" w:space="0" w:color="auto"/>
            <w:left w:val="none" w:sz="0" w:space="0" w:color="auto"/>
            <w:bottom w:val="none" w:sz="0" w:space="0" w:color="auto"/>
            <w:right w:val="none" w:sz="0" w:space="0" w:color="auto"/>
          </w:divBdr>
          <w:divsChild>
            <w:div w:id="1804539522">
              <w:marLeft w:val="0"/>
              <w:marRight w:val="0"/>
              <w:marTop w:val="0"/>
              <w:marBottom w:val="0"/>
              <w:divBdr>
                <w:top w:val="none" w:sz="0" w:space="0" w:color="auto"/>
                <w:left w:val="none" w:sz="0" w:space="0" w:color="auto"/>
                <w:bottom w:val="none" w:sz="0" w:space="0" w:color="auto"/>
                <w:right w:val="none" w:sz="0" w:space="0" w:color="auto"/>
              </w:divBdr>
              <w:divsChild>
                <w:div w:id="111031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260350">
      <w:bodyDiv w:val="1"/>
      <w:marLeft w:val="0"/>
      <w:marRight w:val="0"/>
      <w:marTop w:val="0"/>
      <w:marBottom w:val="0"/>
      <w:divBdr>
        <w:top w:val="none" w:sz="0" w:space="0" w:color="auto"/>
        <w:left w:val="none" w:sz="0" w:space="0" w:color="auto"/>
        <w:bottom w:val="none" w:sz="0" w:space="0" w:color="auto"/>
        <w:right w:val="none" w:sz="0" w:space="0" w:color="auto"/>
      </w:divBdr>
    </w:div>
    <w:div w:id="558975297">
      <w:bodyDiv w:val="1"/>
      <w:marLeft w:val="0"/>
      <w:marRight w:val="0"/>
      <w:marTop w:val="0"/>
      <w:marBottom w:val="0"/>
      <w:divBdr>
        <w:top w:val="none" w:sz="0" w:space="0" w:color="auto"/>
        <w:left w:val="none" w:sz="0" w:space="0" w:color="auto"/>
        <w:bottom w:val="none" w:sz="0" w:space="0" w:color="auto"/>
        <w:right w:val="none" w:sz="0" w:space="0" w:color="auto"/>
      </w:divBdr>
    </w:div>
    <w:div w:id="562527885">
      <w:bodyDiv w:val="1"/>
      <w:marLeft w:val="0"/>
      <w:marRight w:val="0"/>
      <w:marTop w:val="0"/>
      <w:marBottom w:val="0"/>
      <w:divBdr>
        <w:top w:val="none" w:sz="0" w:space="0" w:color="auto"/>
        <w:left w:val="none" w:sz="0" w:space="0" w:color="auto"/>
        <w:bottom w:val="none" w:sz="0" w:space="0" w:color="auto"/>
        <w:right w:val="none" w:sz="0" w:space="0" w:color="auto"/>
      </w:divBdr>
    </w:div>
    <w:div w:id="731319858">
      <w:bodyDiv w:val="1"/>
      <w:marLeft w:val="0"/>
      <w:marRight w:val="0"/>
      <w:marTop w:val="0"/>
      <w:marBottom w:val="0"/>
      <w:divBdr>
        <w:top w:val="none" w:sz="0" w:space="0" w:color="auto"/>
        <w:left w:val="none" w:sz="0" w:space="0" w:color="auto"/>
        <w:bottom w:val="none" w:sz="0" w:space="0" w:color="auto"/>
        <w:right w:val="none" w:sz="0" w:space="0" w:color="auto"/>
      </w:divBdr>
    </w:div>
    <w:div w:id="796877697">
      <w:bodyDiv w:val="1"/>
      <w:marLeft w:val="0"/>
      <w:marRight w:val="0"/>
      <w:marTop w:val="0"/>
      <w:marBottom w:val="0"/>
      <w:divBdr>
        <w:top w:val="none" w:sz="0" w:space="0" w:color="auto"/>
        <w:left w:val="none" w:sz="0" w:space="0" w:color="auto"/>
        <w:bottom w:val="none" w:sz="0" w:space="0" w:color="auto"/>
        <w:right w:val="none" w:sz="0" w:space="0" w:color="auto"/>
      </w:divBdr>
    </w:div>
    <w:div w:id="808327476">
      <w:bodyDiv w:val="1"/>
      <w:marLeft w:val="0"/>
      <w:marRight w:val="0"/>
      <w:marTop w:val="0"/>
      <w:marBottom w:val="0"/>
      <w:divBdr>
        <w:top w:val="none" w:sz="0" w:space="0" w:color="auto"/>
        <w:left w:val="none" w:sz="0" w:space="0" w:color="auto"/>
        <w:bottom w:val="none" w:sz="0" w:space="0" w:color="auto"/>
        <w:right w:val="none" w:sz="0" w:space="0" w:color="auto"/>
      </w:divBdr>
    </w:div>
    <w:div w:id="910232770">
      <w:bodyDiv w:val="1"/>
      <w:marLeft w:val="0"/>
      <w:marRight w:val="0"/>
      <w:marTop w:val="0"/>
      <w:marBottom w:val="0"/>
      <w:divBdr>
        <w:top w:val="none" w:sz="0" w:space="0" w:color="auto"/>
        <w:left w:val="none" w:sz="0" w:space="0" w:color="auto"/>
        <w:bottom w:val="none" w:sz="0" w:space="0" w:color="auto"/>
        <w:right w:val="none" w:sz="0" w:space="0" w:color="auto"/>
      </w:divBdr>
      <w:divsChild>
        <w:div w:id="245968187">
          <w:marLeft w:val="0"/>
          <w:marRight w:val="0"/>
          <w:marTop w:val="0"/>
          <w:marBottom w:val="240"/>
          <w:divBdr>
            <w:top w:val="none" w:sz="0" w:space="0" w:color="auto"/>
            <w:left w:val="none" w:sz="0" w:space="0" w:color="auto"/>
            <w:bottom w:val="none" w:sz="0" w:space="0" w:color="auto"/>
            <w:right w:val="none" w:sz="0" w:space="0" w:color="auto"/>
          </w:divBdr>
        </w:div>
        <w:div w:id="1061059401">
          <w:marLeft w:val="0"/>
          <w:marRight w:val="0"/>
          <w:marTop w:val="0"/>
          <w:marBottom w:val="240"/>
          <w:divBdr>
            <w:top w:val="none" w:sz="0" w:space="0" w:color="auto"/>
            <w:left w:val="none" w:sz="0" w:space="0" w:color="auto"/>
            <w:bottom w:val="none" w:sz="0" w:space="0" w:color="auto"/>
            <w:right w:val="none" w:sz="0" w:space="0" w:color="auto"/>
          </w:divBdr>
        </w:div>
        <w:div w:id="1325401491">
          <w:marLeft w:val="0"/>
          <w:marRight w:val="0"/>
          <w:marTop w:val="0"/>
          <w:marBottom w:val="240"/>
          <w:divBdr>
            <w:top w:val="none" w:sz="0" w:space="0" w:color="auto"/>
            <w:left w:val="none" w:sz="0" w:space="0" w:color="auto"/>
            <w:bottom w:val="none" w:sz="0" w:space="0" w:color="auto"/>
            <w:right w:val="none" w:sz="0" w:space="0" w:color="auto"/>
          </w:divBdr>
        </w:div>
        <w:div w:id="1878740294">
          <w:marLeft w:val="0"/>
          <w:marRight w:val="0"/>
          <w:marTop w:val="0"/>
          <w:marBottom w:val="240"/>
          <w:divBdr>
            <w:top w:val="none" w:sz="0" w:space="0" w:color="auto"/>
            <w:left w:val="none" w:sz="0" w:space="0" w:color="auto"/>
            <w:bottom w:val="none" w:sz="0" w:space="0" w:color="auto"/>
            <w:right w:val="none" w:sz="0" w:space="0" w:color="auto"/>
          </w:divBdr>
        </w:div>
      </w:divsChild>
    </w:div>
    <w:div w:id="1016082250">
      <w:bodyDiv w:val="1"/>
      <w:marLeft w:val="0"/>
      <w:marRight w:val="0"/>
      <w:marTop w:val="0"/>
      <w:marBottom w:val="0"/>
      <w:divBdr>
        <w:top w:val="none" w:sz="0" w:space="0" w:color="auto"/>
        <w:left w:val="none" w:sz="0" w:space="0" w:color="auto"/>
        <w:bottom w:val="none" w:sz="0" w:space="0" w:color="auto"/>
        <w:right w:val="none" w:sz="0" w:space="0" w:color="auto"/>
      </w:divBdr>
    </w:div>
    <w:div w:id="1150244701">
      <w:bodyDiv w:val="1"/>
      <w:marLeft w:val="0"/>
      <w:marRight w:val="0"/>
      <w:marTop w:val="0"/>
      <w:marBottom w:val="0"/>
      <w:divBdr>
        <w:top w:val="none" w:sz="0" w:space="0" w:color="auto"/>
        <w:left w:val="none" w:sz="0" w:space="0" w:color="auto"/>
        <w:bottom w:val="none" w:sz="0" w:space="0" w:color="auto"/>
        <w:right w:val="none" w:sz="0" w:space="0" w:color="auto"/>
      </w:divBdr>
    </w:div>
    <w:div w:id="1390610086">
      <w:bodyDiv w:val="1"/>
      <w:marLeft w:val="0"/>
      <w:marRight w:val="0"/>
      <w:marTop w:val="0"/>
      <w:marBottom w:val="0"/>
      <w:divBdr>
        <w:top w:val="none" w:sz="0" w:space="0" w:color="auto"/>
        <w:left w:val="none" w:sz="0" w:space="0" w:color="auto"/>
        <w:bottom w:val="none" w:sz="0" w:space="0" w:color="auto"/>
        <w:right w:val="none" w:sz="0" w:space="0" w:color="auto"/>
      </w:divBdr>
    </w:div>
    <w:div w:id="1493137925">
      <w:bodyDiv w:val="1"/>
      <w:marLeft w:val="0"/>
      <w:marRight w:val="0"/>
      <w:marTop w:val="0"/>
      <w:marBottom w:val="0"/>
      <w:divBdr>
        <w:top w:val="none" w:sz="0" w:space="0" w:color="auto"/>
        <w:left w:val="none" w:sz="0" w:space="0" w:color="auto"/>
        <w:bottom w:val="none" w:sz="0" w:space="0" w:color="auto"/>
        <w:right w:val="none" w:sz="0" w:space="0" w:color="auto"/>
      </w:divBdr>
    </w:div>
    <w:div w:id="1799641295">
      <w:bodyDiv w:val="1"/>
      <w:marLeft w:val="0"/>
      <w:marRight w:val="0"/>
      <w:marTop w:val="0"/>
      <w:marBottom w:val="0"/>
      <w:divBdr>
        <w:top w:val="none" w:sz="0" w:space="0" w:color="auto"/>
        <w:left w:val="none" w:sz="0" w:space="0" w:color="auto"/>
        <w:bottom w:val="none" w:sz="0" w:space="0" w:color="auto"/>
        <w:right w:val="none" w:sz="0" w:space="0" w:color="auto"/>
      </w:divBdr>
      <w:divsChild>
        <w:div w:id="232400796">
          <w:marLeft w:val="0"/>
          <w:marRight w:val="0"/>
          <w:marTop w:val="0"/>
          <w:marBottom w:val="0"/>
          <w:divBdr>
            <w:top w:val="none" w:sz="0" w:space="0" w:color="auto"/>
            <w:left w:val="none" w:sz="0" w:space="0" w:color="auto"/>
            <w:bottom w:val="none" w:sz="0" w:space="0" w:color="auto"/>
            <w:right w:val="none" w:sz="0" w:space="0" w:color="auto"/>
          </w:divBdr>
          <w:divsChild>
            <w:div w:id="1378242159">
              <w:marLeft w:val="0"/>
              <w:marRight w:val="0"/>
              <w:marTop w:val="0"/>
              <w:marBottom w:val="0"/>
              <w:divBdr>
                <w:top w:val="none" w:sz="0" w:space="0" w:color="auto"/>
                <w:left w:val="none" w:sz="0" w:space="0" w:color="auto"/>
                <w:bottom w:val="none" w:sz="0" w:space="0" w:color="auto"/>
                <w:right w:val="none" w:sz="0" w:space="0" w:color="auto"/>
              </w:divBdr>
              <w:divsChild>
                <w:div w:id="165675288">
                  <w:marLeft w:val="0"/>
                  <w:marRight w:val="0"/>
                  <w:marTop w:val="0"/>
                  <w:marBottom w:val="0"/>
                  <w:divBdr>
                    <w:top w:val="none" w:sz="0" w:space="0" w:color="auto"/>
                    <w:left w:val="none" w:sz="0" w:space="0" w:color="auto"/>
                    <w:bottom w:val="none" w:sz="0" w:space="0" w:color="auto"/>
                    <w:right w:val="none" w:sz="0" w:space="0" w:color="auto"/>
                  </w:divBdr>
                </w:div>
                <w:div w:id="213975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900989">
          <w:marLeft w:val="0"/>
          <w:marRight w:val="0"/>
          <w:marTop w:val="0"/>
          <w:marBottom w:val="0"/>
          <w:divBdr>
            <w:top w:val="none" w:sz="0" w:space="0" w:color="auto"/>
            <w:left w:val="none" w:sz="0" w:space="0" w:color="auto"/>
            <w:bottom w:val="none" w:sz="0" w:space="0" w:color="auto"/>
            <w:right w:val="none" w:sz="0" w:space="0" w:color="auto"/>
          </w:divBdr>
          <w:divsChild>
            <w:div w:id="1657880718">
              <w:marLeft w:val="0"/>
              <w:marRight w:val="0"/>
              <w:marTop w:val="0"/>
              <w:marBottom w:val="0"/>
              <w:divBdr>
                <w:top w:val="none" w:sz="0" w:space="0" w:color="auto"/>
                <w:left w:val="none" w:sz="0" w:space="0" w:color="auto"/>
                <w:bottom w:val="none" w:sz="0" w:space="0" w:color="auto"/>
                <w:right w:val="none" w:sz="0" w:space="0" w:color="auto"/>
              </w:divBdr>
              <w:divsChild>
                <w:div w:id="78886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294422">
          <w:marLeft w:val="0"/>
          <w:marRight w:val="0"/>
          <w:marTop w:val="0"/>
          <w:marBottom w:val="0"/>
          <w:divBdr>
            <w:top w:val="none" w:sz="0" w:space="0" w:color="auto"/>
            <w:left w:val="none" w:sz="0" w:space="0" w:color="auto"/>
            <w:bottom w:val="none" w:sz="0" w:space="0" w:color="auto"/>
            <w:right w:val="none" w:sz="0" w:space="0" w:color="auto"/>
          </w:divBdr>
          <w:divsChild>
            <w:div w:id="157694677">
              <w:marLeft w:val="0"/>
              <w:marRight w:val="0"/>
              <w:marTop w:val="0"/>
              <w:marBottom w:val="0"/>
              <w:divBdr>
                <w:top w:val="none" w:sz="0" w:space="0" w:color="auto"/>
                <w:left w:val="none" w:sz="0" w:space="0" w:color="auto"/>
                <w:bottom w:val="none" w:sz="0" w:space="0" w:color="auto"/>
                <w:right w:val="none" w:sz="0" w:space="0" w:color="auto"/>
              </w:divBdr>
              <w:divsChild>
                <w:div w:id="174117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977418">
          <w:marLeft w:val="0"/>
          <w:marRight w:val="0"/>
          <w:marTop w:val="0"/>
          <w:marBottom w:val="0"/>
          <w:divBdr>
            <w:top w:val="none" w:sz="0" w:space="0" w:color="auto"/>
            <w:left w:val="none" w:sz="0" w:space="0" w:color="auto"/>
            <w:bottom w:val="none" w:sz="0" w:space="0" w:color="auto"/>
            <w:right w:val="none" w:sz="0" w:space="0" w:color="auto"/>
          </w:divBdr>
          <w:divsChild>
            <w:div w:id="1592351848">
              <w:marLeft w:val="0"/>
              <w:marRight w:val="0"/>
              <w:marTop w:val="0"/>
              <w:marBottom w:val="0"/>
              <w:divBdr>
                <w:top w:val="none" w:sz="0" w:space="0" w:color="auto"/>
                <w:left w:val="none" w:sz="0" w:space="0" w:color="auto"/>
                <w:bottom w:val="none" w:sz="0" w:space="0" w:color="auto"/>
                <w:right w:val="none" w:sz="0" w:space="0" w:color="auto"/>
              </w:divBdr>
              <w:divsChild>
                <w:div w:id="14447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498735">
          <w:marLeft w:val="0"/>
          <w:marRight w:val="0"/>
          <w:marTop w:val="0"/>
          <w:marBottom w:val="0"/>
          <w:divBdr>
            <w:top w:val="none" w:sz="0" w:space="0" w:color="auto"/>
            <w:left w:val="none" w:sz="0" w:space="0" w:color="auto"/>
            <w:bottom w:val="none" w:sz="0" w:space="0" w:color="auto"/>
            <w:right w:val="none" w:sz="0" w:space="0" w:color="auto"/>
          </w:divBdr>
          <w:divsChild>
            <w:div w:id="742482646">
              <w:marLeft w:val="0"/>
              <w:marRight w:val="0"/>
              <w:marTop w:val="0"/>
              <w:marBottom w:val="0"/>
              <w:divBdr>
                <w:top w:val="none" w:sz="0" w:space="0" w:color="auto"/>
                <w:left w:val="none" w:sz="0" w:space="0" w:color="auto"/>
                <w:bottom w:val="none" w:sz="0" w:space="0" w:color="auto"/>
                <w:right w:val="none" w:sz="0" w:space="0" w:color="auto"/>
              </w:divBdr>
              <w:divsChild>
                <w:div w:id="314535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233693">
          <w:marLeft w:val="0"/>
          <w:marRight w:val="0"/>
          <w:marTop w:val="0"/>
          <w:marBottom w:val="0"/>
          <w:divBdr>
            <w:top w:val="none" w:sz="0" w:space="0" w:color="auto"/>
            <w:left w:val="none" w:sz="0" w:space="0" w:color="auto"/>
            <w:bottom w:val="none" w:sz="0" w:space="0" w:color="auto"/>
            <w:right w:val="none" w:sz="0" w:space="0" w:color="auto"/>
          </w:divBdr>
          <w:divsChild>
            <w:div w:id="1810661020">
              <w:marLeft w:val="0"/>
              <w:marRight w:val="0"/>
              <w:marTop w:val="0"/>
              <w:marBottom w:val="0"/>
              <w:divBdr>
                <w:top w:val="none" w:sz="0" w:space="0" w:color="auto"/>
                <w:left w:val="none" w:sz="0" w:space="0" w:color="auto"/>
                <w:bottom w:val="none" w:sz="0" w:space="0" w:color="auto"/>
                <w:right w:val="none" w:sz="0" w:space="0" w:color="auto"/>
              </w:divBdr>
              <w:divsChild>
                <w:div w:id="129749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769433">
          <w:marLeft w:val="0"/>
          <w:marRight w:val="0"/>
          <w:marTop w:val="0"/>
          <w:marBottom w:val="0"/>
          <w:divBdr>
            <w:top w:val="none" w:sz="0" w:space="0" w:color="auto"/>
            <w:left w:val="none" w:sz="0" w:space="0" w:color="auto"/>
            <w:bottom w:val="none" w:sz="0" w:space="0" w:color="auto"/>
            <w:right w:val="none" w:sz="0" w:space="0" w:color="auto"/>
          </w:divBdr>
          <w:divsChild>
            <w:div w:id="1443454605">
              <w:marLeft w:val="0"/>
              <w:marRight w:val="0"/>
              <w:marTop w:val="0"/>
              <w:marBottom w:val="0"/>
              <w:divBdr>
                <w:top w:val="none" w:sz="0" w:space="0" w:color="auto"/>
                <w:left w:val="none" w:sz="0" w:space="0" w:color="auto"/>
                <w:bottom w:val="none" w:sz="0" w:space="0" w:color="auto"/>
                <w:right w:val="none" w:sz="0" w:space="0" w:color="auto"/>
              </w:divBdr>
              <w:divsChild>
                <w:div w:id="163244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164452">
          <w:marLeft w:val="0"/>
          <w:marRight w:val="0"/>
          <w:marTop w:val="0"/>
          <w:marBottom w:val="0"/>
          <w:divBdr>
            <w:top w:val="none" w:sz="0" w:space="0" w:color="auto"/>
            <w:left w:val="none" w:sz="0" w:space="0" w:color="auto"/>
            <w:bottom w:val="none" w:sz="0" w:space="0" w:color="auto"/>
            <w:right w:val="none" w:sz="0" w:space="0" w:color="auto"/>
          </w:divBdr>
          <w:divsChild>
            <w:div w:id="1437208970">
              <w:marLeft w:val="0"/>
              <w:marRight w:val="0"/>
              <w:marTop w:val="0"/>
              <w:marBottom w:val="0"/>
              <w:divBdr>
                <w:top w:val="none" w:sz="0" w:space="0" w:color="auto"/>
                <w:left w:val="none" w:sz="0" w:space="0" w:color="auto"/>
                <w:bottom w:val="none" w:sz="0" w:space="0" w:color="auto"/>
                <w:right w:val="none" w:sz="0" w:space="0" w:color="auto"/>
              </w:divBdr>
              <w:divsChild>
                <w:div w:id="33962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0333180">
      <w:bodyDiv w:val="1"/>
      <w:marLeft w:val="0"/>
      <w:marRight w:val="0"/>
      <w:marTop w:val="0"/>
      <w:marBottom w:val="0"/>
      <w:divBdr>
        <w:top w:val="none" w:sz="0" w:space="0" w:color="auto"/>
        <w:left w:val="none" w:sz="0" w:space="0" w:color="auto"/>
        <w:bottom w:val="none" w:sz="0" w:space="0" w:color="auto"/>
        <w:right w:val="none" w:sz="0" w:space="0" w:color="auto"/>
      </w:divBdr>
    </w:div>
    <w:div w:id="1985234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eader" Target="header1.xml"/><Relationship Id="rId26" Type="http://schemas.openxmlformats.org/officeDocument/2006/relationships/image" Target="media/image8.emf"/><Relationship Id="rId3" Type="http://schemas.openxmlformats.org/officeDocument/2006/relationships/customXml" Target="../customXml/item3.xml"/><Relationship Id="rId21" Type="http://schemas.openxmlformats.org/officeDocument/2006/relationships/image" Target="media/image5.emf"/><Relationship Id="rId7" Type="http://schemas.openxmlformats.org/officeDocument/2006/relationships/styles" Target="styles.xml"/><Relationship Id="rId12" Type="http://schemas.openxmlformats.org/officeDocument/2006/relationships/image" Target="media/image1.jpg"/><Relationship Id="rId17" Type="http://schemas.microsoft.com/office/2018/08/relationships/commentsExtensible" Target="commentsExtensible.xml"/><Relationship Id="rId25" Type="http://schemas.openxmlformats.org/officeDocument/2006/relationships/package" Target="embeddings/Microsoft_PowerPoint_Slide1.sldx"/><Relationship Id="rId33" Type="http://schemas.openxmlformats.org/officeDocument/2006/relationships/theme" Target="theme/theme1.xml"/><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hyperlink" Target="http://scrumguides.org" TargetMode="Externa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7.emf"/><Relationship Id="rId32" Type="http://schemas.openxmlformats.org/officeDocument/2006/relationships/glossaryDocument" Target="glossary/document.xml"/><Relationship Id="rId5" Type="http://schemas.openxmlformats.org/officeDocument/2006/relationships/customXml" Target="../customXml/item5.xml"/><Relationship Id="rId15" Type="http://schemas.microsoft.com/office/2011/relationships/commentsExtended" Target="commentsExtended.xml"/><Relationship Id="rId23" Type="http://schemas.openxmlformats.org/officeDocument/2006/relationships/package" Target="embeddings/Microsoft_PowerPoint_Slide.sldx"/><Relationship Id="rId28" Type="http://schemas.openxmlformats.org/officeDocument/2006/relationships/hyperlink" Target="https://nam06.safelinks.protection.outlook.com/?url=https%3A%2F%2Faka.ms%2FRAI&amp;data=05%7C02%7Cdavidcra%40microsoft.com%7Cd9430fa82c7e4b341bb908dd19f3d3e0%7C72f988bf86f141af91ab2d7cd011db47%7C1%7C0%7C638695257225235898%7CUnknown%7CTWFpbGZsb3d8eyJFbXB0eU1hcGkiOnRydWUsIlYiOiIwLjAuMDAwMCIsIlAiOiJXaW4zMiIsIkFOIjoiTWFpbCIsIldUIjoyfQ%3D%3D%7C0%7C%7C%7C&amp;sdata=cLVl5entLjr%2FcCwoUWyNNChh1hLN6bAxQFc2gnkSyIk%3D&amp;reserved=0" TargetMode="External"/><Relationship Id="rId10" Type="http://schemas.openxmlformats.org/officeDocument/2006/relationships/footnotes" Target="footnotes.xml"/><Relationship Id="rId19" Type="http://schemas.openxmlformats.org/officeDocument/2006/relationships/footer" Target="footer1.xml"/><Relationship Id="rId31" Type="http://schemas.microsoft.com/office/2011/relationships/people" Target="peop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comments" Target="comments.xml"/><Relationship Id="rId22" Type="http://schemas.openxmlformats.org/officeDocument/2006/relationships/image" Target="media/image6.emf"/><Relationship Id="rId27" Type="http://schemas.openxmlformats.org/officeDocument/2006/relationships/package" Target="embeddings/Microsoft_Excel_Worksheet.xlsx"/><Relationship Id="rId30" Type="http://schemas.openxmlformats.org/officeDocument/2006/relationships/fontTable" Target="fontTable.xml"/><Relationship Id="rId8" Type="http://schemas.openxmlformats.org/officeDocument/2006/relationships/settings" Target="settings.xml"/></Relationships>
</file>

<file path=word/_rels/foot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F87025383B94F3294C37F8757BCCD89"/>
        <w:category>
          <w:name w:val="General"/>
          <w:gallery w:val="placeholder"/>
        </w:category>
        <w:types>
          <w:type w:val="bbPlcHdr"/>
        </w:types>
        <w:behaviors>
          <w:behavior w:val="content"/>
        </w:behaviors>
        <w:guid w:val="{F80A0E0F-C317-4410-B0E4-99C998C2C316}"/>
      </w:docPartPr>
      <w:docPartBody>
        <w:p w:rsidR="00663CDB" w:rsidRDefault="00663CDB">
          <w:pPr>
            <w:pStyle w:val="1F87025383B94F3294C37F8757BCCD89"/>
          </w:pPr>
          <w:r w:rsidRPr="00B23CB8">
            <w:rPr>
              <w:rStyle w:val="PlaceholderText"/>
            </w:rPr>
            <w:t>[Title]</w:t>
          </w:r>
        </w:p>
      </w:docPartBody>
    </w:docPart>
    <w:docPart>
      <w:docPartPr>
        <w:name w:val="D1ADB4D17B5845C6979BC7D9D663C553"/>
        <w:category>
          <w:name w:val="General"/>
          <w:gallery w:val="placeholder"/>
        </w:category>
        <w:types>
          <w:type w:val="bbPlcHdr"/>
        </w:types>
        <w:behaviors>
          <w:behavior w:val="content"/>
        </w:behaviors>
        <w:guid w:val="{029184B4-7ACD-4DF4-B7A1-F8D52CB3F88B}"/>
      </w:docPartPr>
      <w:docPartBody>
        <w:p w:rsidR="00663CDB" w:rsidRDefault="00663CDB">
          <w:pPr>
            <w:pStyle w:val="D1ADB4D17B5845C6979BC7D9D663C553"/>
          </w:pPr>
          <w:r w:rsidRPr="00B23CB8">
            <w:rPr>
              <w:rStyle w:val="PlaceholderText"/>
            </w:rPr>
            <w:t>[Abstract]</w:t>
          </w:r>
        </w:p>
      </w:docPartBody>
    </w:docPart>
    <w:docPart>
      <w:docPartPr>
        <w:name w:val="6CF47289746D4921A34F53FC3A44EE42"/>
        <w:category>
          <w:name w:val="General"/>
          <w:gallery w:val="placeholder"/>
        </w:category>
        <w:types>
          <w:type w:val="bbPlcHdr"/>
        </w:types>
        <w:behaviors>
          <w:behavior w:val="content"/>
        </w:behaviors>
        <w:guid w:val="{78EC23A3-E17A-45DF-B547-B480CA234EE1}"/>
      </w:docPartPr>
      <w:docPartBody>
        <w:p w:rsidR="00663CDB" w:rsidRDefault="00663CDB">
          <w:pPr>
            <w:pStyle w:val="6CF47289746D4921A34F53FC3A44EE42"/>
          </w:pPr>
          <w:r w:rsidRPr="00B23CB8">
            <w:rPr>
              <w:rStyle w:val="PlaceholderText"/>
            </w:rPr>
            <w:t>[Abstract]</w:t>
          </w:r>
        </w:p>
      </w:docPartBody>
    </w:docPart>
    <w:docPart>
      <w:docPartPr>
        <w:name w:val="F8FB7D0029A847CC998D457634978FD9"/>
        <w:category>
          <w:name w:val="General"/>
          <w:gallery w:val="placeholder"/>
        </w:category>
        <w:types>
          <w:type w:val="bbPlcHdr"/>
        </w:types>
        <w:behaviors>
          <w:behavior w:val="content"/>
        </w:behaviors>
        <w:guid w:val="{2D8749FF-3D34-461E-B4EA-EA4234DE6CDA}"/>
      </w:docPartPr>
      <w:docPartBody>
        <w:p w:rsidR="0000572E" w:rsidRDefault="0000572E" w:rsidP="0000572E">
          <w:pPr>
            <w:pStyle w:val="F8FB7D0029A847CC998D457634978FD9"/>
          </w:pPr>
          <w:r w:rsidRPr="000E5D55">
            <w:rPr>
              <w:rStyle w:val="PlaceholderText"/>
            </w:rPr>
            <w:t>[Author]</w:t>
          </w:r>
        </w:p>
      </w:docPartBody>
    </w:docPart>
    <w:docPart>
      <w:docPartPr>
        <w:name w:val="4A51331EE1EB4E3D90EF9314343BFED0"/>
        <w:category>
          <w:name w:val="General"/>
          <w:gallery w:val="placeholder"/>
        </w:category>
        <w:types>
          <w:type w:val="bbPlcHdr"/>
        </w:types>
        <w:behaviors>
          <w:behavior w:val="content"/>
        </w:behaviors>
        <w:guid w:val="{675365CA-CC31-4E54-A4ED-5CA5E4DC9AC2}"/>
      </w:docPartPr>
      <w:docPartBody>
        <w:p w:rsidR="0000572E" w:rsidRDefault="0000572E" w:rsidP="0000572E">
          <w:pPr>
            <w:pStyle w:val="4A51331EE1EB4E3D90EF9314343BFED0"/>
          </w:pPr>
          <w:r w:rsidRPr="000E5D55">
            <w:rPr>
              <w:rStyle w:val="PlaceholderText"/>
            </w:rPr>
            <w:t>[Author]</w:t>
          </w:r>
        </w:p>
      </w:docPartBody>
    </w:docPart>
    <w:docPart>
      <w:docPartPr>
        <w:name w:val="33758CCAC9F84B9E81F2ACCDAFF2FF04"/>
        <w:category>
          <w:name w:val="General"/>
          <w:gallery w:val="placeholder"/>
        </w:category>
        <w:types>
          <w:type w:val="bbPlcHdr"/>
        </w:types>
        <w:behaviors>
          <w:behavior w:val="content"/>
        </w:behaviors>
        <w:guid w:val="{BCEAE42E-77D0-437E-BDC3-4E0B397E5B05}"/>
      </w:docPartPr>
      <w:docPartBody>
        <w:p w:rsidR="0000572E" w:rsidRDefault="0000572E" w:rsidP="0000572E">
          <w:pPr>
            <w:pStyle w:val="33758CCAC9F84B9E81F2ACCDAFF2FF04"/>
          </w:pPr>
          <w:r w:rsidRPr="000E5D55">
            <w:rPr>
              <w:rStyle w:val="PlaceholderText"/>
            </w:rPr>
            <w:t>[Author]</w:t>
          </w:r>
        </w:p>
      </w:docPartBody>
    </w:docPart>
    <w:docPart>
      <w:docPartPr>
        <w:name w:val="532C39AE3D254C3BBF656B1CAA8AD704"/>
        <w:category>
          <w:name w:val="General"/>
          <w:gallery w:val="placeholder"/>
        </w:category>
        <w:types>
          <w:type w:val="bbPlcHdr"/>
        </w:types>
        <w:behaviors>
          <w:behavior w:val="content"/>
        </w:behaviors>
        <w:guid w:val="{6209EA5B-FD17-442E-BFF7-4DC04A71389E}"/>
      </w:docPartPr>
      <w:docPartBody>
        <w:p w:rsidR="0000572E" w:rsidRDefault="0000572E" w:rsidP="0000572E">
          <w:pPr>
            <w:pStyle w:val="532C39AE3D254C3BBF656B1CAA8AD704"/>
          </w:pPr>
          <w:r w:rsidRPr="000E5D55">
            <w:rPr>
              <w:rStyle w:val="PlaceholderText"/>
            </w:rPr>
            <w:t>[Author]</w:t>
          </w:r>
        </w:p>
      </w:docPartBody>
    </w:docPart>
    <w:docPart>
      <w:docPartPr>
        <w:name w:val="7F751D6B17864F29A80DADF274E59C56"/>
        <w:category>
          <w:name w:val="General"/>
          <w:gallery w:val="placeholder"/>
        </w:category>
        <w:types>
          <w:type w:val="bbPlcHdr"/>
        </w:types>
        <w:behaviors>
          <w:behavior w:val="content"/>
        </w:behaviors>
        <w:guid w:val="{C3A0EFEA-C623-4027-B0D0-C49740C24FE6}"/>
      </w:docPartPr>
      <w:docPartBody>
        <w:p w:rsidR="0000572E" w:rsidRDefault="0000572E" w:rsidP="0000572E">
          <w:pPr>
            <w:pStyle w:val="7F751D6B17864F29A80DADF274E59C56"/>
          </w:pPr>
          <w:r w:rsidRPr="000E5D55">
            <w:rPr>
              <w:rStyle w:val="PlaceholderText"/>
            </w:rPr>
            <w:t>[Author]</w:t>
          </w:r>
        </w:p>
      </w:docPartBody>
    </w:docPart>
    <w:docPart>
      <w:docPartPr>
        <w:name w:val="254B3A1F4A4D4DD0815D220071F1B154"/>
        <w:category>
          <w:name w:val="General"/>
          <w:gallery w:val="placeholder"/>
        </w:category>
        <w:types>
          <w:type w:val="bbPlcHdr"/>
        </w:types>
        <w:behaviors>
          <w:behavior w:val="content"/>
        </w:behaviors>
        <w:guid w:val="{EEF8CD80-CD11-4B54-AF93-712A807ED6DB}"/>
      </w:docPartPr>
      <w:docPartBody>
        <w:p w:rsidR="0000572E" w:rsidRDefault="0000572E" w:rsidP="0000572E">
          <w:pPr>
            <w:pStyle w:val="254B3A1F4A4D4DD0815D220071F1B154"/>
          </w:pPr>
          <w:r w:rsidRPr="000E5D55">
            <w:rPr>
              <w:rStyle w:val="PlaceholderText"/>
            </w:rPr>
            <w:t>[Author]</w:t>
          </w:r>
        </w:p>
      </w:docPartBody>
    </w:docPart>
    <w:docPart>
      <w:docPartPr>
        <w:name w:val="18D945F03C3E48189D2E34EA2215C2E8"/>
        <w:category>
          <w:name w:val="General"/>
          <w:gallery w:val="placeholder"/>
        </w:category>
        <w:types>
          <w:type w:val="bbPlcHdr"/>
        </w:types>
        <w:behaviors>
          <w:behavior w:val="content"/>
        </w:behaviors>
        <w:guid w:val="{B6A9BB10-3C71-4370-A149-32D0C6A30175}"/>
      </w:docPartPr>
      <w:docPartBody>
        <w:p w:rsidR="0000572E" w:rsidRDefault="0000572E" w:rsidP="0000572E">
          <w:pPr>
            <w:pStyle w:val="18D945F03C3E48189D2E34EA2215C2E8"/>
          </w:pPr>
          <w:r w:rsidRPr="000E5D55">
            <w:rPr>
              <w:rStyle w:val="PlaceholderText"/>
            </w:rPr>
            <w:t>[Author]</w:t>
          </w:r>
        </w:p>
      </w:docPartBody>
    </w:docPart>
    <w:docPart>
      <w:docPartPr>
        <w:name w:val="9F529C6E058F49429788EF1A53CADAD2"/>
        <w:category>
          <w:name w:val="General"/>
          <w:gallery w:val="placeholder"/>
        </w:category>
        <w:types>
          <w:type w:val="bbPlcHdr"/>
        </w:types>
        <w:behaviors>
          <w:behavior w:val="content"/>
        </w:behaviors>
        <w:guid w:val="{D2B4FC54-06E3-4D18-AFF9-24240AAE605A}"/>
      </w:docPartPr>
      <w:docPartBody>
        <w:p w:rsidR="0000572E" w:rsidRDefault="0000572E" w:rsidP="0000572E">
          <w:pPr>
            <w:pStyle w:val="9F529C6E058F49429788EF1A53CADAD2"/>
          </w:pPr>
          <w:r w:rsidRPr="000E5D55">
            <w:rPr>
              <w:rStyle w:val="PlaceholderText"/>
            </w:rPr>
            <w:t>[Author]</w:t>
          </w:r>
        </w:p>
      </w:docPartBody>
    </w:docPart>
    <w:docPart>
      <w:docPartPr>
        <w:name w:val="59EE0D851432466691BC7968C8316046"/>
        <w:category>
          <w:name w:val="General"/>
          <w:gallery w:val="placeholder"/>
        </w:category>
        <w:types>
          <w:type w:val="bbPlcHdr"/>
        </w:types>
        <w:behaviors>
          <w:behavior w:val="content"/>
        </w:behaviors>
        <w:guid w:val="{662DC392-7181-4FB3-8D3E-EAAD15952B74}"/>
      </w:docPartPr>
      <w:docPartBody>
        <w:p w:rsidR="0000572E" w:rsidRDefault="0000572E" w:rsidP="0000572E">
          <w:pPr>
            <w:pStyle w:val="59EE0D851432466691BC7968C8316046"/>
          </w:pPr>
          <w:r w:rsidRPr="000E5D55">
            <w:rPr>
              <w:rStyle w:val="PlaceholderText"/>
            </w:rPr>
            <w:t>[Author]</w:t>
          </w:r>
        </w:p>
      </w:docPartBody>
    </w:docPart>
    <w:docPart>
      <w:docPartPr>
        <w:name w:val="3281D1CC9E194E0EA43532F2167E13C8"/>
        <w:category>
          <w:name w:val="General"/>
          <w:gallery w:val="placeholder"/>
        </w:category>
        <w:types>
          <w:type w:val="bbPlcHdr"/>
        </w:types>
        <w:behaviors>
          <w:behavior w:val="content"/>
        </w:behaviors>
        <w:guid w:val="{29B12DFC-78B0-49AA-B1F2-404C7FD087FE}"/>
      </w:docPartPr>
      <w:docPartBody>
        <w:p w:rsidR="0000572E" w:rsidRDefault="0000572E" w:rsidP="0000572E">
          <w:pPr>
            <w:pStyle w:val="3281D1CC9E194E0EA43532F2167E13C8"/>
          </w:pPr>
          <w:r w:rsidRPr="000E5D55">
            <w:rPr>
              <w:rStyle w:val="PlaceholderText"/>
            </w:rPr>
            <w:t>[Author]</w:t>
          </w:r>
        </w:p>
      </w:docPartBody>
    </w:docPart>
    <w:docPart>
      <w:docPartPr>
        <w:name w:val="9AB2134A45B74A5A9BD12C96F1A01A17"/>
        <w:category>
          <w:name w:val="General"/>
          <w:gallery w:val="placeholder"/>
        </w:category>
        <w:types>
          <w:type w:val="bbPlcHdr"/>
        </w:types>
        <w:behaviors>
          <w:behavior w:val="content"/>
        </w:behaviors>
        <w:guid w:val="{D9D46AAF-509D-488D-816A-EB9140BBBEE0}"/>
      </w:docPartPr>
      <w:docPartBody>
        <w:p w:rsidR="0000572E" w:rsidRDefault="0000572E" w:rsidP="0000572E">
          <w:pPr>
            <w:pStyle w:val="9AB2134A45B74A5A9BD12C96F1A01A17"/>
          </w:pPr>
          <w:r w:rsidRPr="000E5D55">
            <w:rPr>
              <w:rStyle w:val="PlaceholderText"/>
            </w:rPr>
            <w:t>[Author]</w:t>
          </w:r>
        </w:p>
      </w:docPartBody>
    </w:docPart>
    <w:docPart>
      <w:docPartPr>
        <w:name w:val="B69F14E2208F467F997DAE8B89F505F5"/>
        <w:category>
          <w:name w:val="General"/>
          <w:gallery w:val="placeholder"/>
        </w:category>
        <w:types>
          <w:type w:val="bbPlcHdr"/>
        </w:types>
        <w:behaviors>
          <w:behavior w:val="content"/>
        </w:behaviors>
        <w:guid w:val="{274598F7-CC74-49B0-BDCD-EC341255690D}"/>
      </w:docPartPr>
      <w:docPartBody>
        <w:p w:rsidR="0000572E" w:rsidRDefault="0000572E" w:rsidP="0000572E">
          <w:pPr>
            <w:pStyle w:val="B69F14E2208F467F997DAE8B89F505F5"/>
          </w:pPr>
          <w:r w:rsidRPr="000E5D55">
            <w:rPr>
              <w:rStyle w:val="PlaceholderText"/>
            </w:rPr>
            <w:t>[Author]</w:t>
          </w:r>
        </w:p>
      </w:docPartBody>
    </w:docPart>
    <w:docPart>
      <w:docPartPr>
        <w:name w:val="65D914A6B2754FF8AEB79BBC92016B50"/>
        <w:category>
          <w:name w:val="General"/>
          <w:gallery w:val="placeholder"/>
        </w:category>
        <w:types>
          <w:type w:val="bbPlcHdr"/>
        </w:types>
        <w:behaviors>
          <w:behavior w:val="content"/>
        </w:behaviors>
        <w:guid w:val="{37351CD3-7013-4F95-86AC-C0291EC940CC}"/>
      </w:docPartPr>
      <w:docPartBody>
        <w:p w:rsidR="0000572E" w:rsidRDefault="0000572E" w:rsidP="0000572E">
          <w:pPr>
            <w:pStyle w:val="65D914A6B2754FF8AEB79BBC92016B50"/>
          </w:pPr>
          <w:r w:rsidRPr="000E5D55">
            <w:rPr>
              <w:rStyle w:val="PlaceholderText"/>
            </w:rPr>
            <w:t>[Author]</w:t>
          </w:r>
        </w:p>
      </w:docPartBody>
    </w:docPart>
    <w:docPart>
      <w:docPartPr>
        <w:name w:val="27089F5865064599AA21798609A3AFC9"/>
        <w:category>
          <w:name w:val="General"/>
          <w:gallery w:val="placeholder"/>
        </w:category>
        <w:types>
          <w:type w:val="bbPlcHdr"/>
        </w:types>
        <w:behaviors>
          <w:behavior w:val="content"/>
        </w:behaviors>
        <w:guid w:val="{350596AE-7498-4B84-9470-6969B4071BB7}"/>
      </w:docPartPr>
      <w:docPartBody>
        <w:p w:rsidR="0000572E" w:rsidRDefault="0000572E" w:rsidP="0000572E">
          <w:pPr>
            <w:pStyle w:val="27089F5865064599AA21798609A3AFC9"/>
          </w:pPr>
          <w:r w:rsidRPr="000E5D55">
            <w:rPr>
              <w:rStyle w:val="PlaceholderText"/>
            </w:rPr>
            <w:t>[Author]</w:t>
          </w:r>
        </w:p>
      </w:docPartBody>
    </w:docPart>
    <w:docPart>
      <w:docPartPr>
        <w:name w:val="6DE062058B794A7BB25C441E2422B068"/>
        <w:category>
          <w:name w:val="General"/>
          <w:gallery w:val="placeholder"/>
        </w:category>
        <w:types>
          <w:type w:val="bbPlcHdr"/>
        </w:types>
        <w:behaviors>
          <w:behavior w:val="content"/>
        </w:behaviors>
        <w:guid w:val="{2B24766A-3BF1-44B8-9139-96FDD24609F6}"/>
      </w:docPartPr>
      <w:docPartBody>
        <w:p w:rsidR="0000572E" w:rsidRDefault="0000572E" w:rsidP="0000572E">
          <w:pPr>
            <w:pStyle w:val="6DE062058B794A7BB25C441E2422B068"/>
          </w:pPr>
          <w:r w:rsidRPr="000E5D55">
            <w:rPr>
              <w:rStyle w:val="PlaceholderText"/>
            </w:rPr>
            <w:t>[Author]</w:t>
          </w:r>
        </w:p>
      </w:docPartBody>
    </w:docPart>
    <w:docPart>
      <w:docPartPr>
        <w:name w:val="6FFA3BD3B23F4CCEBEB089C14D4CCA10"/>
        <w:category>
          <w:name w:val="General"/>
          <w:gallery w:val="placeholder"/>
        </w:category>
        <w:types>
          <w:type w:val="bbPlcHdr"/>
        </w:types>
        <w:behaviors>
          <w:behavior w:val="content"/>
        </w:behaviors>
        <w:guid w:val="{6D24F9A5-B2A4-4A0C-AFFE-58F5F0EC59E4}"/>
      </w:docPartPr>
      <w:docPartBody>
        <w:p w:rsidR="0000572E" w:rsidRDefault="0000572E" w:rsidP="0000572E">
          <w:pPr>
            <w:pStyle w:val="6FFA3BD3B23F4CCEBEB089C14D4CCA10"/>
          </w:pPr>
          <w:r w:rsidRPr="000E5D55">
            <w:rPr>
              <w:rStyle w:val="PlaceholderText"/>
            </w:rPr>
            <w:t>[Author]</w:t>
          </w:r>
        </w:p>
      </w:docPartBody>
    </w:docPart>
    <w:docPart>
      <w:docPartPr>
        <w:name w:val="AF1579F5807F42A1A78E422F4F4BDEE4"/>
        <w:category>
          <w:name w:val="General"/>
          <w:gallery w:val="placeholder"/>
        </w:category>
        <w:types>
          <w:type w:val="bbPlcHdr"/>
        </w:types>
        <w:behaviors>
          <w:behavior w:val="content"/>
        </w:behaviors>
        <w:guid w:val="{EDE75D84-9F89-4F05-95B2-0BCF6487F7C0}"/>
      </w:docPartPr>
      <w:docPartBody>
        <w:p w:rsidR="0000572E" w:rsidRDefault="0000572E" w:rsidP="0000572E">
          <w:pPr>
            <w:pStyle w:val="AF1579F5807F42A1A78E422F4F4BDEE4"/>
          </w:pPr>
          <w:r w:rsidRPr="000E5D55">
            <w:rPr>
              <w:rStyle w:val="PlaceholderText"/>
            </w:rPr>
            <w:t>[Author]</w:t>
          </w:r>
        </w:p>
      </w:docPartBody>
    </w:docPart>
    <w:docPart>
      <w:docPartPr>
        <w:name w:val="EC1C04CA994C466381C0409E19B8D9F0"/>
        <w:category>
          <w:name w:val="General"/>
          <w:gallery w:val="placeholder"/>
        </w:category>
        <w:types>
          <w:type w:val="bbPlcHdr"/>
        </w:types>
        <w:behaviors>
          <w:behavior w:val="content"/>
        </w:behaviors>
        <w:guid w:val="{3AF4083F-CF80-467E-B23C-1FA5EDAB2B62}"/>
      </w:docPartPr>
      <w:docPartBody>
        <w:p w:rsidR="0000572E" w:rsidRDefault="0000572E" w:rsidP="0000572E">
          <w:pPr>
            <w:pStyle w:val="EC1C04CA994C466381C0409E19B8D9F0"/>
          </w:pPr>
          <w:r w:rsidRPr="000E5D55">
            <w:rPr>
              <w:rStyle w:val="PlaceholderText"/>
            </w:rPr>
            <w:t>[Author]</w:t>
          </w:r>
        </w:p>
      </w:docPartBody>
    </w:docPart>
    <w:docPart>
      <w:docPartPr>
        <w:name w:val="D7BB3E0CDBA14DC2A80BB88153142DE7"/>
        <w:category>
          <w:name w:val="General"/>
          <w:gallery w:val="placeholder"/>
        </w:category>
        <w:types>
          <w:type w:val="bbPlcHdr"/>
        </w:types>
        <w:behaviors>
          <w:behavior w:val="content"/>
        </w:behaviors>
        <w:guid w:val="{F3154811-02BA-4EE9-9F8F-A78DDBBA227B}"/>
      </w:docPartPr>
      <w:docPartBody>
        <w:p w:rsidR="0000572E" w:rsidRDefault="0000572E" w:rsidP="0000572E">
          <w:pPr>
            <w:pStyle w:val="D7BB3E0CDBA14DC2A80BB88153142DE7"/>
          </w:pPr>
          <w:r w:rsidRPr="000E5D55">
            <w:rPr>
              <w:rStyle w:val="PlaceholderText"/>
            </w:rPr>
            <w:t>[Author]</w:t>
          </w:r>
        </w:p>
      </w:docPartBody>
    </w:docPart>
    <w:docPart>
      <w:docPartPr>
        <w:name w:val="A866816B8B92447C974584E60D0A779A"/>
        <w:category>
          <w:name w:val="General"/>
          <w:gallery w:val="placeholder"/>
        </w:category>
        <w:types>
          <w:type w:val="bbPlcHdr"/>
        </w:types>
        <w:behaviors>
          <w:behavior w:val="content"/>
        </w:behaviors>
        <w:guid w:val="{8EB566A3-467C-4683-B872-7960716BF528}"/>
      </w:docPartPr>
      <w:docPartBody>
        <w:p w:rsidR="0000572E" w:rsidRDefault="0000572E" w:rsidP="0000572E">
          <w:pPr>
            <w:pStyle w:val="A866816B8B92447C974584E60D0A779A"/>
          </w:pPr>
          <w:r w:rsidRPr="000E5D55">
            <w:rPr>
              <w:rStyle w:val="PlaceholderText"/>
            </w:rPr>
            <w:t>[Author]</w:t>
          </w:r>
        </w:p>
      </w:docPartBody>
    </w:docPart>
    <w:docPart>
      <w:docPartPr>
        <w:name w:val="5E715F2255174D16BA176EB45DCFC9FF"/>
        <w:category>
          <w:name w:val="General"/>
          <w:gallery w:val="placeholder"/>
        </w:category>
        <w:types>
          <w:type w:val="bbPlcHdr"/>
        </w:types>
        <w:behaviors>
          <w:behavior w:val="content"/>
        </w:behaviors>
        <w:guid w:val="{58C235D8-3906-4CC8-A915-B2395359A0BE}"/>
      </w:docPartPr>
      <w:docPartBody>
        <w:p w:rsidR="0000572E" w:rsidRDefault="0000572E" w:rsidP="0000572E">
          <w:pPr>
            <w:pStyle w:val="5E715F2255174D16BA176EB45DCFC9FF"/>
          </w:pPr>
          <w:r w:rsidRPr="000E5D55">
            <w:rPr>
              <w:rStyle w:val="PlaceholderText"/>
            </w:rPr>
            <w:t>[Author]</w:t>
          </w:r>
        </w:p>
      </w:docPartBody>
    </w:docPart>
    <w:docPart>
      <w:docPartPr>
        <w:name w:val="60CD9546536F48929B2CFBF727962422"/>
        <w:category>
          <w:name w:val="General"/>
          <w:gallery w:val="placeholder"/>
        </w:category>
        <w:types>
          <w:type w:val="bbPlcHdr"/>
        </w:types>
        <w:behaviors>
          <w:behavior w:val="content"/>
        </w:behaviors>
        <w:guid w:val="{5665EB7E-2B08-4255-92D6-A387E238618D}"/>
      </w:docPartPr>
      <w:docPartBody>
        <w:p w:rsidR="0000572E" w:rsidRDefault="0000572E" w:rsidP="0000572E">
          <w:pPr>
            <w:pStyle w:val="60CD9546536F48929B2CFBF727962422"/>
          </w:pPr>
          <w:r w:rsidRPr="000E5D55">
            <w:rPr>
              <w:rStyle w:val="PlaceholderText"/>
            </w:rPr>
            <w:t>[Author]</w:t>
          </w:r>
        </w:p>
      </w:docPartBody>
    </w:docPart>
    <w:docPart>
      <w:docPartPr>
        <w:name w:val="EB471F884DF74FCBB123C3E1FB3D9619"/>
        <w:category>
          <w:name w:val="General"/>
          <w:gallery w:val="placeholder"/>
        </w:category>
        <w:types>
          <w:type w:val="bbPlcHdr"/>
        </w:types>
        <w:behaviors>
          <w:behavior w:val="content"/>
        </w:behaviors>
        <w:guid w:val="{9D5A0697-CA74-4E42-A0A9-11E217ACC0AD}"/>
      </w:docPartPr>
      <w:docPartBody>
        <w:p w:rsidR="0000572E" w:rsidRDefault="0000572E" w:rsidP="0000572E">
          <w:pPr>
            <w:pStyle w:val="EB471F884DF74FCBB123C3E1FB3D9619"/>
          </w:pPr>
          <w:r w:rsidRPr="000E5D55">
            <w:rPr>
              <w:rStyle w:val="PlaceholderText"/>
            </w:rPr>
            <w:t>[Author]</w:t>
          </w:r>
        </w:p>
      </w:docPartBody>
    </w:docPart>
    <w:docPart>
      <w:docPartPr>
        <w:name w:val="4D132F4E397344F7961125B498ED71C9"/>
        <w:category>
          <w:name w:val="General"/>
          <w:gallery w:val="placeholder"/>
        </w:category>
        <w:types>
          <w:type w:val="bbPlcHdr"/>
        </w:types>
        <w:behaviors>
          <w:behavior w:val="content"/>
        </w:behaviors>
        <w:guid w:val="{F174AD96-6447-4F05-9CB4-C0A7DFC8426A}"/>
      </w:docPartPr>
      <w:docPartBody>
        <w:p w:rsidR="0000572E" w:rsidRDefault="0000572E" w:rsidP="0000572E">
          <w:pPr>
            <w:pStyle w:val="4D132F4E397344F7961125B498ED71C9"/>
          </w:pPr>
          <w:r w:rsidRPr="000E5D55">
            <w:rPr>
              <w:rStyle w:val="PlaceholderText"/>
            </w:rPr>
            <w:t>[Author]</w:t>
          </w:r>
        </w:p>
      </w:docPartBody>
    </w:docPart>
    <w:docPart>
      <w:docPartPr>
        <w:name w:val="18DA7761EF2C479E9BC8970D1178B432"/>
        <w:category>
          <w:name w:val="General"/>
          <w:gallery w:val="placeholder"/>
        </w:category>
        <w:types>
          <w:type w:val="bbPlcHdr"/>
        </w:types>
        <w:behaviors>
          <w:behavior w:val="content"/>
        </w:behaviors>
        <w:guid w:val="{024CDACC-030D-421E-993B-C76A7713E41E}"/>
      </w:docPartPr>
      <w:docPartBody>
        <w:p w:rsidR="0000572E" w:rsidRDefault="0000572E" w:rsidP="0000572E">
          <w:pPr>
            <w:pStyle w:val="18DA7761EF2C479E9BC8970D1178B432"/>
          </w:pPr>
          <w:r w:rsidRPr="000E5D55">
            <w:rPr>
              <w:rStyle w:val="PlaceholderText"/>
            </w:rPr>
            <w:t>[Author]</w:t>
          </w:r>
        </w:p>
      </w:docPartBody>
    </w:docPart>
    <w:docPart>
      <w:docPartPr>
        <w:name w:val="5EC3D0898F2F445DB89784919813FDB0"/>
        <w:category>
          <w:name w:val="General"/>
          <w:gallery w:val="placeholder"/>
        </w:category>
        <w:types>
          <w:type w:val="bbPlcHdr"/>
        </w:types>
        <w:behaviors>
          <w:behavior w:val="content"/>
        </w:behaviors>
        <w:guid w:val="{63F0F703-FCF9-402E-8CE6-FBAB03C1A7F3}"/>
      </w:docPartPr>
      <w:docPartBody>
        <w:p w:rsidR="0000572E" w:rsidRDefault="0000572E" w:rsidP="0000572E">
          <w:pPr>
            <w:pStyle w:val="5EC3D0898F2F445DB89784919813FDB0"/>
          </w:pPr>
          <w:r w:rsidRPr="000E5D55">
            <w:rPr>
              <w:rStyle w:val="PlaceholderText"/>
            </w:rPr>
            <w:t>[Author]</w:t>
          </w:r>
        </w:p>
      </w:docPartBody>
    </w:docPart>
    <w:docPart>
      <w:docPartPr>
        <w:name w:val="1448BF7A778D4057AFF62D7482E4B3C5"/>
        <w:category>
          <w:name w:val="General"/>
          <w:gallery w:val="placeholder"/>
        </w:category>
        <w:types>
          <w:type w:val="bbPlcHdr"/>
        </w:types>
        <w:behaviors>
          <w:behavior w:val="content"/>
        </w:behaviors>
        <w:guid w:val="{5A786D16-5709-4C54-88D7-B7345AB1E2EA}"/>
      </w:docPartPr>
      <w:docPartBody>
        <w:p w:rsidR="0000572E" w:rsidRDefault="0000572E" w:rsidP="0000572E">
          <w:pPr>
            <w:pStyle w:val="1448BF7A778D4057AFF62D7482E4B3C5"/>
          </w:pPr>
          <w:r w:rsidRPr="000E5D55">
            <w:rPr>
              <w:rStyle w:val="PlaceholderText"/>
            </w:rPr>
            <w:t>[Author]</w:t>
          </w:r>
        </w:p>
      </w:docPartBody>
    </w:docPart>
    <w:docPart>
      <w:docPartPr>
        <w:name w:val="31151C40AD2C482F8CAE61039124F083"/>
        <w:category>
          <w:name w:val="General"/>
          <w:gallery w:val="placeholder"/>
        </w:category>
        <w:types>
          <w:type w:val="bbPlcHdr"/>
        </w:types>
        <w:behaviors>
          <w:behavior w:val="content"/>
        </w:behaviors>
        <w:guid w:val="{C9763674-55A7-48FB-BCD5-DD7AE7270722}"/>
      </w:docPartPr>
      <w:docPartBody>
        <w:p w:rsidR="0000572E" w:rsidRDefault="0000572E" w:rsidP="0000572E">
          <w:pPr>
            <w:pStyle w:val="31151C40AD2C482F8CAE61039124F083"/>
          </w:pPr>
          <w:r w:rsidRPr="000E5D55">
            <w:rPr>
              <w:rStyle w:val="PlaceholderText"/>
            </w:rPr>
            <w:t>[Author]</w:t>
          </w:r>
        </w:p>
      </w:docPartBody>
    </w:docPart>
    <w:docPart>
      <w:docPartPr>
        <w:name w:val="CFE1344A69704985A0F6BA48047B1A76"/>
        <w:category>
          <w:name w:val="General"/>
          <w:gallery w:val="placeholder"/>
        </w:category>
        <w:types>
          <w:type w:val="bbPlcHdr"/>
        </w:types>
        <w:behaviors>
          <w:behavior w:val="content"/>
        </w:behaviors>
        <w:guid w:val="{D0B89EDB-F026-4B82-9586-CBF253CFA86F}"/>
      </w:docPartPr>
      <w:docPartBody>
        <w:p w:rsidR="0000572E" w:rsidRDefault="0000572E" w:rsidP="0000572E">
          <w:pPr>
            <w:pStyle w:val="CFE1344A69704985A0F6BA48047B1A76"/>
          </w:pPr>
          <w:r w:rsidRPr="000E5D55">
            <w:rPr>
              <w:rStyle w:val="PlaceholderText"/>
            </w:rPr>
            <w:t>[Author]</w:t>
          </w:r>
        </w:p>
      </w:docPartBody>
    </w:docPart>
    <w:docPart>
      <w:docPartPr>
        <w:name w:val="A1A28DEE1E514644A486FCF7CB185E5A"/>
        <w:category>
          <w:name w:val="General"/>
          <w:gallery w:val="placeholder"/>
        </w:category>
        <w:types>
          <w:type w:val="bbPlcHdr"/>
        </w:types>
        <w:behaviors>
          <w:behavior w:val="content"/>
        </w:behaviors>
        <w:guid w:val="{62BBFF2E-7A39-49CC-AEE5-9A23FCF6BFF5}"/>
      </w:docPartPr>
      <w:docPartBody>
        <w:p w:rsidR="0000572E" w:rsidRDefault="0000572E" w:rsidP="0000572E">
          <w:pPr>
            <w:pStyle w:val="A1A28DEE1E514644A486FCF7CB185E5A"/>
          </w:pPr>
          <w:r w:rsidRPr="000E5D55">
            <w:rPr>
              <w:rStyle w:val="PlaceholderText"/>
            </w:rPr>
            <w:t>[Author]</w:t>
          </w:r>
        </w:p>
      </w:docPartBody>
    </w:docPart>
    <w:docPart>
      <w:docPartPr>
        <w:name w:val="E2A2AAFCE6984DA4815C86D330F9F83F"/>
        <w:category>
          <w:name w:val="General"/>
          <w:gallery w:val="placeholder"/>
        </w:category>
        <w:types>
          <w:type w:val="bbPlcHdr"/>
        </w:types>
        <w:behaviors>
          <w:behavior w:val="content"/>
        </w:behaviors>
        <w:guid w:val="{A5C25D38-23AD-45EB-80CE-4FFC8E8B65CD}"/>
      </w:docPartPr>
      <w:docPartBody>
        <w:p w:rsidR="0000572E" w:rsidRDefault="0000572E" w:rsidP="0000572E">
          <w:pPr>
            <w:pStyle w:val="E2A2AAFCE6984DA4815C86D330F9F83F"/>
          </w:pPr>
          <w:r w:rsidRPr="000E5D55">
            <w:rPr>
              <w:rStyle w:val="PlaceholderText"/>
            </w:rPr>
            <w:t>[Author]</w:t>
          </w:r>
        </w:p>
      </w:docPartBody>
    </w:docPart>
    <w:docPart>
      <w:docPartPr>
        <w:name w:val="23841789CB034167A88FEA65B0C4A28A"/>
        <w:category>
          <w:name w:val="General"/>
          <w:gallery w:val="placeholder"/>
        </w:category>
        <w:types>
          <w:type w:val="bbPlcHdr"/>
        </w:types>
        <w:behaviors>
          <w:behavior w:val="content"/>
        </w:behaviors>
        <w:guid w:val="{6C834777-858F-4C5C-B225-0FF32BF39131}"/>
      </w:docPartPr>
      <w:docPartBody>
        <w:p w:rsidR="0000572E" w:rsidRDefault="0000572E" w:rsidP="0000572E">
          <w:pPr>
            <w:pStyle w:val="23841789CB034167A88FEA65B0C4A28A"/>
          </w:pPr>
          <w:r w:rsidRPr="000E5D55">
            <w:rPr>
              <w:rStyle w:val="PlaceholderText"/>
            </w:rPr>
            <w:t>[Author]</w:t>
          </w:r>
        </w:p>
      </w:docPartBody>
    </w:docPart>
    <w:docPart>
      <w:docPartPr>
        <w:name w:val="FBF02CE6BCED4CE3972755CFE1915B19"/>
        <w:category>
          <w:name w:val="General"/>
          <w:gallery w:val="placeholder"/>
        </w:category>
        <w:types>
          <w:type w:val="bbPlcHdr"/>
        </w:types>
        <w:behaviors>
          <w:behavior w:val="content"/>
        </w:behaviors>
        <w:guid w:val="{A3D38A39-3DD5-4054-A66E-A04661BC0349}"/>
      </w:docPartPr>
      <w:docPartBody>
        <w:p w:rsidR="0000572E" w:rsidRDefault="0000572E" w:rsidP="0000572E">
          <w:pPr>
            <w:pStyle w:val="FBF02CE6BCED4CE3972755CFE1915B19"/>
          </w:pPr>
          <w:r w:rsidRPr="000E5D55">
            <w:rPr>
              <w:rStyle w:val="PlaceholderText"/>
            </w:rPr>
            <w:t>[Author]</w:t>
          </w:r>
        </w:p>
      </w:docPartBody>
    </w:docPart>
    <w:docPart>
      <w:docPartPr>
        <w:name w:val="D6EFE6FC88B841F7A06D9C74D0C491F2"/>
        <w:category>
          <w:name w:val="General"/>
          <w:gallery w:val="placeholder"/>
        </w:category>
        <w:types>
          <w:type w:val="bbPlcHdr"/>
        </w:types>
        <w:behaviors>
          <w:behavior w:val="content"/>
        </w:behaviors>
        <w:guid w:val="{2C2D6408-92EC-41EF-AA79-DBA1108F488D}"/>
      </w:docPartPr>
      <w:docPartBody>
        <w:p w:rsidR="0000572E" w:rsidRDefault="0000572E" w:rsidP="0000572E">
          <w:pPr>
            <w:pStyle w:val="D6EFE6FC88B841F7A06D9C74D0C491F2"/>
          </w:pPr>
          <w:r w:rsidRPr="000E5D55">
            <w:rPr>
              <w:rStyle w:val="PlaceholderText"/>
            </w:rPr>
            <w:t>[Author]</w:t>
          </w:r>
        </w:p>
      </w:docPartBody>
    </w:docPart>
    <w:docPart>
      <w:docPartPr>
        <w:name w:val="ED75943875CC4D3082B3416825AE8498"/>
        <w:category>
          <w:name w:val="General"/>
          <w:gallery w:val="placeholder"/>
        </w:category>
        <w:types>
          <w:type w:val="bbPlcHdr"/>
        </w:types>
        <w:behaviors>
          <w:behavior w:val="content"/>
        </w:behaviors>
        <w:guid w:val="{F7B3628A-4CF7-442E-A4F2-0513694DB185}"/>
      </w:docPartPr>
      <w:docPartBody>
        <w:p w:rsidR="0000572E" w:rsidRDefault="0000572E" w:rsidP="0000572E">
          <w:pPr>
            <w:pStyle w:val="ED75943875CC4D3082B3416825AE8498"/>
          </w:pPr>
          <w:r w:rsidRPr="000E5D55">
            <w:rPr>
              <w:rStyle w:val="PlaceholderText"/>
            </w:rPr>
            <w:t>[Author]</w:t>
          </w:r>
        </w:p>
      </w:docPartBody>
    </w:docPart>
    <w:docPart>
      <w:docPartPr>
        <w:name w:val="E183F879B9F04C8C8F6ED7ADFD313EED"/>
        <w:category>
          <w:name w:val="General"/>
          <w:gallery w:val="placeholder"/>
        </w:category>
        <w:types>
          <w:type w:val="bbPlcHdr"/>
        </w:types>
        <w:behaviors>
          <w:behavior w:val="content"/>
        </w:behaviors>
        <w:guid w:val="{4C4EC287-5BBA-48AD-A20C-8B5EDCACA384}"/>
      </w:docPartPr>
      <w:docPartBody>
        <w:p w:rsidR="0000572E" w:rsidRDefault="0000572E" w:rsidP="0000572E">
          <w:pPr>
            <w:pStyle w:val="E183F879B9F04C8C8F6ED7ADFD313EED"/>
          </w:pPr>
          <w:r w:rsidRPr="000E5D55">
            <w:rPr>
              <w:rStyle w:val="PlaceholderText"/>
            </w:rPr>
            <w:t>[Author]</w:t>
          </w:r>
        </w:p>
      </w:docPartBody>
    </w:docPart>
    <w:docPart>
      <w:docPartPr>
        <w:name w:val="DF2AEBC8CF884EA8AD3AF24688BFE82B"/>
        <w:category>
          <w:name w:val="General"/>
          <w:gallery w:val="placeholder"/>
        </w:category>
        <w:types>
          <w:type w:val="bbPlcHdr"/>
        </w:types>
        <w:behaviors>
          <w:behavior w:val="content"/>
        </w:behaviors>
        <w:guid w:val="{3609631C-CC93-4AA0-BB29-6207B3DD9C4F}"/>
      </w:docPartPr>
      <w:docPartBody>
        <w:p w:rsidR="0000572E" w:rsidRDefault="0000572E" w:rsidP="0000572E">
          <w:pPr>
            <w:pStyle w:val="DF2AEBC8CF884EA8AD3AF24688BFE82B"/>
          </w:pPr>
          <w:r w:rsidRPr="000E5D55">
            <w:rPr>
              <w:rStyle w:val="PlaceholderText"/>
            </w:rPr>
            <w:t>[Author]</w:t>
          </w:r>
        </w:p>
      </w:docPartBody>
    </w:docPart>
    <w:docPart>
      <w:docPartPr>
        <w:name w:val="A413FFD10CE34EF18696EC9DC9C9958B"/>
        <w:category>
          <w:name w:val="General"/>
          <w:gallery w:val="placeholder"/>
        </w:category>
        <w:types>
          <w:type w:val="bbPlcHdr"/>
        </w:types>
        <w:behaviors>
          <w:behavior w:val="content"/>
        </w:behaviors>
        <w:guid w:val="{DBA5B18A-8165-4BF5-82A9-4382352DCA60}"/>
      </w:docPartPr>
      <w:docPartBody>
        <w:p w:rsidR="0000572E" w:rsidRDefault="0000572E" w:rsidP="0000572E">
          <w:pPr>
            <w:pStyle w:val="A413FFD10CE34EF18696EC9DC9C9958B"/>
          </w:pPr>
          <w:r w:rsidRPr="000E5D55">
            <w:rPr>
              <w:rStyle w:val="PlaceholderText"/>
            </w:rPr>
            <w:t>[Author]</w:t>
          </w:r>
        </w:p>
      </w:docPartBody>
    </w:docPart>
    <w:docPart>
      <w:docPartPr>
        <w:name w:val="0A78EC2B04BA491F958622E55623373A"/>
        <w:category>
          <w:name w:val="General"/>
          <w:gallery w:val="placeholder"/>
        </w:category>
        <w:types>
          <w:type w:val="bbPlcHdr"/>
        </w:types>
        <w:behaviors>
          <w:behavior w:val="content"/>
        </w:behaviors>
        <w:guid w:val="{8EC2FE80-4A5A-4190-90D7-604F34CED96C}"/>
      </w:docPartPr>
      <w:docPartBody>
        <w:p w:rsidR="0000572E" w:rsidRDefault="0000572E" w:rsidP="0000572E">
          <w:pPr>
            <w:pStyle w:val="0A78EC2B04BA491F958622E55623373A"/>
          </w:pPr>
          <w:r w:rsidRPr="000E5D55">
            <w:rPr>
              <w:rStyle w:val="PlaceholderText"/>
            </w:rPr>
            <w:t>[Author]</w:t>
          </w:r>
        </w:p>
      </w:docPartBody>
    </w:docPart>
    <w:docPart>
      <w:docPartPr>
        <w:name w:val="7100DE0BE8374000B5AA2E1FF109AF4A"/>
        <w:category>
          <w:name w:val="General"/>
          <w:gallery w:val="placeholder"/>
        </w:category>
        <w:types>
          <w:type w:val="bbPlcHdr"/>
        </w:types>
        <w:behaviors>
          <w:behavior w:val="content"/>
        </w:behaviors>
        <w:guid w:val="{447D2F69-3ED9-4BB0-91E1-A086A07028E0}"/>
      </w:docPartPr>
      <w:docPartBody>
        <w:p w:rsidR="0000572E" w:rsidRDefault="0000572E" w:rsidP="0000572E">
          <w:pPr>
            <w:pStyle w:val="7100DE0BE8374000B5AA2E1FF109AF4A"/>
          </w:pPr>
          <w:r w:rsidRPr="000E5D55">
            <w:rPr>
              <w:rStyle w:val="PlaceholderText"/>
            </w:rPr>
            <w:t>[Author]</w:t>
          </w:r>
        </w:p>
      </w:docPartBody>
    </w:docPart>
    <w:docPart>
      <w:docPartPr>
        <w:name w:val="03802A4DE46E4D178FA6293D7E367430"/>
        <w:category>
          <w:name w:val="General"/>
          <w:gallery w:val="placeholder"/>
        </w:category>
        <w:types>
          <w:type w:val="bbPlcHdr"/>
        </w:types>
        <w:behaviors>
          <w:behavior w:val="content"/>
        </w:behaviors>
        <w:guid w:val="{C3B91F32-5498-4713-9642-FA1AF8746AF7}"/>
      </w:docPartPr>
      <w:docPartBody>
        <w:p w:rsidR="0000572E" w:rsidRDefault="0000572E" w:rsidP="0000572E">
          <w:pPr>
            <w:pStyle w:val="03802A4DE46E4D178FA6293D7E367430"/>
          </w:pPr>
          <w:r w:rsidRPr="000E5D55">
            <w:rPr>
              <w:rStyle w:val="PlaceholderText"/>
            </w:rPr>
            <w:t>[Author]</w:t>
          </w:r>
        </w:p>
      </w:docPartBody>
    </w:docPart>
    <w:docPart>
      <w:docPartPr>
        <w:name w:val="19A19685B802427487C352EF36645B7C"/>
        <w:category>
          <w:name w:val="General"/>
          <w:gallery w:val="placeholder"/>
        </w:category>
        <w:types>
          <w:type w:val="bbPlcHdr"/>
        </w:types>
        <w:behaviors>
          <w:behavior w:val="content"/>
        </w:behaviors>
        <w:guid w:val="{C5FC8A2D-13FA-4CC8-9EEE-46CC8E7F6666}"/>
      </w:docPartPr>
      <w:docPartBody>
        <w:p w:rsidR="0000572E" w:rsidRDefault="0000572E" w:rsidP="0000572E">
          <w:pPr>
            <w:pStyle w:val="19A19685B802427487C352EF36645B7C"/>
          </w:pPr>
          <w:r w:rsidRPr="000E5D55">
            <w:rPr>
              <w:rStyle w:val="PlaceholderText"/>
            </w:rPr>
            <w:t>[Author]</w:t>
          </w:r>
        </w:p>
      </w:docPartBody>
    </w:docPart>
    <w:docPart>
      <w:docPartPr>
        <w:name w:val="868F34A41C6A410EB06C1D074877FFBE"/>
        <w:category>
          <w:name w:val="General"/>
          <w:gallery w:val="placeholder"/>
        </w:category>
        <w:types>
          <w:type w:val="bbPlcHdr"/>
        </w:types>
        <w:behaviors>
          <w:behavior w:val="content"/>
        </w:behaviors>
        <w:guid w:val="{68AEC5E3-E7D3-4E8B-9FEE-7829FF5B34D1}"/>
      </w:docPartPr>
      <w:docPartBody>
        <w:p w:rsidR="0000572E" w:rsidRDefault="0000572E" w:rsidP="0000572E">
          <w:pPr>
            <w:pStyle w:val="868F34A41C6A410EB06C1D074877FFBE"/>
          </w:pPr>
          <w:r w:rsidRPr="000E5D55">
            <w:rPr>
              <w:rStyle w:val="PlaceholderText"/>
            </w:rPr>
            <w:t>[Author]</w:t>
          </w:r>
        </w:p>
      </w:docPartBody>
    </w:docPart>
    <w:docPart>
      <w:docPartPr>
        <w:name w:val="E664EC8B42534522A4FE0F8DD4A3D626"/>
        <w:category>
          <w:name w:val="General"/>
          <w:gallery w:val="placeholder"/>
        </w:category>
        <w:types>
          <w:type w:val="bbPlcHdr"/>
        </w:types>
        <w:behaviors>
          <w:behavior w:val="content"/>
        </w:behaviors>
        <w:guid w:val="{944C5B04-A693-4B8D-ACAE-87ED0E4364B1}"/>
      </w:docPartPr>
      <w:docPartBody>
        <w:p w:rsidR="0000572E" w:rsidRDefault="0000572E" w:rsidP="0000572E">
          <w:pPr>
            <w:pStyle w:val="E664EC8B42534522A4FE0F8DD4A3D626"/>
          </w:pPr>
          <w:r w:rsidRPr="000E5D55">
            <w:rPr>
              <w:rStyle w:val="PlaceholderText"/>
            </w:rPr>
            <w:t>[Author]</w:t>
          </w:r>
        </w:p>
      </w:docPartBody>
    </w:docPart>
    <w:docPart>
      <w:docPartPr>
        <w:name w:val="CB6CC9647688435DA99F78904A935A41"/>
        <w:category>
          <w:name w:val="General"/>
          <w:gallery w:val="placeholder"/>
        </w:category>
        <w:types>
          <w:type w:val="bbPlcHdr"/>
        </w:types>
        <w:behaviors>
          <w:behavior w:val="content"/>
        </w:behaviors>
        <w:guid w:val="{10E7AD9F-8368-49BF-AD2B-79639EB44050}"/>
      </w:docPartPr>
      <w:docPartBody>
        <w:p w:rsidR="0000572E" w:rsidRDefault="0000572E" w:rsidP="0000572E">
          <w:pPr>
            <w:pStyle w:val="CB6CC9647688435DA99F78904A935A41"/>
          </w:pPr>
          <w:r w:rsidRPr="000E5D55">
            <w:rPr>
              <w:rStyle w:val="PlaceholderText"/>
            </w:rPr>
            <w:t>[Author]</w:t>
          </w:r>
        </w:p>
      </w:docPartBody>
    </w:docPart>
    <w:docPart>
      <w:docPartPr>
        <w:name w:val="491FE9267A9640EFBCC03B1ED46EDF5F"/>
        <w:category>
          <w:name w:val="General"/>
          <w:gallery w:val="placeholder"/>
        </w:category>
        <w:types>
          <w:type w:val="bbPlcHdr"/>
        </w:types>
        <w:behaviors>
          <w:behavior w:val="content"/>
        </w:behaviors>
        <w:guid w:val="{48C0DD14-F0DE-4A61-8C32-AA5AD7E29881}"/>
      </w:docPartPr>
      <w:docPartBody>
        <w:p w:rsidR="0000572E" w:rsidRDefault="0000572E" w:rsidP="0000572E">
          <w:pPr>
            <w:pStyle w:val="491FE9267A9640EFBCC03B1ED46EDF5F"/>
          </w:pPr>
          <w:r w:rsidRPr="000E5D55">
            <w:rPr>
              <w:rStyle w:val="PlaceholderText"/>
            </w:rPr>
            <w:t>[Author]</w:t>
          </w:r>
        </w:p>
      </w:docPartBody>
    </w:docPart>
    <w:docPart>
      <w:docPartPr>
        <w:name w:val="7810CAE5001D4D4DB09361A625D9E04C"/>
        <w:category>
          <w:name w:val="General"/>
          <w:gallery w:val="placeholder"/>
        </w:category>
        <w:types>
          <w:type w:val="bbPlcHdr"/>
        </w:types>
        <w:behaviors>
          <w:behavior w:val="content"/>
        </w:behaviors>
        <w:guid w:val="{852B0869-3D3D-46B8-ACD1-14D1904FFCAD}"/>
      </w:docPartPr>
      <w:docPartBody>
        <w:p w:rsidR="0000572E" w:rsidRDefault="0000572E" w:rsidP="0000572E">
          <w:pPr>
            <w:pStyle w:val="7810CAE5001D4D4DB09361A625D9E04C"/>
          </w:pPr>
          <w:r w:rsidRPr="000E5D55">
            <w:rPr>
              <w:rStyle w:val="PlaceholderText"/>
            </w:rPr>
            <w:t>[Author]</w:t>
          </w:r>
        </w:p>
      </w:docPartBody>
    </w:docPart>
    <w:docPart>
      <w:docPartPr>
        <w:name w:val="B09A7421B2FE4BF5BF2A4A9949EDC866"/>
        <w:category>
          <w:name w:val="General"/>
          <w:gallery w:val="placeholder"/>
        </w:category>
        <w:types>
          <w:type w:val="bbPlcHdr"/>
        </w:types>
        <w:behaviors>
          <w:behavior w:val="content"/>
        </w:behaviors>
        <w:guid w:val="{21FEE2E6-4A8D-437A-B048-BE7472224F7E}"/>
      </w:docPartPr>
      <w:docPartBody>
        <w:p w:rsidR="0000572E" w:rsidRDefault="0000572E" w:rsidP="0000572E">
          <w:pPr>
            <w:pStyle w:val="B09A7421B2FE4BF5BF2A4A9949EDC866"/>
          </w:pPr>
          <w:r w:rsidRPr="000E5D55">
            <w:rPr>
              <w:rStyle w:val="PlaceholderText"/>
            </w:rPr>
            <w:t>[Author]</w:t>
          </w:r>
        </w:p>
      </w:docPartBody>
    </w:docPart>
    <w:docPart>
      <w:docPartPr>
        <w:name w:val="3422B5E5F24A454A84270FADADE389A3"/>
        <w:category>
          <w:name w:val="General"/>
          <w:gallery w:val="placeholder"/>
        </w:category>
        <w:types>
          <w:type w:val="bbPlcHdr"/>
        </w:types>
        <w:behaviors>
          <w:behavior w:val="content"/>
        </w:behaviors>
        <w:guid w:val="{80315082-BA9C-403D-810B-E15FF9EDE97D}"/>
      </w:docPartPr>
      <w:docPartBody>
        <w:p w:rsidR="0000572E" w:rsidRDefault="0000572E" w:rsidP="0000572E">
          <w:pPr>
            <w:pStyle w:val="3422B5E5F24A454A84270FADADE389A3"/>
          </w:pPr>
          <w:r w:rsidRPr="000E5D55">
            <w:rPr>
              <w:rStyle w:val="PlaceholderText"/>
            </w:rPr>
            <w:t>[Author]</w:t>
          </w:r>
        </w:p>
      </w:docPartBody>
    </w:docPart>
    <w:docPart>
      <w:docPartPr>
        <w:name w:val="1996B2A59A714B7081BD467801A45B2C"/>
        <w:category>
          <w:name w:val="General"/>
          <w:gallery w:val="placeholder"/>
        </w:category>
        <w:types>
          <w:type w:val="bbPlcHdr"/>
        </w:types>
        <w:behaviors>
          <w:behavior w:val="content"/>
        </w:behaviors>
        <w:guid w:val="{D67B20AF-CD5F-4157-A0F0-5835B7F3EEA6}"/>
      </w:docPartPr>
      <w:docPartBody>
        <w:p w:rsidR="0000572E" w:rsidRDefault="0000572E" w:rsidP="0000572E">
          <w:pPr>
            <w:pStyle w:val="1996B2A59A714B7081BD467801A45B2C"/>
          </w:pPr>
          <w:r w:rsidRPr="000E5D55">
            <w:rPr>
              <w:rStyle w:val="PlaceholderText"/>
            </w:rPr>
            <w:t>[Author]</w:t>
          </w:r>
        </w:p>
      </w:docPartBody>
    </w:docPart>
    <w:docPart>
      <w:docPartPr>
        <w:name w:val="53FBA744A33243F8BF0AE19297F6785A"/>
        <w:category>
          <w:name w:val="General"/>
          <w:gallery w:val="placeholder"/>
        </w:category>
        <w:types>
          <w:type w:val="bbPlcHdr"/>
        </w:types>
        <w:behaviors>
          <w:behavior w:val="content"/>
        </w:behaviors>
        <w:guid w:val="{A22539C7-8605-488F-9D45-0341D96B633B}"/>
      </w:docPartPr>
      <w:docPartBody>
        <w:p w:rsidR="0000572E" w:rsidRDefault="0000572E" w:rsidP="0000572E">
          <w:pPr>
            <w:pStyle w:val="53FBA744A33243F8BF0AE19297F6785A"/>
          </w:pPr>
          <w:r w:rsidRPr="000E5D55">
            <w:rPr>
              <w:rStyle w:val="PlaceholderText"/>
            </w:rPr>
            <w:t>[Author]</w:t>
          </w:r>
        </w:p>
      </w:docPartBody>
    </w:docPart>
    <w:docPart>
      <w:docPartPr>
        <w:name w:val="ECB34C10F7A04B84B798703760C4BC05"/>
        <w:category>
          <w:name w:val="General"/>
          <w:gallery w:val="placeholder"/>
        </w:category>
        <w:types>
          <w:type w:val="bbPlcHdr"/>
        </w:types>
        <w:behaviors>
          <w:behavior w:val="content"/>
        </w:behaviors>
        <w:guid w:val="{E4A0C7A7-A3A5-4FD9-94B8-DAB3D29CAC78}"/>
      </w:docPartPr>
      <w:docPartBody>
        <w:p w:rsidR="0000572E" w:rsidRDefault="0000572E" w:rsidP="0000572E">
          <w:pPr>
            <w:pStyle w:val="ECB34C10F7A04B84B798703760C4BC05"/>
          </w:pPr>
          <w:r w:rsidRPr="000E5D55">
            <w:rPr>
              <w:rStyle w:val="PlaceholderText"/>
            </w:rPr>
            <w:t>[Author]</w:t>
          </w:r>
        </w:p>
      </w:docPartBody>
    </w:docPart>
    <w:docPart>
      <w:docPartPr>
        <w:name w:val="946289FC639F4CC6A16BCCEA15363856"/>
        <w:category>
          <w:name w:val="General"/>
          <w:gallery w:val="placeholder"/>
        </w:category>
        <w:types>
          <w:type w:val="bbPlcHdr"/>
        </w:types>
        <w:behaviors>
          <w:behavior w:val="content"/>
        </w:behaviors>
        <w:guid w:val="{8A43C8E6-D824-493C-8B19-CFF33F6FB270}"/>
      </w:docPartPr>
      <w:docPartBody>
        <w:p w:rsidR="0000572E" w:rsidRDefault="0000572E" w:rsidP="0000572E">
          <w:pPr>
            <w:pStyle w:val="946289FC639F4CC6A16BCCEA15363856"/>
          </w:pPr>
          <w:r w:rsidRPr="000E5D55">
            <w:rPr>
              <w:rStyle w:val="PlaceholderText"/>
            </w:rPr>
            <w:t>[Author]</w:t>
          </w:r>
        </w:p>
      </w:docPartBody>
    </w:docPart>
    <w:docPart>
      <w:docPartPr>
        <w:name w:val="4F70AA5A6EA34D85A0686D3DB537F1F1"/>
        <w:category>
          <w:name w:val="General"/>
          <w:gallery w:val="placeholder"/>
        </w:category>
        <w:types>
          <w:type w:val="bbPlcHdr"/>
        </w:types>
        <w:behaviors>
          <w:behavior w:val="content"/>
        </w:behaviors>
        <w:guid w:val="{DD6336CD-FBC4-4F44-87A3-550009332C9F}"/>
      </w:docPartPr>
      <w:docPartBody>
        <w:p w:rsidR="0000572E" w:rsidRDefault="0000572E" w:rsidP="0000572E">
          <w:pPr>
            <w:pStyle w:val="4F70AA5A6EA34D85A0686D3DB537F1F1"/>
          </w:pPr>
          <w:r w:rsidRPr="000E5D55">
            <w:rPr>
              <w:rStyle w:val="PlaceholderText"/>
            </w:rPr>
            <w:t>[Author]</w:t>
          </w:r>
        </w:p>
      </w:docPartBody>
    </w:docPart>
    <w:docPart>
      <w:docPartPr>
        <w:name w:val="1B849CED35DB4BE48749E3B5A507888F"/>
        <w:category>
          <w:name w:val="General"/>
          <w:gallery w:val="placeholder"/>
        </w:category>
        <w:types>
          <w:type w:val="bbPlcHdr"/>
        </w:types>
        <w:behaviors>
          <w:behavior w:val="content"/>
        </w:behaviors>
        <w:guid w:val="{E8DDEE79-9590-4F2C-974F-8660125188F5}"/>
      </w:docPartPr>
      <w:docPartBody>
        <w:p w:rsidR="0000572E" w:rsidRDefault="0000572E" w:rsidP="0000572E">
          <w:pPr>
            <w:pStyle w:val="1B849CED35DB4BE48749E3B5A507888F"/>
          </w:pPr>
          <w:r w:rsidRPr="000E5D55">
            <w:rPr>
              <w:rStyle w:val="PlaceholderText"/>
            </w:rPr>
            <w:t>[Author]</w:t>
          </w:r>
        </w:p>
      </w:docPartBody>
    </w:docPart>
    <w:docPart>
      <w:docPartPr>
        <w:name w:val="9A5E388F08724232BB9B0E36FD683E83"/>
        <w:category>
          <w:name w:val="General"/>
          <w:gallery w:val="placeholder"/>
        </w:category>
        <w:types>
          <w:type w:val="bbPlcHdr"/>
        </w:types>
        <w:behaviors>
          <w:behavior w:val="content"/>
        </w:behaviors>
        <w:guid w:val="{7D0EDD04-5BD0-40F4-B6AD-5BF46C40E939}"/>
      </w:docPartPr>
      <w:docPartBody>
        <w:p w:rsidR="0000572E" w:rsidRDefault="0000572E" w:rsidP="0000572E">
          <w:pPr>
            <w:pStyle w:val="9A5E388F08724232BB9B0E36FD683E83"/>
          </w:pPr>
          <w:r w:rsidRPr="000E5D55">
            <w:rPr>
              <w:rStyle w:val="PlaceholderText"/>
            </w:rPr>
            <w:t>[Author]</w:t>
          </w:r>
        </w:p>
      </w:docPartBody>
    </w:docPart>
    <w:docPart>
      <w:docPartPr>
        <w:name w:val="1F0778C4111545A59D98EC18C385D075"/>
        <w:category>
          <w:name w:val="General"/>
          <w:gallery w:val="placeholder"/>
        </w:category>
        <w:types>
          <w:type w:val="bbPlcHdr"/>
        </w:types>
        <w:behaviors>
          <w:behavior w:val="content"/>
        </w:behaviors>
        <w:guid w:val="{49E8EC24-196F-4D60-99BE-91715BFB1204}"/>
      </w:docPartPr>
      <w:docPartBody>
        <w:p w:rsidR="0000572E" w:rsidRDefault="0000572E" w:rsidP="0000572E">
          <w:pPr>
            <w:pStyle w:val="1F0778C4111545A59D98EC18C385D075"/>
          </w:pPr>
          <w:r w:rsidRPr="000E5D55">
            <w:rPr>
              <w:rStyle w:val="PlaceholderText"/>
            </w:rPr>
            <w:t>[Author]</w:t>
          </w:r>
        </w:p>
      </w:docPartBody>
    </w:docPart>
    <w:docPart>
      <w:docPartPr>
        <w:name w:val="A505FA331BC44B1CAD9C6C57C9C930CD"/>
        <w:category>
          <w:name w:val="General"/>
          <w:gallery w:val="placeholder"/>
        </w:category>
        <w:types>
          <w:type w:val="bbPlcHdr"/>
        </w:types>
        <w:behaviors>
          <w:behavior w:val="content"/>
        </w:behaviors>
        <w:guid w:val="{994D9FF5-81F6-44AA-93D4-F40718687DC2}"/>
      </w:docPartPr>
      <w:docPartBody>
        <w:p w:rsidR="00887281" w:rsidRDefault="00887281">
          <w:pPr>
            <w:pStyle w:val="A505FA331BC44B1CAD9C6C57C9C930CD"/>
          </w:pPr>
          <w:r w:rsidRPr="000E5D55">
            <w:rPr>
              <w:rStyle w:val="PlaceholderText"/>
            </w:rPr>
            <w:t>[Author]</w:t>
          </w:r>
        </w:p>
      </w:docPartBody>
    </w:docPart>
    <w:docPart>
      <w:docPartPr>
        <w:name w:val="8616A483E58549198FFDD69FBCB7A976"/>
        <w:category>
          <w:name w:val="General"/>
          <w:gallery w:val="placeholder"/>
        </w:category>
        <w:types>
          <w:type w:val="bbPlcHdr"/>
        </w:types>
        <w:behaviors>
          <w:behavior w:val="content"/>
        </w:behaviors>
        <w:guid w:val="{1CE35032-C454-4BE2-8416-45DEC9C81E37}"/>
      </w:docPartPr>
      <w:docPartBody>
        <w:p w:rsidR="00887281" w:rsidRDefault="00887281">
          <w:pPr>
            <w:pStyle w:val="8616A483E58549198FFDD69FBCB7A976"/>
          </w:pPr>
          <w:r w:rsidRPr="000E5D55">
            <w:rPr>
              <w:rStyle w:val="PlaceholderText"/>
            </w:rPr>
            <w:t>[Author]</w:t>
          </w:r>
        </w:p>
      </w:docPartBody>
    </w:docPart>
    <w:docPart>
      <w:docPartPr>
        <w:name w:val="A8171B74D96B46C69E99402933B9B869"/>
        <w:category>
          <w:name w:val="General"/>
          <w:gallery w:val="placeholder"/>
        </w:category>
        <w:types>
          <w:type w:val="bbPlcHdr"/>
        </w:types>
        <w:behaviors>
          <w:behavior w:val="content"/>
        </w:behaviors>
        <w:guid w:val="{96AC4E89-002D-4E06-802C-71A4F9BE4D08}"/>
      </w:docPartPr>
      <w:docPartBody>
        <w:p w:rsidR="00A62B94" w:rsidRDefault="004640DC" w:rsidP="004640DC">
          <w:pPr>
            <w:pStyle w:val="A8171B74D96B46C69E99402933B9B869"/>
          </w:pPr>
          <w:r w:rsidRPr="00B23CB8">
            <w:rPr>
              <w:rStyle w:val="PlaceholderText"/>
            </w:rPr>
            <w:t>[Abstract]</w:t>
          </w:r>
        </w:p>
      </w:docPartBody>
    </w:docPart>
    <w:docPart>
      <w:docPartPr>
        <w:name w:val="8EDD82D67F9147E3B960ED83A858A72B"/>
        <w:category>
          <w:name w:val="General"/>
          <w:gallery w:val="placeholder"/>
        </w:category>
        <w:types>
          <w:type w:val="bbPlcHdr"/>
        </w:types>
        <w:behaviors>
          <w:behavior w:val="content"/>
        </w:behaviors>
        <w:guid w:val="{E6E4BCB6-A5B6-4368-B15D-5118D6DFF0AF}"/>
      </w:docPartPr>
      <w:docPartBody>
        <w:p w:rsidR="00A62B94" w:rsidRDefault="004640DC" w:rsidP="004640DC">
          <w:pPr>
            <w:pStyle w:val="8EDD82D67F9147E3B960ED83A858A72B"/>
          </w:pPr>
          <w:r w:rsidRPr="00B23CB8">
            <w:rPr>
              <w:rStyle w:val="PlaceholderText"/>
            </w:rPr>
            <w:t>[Abstract]</w:t>
          </w:r>
        </w:p>
      </w:docPartBody>
    </w:docPart>
    <w:docPart>
      <w:docPartPr>
        <w:name w:val="BF6080AE7AAC43A1BCB4BEB08E22613D"/>
        <w:category>
          <w:name w:val="General"/>
          <w:gallery w:val="placeholder"/>
        </w:category>
        <w:types>
          <w:type w:val="bbPlcHdr"/>
        </w:types>
        <w:behaviors>
          <w:behavior w:val="content"/>
        </w:behaviors>
        <w:guid w:val="{56E66781-E723-4972-B4D2-522BAE661D75}"/>
      </w:docPartPr>
      <w:docPartBody>
        <w:p w:rsidR="00A62B94" w:rsidRDefault="004640DC" w:rsidP="004640DC">
          <w:pPr>
            <w:pStyle w:val="BF6080AE7AAC43A1BCB4BEB08E22613D"/>
          </w:pPr>
          <w:r w:rsidRPr="00B23CB8">
            <w:rPr>
              <w:rStyle w:val="PlaceholderText"/>
            </w:rPr>
            <w:t>[Abstract]</w:t>
          </w:r>
        </w:p>
      </w:docPartBody>
    </w:docPart>
    <w:docPart>
      <w:docPartPr>
        <w:name w:val="41E1314B656640578E76C81E5E63B4B6"/>
        <w:category>
          <w:name w:val="General"/>
          <w:gallery w:val="placeholder"/>
        </w:category>
        <w:types>
          <w:type w:val="bbPlcHdr"/>
        </w:types>
        <w:behaviors>
          <w:behavior w:val="content"/>
        </w:behaviors>
        <w:guid w:val="{328C4CE5-1897-4AE8-86AB-893DF6927000}"/>
      </w:docPartPr>
      <w:docPartBody>
        <w:p w:rsidR="00A62B94" w:rsidRDefault="004640DC" w:rsidP="004640DC">
          <w:pPr>
            <w:pStyle w:val="41E1314B656640578E76C81E5E63B4B6"/>
          </w:pPr>
          <w:r w:rsidRPr="00B23CB8">
            <w:rPr>
              <w:rStyle w:val="PlaceholderText"/>
            </w:rPr>
            <w:t>[Abstract]</w:t>
          </w:r>
        </w:p>
      </w:docPartBody>
    </w:docPart>
    <w:docPart>
      <w:docPartPr>
        <w:name w:val="C43A370363DE469CAE0F912138167FEC"/>
        <w:category>
          <w:name w:val="General"/>
          <w:gallery w:val="placeholder"/>
        </w:category>
        <w:types>
          <w:type w:val="bbPlcHdr"/>
        </w:types>
        <w:behaviors>
          <w:behavior w:val="content"/>
        </w:behaviors>
        <w:guid w:val="{4747E86F-400B-4E5F-95E0-D98EA443391F}"/>
      </w:docPartPr>
      <w:docPartBody>
        <w:p w:rsidR="00A62B94" w:rsidRDefault="004640DC" w:rsidP="004640DC">
          <w:pPr>
            <w:pStyle w:val="C43A370363DE469CAE0F912138167FEC"/>
          </w:pPr>
          <w:r w:rsidRPr="00B23CB8">
            <w:rPr>
              <w:rStyle w:val="PlaceholderText"/>
            </w:rPr>
            <w:t>[Abstract]</w:t>
          </w:r>
        </w:p>
      </w:docPartBody>
    </w:docPart>
    <w:docPart>
      <w:docPartPr>
        <w:name w:val="D5E79CD2CB7645C390DBADDA08224337"/>
        <w:category>
          <w:name w:val="General"/>
          <w:gallery w:val="placeholder"/>
        </w:category>
        <w:types>
          <w:type w:val="bbPlcHdr"/>
        </w:types>
        <w:behaviors>
          <w:behavior w:val="content"/>
        </w:behaviors>
        <w:guid w:val="{080ED76C-14FE-4D06-BF62-6FB810FA55CB}"/>
      </w:docPartPr>
      <w:docPartBody>
        <w:p w:rsidR="00A62B94" w:rsidRDefault="004640DC" w:rsidP="004640DC">
          <w:pPr>
            <w:pStyle w:val="D5E79CD2CB7645C390DBADDA08224337"/>
          </w:pPr>
          <w:r w:rsidRPr="00B23CB8">
            <w:rPr>
              <w:rStyle w:val="PlaceholderText"/>
            </w:rPr>
            <w:t>[Abstract]</w:t>
          </w:r>
        </w:p>
      </w:docPartBody>
    </w:docPart>
    <w:docPart>
      <w:docPartPr>
        <w:name w:val="A8D9CF3042DF4F4EBC863945AFCA643C"/>
        <w:category>
          <w:name w:val="General"/>
          <w:gallery w:val="placeholder"/>
        </w:category>
        <w:types>
          <w:type w:val="bbPlcHdr"/>
        </w:types>
        <w:behaviors>
          <w:behavior w:val="content"/>
        </w:behaviors>
        <w:guid w:val="{F117DE1F-2C6C-4554-946D-B8E4B75B68E4}"/>
      </w:docPartPr>
      <w:docPartBody>
        <w:p w:rsidR="00A62B94" w:rsidRDefault="004640DC" w:rsidP="004640DC">
          <w:pPr>
            <w:pStyle w:val="A8D9CF3042DF4F4EBC863945AFCA643C"/>
          </w:pPr>
          <w:r w:rsidRPr="00B23CB8">
            <w:rPr>
              <w:rStyle w:val="PlaceholderText"/>
            </w:rPr>
            <w:t>[Abstract]</w:t>
          </w:r>
        </w:p>
      </w:docPartBody>
    </w:docPart>
    <w:docPart>
      <w:docPartPr>
        <w:name w:val="9F8FD6CE4D8741DD95E23ED3A30D7550"/>
        <w:category>
          <w:name w:val="General"/>
          <w:gallery w:val="placeholder"/>
        </w:category>
        <w:types>
          <w:type w:val="bbPlcHdr"/>
        </w:types>
        <w:behaviors>
          <w:behavior w:val="content"/>
        </w:behaviors>
        <w:guid w:val="{2C7AFB36-F479-4CC3-AE3A-75204DEBBE1C}"/>
      </w:docPartPr>
      <w:docPartBody>
        <w:p w:rsidR="00A62B94" w:rsidRDefault="004640DC" w:rsidP="004640DC">
          <w:pPr>
            <w:pStyle w:val="9F8FD6CE4D8741DD95E23ED3A30D7550"/>
          </w:pPr>
          <w:r w:rsidRPr="00B23CB8">
            <w:rPr>
              <w:rStyle w:val="PlaceholderText"/>
            </w:rPr>
            <w:t>[Abstract]</w:t>
          </w:r>
        </w:p>
      </w:docPartBody>
    </w:docPart>
    <w:docPart>
      <w:docPartPr>
        <w:name w:val="940BAF7954FE4C599E690271F467B578"/>
        <w:category>
          <w:name w:val="General"/>
          <w:gallery w:val="placeholder"/>
        </w:category>
        <w:types>
          <w:type w:val="bbPlcHdr"/>
        </w:types>
        <w:behaviors>
          <w:behavior w:val="content"/>
        </w:behaviors>
        <w:guid w:val="{75C2196C-E7F9-4AAD-B8F3-96A949E27CDF}"/>
      </w:docPartPr>
      <w:docPartBody>
        <w:p w:rsidR="00A62B94" w:rsidRDefault="004640DC" w:rsidP="004640DC">
          <w:pPr>
            <w:pStyle w:val="940BAF7954FE4C599E690271F467B578"/>
          </w:pPr>
          <w:r w:rsidRPr="00B23CB8">
            <w:rPr>
              <w:rStyle w:val="PlaceholderText"/>
            </w:rPr>
            <w:t>[Abstract]</w:t>
          </w:r>
        </w:p>
      </w:docPartBody>
    </w:docPart>
    <w:docPart>
      <w:docPartPr>
        <w:name w:val="CF496BFAF5FE457082CDE7641E2387F7"/>
        <w:category>
          <w:name w:val="General"/>
          <w:gallery w:val="placeholder"/>
        </w:category>
        <w:types>
          <w:type w:val="bbPlcHdr"/>
        </w:types>
        <w:behaviors>
          <w:behavior w:val="content"/>
        </w:behaviors>
        <w:guid w:val="{16035DEC-092A-4070-90C7-22A529E3BD98}"/>
      </w:docPartPr>
      <w:docPartBody>
        <w:p w:rsidR="00A62B94" w:rsidRDefault="004640DC" w:rsidP="004640DC">
          <w:pPr>
            <w:pStyle w:val="CF496BFAF5FE457082CDE7641E2387F7"/>
          </w:pPr>
          <w:r w:rsidRPr="00B23CB8">
            <w:rPr>
              <w:rStyle w:val="PlaceholderText"/>
            </w:rPr>
            <w:t>[Abstract]</w:t>
          </w:r>
        </w:p>
      </w:docPartBody>
    </w:docPart>
    <w:docPart>
      <w:docPartPr>
        <w:name w:val="B67351CB7D014855AB5AE4AF32971D42"/>
        <w:category>
          <w:name w:val="General"/>
          <w:gallery w:val="placeholder"/>
        </w:category>
        <w:types>
          <w:type w:val="bbPlcHdr"/>
        </w:types>
        <w:behaviors>
          <w:behavior w:val="content"/>
        </w:behaviors>
        <w:guid w:val="{7A83EA4C-A17A-48AA-B222-51A1C51CB428}"/>
      </w:docPartPr>
      <w:docPartBody>
        <w:p w:rsidR="00A62B94" w:rsidRDefault="004640DC" w:rsidP="004640DC">
          <w:pPr>
            <w:pStyle w:val="B67351CB7D014855AB5AE4AF32971D42"/>
          </w:pPr>
          <w:r w:rsidRPr="00B23CB8">
            <w:rPr>
              <w:rStyle w:val="PlaceholderText"/>
            </w:rPr>
            <w:t>[Abstract]</w:t>
          </w:r>
        </w:p>
      </w:docPartBody>
    </w:docPart>
    <w:docPart>
      <w:docPartPr>
        <w:name w:val="F8EDBC721BD84C1892C845BE07CBE9E9"/>
        <w:category>
          <w:name w:val="General"/>
          <w:gallery w:val="placeholder"/>
        </w:category>
        <w:types>
          <w:type w:val="bbPlcHdr"/>
        </w:types>
        <w:behaviors>
          <w:behavior w:val="content"/>
        </w:behaviors>
        <w:guid w:val="{0B09A22C-9E22-4AE9-8C4D-11BF5FAE1194}"/>
      </w:docPartPr>
      <w:docPartBody>
        <w:p w:rsidR="00A62B94" w:rsidRDefault="004640DC" w:rsidP="004640DC">
          <w:pPr>
            <w:pStyle w:val="F8EDBC721BD84C1892C845BE07CBE9E9"/>
          </w:pPr>
          <w:r w:rsidRPr="00B23CB8">
            <w:rPr>
              <w:rStyle w:val="PlaceholderText"/>
            </w:rPr>
            <w:t>[Abstract]</w:t>
          </w:r>
        </w:p>
      </w:docPartBody>
    </w:docPart>
    <w:docPart>
      <w:docPartPr>
        <w:name w:val="9867D2FE694C4E048424F1C58A73FF33"/>
        <w:category>
          <w:name w:val="General"/>
          <w:gallery w:val="placeholder"/>
        </w:category>
        <w:types>
          <w:type w:val="bbPlcHdr"/>
        </w:types>
        <w:behaviors>
          <w:behavior w:val="content"/>
        </w:behaviors>
        <w:guid w:val="{D964602A-2ACE-472F-8E51-9B2F1D09B1CE}"/>
      </w:docPartPr>
      <w:docPartBody>
        <w:p w:rsidR="00A62B94" w:rsidRDefault="004640DC" w:rsidP="004640DC">
          <w:pPr>
            <w:pStyle w:val="9867D2FE694C4E048424F1C58A73FF33"/>
          </w:pPr>
          <w:r w:rsidRPr="00B23CB8">
            <w:rPr>
              <w:rStyle w:val="PlaceholderText"/>
            </w:rPr>
            <w:t>[Abstract]</w:t>
          </w:r>
        </w:p>
      </w:docPartBody>
    </w:docPart>
    <w:docPart>
      <w:docPartPr>
        <w:name w:val="71EA576158C64FDBA29B8FCDEFCCF652"/>
        <w:category>
          <w:name w:val="General"/>
          <w:gallery w:val="placeholder"/>
        </w:category>
        <w:types>
          <w:type w:val="bbPlcHdr"/>
        </w:types>
        <w:behaviors>
          <w:behavior w:val="content"/>
        </w:behaviors>
        <w:guid w:val="{E6CD8606-190D-4F45-84A4-5BA79B806DCD}"/>
      </w:docPartPr>
      <w:docPartBody>
        <w:p w:rsidR="00A62B94" w:rsidRDefault="004640DC" w:rsidP="004640DC">
          <w:pPr>
            <w:pStyle w:val="71EA576158C64FDBA29B8FCDEFCCF652"/>
          </w:pPr>
          <w:r w:rsidRPr="00B23CB8">
            <w:rPr>
              <w:rStyle w:val="PlaceholderText"/>
            </w:rPr>
            <w:t>[Abstract]</w:t>
          </w:r>
        </w:p>
      </w:docPartBody>
    </w:docPart>
    <w:docPart>
      <w:docPartPr>
        <w:name w:val="212F02B4392845298D36A13CDFAC3A92"/>
        <w:category>
          <w:name w:val="General"/>
          <w:gallery w:val="placeholder"/>
        </w:category>
        <w:types>
          <w:type w:val="bbPlcHdr"/>
        </w:types>
        <w:behaviors>
          <w:behavior w:val="content"/>
        </w:behaviors>
        <w:guid w:val="{0F5B2487-6C4B-483C-BBB9-836641261FC5}"/>
      </w:docPartPr>
      <w:docPartBody>
        <w:p w:rsidR="00A62B94" w:rsidRDefault="004640DC" w:rsidP="004640DC">
          <w:pPr>
            <w:pStyle w:val="212F02B4392845298D36A13CDFAC3A92"/>
          </w:pPr>
          <w:r w:rsidRPr="00B23CB8">
            <w:rPr>
              <w:rStyle w:val="PlaceholderText"/>
            </w:rPr>
            <w:t>[Abstract]</w:t>
          </w:r>
        </w:p>
      </w:docPartBody>
    </w:docPart>
    <w:docPart>
      <w:docPartPr>
        <w:name w:val="46820E169DDE42D488E1A929AC9F5C9D"/>
        <w:category>
          <w:name w:val="General"/>
          <w:gallery w:val="placeholder"/>
        </w:category>
        <w:types>
          <w:type w:val="bbPlcHdr"/>
        </w:types>
        <w:behaviors>
          <w:behavior w:val="content"/>
        </w:behaviors>
        <w:guid w:val="{08ADF82D-47A0-4695-A4BA-F357EF185357}"/>
      </w:docPartPr>
      <w:docPartBody>
        <w:p w:rsidR="00A62B94" w:rsidRDefault="004640DC" w:rsidP="004640DC">
          <w:pPr>
            <w:pStyle w:val="46820E169DDE42D488E1A929AC9F5C9D"/>
          </w:pPr>
          <w:r w:rsidRPr="00B23CB8">
            <w:rPr>
              <w:rStyle w:val="PlaceholderText"/>
            </w:rPr>
            <w:t>[Abstract]</w:t>
          </w:r>
        </w:p>
      </w:docPartBody>
    </w:docPart>
    <w:docPart>
      <w:docPartPr>
        <w:name w:val="F30DC745729B4AAA9B7156EDC6C600D4"/>
        <w:category>
          <w:name w:val="General"/>
          <w:gallery w:val="placeholder"/>
        </w:category>
        <w:types>
          <w:type w:val="bbPlcHdr"/>
        </w:types>
        <w:behaviors>
          <w:behavior w:val="content"/>
        </w:behaviors>
        <w:guid w:val="{B46B173F-783B-45EC-9E26-DE6CC920089F}"/>
      </w:docPartPr>
      <w:docPartBody>
        <w:p w:rsidR="00A62B94" w:rsidRDefault="004640DC" w:rsidP="004640DC">
          <w:pPr>
            <w:pStyle w:val="F30DC745729B4AAA9B7156EDC6C600D4"/>
          </w:pPr>
          <w:r w:rsidRPr="00B23CB8">
            <w:rPr>
              <w:rStyle w:val="PlaceholderText"/>
            </w:rPr>
            <w:t>[Abstract]</w:t>
          </w:r>
        </w:p>
      </w:docPartBody>
    </w:docPart>
    <w:docPart>
      <w:docPartPr>
        <w:name w:val="48CD647FDC854071971C485B9756406E"/>
        <w:category>
          <w:name w:val="General"/>
          <w:gallery w:val="placeholder"/>
        </w:category>
        <w:types>
          <w:type w:val="bbPlcHdr"/>
        </w:types>
        <w:behaviors>
          <w:behavior w:val="content"/>
        </w:behaviors>
        <w:guid w:val="{BA1CCF23-D429-4431-8CF7-C864B168E9DA}"/>
      </w:docPartPr>
      <w:docPartBody>
        <w:p w:rsidR="00A62B94" w:rsidRDefault="004640DC" w:rsidP="004640DC">
          <w:pPr>
            <w:pStyle w:val="48CD647FDC854071971C485B9756406E"/>
          </w:pPr>
          <w:r w:rsidRPr="00B23CB8">
            <w:rPr>
              <w:rStyle w:val="PlaceholderText"/>
            </w:rPr>
            <w:t>[Abstract]</w:t>
          </w:r>
        </w:p>
      </w:docPartBody>
    </w:docPart>
    <w:docPart>
      <w:docPartPr>
        <w:name w:val="40B94F39478A4C8298428306D2390E91"/>
        <w:category>
          <w:name w:val="General"/>
          <w:gallery w:val="placeholder"/>
        </w:category>
        <w:types>
          <w:type w:val="bbPlcHdr"/>
        </w:types>
        <w:behaviors>
          <w:behavior w:val="content"/>
        </w:behaviors>
        <w:guid w:val="{7F5950C1-607B-4E7A-B8BE-ED6E501FE632}"/>
      </w:docPartPr>
      <w:docPartBody>
        <w:p w:rsidR="00A62B94" w:rsidRDefault="004640DC" w:rsidP="004640DC">
          <w:pPr>
            <w:pStyle w:val="40B94F39478A4C8298428306D2390E91"/>
          </w:pPr>
          <w:r w:rsidRPr="00B23CB8">
            <w:rPr>
              <w:rStyle w:val="PlaceholderText"/>
            </w:rPr>
            <w:t>[Abstract]</w:t>
          </w:r>
        </w:p>
      </w:docPartBody>
    </w:docPart>
    <w:docPart>
      <w:docPartPr>
        <w:name w:val="C6116ED981024F6D96AFFAA391338D4A"/>
        <w:category>
          <w:name w:val="General"/>
          <w:gallery w:val="placeholder"/>
        </w:category>
        <w:types>
          <w:type w:val="bbPlcHdr"/>
        </w:types>
        <w:behaviors>
          <w:behavior w:val="content"/>
        </w:behaviors>
        <w:guid w:val="{833C33C4-D258-4B96-9FAD-3AB0177CDD1C}"/>
      </w:docPartPr>
      <w:docPartBody>
        <w:p w:rsidR="00A62B94" w:rsidRDefault="004640DC" w:rsidP="004640DC">
          <w:pPr>
            <w:pStyle w:val="C6116ED981024F6D96AFFAA391338D4A"/>
          </w:pPr>
          <w:r w:rsidRPr="00B23CB8">
            <w:rPr>
              <w:rStyle w:val="PlaceholderText"/>
            </w:rPr>
            <w:t>[Abstract]</w:t>
          </w:r>
        </w:p>
      </w:docPartBody>
    </w:docPart>
    <w:docPart>
      <w:docPartPr>
        <w:name w:val="3D8D65BD5AF748CD811AA2EC556CFC06"/>
        <w:category>
          <w:name w:val="General"/>
          <w:gallery w:val="placeholder"/>
        </w:category>
        <w:types>
          <w:type w:val="bbPlcHdr"/>
        </w:types>
        <w:behaviors>
          <w:behavior w:val="content"/>
        </w:behaviors>
        <w:guid w:val="{D55B605C-8A77-40A4-87FC-FDDA81C52FB5}"/>
      </w:docPartPr>
      <w:docPartBody>
        <w:p w:rsidR="00A62B94" w:rsidRDefault="004640DC" w:rsidP="004640DC">
          <w:pPr>
            <w:pStyle w:val="3D8D65BD5AF748CD811AA2EC556CFC06"/>
          </w:pPr>
          <w:r w:rsidRPr="00B23CB8">
            <w:rPr>
              <w:rStyle w:val="PlaceholderText"/>
            </w:rPr>
            <w:t>[Abstract]</w:t>
          </w:r>
        </w:p>
      </w:docPartBody>
    </w:docPart>
    <w:docPart>
      <w:docPartPr>
        <w:name w:val="924EF3E42C954B5CB70083929E7FA932"/>
        <w:category>
          <w:name w:val="General"/>
          <w:gallery w:val="placeholder"/>
        </w:category>
        <w:types>
          <w:type w:val="bbPlcHdr"/>
        </w:types>
        <w:behaviors>
          <w:behavior w:val="content"/>
        </w:behaviors>
        <w:guid w:val="{08E4E06E-220B-49E6-A6B9-814496DADB9E}"/>
      </w:docPartPr>
      <w:docPartBody>
        <w:p w:rsidR="00A62B94" w:rsidRDefault="004640DC" w:rsidP="004640DC">
          <w:pPr>
            <w:pStyle w:val="924EF3E42C954B5CB70083929E7FA932"/>
          </w:pPr>
          <w:r w:rsidRPr="00B23CB8">
            <w:rPr>
              <w:rStyle w:val="PlaceholderText"/>
            </w:rPr>
            <w:t>[Abstract]</w:t>
          </w:r>
        </w:p>
      </w:docPartBody>
    </w:docPart>
    <w:docPart>
      <w:docPartPr>
        <w:name w:val="D807D4B6F1BD4A0F97F2821C71E4C19B"/>
        <w:category>
          <w:name w:val="General"/>
          <w:gallery w:val="placeholder"/>
        </w:category>
        <w:types>
          <w:type w:val="bbPlcHdr"/>
        </w:types>
        <w:behaviors>
          <w:behavior w:val="content"/>
        </w:behaviors>
        <w:guid w:val="{D4F3681F-3EF3-471C-BAC4-AE87A9AAAEF6}"/>
      </w:docPartPr>
      <w:docPartBody>
        <w:p w:rsidR="00A62B94" w:rsidRDefault="004640DC" w:rsidP="004640DC">
          <w:pPr>
            <w:pStyle w:val="D807D4B6F1BD4A0F97F2821C71E4C19B"/>
          </w:pPr>
          <w:r w:rsidRPr="00B23CB8">
            <w:rPr>
              <w:rStyle w:val="PlaceholderText"/>
            </w:rPr>
            <w:t>[Abstract]</w:t>
          </w:r>
        </w:p>
      </w:docPartBody>
    </w:docPart>
    <w:docPart>
      <w:docPartPr>
        <w:name w:val="596279BCDD654E5FAFC40FDDEBACE470"/>
        <w:category>
          <w:name w:val="General"/>
          <w:gallery w:val="placeholder"/>
        </w:category>
        <w:types>
          <w:type w:val="bbPlcHdr"/>
        </w:types>
        <w:behaviors>
          <w:behavior w:val="content"/>
        </w:behaviors>
        <w:guid w:val="{908CA4D7-C907-49E6-8D94-0B17B009BC61}"/>
      </w:docPartPr>
      <w:docPartBody>
        <w:p w:rsidR="00A62B94" w:rsidRDefault="004640DC" w:rsidP="004640DC">
          <w:pPr>
            <w:pStyle w:val="596279BCDD654E5FAFC40FDDEBACE470"/>
          </w:pPr>
          <w:r w:rsidRPr="00B23CB8">
            <w:rPr>
              <w:rStyle w:val="PlaceholderText"/>
            </w:rPr>
            <w:t>[Abstract]</w:t>
          </w:r>
        </w:p>
      </w:docPartBody>
    </w:docPart>
    <w:docPart>
      <w:docPartPr>
        <w:name w:val="3EF1FE214FBB4E96844C7BF350DF9A18"/>
        <w:category>
          <w:name w:val="General"/>
          <w:gallery w:val="placeholder"/>
        </w:category>
        <w:types>
          <w:type w:val="bbPlcHdr"/>
        </w:types>
        <w:behaviors>
          <w:behavior w:val="content"/>
        </w:behaviors>
        <w:guid w:val="{1440FFA4-B3C6-485F-B4EA-E148383CE2BE}"/>
      </w:docPartPr>
      <w:docPartBody>
        <w:p w:rsidR="00A62B94" w:rsidRDefault="004640DC" w:rsidP="004640DC">
          <w:pPr>
            <w:pStyle w:val="3EF1FE214FBB4E96844C7BF350DF9A18"/>
          </w:pPr>
          <w:r w:rsidRPr="00B23CB8">
            <w:rPr>
              <w:rStyle w:val="PlaceholderText"/>
            </w:rPr>
            <w:t>[Abstract]</w:t>
          </w:r>
        </w:p>
      </w:docPartBody>
    </w:docPart>
    <w:docPart>
      <w:docPartPr>
        <w:name w:val="869B5F85B4E242F89EB972B8C441D1B1"/>
        <w:category>
          <w:name w:val="General"/>
          <w:gallery w:val="placeholder"/>
        </w:category>
        <w:types>
          <w:type w:val="bbPlcHdr"/>
        </w:types>
        <w:behaviors>
          <w:behavior w:val="content"/>
        </w:behaviors>
        <w:guid w:val="{F47E256E-3C3F-4200-B1BF-78CCCCB14C7A}"/>
      </w:docPartPr>
      <w:docPartBody>
        <w:p w:rsidR="00A62B94" w:rsidRDefault="004640DC" w:rsidP="004640DC">
          <w:pPr>
            <w:pStyle w:val="869B5F85B4E242F89EB972B8C441D1B1"/>
          </w:pPr>
          <w:r w:rsidRPr="00B23CB8">
            <w:rPr>
              <w:rStyle w:val="PlaceholderText"/>
            </w:rPr>
            <w:t>[Abstract]</w:t>
          </w:r>
        </w:p>
      </w:docPartBody>
    </w:docPart>
    <w:docPart>
      <w:docPartPr>
        <w:name w:val="7E65AE318A3744579CBAADAC1B3C6542"/>
        <w:category>
          <w:name w:val="General"/>
          <w:gallery w:val="placeholder"/>
        </w:category>
        <w:types>
          <w:type w:val="bbPlcHdr"/>
        </w:types>
        <w:behaviors>
          <w:behavior w:val="content"/>
        </w:behaviors>
        <w:guid w:val="{74AE3A80-0D9D-4555-81A5-93F2B9363128}"/>
      </w:docPartPr>
      <w:docPartBody>
        <w:p w:rsidR="00D8669E" w:rsidRDefault="004640DC">
          <w:pPr>
            <w:pStyle w:val="7E65AE318A3744579CBAADAC1B3C6542"/>
          </w:pPr>
          <w:r w:rsidRPr="00B23CB8">
            <w:rPr>
              <w:rStyle w:val="PlaceholderText"/>
            </w:rPr>
            <w:t>[Abstract]</w:t>
          </w:r>
        </w:p>
      </w:docPartBody>
    </w:docPart>
    <w:docPart>
      <w:docPartPr>
        <w:name w:val="B463BA03E77C439EABA6844366DAFFB0"/>
        <w:category>
          <w:name w:val="General"/>
          <w:gallery w:val="placeholder"/>
        </w:category>
        <w:types>
          <w:type w:val="bbPlcHdr"/>
        </w:types>
        <w:behaviors>
          <w:behavior w:val="content"/>
        </w:behaviors>
        <w:guid w:val="{E921727B-F764-4E71-B65C-2527CBEEE7EF}"/>
      </w:docPartPr>
      <w:docPartBody>
        <w:p w:rsidR="00D8669E" w:rsidRDefault="004640DC">
          <w:pPr>
            <w:pStyle w:val="B463BA03E77C439EABA6844366DAFFB0"/>
          </w:pPr>
          <w:r w:rsidRPr="00B23CB8">
            <w:rPr>
              <w:rStyle w:val="PlaceholderText"/>
            </w:rPr>
            <w:t>[Abstract]</w:t>
          </w:r>
        </w:p>
      </w:docPartBody>
    </w:docPart>
    <w:docPart>
      <w:docPartPr>
        <w:name w:val="89DC4BCDD4AE40F9A4BA40CABC203D06"/>
        <w:category>
          <w:name w:val="General"/>
          <w:gallery w:val="placeholder"/>
        </w:category>
        <w:types>
          <w:type w:val="bbPlcHdr"/>
        </w:types>
        <w:behaviors>
          <w:behavior w:val="content"/>
        </w:behaviors>
        <w:guid w:val="{F4527750-0D56-48B6-9E12-C20F722CB238}"/>
      </w:docPartPr>
      <w:docPartBody>
        <w:p w:rsidR="00D8669E" w:rsidRDefault="004640DC">
          <w:pPr>
            <w:pStyle w:val="89DC4BCDD4AE40F9A4BA40CABC203D06"/>
          </w:pPr>
          <w:r w:rsidRPr="00B23CB8">
            <w:rPr>
              <w:rStyle w:val="PlaceholderText"/>
            </w:rPr>
            <w:t>[Abstract]</w:t>
          </w:r>
        </w:p>
      </w:docPartBody>
    </w:docPart>
    <w:docPart>
      <w:docPartPr>
        <w:name w:val="24EF09C124104314A552824BD89A3CFF"/>
        <w:category>
          <w:name w:val="General"/>
          <w:gallery w:val="placeholder"/>
        </w:category>
        <w:types>
          <w:type w:val="bbPlcHdr"/>
        </w:types>
        <w:behaviors>
          <w:behavior w:val="content"/>
        </w:behaviors>
        <w:guid w:val="{01494E60-7385-497D-B9F7-62941B0D9F8F}"/>
      </w:docPartPr>
      <w:docPartBody>
        <w:p w:rsidR="00D8669E" w:rsidRDefault="004640DC">
          <w:pPr>
            <w:pStyle w:val="24EF09C124104314A552824BD89A3CFF"/>
          </w:pPr>
          <w:r w:rsidRPr="00B23CB8">
            <w:rPr>
              <w:rStyle w:val="PlaceholderText"/>
            </w:rPr>
            <w:t>[Abstract]</w:t>
          </w:r>
        </w:p>
      </w:docPartBody>
    </w:docPart>
    <w:docPart>
      <w:docPartPr>
        <w:name w:val="2FD55E48D39143C88A830E1B3258FFC4"/>
        <w:category>
          <w:name w:val="General"/>
          <w:gallery w:val="placeholder"/>
        </w:category>
        <w:types>
          <w:type w:val="bbPlcHdr"/>
        </w:types>
        <w:behaviors>
          <w:behavior w:val="content"/>
        </w:behaviors>
        <w:guid w:val="{E0C4DC11-1982-4323-A111-0F0ADB3745A1}"/>
      </w:docPartPr>
      <w:docPartBody>
        <w:p w:rsidR="00D8669E" w:rsidRDefault="004640DC">
          <w:pPr>
            <w:pStyle w:val="2FD55E48D39143C88A830E1B3258FFC4"/>
          </w:pPr>
          <w:r w:rsidRPr="00B23CB8">
            <w:rPr>
              <w:rStyle w:val="PlaceholderText"/>
            </w:rPr>
            <w:t>[Abstract]</w:t>
          </w:r>
        </w:p>
      </w:docPartBody>
    </w:docPart>
    <w:docPart>
      <w:docPartPr>
        <w:name w:val="28C6D278252742C0A132FAEBDF098FE6"/>
        <w:category>
          <w:name w:val="General"/>
          <w:gallery w:val="placeholder"/>
        </w:category>
        <w:types>
          <w:type w:val="bbPlcHdr"/>
        </w:types>
        <w:behaviors>
          <w:behavior w:val="content"/>
        </w:behaviors>
        <w:guid w:val="{58549A2D-F2CC-40AD-BD20-36AF8A7FCB16}"/>
      </w:docPartPr>
      <w:docPartBody>
        <w:p w:rsidR="00D8669E" w:rsidRDefault="004640DC">
          <w:pPr>
            <w:pStyle w:val="28C6D278252742C0A132FAEBDF098FE6"/>
          </w:pPr>
          <w:r w:rsidRPr="00B23CB8">
            <w:rPr>
              <w:rStyle w:val="PlaceholderText"/>
            </w:rPr>
            <w:t>[Abstract]</w:t>
          </w:r>
        </w:p>
      </w:docPartBody>
    </w:docPart>
    <w:docPart>
      <w:docPartPr>
        <w:name w:val="F7F72477D2A1469DB9527AD64B41F89A"/>
        <w:category>
          <w:name w:val="General"/>
          <w:gallery w:val="placeholder"/>
        </w:category>
        <w:types>
          <w:type w:val="bbPlcHdr"/>
        </w:types>
        <w:behaviors>
          <w:behavior w:val="content"/>
        </w:behaviors>
        <w:guid w:val="{6230343F-2185-499E-8577-86729A72284F}"/>
      </w:docPartPr>
      <w:docPartBody>
        <w:p w:rsidR="00D8669E" w:rsidRDefault="004640DC">
          <w:pPr>
            <w:pStyle w:val="F7F72477D2A1469DB9527AD64B41F89A"/>
          </w:pPr>
          <w:r w:rsidRPr="00B23CB8">
            <w:rPr>
              <w:rStyle w:val="PlaceholderText"/>
            </w:rPr>
            <w:t>[Abstract]</w:t>
          </w:r>
        </w:p>
      </w:docPartBody>
    </w:docPart>
    <w:docPart>
      <w:docPartPr>
        <w:name w:val="C218EC1539DD4924A87576B0FE063E68"/>
        <w:category>
          <w:name w:val="General"/>
          <w:gallery w:val="placeholder"/>
        </w:category>
        <w:types>
          <w:type w:val="bbPlcHdr"/>
        </w:types>
        <w:behaviors>
          <w:behavior w:val="content"/>
        </w:behaviors>
        <w:guid w:val="{F0EEE19F-FB01-4178-960C-CBD637BAA80D}"/>
      </w:docPartPr>
      <w:docPartBody>
        <w:p w:rsidR="00D8669E" w:rsidRDefault="004640DC">
          <w:pPr>
            <w:pStyle w:val="C218EC1539DD4924A87576B0FE063E68"/>
          </w:pPr>
          <w:r w:rsidRPr="00B23CB8">
            <w:rPr>
              <w:rStyle w:val="PlaceholderText"/>
            </w:rPr>
            <w:t>[Abstract]</w:t>
          </w:r>
        </w:p>
      </w:docPartBody>
    </w:docPart>
    <w:docPart>
      <w:docPartPr>
        <w:name w:val="E92342A4CBCE49C49CC0EEEA3E8208F0"/>
        <w:category>
          <w:name w:val="General"/>
          <w:gallery w:val="placeholder"/>
        </w:category>
        <w:types>
          <w:type w:val="bbPlcHdr"/>
        </w:types>
        <w:behaviors>
          <w:behavior w:val="content"/>
        </w:behaviors>
        <w:guid w:val="{FA7647FF-769D-4B0D-8597-C537F6650CE6}"/>
      </w:docPartPr>
      <w:docPartBody>
        <w:p w:rsidR="00D8669E" w:rsidRDefault="004640DC">
          <w:pPr>
            <w:pStyle w:val="E92342A4CBCE49C49CC0EEEA3E8208F0"/>
          </w:pPr>
          <w:r w:rsidRPr="00B23CB8">
            <w:rPr>
              <w:rStyle w:val="PlaceholderText"/>
            </w:rPr>
            <w:t>[Abstract]</w:t>
          </w:r>
        </w:p>
      </w:docPartBody>
    </w:docPart>
    <w:docPart>
      <w:docPartPr>
        <w:name w:val="1D9E1F4C220F47ED872BE2EED3E643E2"/>
        <w:category>
          <w:name w:val="General"/>
          <w:gallery w:val="placeholder"/>
        </w:category>
        <w:types>
          <w:type w:val="bbPlcHdr"/>
        </w:types>
        <w:behaviors>
          <w:behavior w:val="content"/>
        </w:behaviors>
        <w:guid w:val="{6F9813D1-AA6D-4571-935E-A244D1E0D4C8}"/>
      </w:docPartPr>
      <w:docPartBody>
        <w:p w:rsidR="00D8669E" w:rsidRDefault="004640DC">
          <w:pPr>
            <w:pStyle w:val="1D9E1F4C220F47ED872BE2EED3E643E2"/>
          </w:pPr>
          <w:r w:rsidRPr="00B23CB8">
            <w:rPr>
              <w:rStyle w:val="PlaceholderText"/>
            </w:rPr>
            <w:t>[Abstract]</w:t>
          </w:r>
        </w:p>
      </w:docPartBody>
    </w:docPart>
    <w:docPart>
      <w:docPartPr>
        <w:name w:val="2D50ACC6392746DA82C581FDE74CBBEF"/>
        <w:category>
          <w:name w:val="General"/>
          <w:gallery w:val="placeholder"/>
        </w:category>
        <w:types>
          <w:type w:val="bbPlcHdr"/>
        </w:types>
        <w:behaviors>
          <w:behavior w:val="content"/>
        </w:behaviors>
        <w:guid w:val="{73ED8AA7-76DC-4454-A1D3-D871007C6ABB}"/>
      </w:docPartPr>
      <w:docPartBody>
        <w:p w:rsidR="00D8669E" w:rsidRDefault="004640DC">
          <w:pPr>
            <w:pStyle w:val="2D50ACC6392746DA82C581FDE74CBBEF"/>
          </w:pPr>
          <w:r w:rsidRPr="00B23CB8">
            <w:rPr>
              <w:rStyle w:val="PlaceholderText"/>
            </w:rPr>
            <w:t>[Abstract]</w:t>
          </w:r>
        </w:p>
      </w:docPartBody>
    </w:docPart>
    <w:docPart>
      <w:docPartPr>
        <w:name w:val="9D37CCB797984079B887296A9A0F434D"/>
        <w:category>
          <w:name w:val="General"/>
          <w:gallery w:val="placeholder"/>
        </w:category>
        <w:types>
          <w:type w:val="bbPlcHdr"/>
        </w:types>
        <w:behaviors>
          <w:behavior w:val="content"/>
        </w:behaviors>
        <w:guid w:val="{1A1AEA33-B182-4718-91A6-6BEF89B7E189}"/>
      </w:docPartPr>
      <w:docPartBody>
        <w:p w:rsidR="00D8669E" w:rsidRDefault="004640DC">
          <w:pPr>
            <w:pStyle w:val="9D37CCB797984079B887296A9A0F434D"/>
          </w:pPr>
          <w:r w:rsidRPr="00B23CB8">
            <w:rPr>
              <w:rStyle w:val="PlaceholderText"/>
            </w:rPr>
            <w:t>[Abstract]</w:t>
          </w:r>
        </w:p>
      </w:docPartBody>
    </w:docPart>
    <w:docPart>
      <w:docPartPr>
        <w:name w:val="A76B0C51ED8440C4855FBEBFCF4B55E2"/>
        <w:category>
          <w:name w:val="General"/>
          <w:gallery w:val="placeholder"/>
        </w:category>
        <w:types>
          <w:type w:val="bbPlcHdr"/>
        </w:types>
        <w:behaviors>
          <w:behavior w:val="content"/>
        </w:behaviors>
        <w:guid w:val="{09E3FD79-7738-4460-8843-6B02893717B5}"/>
      </w:docPartPr>
      <w:docPartBody>
        <w:p w:rsidR="00D8669E" w:rsidRDefault="004640DC">
          <w:pPr>
            <w:pStyle w:val="A76B0C51ED8440C4855FBEBFCF4B55E2"/>
          </w:pPr>
          <w:r w:rsidRPr="00B23CB8">
            <w:rPr>
              <w:rStyle w:val="PlaceholderText"/>
            </w:rPr>
            <w:t>[Abstract]</w:t>
          </w:r>
        </w:p>
      </w:docPartBody>
    </w:docPart>
    <w:docPart>
      <w:docPartPr>
        <w:name w:val="8A7F20E9853E45E6A9887B0512E0DF09"/>
        <w:category>
          <w:name w:val="General"/>
          <w:gallery w:val="placeholder"/>
        </w:category>
        <w:types>
          <w:type w:val="bbPlcHdr"/>
        </w:types>
        <w:behaviors>
          <w:behavior w:val="content"/>
        </w:behaviors>
        <w:guid w:val="{98AA8DF4-DF7A-4FE0-9A13-BCAE99B677E8}"/>
      </w:docPartPr>
      <w:docPartBody>
        <w:p w:rsidR="00D8669E" w:rsidRDefault="004640DC">
          <w:pPr>
            <w:pStyle w:val="8A7F20E9853E45E6A9887B0512E0DF09"/>
          </w:pPr>
          <w:r w:rsidRPr="00B23CB8">
            <w:rPr>
              <w:rStyle w:val="PlaceholderText"/>
            </w:rPr>
            <w:t>[Abstract]</w:t>
          </w:r>
        </w:p>
      </w:docPartBody>
    </w:docPart>
    <w:docPart>
      <w:docPartPr>
        <w:name w:val="2D98C2EF92F64B0A9D28B578468DCE3E"/>
        <w:category>
          <w:name w:val="General"/>
          <w:gallery w:val="placeholder"/>
        </w:category>
        <w:types>
          <w:type w:val="bbPlcHdr"/>
        </w:types>
        <w:behaviors>
          <w:behavior w:val="content"/>
        </w:behaviors>
        <w:guid w:val="{CD983412-F14E-4C26-B871-C2BCFDC53F62}"/>
      </w:docPartPr>
      <w:docPartBody>
        <w:p w:rsidR="00D8669E" w:rsidRDefault="004640DC">
          <w:pPr>
            <w:pStyle w:val="2D98C2EF92F64B0A9D28B578468DCE3E"/>
          </w:pPr>
          <w:r w:rsidRPr="00B23CB8">
            <w:rPr>
              <w:rStyle w:val="PlaceholderText"/>
            </w:rPr>
            <w:t>[Abstract]</w:t>
          </w:r>
        </w:p>
      </w:docPartBody>
    </w:docPart>
    <w:docPart>
      <w:docPartPr>
        <w:name w:val="8E7B4BA75EE9427A88855BA5181D4877"/>
        <w:category>
          <w:name w:val="General"/>
          <w:gallery w:val="placeholder"/>
        </w:category>
        <w:types>
          <w:type w:val="bbPlcHdr"/>
        </w:types>
        <w:behaviors>
          <w:behavior w:val="content"/>
        </w:behaviors>
        <w:guid w:val="{AE0337F1-137E-4AE8-B6F1-F5B378ADA809}"/>
      </w:docPartPr>
      <w:docPartBody>
        <w:p w:rsidR="00D8669E" w:rsidRDefault="004640DC">
          <w:pPr>
            <w:pStyle w:val="8E7B4BA75EE9427A88855BA5181D4877"/>
          </w:pPr>
          <w:r w:rsidRPr="00B23CB8">
            <w:rPr>
              <w:rStyle w:val="PlaceholderText"/>
            </w:rPr>
            <w:t>[Abstract]</w:t>
          </w:r>
        </w:p>
      </w:docPartBody>
    </w:docPart>
    <w:docPart>
      <w:docPartPr>
        <w:name w:val="537BAF103B64428EBDC334ECC1B8C706"/>
        <w:category>
          <w:name w:val="General"/>
          <w:gallery w:val="placeholder"/>
        </w:category>
        <w:types>
          <w:type w:val="bbPlcHdr"/>
        </w:types>
        <w:behaviors>
          <w:behavior w:val="content"/>
        </w:behaviors>
        <w:guid w:val="{DCAAAF97-8BA7-4EEF-9BB1-D88F19C58267}"/>
      </w:docPartPr>
      <w:docPartBody>
        <w:p w:rsidR="00D8669E" w:rsidRDefault="004640DC">
          <w:pPr>
            <w:pStyle w:val="537BAF103B64428EBDC334ECC1B8C706"/>
          </w:pPr>
          <w:r w:rsidRPr="00B23CB8">
            <w:rPr>
              <w:rStyle w:val="PlaceholderText"/>
            </w:rPr>
            <w:t>[Abstract]</w:t>
          </w:r>
        </w:p>
      </w:docPartBody>
    </w:docPart>
    <w:docPart>
      <w:docPartPr>
        <w:name w:val="285CCAB6303D43AE86CC797776DFCD90"/>
        <w:category>
          <w:name w:val="General"/>
          <w:gallery w:val="placeholder"/>
        </w:category>
        <w:types>
          <w:type w:val="bbPlcHdr"/>
        </w:types>
        <w:behaviors>
          <w:behavior w:val="content"/>
        </w:behaviors>
        <w:guid w:val="{A863EF46-F6F3-472A-8338-209CCFCA495C}"/>
      </w:docPartPr>
      <w:docPartBody>
        <w:p w:rsidR="00D8669E" w:rsidRDefault="004640DC">
          <w:pPr>
            <w:pStyle w:val="285CCAB6303D43AE86CC797776DFCD90"/>
          </w:pPr>
          <w:r w:rsidRPr="00B23CB8">
            <w:rPr>
              <w:rStyle w:val="PlaceholderText"/>
            </w:rPr>
            <w:t>[Abstract]</w:t>
          </w:r>
        </w:p>
      </w:docPartBody>
    </w:docPart>
    <w:docPart>
      <w:docPartPr>
        <w:name w:val="4CE8DED2D78B4495881F1987998F42D5"/>
        <w:category>
          <w:name w:val="General"/>
          <w:gallery w:val="placeholder"/>
        </w:category>
        <w:types>
          <w:type w:val="bbPlcHdr"/>
        </w:types>
        <w:behaviors>
          <w:behavior w:val="content"/>
        </w:behaviors>
        <w:guid w:val="{EB53A242-13C5-4BA7-9CBC-3E6EDAD070A9}"/>
      </w:docPartPr>
      <w:docPartBody>
        <w:p w:rsidR="00D8669E" w:rsidRDefault="004640DC">
          <w:pPr>
            <w:pStyle w:val="4CE8DED2D78B4495881F1987998F42D5"/>
          </w:pPr>
          <w:r w:rsidRPr="00B23CB8">
            <w:rPr>
              <w:rStyle w:val="PlaceholderText"/>
            </w:rPr>
            <w:t>[Abstract]</w:t>
          </w:r>
        </w:p>
      </w:docPartBody>
    </w:docPart>
    <w:docPart>
      <w:docPartPr>
        <w:name w:val="754DE7FFADD347DB9A0BACF42149733A"/>
        <w:category>
          <w:name w:val="General"/>
          <w:gallery w:val="placeholder"/>
        </w:category>
        <w:types>
          <w:type w:val="bbPlcHdr"/>
        </w:types>
        <w:behaviors>
          <w:behavior w:val="content"/>
        </w:behaviors>
        <w:guid w:val="{0CDA12B1-1878-4202-9587-445002E17862}"/>
      </w:docPartPr>
      <w:docPartBody>
        <w:p w:rsidR="00D8669E" w:rsidRDefault="004640DC">
          <w:pPr>
            <w:pStyle w:val="754DE7FFADD347DB9A0BACF42149733A"/>
          </w:pPr>
          <w:r w:rsidRPr="00B23CB8">
            <w:rPr>
              <w:rStyle w:val="PlaceholderText"/>
            </w:rPr>
            <w:t>[Abstract]</w:t>
          </w:r>
        </w:p>
      </w:docPartBody>
    </w:docPart>
    <w:docPart>
      <w:docPartPr>
        <w:name w:val="778FE9578D9F4E3AAC62BC2B0922CDF9"/>
        <w:category>
          <w:name w:val="General"/>
          <w:gallery w:val="placeholder"/>
        </w:category>
        <w:types>
          <w:type w:val="bbPlcHdr"/>
        </w:types>
        <w:behaviors>
          <w:behavior w:val="content"/>
        </w:behaviors>
        <w:guid w:val="{E8E29116-0B25-4460-A3A3-9CE15A3BBA4F}"/>
      </w:docPartPr>
      <w:docPartBody>
        <w:p w:rsidR="00D8669E" w:rsidRDefault="004640DC">
          <w:pPr>
            <w:pStyle w:val="778FE9578D9F4E3AAC62BC2B0922CDF9"/>
          </w:pPr>
          <w:r w:rsidRPr="00B23CB8">
            <w:rPr>
              <w:rStyle w:val="PlaceholderText"/>
            </w:rPr>
            <w:t>[Abstract]</w:t>
          </w:r>
        </w:p>
      </w:docPartBody>
    </w:docPart>
    <w:docPart>
      <w:docPartPr>
        <w:name w:val="406D11D9A53A4ABBB23635540D2A69F3"/>
        <w:category>
          <w:name w:val="General"/>
          <w:gallery w:val="placeholder"/>
        </w:category>
        <w:types>
          <w:type w:val="bbPlcHdr"/>
        </w:types>
        <w:behaviors>
          <w:behavior w:val="content"/>
        </w:behaviors>
        <w:guid w:val="{E48B974B-326E-4FDB-96AA-2EFA35E73FEB}"/>
      </w:docPartPr>
      <w:docPartBody>
        <w:p w:rsidR="00D8669E" w:rsidRDefault="004640DC">
          <w:pPr>
            <w:pStyle w:val="406D11D9A53A4ABBB23635540D2A69F3"/>
          </w:pPr>
          <w:r w:rsidRPr="00B23CB8">
            <w:rPr>
              <w:rStyle w:val="PlaceholderText"/>
            </w:rPr>
            <w:t>[Abstract]</w:t>
          </w:r>
        </w:p>
      </w:docPartBody>
    </w:docPart>
    <w:docPart>
      <w:docPartPr>
        <w:name w:val="2F2653AF14D24740883A2881EE7BF216"/>
        <w:category>
          <w:name w:val="General"/>
          <w:gallery w:val="placeholder"/>
        </w:category>
        <w:types>
          <w:type w:val="bbPlcHdr"/>
        </w:types>
        <w:behaviors>
          <w:behavior w:val="content"/>
        </w:behaviors>
        <w:guid w:val="{69C4EFCD-F287-4DE0-A718-AA10605836E9}"/>
      </w:docPartPr>
      <w:docPartBody>
        <w:p w:rsidR="00D8669E" w:rsidRDefault="004640DC">
          <w:pPr>
            <w:pStyle w:val="2F2653AF14D24740883A2881EE7BF216"/>
          </w:pPr>
          <w:r w:rsidRPr="00B23CB8">
            <w:rPr>
              <w:rStyle w:val="PlaceholderText"/>
            </w:rPr>
            <w:t>[Abstract]</w:t>
          </w:r>
        </w:p>
      </w:docPartBody>
    </w:docPart>
    <w:docPart>
      <w:docPartPr>
        <w:name w:val="5BB1A9FC091949B09F65DF888498B876"/>
        <w:category>
          <w:name w:val="General"/>
          <w:gallery w:val="placeholder"/>
        </w:category>
        <w:types>
          <w:type w:val="bbPlcHdr"/>
        </w:types>
        <w:behaviors>
          <w:behavior w:val="content"/>
        </w:behaviors>
        <w:guid w:val="{9E02DA7C-3995-442B-BA73-B1CF24FD35F8}"/>
      </w:docPartPr>
      <w:docPartBody>
        <w:p w:rsidR="00D8669E" w:rsidRDefault="004640DC">
          <w:pPr>
            <w:pStyle w:val="5BB1A9FC091949B09F65DF888498B876"/>
          </w:pPr>
          <w:r w:rsidRPr="00B23CB8">
            <w:rPr>
              <w:rStyle w:val="PlaceholderText"/>
            </w:rPr>
            <w:t>[Abstract]</w:t>
          </w:r>
        </w:p>
      </w:docPartBody>
    </w:docPart>
    <w:docPart>
      <w:docPartPr>
        <w:name w:val="C62CC54CDBB7423BB803910DEF2A52DF"/>
        <w:category>
          <w:name w:val="General"/>
          <w:gallery w:val="placeholder"/>
        </w:category>
        <w:types>
          <w:type w:val="bbPlcHdr"/>
        </w:types>
        <w:behaviors>
          <w:behavior w:val="content"/>
        </w:behaviors>
        <w:guid w:val="{70FE4663-7033-42D6-B58B-0216C1399F4F}"/>
      </w:docPartPr>
      <w:docPartBody>
        <w:p w:rsidR="00D8669E" w:rsidRDefault="004640DC">
          <w:pPr>
            <w:pStyle w:val="C62CC54CDBB7423BB803910DEF2A52DF"/>
          </w:pPr>
          <w:r w:rsidRPr="00B23CB8">
            <w:rPr>
              <w:rStyle w:val="PlaceholderText"/>
            </w:rPr>
            <w:t>[Abstract]</w:t>
          </w:r>
        </w:p>
      </w:docPartBody>
    </w:docPart>
    <w:docPart>
      <w:docPartPr>
        <w:name w:val="0E011FFEA3E940C6A96221ADDC8BB091"/>
        <w:category>
          <w:name w:val="General"/>
          <w:gallery w:val="placeholder"/>
        </w:category>
        <w:types>
          <w:type w:val="bbPlcHdr"/>
        </w:types>
        <w:behaviors>
          <w:behavior w:val="content"/>
        </w:behaviors>
        <w:guid w:val="{919222A1-1567-4ABF-B0C2-F90F29AE963F}"/>
      </w:docPartPr>
      <w:docPartBody>
        <w:p w:rsidR="00D8669E" w:rsidRDefault="004640DC">
          <w:pPr>
            <w:pStyle w:val="0E011FFEA3E940C6A96221ADDC8BB091"/>
          </w:pPr>
          <w:r w:rsidRPr="00B23CB8">
            <w:rPr>
              <w:rStyle w:val="PlaceholderText"/>
            </w:rPr>
            <w:t>[Abstract]</w:t>
          </w:r>
        </w:p>
      </w:docPartBody>
    </w:docPart>
    <w:docPart>
      <w:docPartPr>
        <w:name w:val="E3414905EE574449926577F9D4EDA75C"/>
        <w:category>
          <w:name w:val="General"/>
          <w:gallery w:val="placeholder"/>
        </w:category>
        <w:types>
          <w:type w:val="bbPlcHdr"/>
        </w:types>
        <w:behaviors>
          <w:behavior w:val="content"/>
        </w:behaviors>
        <w:guid w:val="{142D5969-90CA-4DDF-A116-26C725CD683E}"/>
      </w:docPartPr>
      <w:docPartBody>
        <w:p w:rsidR="00D8669E" w:rsidRDefault="004640DC">
          <w:pPr>
            <w:pStyle w:val="E3414905EE574449926577F9D4EDA75C"/>
          </w:pPr>
          <w:r w:rsidRPr="00B23CB8">
            <w:rPr>
              <w:rStyle w:val="PlaceholderText"/>
            </w:rPr>
            <w:t>[Abstract]</w:t>
          </w:r>
        </w:p>
      </w:docPartBody>
    </w:docPart>
    <w:docPart>
      <w:docPartPr>
        <w:name w:val="272041484F9B45CA89F52F7A1F846FC1"/>
        <w:category>
          <w:name w:val="General"/>
          <w:gallery w:val="placeholder"/>
        </w:category>
        <w:types>
          <w:type w:val="bbPlcHdr"/>
        </w:types>
        <w:behaviors>
          <w:behavior w:val="content"/>
        </w:behaviors>
        <w:guid w:val="{24723A4D-9B9C-42F2-B9FE-FB920CFF9566}"/>
      </w:docPartPr>
      <w:docPartBody>
        <w:p w:rsidR="00D8669E" w:rsidRDefault="004640DC">
          <w:pPr>
            <w:pStyle w:val="272041484F9B45CA89F52F7A1F846FC1"/>
          </w:pPr>
          <w:r w:rsidRPr="00B23CB8">
            <w:rPr>
              <w:rStyle w:val="PlaceholderText"/>
            </w:rPr>
            <w:t>[Abstract]</w:t>
          </w:r>
        </w:p>
      </w:docPartBody>
    </w:docPart>
    <w:docPart>
      <w:docPartPr>
        <w:name w:val="99ADDC73F93F471692F0B077F9AD0563"/>
        <w:category>
          <w:name w:val="General"/>
          <w:gallery w:val="placeholder"/>
        </w:category>
        <w:types>
          <w:type w:val="bbPlcHdr"/>
        </w:types>
        <w:behaviors>
          <w:behavior w:val="content"/>
        </w:behaviors>
        <w:guid w:val="{C8E05C01-1961-44E7-B118-44E3FCDCF126}"/>
      </w:docPartPr>
      <w:docPartBody>
        <w:p w:rsidR="00D8669E" w:rsidRDefault="004640DC">
          <w:pPr>
            <w:pStyle w:val="99ADDC73F93F471692F0B077F9AD0563"/>
          </w:pPr>
          <w:r w:rsidRPr="00B23CB8">
            <w:rPr>
              <w:rStyle w:val="PlaceholderText"/>
            </w:rPr>
            <w:t>[Abstract]</w:t>
          </w:r>
        </w:p>
      </w:docPartBody>
    </w:docPart>
    <w:docPart>
      <w:docPartPr>
        <w:name w:val="90FB2612A72F43109FB3295AE33A4C50"/>
        <w:category>
          <w:name w:val="General"/>
          <w:gallery w:val="placeholder"/>
        </w:category>
        <w:types>
          <w:type w:val="bbPlcHdr"/>
        </w:types>
        <w:behaviors>
          <w:behavior w:val="content"/>
        </w:behaviors>
        <w:guid w:val="{A918DD5C-2C88-423F-936F-B7255705E608}"/>
      </w:docPartPr>
      <w:docPartBody>
        <w:p w:rsidR="00D8669E" w:rsidRDefault="004640DC">
          <w:pPr>
            <w:pStyle w:val="90FB2612A72F43109FB3295AE33A4C50"/>
          </w:pPr>
          <w:r w:rsidRPr="00B23CB8">
            <w:rPr>
              <w:rStyle w:val="PlaceholderText"/>
            </w:rPr>
            <w:t>[Abstract]</w:t>
          </w:r>
        </w:p>
      </w:docPartBody>
    </w:docPart>
    <w:docPart>
      <w:docPartPr>
        <w:name w:val="ABE73A02C51546FC8253338D95E03A63"/>
        <w:category>
          <w:name w:val="General"/>
          <w:gallery w:val="placeholder"/>
        </w:category>
        <w:types>
          <w:type w:val="bbPlcHdr"/>
        </w:types>
        <w:behaviors>
          <w:behavior w:val="content"/>
        </w:behaviors>
        <w:guid w:val="{7652A5E8-2FB6-4B01-BBC5-47B53771A081}"/>
      </w:docPartPr>
      <w:docPartBody>
        <w:p w:rsidR="00D8669E" w:rsidRDefault="004640DC">
          <w:pPr>
            <w:pStyle w:val="ABE73A02C51546FC8253338D95E03A63"/>
          </w:pPr>
          <w:r w:rsidRPr="00B23CB8">
            <w:rPr>
              <w:rStyle w:val="PlaceholderText"/>
            </w:rPr>
            <w:t>[Abstract]</w:t>
          </w:r>
        </w:p>
      </w:docPartBody>
    </w:docPart>
    <w:docPart>
      <w:docPartPr>
        <w:name w:val="E07C2FC8720A40C48DA8D3568D6CFE7A"/>
        <w:category>
          <w:name w:val="General"/>
          <w:gallery w:val="placeholder"/>
        </w:category>
        <w:types>
          <w:type w:val="bbPlcHdr"/>
        </w:types>
        <w:behaviors>
          <w:behavior w:val="content"/>
        </w:behaviors>
        <w:guid w:val="{32913832-ABF1-470D-805F-FCC095DD9438}"/>
      </w:docPartPr>
      <w:docPartBody>
        <w:p w:rsidR="00D8669E" w:rsidRDefault="004640DC">
          <w:pPr>
            <w:pStyle w:val="E07C2FC8720A40C48DA8D3568D6CFE7A"/>
          </w:pPr>
          <w:r w:rsidRPr="00B23CB8">
            <w:rPr>
              <w:rStyle w:val="PlaceholderText"/>
            </w:rPr>
            <w:t>[Abstract]</w:t>
          </w:r>
        </w:p>
      </w:docPartBody>
    </w:docPart>
    <w:docPart>
      <w:docPartPr>
        <w:name w:val="0A29F8A9565E4062B79A8F4CF65532DB"/>
        <w:category>
          <w:name w:val="General"/>
          <w:gallery w:val="placeholder"/>
        </w:category>
        <w:types>
          <w:type w:val="bbPlcHdr"/>
        </w:types>
        <w:behaviors>
          <w:behavior w:val="content"/>
        </w:behaviors>
        <w:guid w:val="{BFB60A67-DADE-4A48-A19D-1BDF6D70CD11}"/>
      </w:docPartPr>
      <w:docPartBody>
        <w:p w:rsidR="00D8669E" w:rsidRDefault="004640DC">
          <w:pPr>
            <w:pStyle w:val="0A29F8A9565E4062B79A8F4CF65532DB"/>
          </w:pPr>
          <w:r w:rsidRPr="00B23CB8">
            <w:rPr>
              <w:rStyle w:val="PlaceholderText"/>
            </w:rPr>
            <w:t>[Abstract]</w:t>
          </w:r>
        </w:p>
      </w:docPartBody>
    </w:docPart>
    <w:docPart>
      <w:docPartPr>
        <w:name w:val="E2C258CA3AD34B0C9A710160C4D183DF"/>
        <w:category>
          <w:name w:val="General"/>
          <w:gallery w:val="placeholder"/>
        </w:category>
        <w:types>
          <w:type w:val="bbPlcHdr"/>
        </w:types>
        <w:behaviors>
          <w:behavior w:val="content"/>
        </w:behaviors>
        <w:guid w:val="{BDB93983-78D4-426B-B194-3B093F2EE551}"/>
      </w:docPartPr>
      <w:docPartBody>
        <w:p w:rsidR="00D8669E" w:rsidRDefault="004640DC">
          <w:pPr>
            <w:pStyle w:val="E2C258CA3AD34B0C9A710160C4D183DF"/>
          </w:pPr>
          <w:r w:rsidRPr="00B23CB8">
            <w:rPr>
              <w:rStyle w:val="PlaceholderText"/>
            </w:rPr>
            <w:t>[Abstract]</w:t>
          </w:r>
        </w:p>
      </w:docPartBody>
    </w:docPart>
    <w:docPart>
      <w:docPartPr>
        <w:name w:val="AFA6022C06BA43409A943BB11CFAFB2B"/>
        <w:category>
          <w:name w:val="General"/>
          <w:gallery w:val="placeholder"/>
        </w:category>
        <w:types>
          <w:type w:val="bbPlcHdr"/>
        </w:types>
        <w:behaviors>
          <w:behavior w:val="content"/>
        </w:behaviors>
        <w:guid w:val="{9236882E-24B9-4BB6-93F8-4DF4244CB266}"/>
      </w:docPartPr>
      <w:docPartBody>
        <w:p w:rsidR="00D8669E" w:rsidRDefault="004640DC">
          <w:pPr>
            <w:pStyle w:val="AFA6022C06BA43409A943BB11CFAFB2B"/>
          </w:pPr>
          <w:r w:rsidRPr="00B23CB8">
            <w:rPr>
              <w:rStyle w:val="PlaceholderText"/>
            </w:rPr>
            <w:t>[Abstract]</w:t>
          </w:r>
        </w:p>
      </w:docPartBody>
    </w:docPart>
    <w:docPart>
      <w:docPartPr>
        <w:name w:val="50143E62451E463CBC3D592095120CB9"/>
        <w:category>
          <w:name w:val="General"/>
          <w:gallery w:val="placeholder"/>
        </w:category>
        <w:types>
          <w:type w:val="bbPlcHdr"/>
        </w:types>
        <w:behaviors>
          <w:behavior w:val="content"/>
        </w:behaviors>
        <w:guid w:val="{8E3038EF-09A4-4A8A-BE54-39BBCD2F90CD}"/>
      </w:docPartPr>
      <w:docPartBody>
        <w:p w:rsidR="00D8669E" w:rsidRDefault="004640DC">
          <w:pPr>
            <w:pStyle w:val="50143E62451E463CBC3D592095120CB9"/>
          </w:pPr>
          <w:r w:rsidRPr="00B23CB8">
            <w:rPr>
              <w:rStyle w:val="PlaceholderText"/>
            </w:rPr>
            <w:t>[Abstract]</w:t>
          </w:r>
        </w:p>
      </w:docPartBody>
    </w:docPart>
    <w:docPart>
      <w:docPartPr>
        <w:name w:val="9C0F016E7BB54AD2A7746A3B27D52B00"/>
        <w:category>
          <w:name w:val="General"/>
          <w:gallery w:val="placeholder"/>
        </w:category>
        <w:types>
          <w:type w:val="bbPlcHdr"/>
        </w:types>
        <w:behaviors>
          <w:behavior w:val="content"/>
        </w:behaviors>
        <w:guid w:val="{D802B25C-CB69-4511-8D57-B998B0FC7C18}"/>
      </w:docPartPr>
      <w:docPartBody>
        <w:p w:rsidR="00D8669E" w:rsidRDefault="004640DC">
          <w:pPr>
            <w:pStyle w:val="9C0F016E7BB54AD2A7746A3B27D52B00"/>
          </w:pPr>
          <w:r w:rsidRPr="00B23CB8">
            <w:rPr>
              <w:rStyle w:val="PlaceholderText"/>
            </w:rPr>
            <w:t>[Abstract]</w:t>
          </w:r>
        </w:p>
      </w:docPartBody>
    </w:docPart>
    <w:docPart>
      <w:docPartPr>
        <w:name w:val="A5E81CBEDFAE4393BB77FAB2CB47E182"/>
        <w:category>
          <w:name w:val="General"/>
          <w:gallery w:val="placeholder"/>
        </w:category>
        <w:types>
          <w:type w:val="bbPlcHdr"/>
        </w:types>
        <w:behaviors>
          <w:behavior w:val="content"/>
        </w:behaviors>
        <w:guid w:val="{2A61246D-71E2-4096-B731-46988CF69A67}"/>
      </w:docPartPr>
      <w:docPartBody>
        <w:p w:rsidR="00D8669E" w:rsidRDefault="004640DC">
          <w:pPr>
            <w:pStyle w:val="A5E81CBEDFAE4393BB77FAB2CB47E182"/>
          </w:pPr>
          <w:r w:rsidRPr="00B23CB8">
            <w:rPr>
              <w:rStyle w:val="PlaceholderText"/>
            </w:rPr>
            <w:t>[Abstract]</w:t>
          </w:r>
        </w:p>
      </w:docPartBody>
    </w:docPart>
    <w:docPart>
      <w:docPartPr>
        <w:name w:val="B759BE67AF364A0DBDBA11E51774C388"/>
        <w:category>
          <w:name w:val="General"/>
          <w:gallery w:val="placeholder"/>
        </w:category>
        <w:types>
          <w:type w:val="bbPlcHdr"/>
        </w:types>
        <w:behaviors>
          <w:behavior w:val="content"/>
        </w:behaviors>
        <w:guid w:val="{F0B38665-A37D-48E3-A85B-6E8C63C9BA5D}"/>
      </w:docPartPr>
      <w:docPartBody>
        <w:p w:rsidR="00D8669E" w:rsidRDefault="004640DC">
          <w:pPr>
            <w:pStyle w:val="B759BE67AF364A0DBDBA11E51774C388"/>
          </w:pPr>
          <w:r w:rsidRPr="00B23CB8">
            <w:rPr>
              <w:rStyle w:val="PlaceholderText"/>
            </w:rPr>
            <w:t>[Abstract]</w:t>
          </w:r>
        </w:p>
      </w:docPartBody>
    </w:docPart>
    <w:docPart>
      <w:docPartPr>
        <w:name w:val="2488C365CCFA40858F8145A0ADE4F697"/>
        <w:category>
          <w:name w:val="General"/>
          <w:gallery w:val="placeholder"/>
        </w:category>
        <w:types>
          <w:type w:val="bbPlcHdr"/>
        </w:types>
        <w:behaviors>
          <w:behavior w:val="content"/>
        </w:behaviors>
        <w:guid w:val="{2C3B3841-91ED-4AB5-A01E-E1C589271A4B}"/>
      </w:docPartPr>
      <w:docPartBody>
        <w:p w:rsidR="00D8669E" w:rsidRDefault="004640DC">
          <w:pPr>
            <w:pStyle w:val="2488C365CCFA40858F8145A0ADE4F697"/>
          </w:pPr>
          <w:r w:rsidRPr="00B23CB8">
            <w:rPr>
              <w:rStyle w:val="PlaceholderText"/>
            </w:rPr>
            <w:t>[Abstract]</w:t>
          </w:r>
        </w:p>
      </w:docPartBody>
    </w:docPart>
    <w:docPart>
      <w:docPartPr>
        <w:name w:val="8568A80D1D744AA698678614210CD1F0"/>
        <w:category>
          <w:name w:val="General"/>
          <w:gallery w:val="placeholder"/>
        </w:category>
        <w:types>
          <w:type w:val="bbPlcHdr"/>
        </w:types>
        <w:behaviors>
          <w:behavior w:val="content"/>
        </w:behaviors>
        <w:guid w:val="{43DCE74F-69F1-470E-B690-8CA91E9D76F4}"/>
      </w:docPartPr>
      <w:docPartBody>
        <w:p w:rsidR="00D8669E" w:rsidRDefault="004640DC">
          <w:pPr>
            <w:pStyle w:val="8568A80D1D744AA698678614210CD1F0"/>
          </w:pPr>
          <w:r w:rsidRPr="00B23CB8">
            <w:rPr>
              <w:rStyle w:val="PlaceholderText"/>
            </w:rPr>
            <w:t>[Abstract]</w:t>
          </w:r>
        </w:p>
      </w:docPartBody>
    </w:docPart>
    <w:docPart>
      <w:docPartPr>
        <w:name w:val="AFA711F973964C98BDFA3281E9F2CA8E"/>
        <w:category>
          <w:name w:val="General"/>
          <w:gallery w:val="placeholder"/>
        </w:category>
        <w:types>
          <w:type w:val="bbPlcHdr"/>
        </w:types>
        <w:behaviors>
          <w:behavior w:val="content"/>
        </w:behaviors>
        <w:guid w:val="{0C10EEB8-8B6B-4869-8D32-1463FBBA303C}"/>
      </w:docPartPr>
      <w:docPartBody>
        <w:p w:rsidR="00D8669E" w:rsidRDefault="004640DC">
          <w:pPr>
            <w:pStyle w:val="AFA711F973964C98BDFA3281E9F2CA8E"/>
          </w:pPr>
          <w:r w:rsidRPr="00B23CB8">
            <w:rPr>
              <w:rStyle w:val="PlaceholderText"/>
            </w:rPr>
            <w:t>[Abstract]</w:t>
          </w:r>
        </w:p>
      </w:docPartBody>
    </w:docPart>
    <w:docPart>
      <w:docPartPr>
        <w:name w:val="DB9AF061E7C8465E82013446E582893F"/>
        <w:category>
          <w:name w:val="General"/>
          <w:gallery w:val="placeholder"/>
        </w:category>
        <w:types>
          <w:type w:val="bbPlcHdr"/>
        </w:types>
        <w:behaviors>
          <w:behavior w:val="content"/>
        </w:behaviors>
        <w:guid w:val="{7C35D74B-90C0-4427-99E7-3F650BE9A25E}"/>
      </w:docPartPr>
      <w:docPartBody>
        <w:p w:rsidR="00D8669E" w:rsidRDefault="004640DC">
          <w:pPr>
            <w:pStyle w:val="DB9AF061E7C8465E82013446E582893F"/>
          </w:pPr>
          <w:r w:rsidRPr="00B23CB8">
            <w:rPr>
              <w:rStyle w:val="PlaceholderText"/>
            </w:rPr>
            <w:t>[Abstract]</w:t>
          </w:r>
        </w:p>
      </w:docPartBody>
    </w:docPart>
    <w:docPart>
      <w:docPartPr>
        <w:name w:val="EC5653E13F9A4EFC89DFD344B4ACF107"/>
        <w:category>
          <w:name w:val="General"/>
          <w:gallery w:val="placeholder"/>
        </w:category>
        <w:types>
          <w:type w:val="bbPlcHdr"/>
        </w:types>
        <w:behaviors>
          <w:behavior w:val="content"/>
        </w:behaviors>
        <w:guid w:val="{0EAD8028-B48D-47A2-BE12-E7632F9545D3}"/>
      </w:docPartPr>
      <w:docPartBody>
        <w:p w:rsidR="00CD03FE" w:rsidRDefault="004640DC">
          <w:pPr>
            <w:pStyle w:val="EC5653E13F9A4EFC89DFD344B4ACF107"/>
          </w:pPr>
          <w:r w:rsidRPr="00B23CB8">
            <w:rPr>
              <w:rStyle w:val="PlaceholderText"/>
            </w:rPr>
            <w:t>[Abstract]</w:t>
          </w:r>
        </w:p>
      </w:docPartBody>
    </w:docPart>
    <w:docPart>
      <w:docPartPr>
        <w:name w:val="1B80786B646D4969B793C0507B486F4F"/>
        <w:category>
          <w:name w:val="General"/>
          <w:gallery w:val="placeholder"/>
        </w:category>
        <w:types>
          <w:type w:val="bbPlcHdr"/>
        </w:types>
        <w:behaviors>
          <w:behavior w:val="content"/>
        </w:behaviors>
        <w:guid w:val="{170E3DD7-6241-4EAD-A625-437EC5CCCB5D}"/>
      </w:docPartPr>
      <w:docPartBody>
        <w:p w:rsidR="00CD03FE" w:rsidRDefault="004640DC">
          <w:pPr>
            <w:pStyle w:val="1B80786B646D4969B793C0507B486F4F"/>
          </w:pPr>
          <w:r w:rsidRPr="00B23CB8">
            <w:rPr>
              <w:rStyle w:val="PlaceholderText"/>
            </w:rPr>
            <w:t>[Abstract]</w:t>
          </w:r>
        </w:p>
      </w:docPartBody>
    </w:docPart>
    <w:docPart>
      <w:docPartPr>
        <w:name w:val="86B1D818DDFC41C08C08AA8339E937E5"/>
        <w:category>
          <w:name w:val="General"/>
          <w:gallery w:val="placeholder"/>
        </w:category>
        <w:types>
          <w:type w:val="bbPlcHdr"/>
        </w:types>
        <w:behaviors>
          <w:behavior w:val="content"/>
        </w:behaviors>
        <w:guid w:val="{2CE20E6F-5902-439C-B1D8-A8452331339D}"/>
      </w:docPartPr>
      <w:docPartBody>
        <w:p w:rsidR="00CD03FE" w:rsidRDefault="004640DC">
          <w:pPr>
            <w:pStyle w:val="86B1D818DDFC41C08C08AA8339E937E5"/>
          </w:pPr>
          <w:r w:rsidRPr="00B23CB8">
            <w:rPr>
              <w:rStyle w:val="PlaceholderText"/>
            </w:rPr>
            <w:t>[Abstract]</w:t>
          </w:r>
        </w:p>
      </w:docPartBody>
    </w:docPart>
    <w:docPart>
      <w:docPartPr>
        <w:name w:val="40B218D2587B4DE187371AE99F8CCAC9"/>
        <w:category>
          <w:name w:val="General"/>
          <w:gallery w:val="placeholder"/>
        </w:category>
        <w:types>
          <w:type w:val="bbPlcHdr"/>
        </w:types>
        <w:behaviors>
          <w:behavior w:val="content"/>
        </w:behaviors>
        <w:guid w:val="{A7284D11-BBBF-48B6-992C-5EF7C0CE4CA7}"/>
      </w:docPartPr>
      <w:docPartBody>
        <w:p w:rsidR="00CD03FE" w:rsidRDefault="004640DC">
          <w:pPr>
            <w:pStyle w:val="40B218D2587B4DE187371AE99F8CCAC9"/>
          </w:pPr>
          <w:r w:rsidRPr="00B23CB8">
            <w:rPr>
              <w:rStyle w:val="PlaceholderText"/>
            </w:rPr>
            <w:t>[Abstract]</w:t>
          </w:r>
        </w:p>
      </w:docPartBody>
    </w:docPart>
    <w:docPart>
      <w:docPartPr>
        <w:name w:val="F78D1D71F8404EBD821F8406116EC1B7"/>
        <w:category>
          <w:name w:val="General"/>
          <w:gallery w:val="placeholder"/>
        </w:category>
        <w:types>
          <w:type w:val="bbPlcHdr"/>
        </w:types>
        <w:behaviors>
          <w:behavior w:val="content"/>
        </w:behaviors>
        <w:guid w:val="{D53C166B-89F8-483B-A99F-F684A2517033}"/>
      </w:docPartPr>
      <w:docPartBody>
        <w:p w:rsidR="00CD03FE" w:rsidRDefault="004640DC">
          <w:pPr>
            <w:pStyle w:val="F78D1D71F8404EBD821F8406116EC1B7"/>
          </w:pPr>
          <w:r w:rsidRPr="00B23CB8">
            <w:rPr>
              <w:rStyle w:val="PlaceholderText"/>
            </w:rPr>
            <w:t>[Abstract]</w:t>
          </w:r>
        </w:p>
      </w:docPartBody>
    </w:docPart>
    <w:docPart>
      <w:docPartPr>
        <w:name w:val="4B4D37A0333F4F3080CA9AEC3CAAA790"/>
        <w:category>
          <w:name w:val="General"/>
          <w:gallery w:val="placeholder"/>
        </w:category>
        <w:types>
          <w:type w:val="bbPlcHdr"/>
        </w:types>
        <w:behaviors>
          <w:behavior w:val="content"/>
        </w:behaviors>
        <w:guid w:val="{3D1776E5-7CD4-4B13-BB1B-30D74E4C005C}"/>
      </w:docPartPr>
      <w:docPartBody>
        <w:p w:rsidR="00CD03FE" w:rsidRDefault="004640DC">
          <w:pPr>
            <w:pStyle w:val="4B4D37A0333F4F3080CA9AEC3CAAA790"/>
          </w:pPr>
          <w:r w:rsidRPr="00B23CB8">
            <w:rPr>
              <w:rStyle w:val="PlaceholderText"/>
            </w:rPr>
            <w:t>[Abstract]</w:t>
          </w:r>
        </w:p>
      </w:docPartBody>
    </w:docPart>
    <w:docPart>
      <w:docPartPr>
        <w:name w:val="7F8A46CDD0B544CAA045628701279F2A"/>
        <w:category>
          <w:name w:val="General"/>
          <w:gallery w:val="placeholder"/>
        </w:category>
        <w:types>
          <w:type w:val="bbPlcHdr"/>
        </w:types>
        <w:behaviors>
          <w:behavior w:val="content"/>
        </w:behaviors>
        <w:guid w:val="{C93794A9-1D6A-4B87-A15A-3E36FDF1EC95}"/>
      </w:docPartPr>
      <w:docPartBody>
        <w:p w:rsidR="00CD03FE" w:rsidRDefault="004640DC">
          <w:pPr>
            <w:pStyle w:val="7F8A46CDD0B544CAA045628701279F2A"/>
          </w:pPr>
          <w:r w:rsidRPr="00B23CB8">
            <w:rPr>
              <w:rStyle w:val="PlaceholderText"/>
            </w:rPr>
            <w:t>[Abstract]</w:t>
          </w:r>
        </w:p>
      </w:docPartBody>
    </w:docPart>
    <w:docPart>
      <w:docPartPr>
        <w:name w:val="81C7DA134BE042CFB03D1345B9BED5B1"/>
        <w:category>
          <w:name w:val="General"/>
          <w:gallery w:val="placeholder"/>
        </w:category>
        <w:types>
          <w:type w:val="bbPlcHdr"/>
        </w:types>
        <w:behaviors>
          <w:behavior w:val="content"/>
        </w:behaviors>
        <w:guid w:val="{458E2FF4-1AD3-4EDE-9EA2-25BFD5A2DCDD}"/>
      </w:docPartPr>
      <w:docPartBody>
        <w:p w:rsidR="00CD03FE" w:rsidRDefault="0000572E">
          <w:pPr>
            <w:pStyle w:val="81C7DA134BE042CFB03D1345B9BED5B1"/>
          </w:pPr>
          <w:r w:rsidRPr="000E5D55">
            <w:rPr>
              <w:rStyle w:val="PlaceholderText"/>
            </w:rPr>
            <w:t>[Author]</w:t>
          </w:r>
        </w:p>
      </w:docPartBody>
    </w:docPart>
    <w:docPart>
      <w:docPartPr>
        <w:name w:val="D603DAA0BF8542FA8F5B2999B1C8700E"/>
        <w:category>
          <w:name w:val="General"/>
          <w:gallery w:val="placeholder"/>
        </w:category>
        <w:types>
          <w:type w:val="bbPlcHdr"/>
        </w:types>
        <w:behaviors>
          <w:behavior w:val="content"/>
        </w:behaviors>
        <w:guid w:val="{02CBF38A-054D-4740-B97E-209FD31AFBFE}"/>
      </w:docPartPr>
      <w:docPartBody>
        <w:p w:rsidR="00CD03FE" w:rsidRDefault="004640DC">
          <w:pPr>
            <w:pStyle w:val="D603DAA0BF8542FA8F5B2999B1C8700E"/>
          </w:pPr>
          <w:r w:rsidRPr="00B23CB8">
            <w:rPr>
              <w:rStyle w:val="PlaceholderText"/>
            </w:rPr>
            <w:t>[Abstract]</w:t>
          </w:r>
        </w:p>
      </w:docPartBody>
    </w:docPart>
    <w:docPart>
      <w:docPartPr>
        <w:name w:val="6898CF490FC245FC857FADD6A6D7DADB"/>
        <w:category>
          <w:name w:val="General"/>
          <w:gallery w:val="placeholder"/>
        </w:category>
        <w:types>
          <w:type w:val="bbPlcHdr"/>
        </w:types>
        <w:behaviors>
          <w:behavior w:val="content"/>
        </w:behaviors>
        <w:guid w:val="{023FA2BC-C6E4-4AC2-9586-EEBA440117A6}"/>
      </w:docPartPr>
      <w:docPartBody>
        <w:p w:rsidR="00CD03FE" w:rsidRDefault="004640DC">
          <w:pPr>
            <w:pStyle w:val="6898CF490FC245FC857FADD6A6D7DADB"/>
          </w:pPr>
          <w:r w:rsidRPr="00B23CB8">
            <w:rPr>
              <w:rStyle w:val="PlaceholderText"/>
            </w:rPr>
            <w:t>[Abstract]</w:t>
          </w:r>
        </w:p>
      </w:docPartBody>
    </w:docPart>
    <w:docPart>
      <w:docPartPr>
        <w:name w:val="8A3A397772814E6BA97EDF696151A9FE"/>
        <w:category>
          <w:name w:val="General"/>
          <w:gallery w:val="placeholder"/>
        </w:category>
        <w:types>
          <w:type w:val="bbPlcHdr"/>
        </w:types>
        <w:behaviors>
          <w:behavior w:val="content"/>
        </w:behaviors>
        <w:guid w:val="{6977C3BA-6060-45C2-8E16-9A8F20449320}"/>
      </w:docPartPr>
      <w:docPartBody>
        <w:p w:rsidR="00CD03FE" w:rsidRDefault="004640DC">
          <w:pPr>
            <w:pStyle w:val="8A3A397772814E6BA97EDF696151A9FE"/>
          </w:pPr>
          <w:r w:rsidRPr="00B23CB8">
            <w:rPr>
              <w:rStyle w:val="PlaceholderText"/>
            </w:rPr>
            <w:t>[Abstract]</w:t>
          </w:r>
        </w:p>
      </w:docPartBody>
    </w:docPart>
    <w:docPart>
      <w:docPartPr>
        <w:name w:val="C5ADFFBDA73D4030B1DBFDB530AAD35A"/>
        <w:category>
          <w:name w:val="General"/>
          <w:gallery w:val="placeholder"/>
        </w:category>
        <w:types>
          <w:type w:val="bbPlcHdr"/>
        </w:types>
        <w:behaviors>
          <w:behavior w:val="content"/>
        </w:behaviors>
        <w:guid w:val="{4F39E6AE-3DFD-4904-A036-72386F2A53A7}"/>
      </w:docPartPr>
      <w:docPartBody>
        <w:p w:rsidR="00CD03FE" w:rsidRDefault="0000572E">
          <w:pPr>
            <w:pStyle w:val="C5ADFFBDA73D4030B1DBFDB530AAD35A"/>
          </w:pPr>
          <w:r w:rsidRPr="000E5D55">
            <w:rPr>
              <w:rStyle w:val="PlaceholderText"/>
            </w:rPr>
            <w:t>[Author]</w:t>
          </w:r>
        </w:p>
      </w:docPartBody>
    </w:docPart>
    <w:docPart>
      <w:docPartPr>
        <w:name w:val="8BEF02DABD3E4C728F20F3B30418E14C"/>
        <w:category>
          <w:name w:val="General"/>
          <w:gallery w:val="placeholder"/>
        </w:category>
        <w:types>
          <w:type w:val="bbPlcHdr"/>
        </w:types>
        <w:behaviors>
          <w:behavior w:val="content"/>
        </w:behaviors>
        <w:guid w:val="{C0F6F2E5-E989-400D-8941-D441E4B76525}"/>
      </w:docPartPr>
      <w:docPartBody>
        <w:p w:rsidR="00CD03FE" w:rsidRDefault="0000572E">
          <w:pPr>
            <w:pStyle w:val="8BEF02DABD3E4C728F20F3B30418E14C"/>
          </w:pPr>
          <w:r w:rsidRPr="000E5D55">
            <w:rPr>
              <w:rStyle w:val="PlaceholderText"/>
            </w:rPr>
            <w:t>[Author]</w:t>
          </w:r>
        </w:p>
      </w:docPartBody>
    </w:docPart>
    <w:docPart>
      <w:docPartPr>
        <w:name w:val="8746D20651CB44BE9B66E455E5E135C1"/>
        <w:category>
          <w:name w:val="General"/>
          <w:gallery w:val="placeholder"/>
        </w:category>
        <w:types>
          <w:type w:val="bbPlcHdr"/>
        </w:types>
        <w:behaviors>
          <w:behavior w:val="content"/>
        </w:behaviors>
        <w:guid w:val="{5DDD3B00-DFD7-4E39-AC9E-3123385D7544}"/>
      </w:docPartPr>
      <w:docPartBody>
        <w:p w:rsidR="00CD03FE" w:rsidRDefault="004640DC">
          <w:pPr>
            <w:pStyle w:val="8746D20651CB44BE9B66E455E5E135C1"/>
          </w:pPr>
          <w:r w:rsidRPr="00B23CB8">
            <w:rPr>
              <w:rStyle w:val="PlaceholderText"/>
            </w:rPr>
            <w:t>[Abstract]</w:t>
          </w:r>
        </w:p>
      </w:docPartBody>
    </w:docPart>
    <w:docPart>
      <w:docPartPr>
        <w:name w:val="5AABB580C0EF45D8B0080E3B16654A10"/>
        <w:category>
          <w:name w:val="General"/>
          <w:gallery w:val="placeholder"/>
        </w:category>
        <w:types>
          <w:type w:val="bbPlcHdr"/>
        </w:types>
        <w:behaviors>
          <w:behavior w:val="content"/>
        </w:behaviors>
        <w:guid w:val="{E1F23E0C-C276-4E52-BBCE-6D609A2F5C0D}"/>
      </w:docPartPr>
      <w:docPartBody>
        <w:p w:rsidR="00CD03FE" w:rsidRDefault="00887281">
          <w:pPr>
            <w:pStyle w:val="5AABB580C0EF45D8B0080E3B16654A10"/>
          </w:pPr>
          <w:r w:rsidRPr="000E5D55">
            <w:rPr>
              <w:rStyle w:val="PlaceholderText"/>
            </w:rPr>
            <w:t>[Author]</w:t>
          </w:r>
        </w:p>
      </w:docPartBody>
    </w:docPart>
    <w:docPart>
      <w:docPartPr>
        <w:name w:val="2FD2F53FE64E4FA98BF4D8F709A3BF25"/>
        <w:category>
          <w:name w:val="General"/>
          <w:gallery w:val="placeholder"/>
        </w:category>
        <w:types>
          <w:type w:val="bbPlcHdr"/>
        </w:types>
        <w:behaviors>
          <w:behavior w:val="content"/>
        </w:behaviors>
        <w:guid w:val="{90021460-AA0A-46FC-B67C-BFBFB0212B3E}"/>
      </w:docPartPr>
      <w:docPartBody>
        <w:p w:rsidR="00B33EC8" w:rsidRDefault="00B33EC8" w:rsidP="00B33EC8">
          <w:pPr>
            <w:pStyle w:val="2FD2F53FE64E4FA98BF4D8F709A3BF25"/>
          </w:pPr>
          <w:r w:rsidRPr="00B23CB8">
            <w:rPr>
              <w:rStyle w:val="PlaceholderText"/>
            </w:rPr>
            <w:t>[Abstract]</w:t>
          </w:r>
        </w:p>
      </w:docPartBody>
    </w:docPart>
    <w:docPart>
      <w:docPartPr>
        <w:name w:val="DA9399E9920C4D058D030D0DF2771D15"/>
        <w:category>
          <w:name w:val="General"/>
          <w:gallery w:val="placeholder"/>
        </w:category>
        <w:types>
          <w:type w:val="bbPlcHdr"/>
        </w:types>
        <w:behaviors>
          <w:behavior w:val="content"/>
        </w:behaviors>
        <w:guid w:val="{F5FE0E2F-53B8-40CF-8112-74612E17BE2B}"/>
      </w:docPartPr>
      <w:docPartBody>
        <w:p w:rsidR="00F557F8" w:rsidRDefault="00994784" w:rsidP="00994784">
          <w:pPr>
            <w:pStyle w:val="DA9399E9920C4D058D030D0DF2771D15"/>
          </w:pPr>
          <w:r>
            <w:rPr>
              <w:rStyle w:val="PlaceholderText"/>
            </w:rPr>
            <w:t>[Title]</w:t>
          </w:r>
        </w:p>
      </w:docPartBody>
    </w:docPart>
    <w:docPart>
      <w:docPartPr>
        <w:name w:val="BEEFDB7A717A42EE92EBB6B97FB5F6B9"/>
        <w:category>
          <w:name w:val="General"/>
          <w:gallery w:val="placeholder"/>
        </w:category>
        <w:types>
          <w:type w:val="bbPlcHdr"/>
        </w:types>
        <w:behaviors>
          <w:behavior w:val="content"/>
        </w:behaviors>
        <w:guid w:val="{1CB0B348-BC1A-4F65-BC38-D481195FA415}"/>
      </w:docPartPr>
      <w:docPartBody>
        <w:p w:rsidR="00F557F8" w:rsidRDefault="00994784" w:rsidP="00994784">
          <w:pPr>
            <w:pStyle w:val="BEEFDB7A717A42EE92EBB6B97FB5F6B9"/>
          </w:pPr>
          <w:r w:rsidRPr="00B23CB8">
            <w:rPr>
              <w:rStyle w:val="PlaceholderText"/>
            </w:rPr>
            <w:t>[Abstract]</w:t>
          </w:r>
        </w:p>
      </w:docPartBody>
    </w:docPart>
    <w:docPart>
      <w:docPartPr>
        <w:name w:val="4B9B8BFB3F944F9A9245796FB5DAF856"/>
        <w:category>
          <w:name w:val="General"/>
          <w:gallery w:val="placeholder"/>
        </w:category>
        <w:types>
          <w:type w:val="bbPlcHdr"/>
        </w:types>
        <w:behaviors>
          <w:behavior w:val="content"/>
        </w:behaviors>
        <w:guid w:val="{4FBBF656-4891-47DE-8A5D-BE869C9CB332}"/>
      </w:docPartPr>
      <w:docPartBody>
        <w:p w:rsidR="00F557F8" w:rsidRDefault="00994784" w:rsidP="00994784">
          <w:pPr>
            <w:pStyle w:val="4B9B8BFB3F944F9A9245796FB5DAF856"/>
          </w:pPr>
          <w:r w:rsidRPr="00B23CB8">
            <w:rPr>
              <w:rStyle w:val="PlaceholderText"/>
            </w:rPr>
            <w:t>[Abstract]</w:t>
          </w:r>
        </w:p>
      </w:docPartBody>
    </w:docPart>
    <w:docPart>
      <w:docPartPr>
        <w:name w:val="C5C64955A32C4EA38652525F0996DB9D"/>
        <w:category>
          <w:name w:val="General"/>
          <w:gallery w:val="placeholder"/>
        </w:category>
        <w:types>
          <w:type w:val="bbPlcHdr"/>
        </w:types>
        <w:behaviors>
          <w:behavior w:val="content"/>
        </w:behaviors>
        <w:guid w:val="{5B9C2F08-68F8-4FE7-94CE-65B9B80C97BB}"/>
      </w:docPartPr>
      <w:docPartBody>
        <w:p w:rsidR="00F557F8" w:rsidRDefault="00994784" w:rsidP="00994784">
          <w:pPr>
            <w:pStyle w:val="C5C64955A32C4EA38652525F0996DB9D"/>
          </w:pPr>
          <w:r w:rsidRPr="00B23CB8">
            <w:rPr>
              <w:rStyle w:val="PlaceholderText"/>
            </w:rPr>
            <w:t>[Abstract]</w:t>
          </w:r>
        </w:p>
      </w:docPartBody>
    </w:docPart>
    <w:docPart>
      <w:docPartPr>
        <w:name w:val="B3AA979FD09C4CBBBC2B20F659FC8330"/>
        <w:category>
          <w:name w:val="General"/>
          <w:gallery w:val="placeholder"/>
        </w:category>
        <w:types>
          <w:type w:val="bbPlcHdr"/>
        </w:types>
        <w:behaviors>
          <w:behavior w:val="content"/>
        </w:behaviors>
        <w:guid w:val="{CB844905-117F-4881-8558-75A670AF0940}"/>
      </w:docPartPr>
      <w:docPartBody>
        <w:p w:rsidR="00F557F8" w:rsidRDefault="00994784" w:rsidP="00994784">
          <w:pPr>
            <w:pStyle w:val="B3AA979FD09C4CBBBC2B20F659FC8330"/>
          </w:pPr>
          <w:r w:rsidRPr="00B23CB8">
            <w:rPr>
              <w:rStyle w:val="PlaceholderText"/>
            </w:rPr>
            <w:t>[Abstract]</w:t>
          </w:r>
        </w:p>
      </w:docPartBody>
    </w:docPart>
    <w:docPart>
      <w:docPartPr>
        <w:name w:val="211BEC4DCB7B4F5BBAF4C3EC1B675FC1"/>
        <w:category>
          <w:name w:val="General"/>
          <w:gallery w:val="placeholder"/>
        </w:category>
        <w:types>
          <w:type w:val="bbPlcHdr"/>
        </w:types>
        <w:behaviors>
          <w:behavior w:val="content"/>
        </w:behaviors>
        <w:guid w:val="{7DE697AE-169A-4969-8454-9086C7BCCA8C}"/>
      </w:docPartPr>
      <w:docPartBody>
        <w:p w:rsidR="00F557F8" w:rsidRDefault="00994784" w:rsidP="00994784">
          <w:pPr>
            <w:pStyle w:val="211BEC4DCB7B4F5BBAF4C3EC1B675FC1"/>
          </w:pPr>
          <w:r w:rsidRPr="00B23CB8">
            <w:rPr>
              <w:rStyle w:val="PlaceholderText"/>
            </w:rPr>
            <w:t>[Abstract]</w:t>
          </w:r>
        </w:p>
      </w:docPartBody>
    </w:docPart>
    <w:docPart>
      <w:docPartPr>
        <w:name w:val="5B755FA7C64142DF8D5A02A6E57C54AF"/>
        <w:category>
          <w:name w:val="General"/>
          <w:gallery w:val="placeholder"/>
        </w:category>
        <w:types>
          <w:type w:val="bbPlcHdr"/>
        </w:types>
        <w:behaviors>
          <w:behavior w:val="content"/>
        </w:behaviors>
        <w:guid w:val="{9FFF5B05-22EA-494F-A81B-CB406C68EB00}"/>
      </w:docPartPr>
      <w:docPartBody>
        <w:p w:rsidR="00F557F8" w:rsidRDefault="00994784" w:rsidP="00994784">
          <w:pPr>
            <w:pStyle w:val="5B755FA7C64142DF8D5A02A6E57C54AF"/>
          </w:pPr>
          <w:r w:rsidRPr="00B23CB8">
            <w:rPr>
              <w:rStyle w:val="PlaceholderText"/>
            </w:rPr>
            <w:t>[Abstract]</w:t>
          </w:r>
        </w:p>
      </w:docPartBody>
    </w:docPart>
    <w:docPart>
      <w:docPartPr>
        <w:name w:val="71DD3EDA437C4B1AB10F9583D690CD45"/>
        <w:category>
          <w:name w:val="General"/>
          <w:gallery w:val="placeholder"/>
        </w:category>
        <w:types>
          <w:type w:val="bbPlcHdr"/>
        </w:types>
        <w:behaviors>
          <w:behavior w:val="content"/>
        </w:behaviors>
        <w:guid w:val="{B03606B8-6B78-41B9-9981-9FEBBE2D897E}"/>
      </w:docPartPr>
      <w:docPartBody>
        <w:p w:rsidR="00F557F8" w:rsidRDefault="00994784" w:rsidP="00994784">
          <w:pPr>
            <w:pStyle w:val="71DD3EDA437C4B1AB10F9583D690CD45"/>
          </w:pPr>
          <w:r w:rsidRPr="00B23CB8">
            <w:rPr>
              <w:rStyle w:val="PlaceholderText"/>
            </w:rPr>
            <w:t>[Abstract]</w:t>
          </w:r>
        </w:p>
      </w:docPartBody>
    </w:docPart>
    <w:docPart>
      <w:docPartPr>
        <w:name w:val="57303275CD3F4BA3BE4BEAF02A9C20C4"/>
        <w:category>
          <w:name w:val="General"/>
          <w:gallery w:val="placeholder"/>
        </w:category>
        <w:types>
          <w:type w:val="bbPlcHdr"/>
        </w:types>
        <w:behaviors>
          <w:behavior w:val="content"/>
        </w:behaviors>
        <w:guid w:val="{8FCBD19A-0D67-436B-B7B9-E2CBE79F5C0E}"/>
      </w:docPartPr>
      <w:docPartBody>
        <w:p w:rsidR="00F557F8" w:rsidRDefault="00994784" w:rsidP="00994784">
          <w:pPr>
            <w:pStyle w:val="57303275CD3F4BA3BE4BEAF02A9C20C4"/>
          </w:pPr>
          <w:r w:rsidRPr="00B23CB8">
            <w:rPr>
              <w:rStyle w:val="PlaceholderText"/>
            </w:rPr>
            <w:t>[Abstract]</w:t>
          </w:r>
        </w:p>
      </w:docPartBody>
    </w:docPart>
    <w:docPart>
      <w:docPartPr>
        <w:name w:val="FB1C436FD5EB427CA370E89556D44F11"/>
        <w:category>
          <w:name w:val="General"/>
          <w:gallery w:val="placeholder"/>
        </w:category>
        <w:types>
          <w:type w:val="bbPlcHdr"/>
        </w:types>
        <w:behaviors>
          <w:behavior w:val="content"/>
        </w:behaviors>
        <w:guid w:val="{4DB80C7D-80C7-4BAC-9E84-DDC1CF8436BA}"/>
      </w:docPartPr>
      <w:docPartBody>
        <w:p w:rsidR="00F557F8" w:rsidRDefault="00994784" w:rsidP="00994784">
          <w:pPr>
            <w:pStyle w:val="FB1C436FD5EB427CA370E89556D44F11"/>
          </w:pPr>
          <w:r w:rsidRPr="00B23CB8">
            <w:rPr>
              <w:rStyle w:val="PlaceholderText"/>
            </w:rPr>
            <w:t>[Abstract]</w:t>
          </w:r>
        </w:p>
      </w:docPartBody>
    </w:docPart>
    <w:docPart>
      <w:docPartPr>
        <w:name w:val="C30F4F51829F4E98B49824C85D5DD105"/>
        <w:category>
          <w:name w:val="General"/>
          <w:gallery w:val="placeholder"/>
        </w:category>
        <w:types>
          <w:type w:val="bbPlcHdr"/>
        </w:types>
        <w:behaviors>
          <w:behavior w:val="content"/>
        </w:behaviors>
        <w:guid w:val="{242F0001-2137-46CC-A0F9-690F21C1CDCD}"/>
      </w:docPartPr>
      <w:docPartBody>
        <w:p w:rsidR="00F557F8" w:rsidRDefault="00994784" w:rsidP="00994784">
          <w:pPr>
            <w:pStyle w:val="C30F4F51829F4E98B49824C85D5DD105"/>
          </w:pPr>
          <w:r w:rsidRPr="00B23CB8">
            <w:rPr>
              <w:rStyle w:val="PlaceholderText"/>
            </w:rPr>
            <w:t>[Abstract]</w:t>
          </w:r>
        </w:p>
      </w:docPartBody>
    </w:docPart>
    <w:docPart>
      <w:docPartPr>
        <w:name w:val="C100BCD075A8485D86FE48214371BD9C"/>
        <w:category>
          <w:name w:val="General"/>
          <w:gallery w:val="placeholder"/>
        </w:category>
        <w:types>
          <w:type w:val="bbPlcHdr"/>
        </w:types>
        <w:behaviors>
          <w:behavior w:val="content"/>
        </w:behaviors>
        <w:guid w:val="{E59AA92E-52DE-4EF7-81EA-E34A2A176B97}"/>
      </w:docPartPr>
      <w:docPartBody>
        <w:p w:rsidR="00D83B33" w:rsidRDefault="00D83B33">
          <w:pPr>
            <w:pStyle w:val="C100BCD075A8485D86FE48214371BD9C"/>
          </w:pPr>
          <w:r w:rsidRPr="00B23CB8">
            <w:rPr>
              <w:rStyle w:val="PlaceholderText"/>
            </w:rPr>
            <w:t>[Abstract]</w:t>
          </w:r>
        </w:p>
      </w:docPartBody>
    </w:docPart>
    <w:docPart>
      <w:docPartPr>
        <w:name w:val="FF8F70C00F294D3F888E9985E4CE753C"/>
        <w:category>
          <w:name w:val="General"/>
          <w:gallery w:val="placeholder"/>
        </w:category>
        <w:types>
          <w:type w:val="bbPlcHdr"/>
        </w:types>
        <w:behaviors>
          <w:behavior w:val="content"/>
        </w:behaviors>
        <w:guid w:val="{CFAF828E-AE00-4D5D-8E51-6E5C17D41956}"/>
      </w:docPartPr>
      <w:docPartBody>
        <w:p w:rsidR="00D83B33" w:rsidRDefault="00D83B33">
          <w:pPr>
            <w:pStyle w:val="FF8F70C00F294D3F888E9985E4CE753C"/>
          </w:pPr>
          <w:r w:rsidRPr="00B23CB8">
            <w:rPr>
              <w:rStyle w:val="PlaceholderText"/>
            </w:rPr>
            <w:t>[Abstract]</w:t>
          </w:r>
        </w:p>
      </w:docPartBody>
    </w:docPart>
    <w:docPart>
      <w:docPartPr>
        <w:name w:val="E70FD2824F4E4DEA94E7573A73047CE1"/>
        <w:category>
          <w:name w:val="General"/>
          <w:gallery w:val="placeholder"/>
        </w:category>
        <w:types>
          <w:type w:val="bbPlcHdr"/>
        </w:types>
        <w:behaviors>
          <w:behavior w:val="content"/>
        </w:behaviors>
        <w:guid w:val="{9474C703-30C2-4A17-AEC1-EB77ACC46EFC}"/>
      </w:docPartPr>
      <w:docPartBody>
        <w:p w:rsidR="00FF5A34" w:rsidRDefault="008F6634">
          <w:pPr>
            <w:pStyle w:val="E70FD2824F4E4DEA94E7573A73047CE1"/>
          </w:pPr>
          <w:r w:rsidRPr="000E5D55">
            <w:rPr>
              <w:rStyle w:val="PlaceholderText"/>
            </w:rPr>
            <w:t>[Author]</w:t>
          </w:r>
        </w:p>
      </w:docPartBody>
    </w:docPart>
    <w:docPart>
      <w:docPartPr>
        <w:name w:val="FC7FB1B894C54793B1BE52B4221E888B"/>
        <w:category>
          <w:name w:val="General"/>
          <w:gallery w:val="placeholder"/>
        </w:category>
        <w:types>
          <w:type w:val="bbPlcHdr"/>
        </w:types>
        <w:behaviors>
          <w:behavior w:val="content"/>
        </w:behaviors>
        <w:guid w:val="{6E84F4A1-3D44-4E43-9193-A7131B1913F7}"/>
      </w:docPartPr>
      <w:docPartBody>
        <w:p w:rsidR="00FF5A34" w:rsidRDefault="008F6634">
          <w:pPr>
            <w:pStyle w:val="FC7FB1B894C54793B1BE52B4221E888B"/>
          </w:pPr>
          <w:r w:rsidRPr="000E5D55">
            <w:rPr>
              <w:rStyle w:val="PlaceholderText"/>
            </w:rPr>
            <w:t>[Author]</w:t>
          </w:r>
        </w:p>
      </w:docPartBody>
    </w:docPart>
    <w:docPart>
      <w:docPartPr>
        <w:name w:val="EFA64B557E1F4606A27BC675053361EB"/>
        <w:category>
          <w:name w:val="General"/>
          <w:gallery w:val="placeholder"/>
        </w:category>
        <w:types>
          <w:type w:val="bbPlcHdr"/>
        </w:types>
        <w:behaviors>
          <w:behavior w:val="content"/>
        </w:behaviors>
        <w:guid w:val="{AB5619E3-52D6-4225-816C-DE228E9A1C8E}"/>
      </w:docPartPr>
      <w:docPartBody>
        <w:p w:rsidR="00236F54" w:rsidRDefault="00D83B33">
          <w:pPr>
            <w:pStyle w:val="EFA64B557E1F4606A27BC675053361EB"/>
          </w:pPr>
          <w:r w:rsidRPr="000E5D55">
            <w:rPr>
              <w:rStyle w:val="PlaceholderText"/>
            </w:rPr>
            <w:t>[Author]</w:t>
          </w:r>
        </w:p>
      </w:docPartBody>
    </w:docPart>
    <w:docPart>
      <w:docPartPr>
        <w:name w:val="41EBA3E2F3D24784BF4B6D531668BEDF"/>
        <w:category>
          <w:name w:val="General"/>
          <w:gallery w:val="placeholder"/>
        </w:category>
        <w:types>
          <w:type w:val="bbPlcHdr"/>
        </w:types>
        <w:behaviors>
          <w:behavior w:val="content"/>
        </w:behaviors>
        <w:guid w:val="{4961D00B-588B-4F0B-B3DE-7FC728EE866F}"/>
      </w:docPartPr>
      <w:docPartBody>
        <w:p w:rsidR="00006C1A" w:rsidRDefault="005E1A5E" w:rsidP="005E1A5E">
          <w:pPr>
            <w:pStyle w:val="41EBA3E2F3D24784BF4B6D531668BEDF"/>
          </w:pPr>
          <w:r w:rsidRPr="00B23CB8">
            <w:rPr>
              <w:rStyle w:val="PlaceholderText"/>
            </w:rPr>
            <w:t>[Abstract]</w:t>
          </w:r>
        </w:p>
      </w:docPartBody>
    </w:docPart>
    <w:docPart>
      <w:docPartPr>
        <w:name w:val="105BD979B1204896B5C97CA79FC925D7"/>
        <w:category>
          <w:name w:val="General"/>
          <w:gallery w:val="placeholder"/>
        </w:category>
        <w:types>
          <w:type w:val="bbPlcHdr"/>
        </w:types>
        <w:behaviors>
          <w:behavior w:val="content"/>
        </w:behaviors>
        <w:guid w:val="{1E4D8412-3FD2-4102-86CD-0CC7649CCB20}"/>
      </w:docPartPr>
      <w:docPartBody>
        <w:p w:rsidR="00006C1A" w:rsidRDefault="005E1A5E" w:rsidP="005E1A5E">
          <w:pPr>
            <w:pStyle w:val="105BD979B1204896B5C97CA79FC925D7"/>
          </w:pPr>
          <w:r w:rsidRPr="00B23CB8">
            <w:rPr>
              <w:rStyle w:val="PlaceholderText"/>
            </w:rPr>
            <w:t>[Abstract]</w:t>
          </w:r>
        </w:p>
      </w:docPartBody>
    </w:docPart>
    <w:docPart>
      <w:docPartPr>
        <w:name w:val="A9BC9D10076A4BF7A3817D39AD2A04CF"/>
        <w:category>
          <w:name w:val="General"/>
          <w:gallery w:val="placeholder"/>
        </w:category>
        <w:types>
          <w:type w:val="bbPlcHdr"/>
        </w:types>
        <w:behaviors>
          <w:behavior w:val="content"/>
        </w:behaviors>
        <w:guid w:val="{E50B9B26-EE17-4827-B2D1-9E986B430328}"/>
      </w:docPartPr>
      <w:docPartBody>
        <w:p w:rsidR="00006C1A" w:rsidRDefault="005E1A5E" w:rsidP="005E1A5E">
          <w:pPr>
            <w:pStyle w:val="A9BC9D10076A4BF7A3817D39AD2A04CF"/>
          </w:pPr>
          <w:r w:rsidRPr="00B23CB8">
            <w:rPr>
              <w:rStyle w:val="PlaceholderText"/>
            </w:rPr>
            <w:t>[Abstract]</w:t>
          </w:r>
        </w:p>
      </w:docPartBody>
    </w:docPart>
    <w:docPart>
      <w:docPartPr>
        <w:name w:val="7FCA1C7FE08F4DCD98132BA830CFAB18"/>
        <w:category>
          <w:name w:val="General"/>
          <w:gallery w:val="placeholder"/>
        </w:category>
        <w:types>
          <w:type w:val="bbPlcHdr"/>
        </w:types>
        <w:behaviors>
          <w:behavior w:val="content"/>
        </w:behaviors>
        <w:guid w:val="{8CC15910-0EF1-44CB-A167-1B9FB457B9A9}"/>
      </w:docPartPr>
      <w:docPartBody>
        <w:p w:rsidR="00006C1A" w:rsidRDefault="005E1A5E" w:rsidP="005E1A5E">
          <w:pPr>
            <w:pStyle w:val="7FCA1C7FE08F4DCD98132BA830CFAB18"/>
          </w:pPr>
          <w:r w:rsidRPr="00B23CB8">
            <w:rPr>
              <w:rStyle w:val="PlaceholderText"/>
            </w:rPr>
            <w:t>[Abstract]</w:t>
          </w:r>
        </w:p>
      </w:docPartBody>
    </w:docPart>
    <w:docPart>
      <w:docPartPr>
        <w:name w:val="457CBBD9281945558F145C5EEBF65AB3"/>
        <w:category>
          <w:name w:val="General"/>
          <w:gallery w:val="placeholder"/>
        </w:category>
        <w:types>
          <w:type w:val="bbPlcHdr"/>
        </w:types>
        <w:behaviors>
          <w:behavior w:val="content"/>
        </w:behaviors>
        <w:guid w:val="{E5914FF0-3C75-40B8-A249-EC3F75FA75AE}"/>
      </w:docPartPr>
      <w:docPartBody>
        <w:p w:rsidR="00006C1A" w:rsidRDefault="005E1A5E" w:rsidP="005E1A5E">
          <w:pPr>
            <w:pStyle w:val="457CBBD9281945558F145C5EEBF65AB3"/>
          </w:pPr>
          <w:r w:rsidRPr="00B23CB8">
            <w:rPr>
              <w:rStyle w:val="PlaceholderText"/>
            </w:rPr>
            <w:t>[Abstract]</w:t>
          </w:r>
        </w:p>
      </w:docPartBody>
    </w:docPart>
    <w:docPart>
      <w:docPartPr>
        <w:name w:val="DF4DC424AE6B4F049ED305E78CF51684"/>
        <w:category>
          <w:name w:val="General"/>
          <w:gallery w:val="placeholder"/>
        </w:category>
        <w:types>
          <w:type w:val="bbPlcHdr"/>
        </w:types>
        <w:behaviors>
          <w:behavior w:val="content"/>
        </w:behaviors>
        <w:guid w:val="{4568B770-4C7A-46F3-BF1F-D32540B881AD}"/>
      </w:docPartPr>
      <w:docPartBody>
        <w:p w:rsidR="00006C1A" w:rsidRDefault="005E1A5E" w:rsidP="005E1A5E">
          <w:pPr>
            <w:pStyle w:val="DF4DC424AE6B4F049ED305E78CF51684"/>
          </w:pPr>
          <w:r w:rsidRPr="00B23CB8">
            <w:rPr>
              <w:rStyle w:val="PlaceholderText"/>
            </w:rPr>
            <w:t>[Abstract]</w:t>
          </w:r>
        </w:p>
      </w:docPartBody>
    </w:docPart>
    <w:docPart>
      <w:docPartPr>
        <w:name w:val="B8404EC0E20C4F4C802605246FF343CD"/>
        <w:category>
          <w:name w:val="General"/>
          <w:gallery w:val="placeholder"/>
        </w:category>
        <w:types>
          <w:type w:val="bbPlcHdr"/>
        </w:types>
        <w:behaviors>
          <w:behavior w:val="content"/>
        </w:behaviors>
        <w:guid w:val="{818A9B3B-9675-43CA-8698-46AADEAB1C47}"/>
      </w:docPartPr>
      <w:docPartBody>
        <w:p w:rsidR="00006C1A" w:rsidRDefault="005E1A5E" w:rsidP="005E1A5E">
          <w:pPr>
            <w:pStyle w:val="B8404EC0E20C4F4C802605246FF343CD"/>
          </w:pPr>
          <w:r w:rsidRPr="00B23CB8">
            <w:rPr>
              <w:rStyle w:val="PlaceholderText"/>
            </w:rPr>
            <w:t>[Abstract]</w:t>
          </w:r>
        </w:p>
      </w:docPartBody>
    </w:docPart>
    <w:docPart>
      <w:docPartPr>
        <w:name w:val="7F6AB1BB037E4FE097195AC730A04146"/>
        <w:category>
          <w:name w:val="General"/>
          <w:gallery w:val="placeholder"/>
        </w:category>
        <w:types>
          <w:type w:val="bbPlcHdr"/>
        </w:types>
        <w:behaviors>
          <w:behavior w:val="content"/>
        </w:behaviors>
        <w:guid w:val="{CA3052E5-B621-404B-B1D8-1273535F2ADF}"/>
      </w:docPartPr>
      <w:docPartBody>
        <w:p w:rsidR="00006C1A" w:rsidRDefault="005E1A5E" w:rsidP="005E1A5E">
          <w:pPr>
            <w:pStyle w:val="7F6AB1BB037E4FE097195AC730A04146"/>
          </w:pPr>
          <w:r w:rsidRPr="00B23CB8">
            <w:rPr>
              <w:rStyle w:val="PlaceholderText"/>
            </w:rPr>
            <w:t>[Abstract]</w:t>
          </w:r>
        </w:p>
      </w:docPartBody>
    </w:docPart>
    <w:docPart>
      <w:docPartPr>
        <w:name w:val="8475AB2790C04412BB49ED8B814D71CB"/>
        <w:category>
          <w:name w:val="General"/>
          <w:gallery w:val="placeholder"/>
        </w:category>
        <w:types>
          <w:type w:val="bbPlcHdr"/>
        </w:types>
        <w:behaviors>
          <w:behavior w:val="content"/>
        </w:behaviors>
        <w:guid w:val="{9553E436-F34C-4FF9-B27C-EF2B6726C641}"/>
      </w:docPartPr>
      <w:docPartBody>
        <w:p w:rsidR="00006C1A" w:rsidRDefault="005E1A5E" w:rsidP="005E1A5E">
          <w:pPr>
            <w:pStyle w:val="8475AB2790C04412BB49ED8B814D71CB"/>
          </w:pPr>
          <w:r w:rsidRPr="00B23CB8">
            <w:rPr>
              <w:rStyle w:val="PlaceholderText"/>
            </w:rPr>
            <w:t>[Abstract]</w:t>
          </w:r>
        </w:p>
      </w:docPartBody>
    </w:docPart>
    <w:docPart>
      <w:docPartPr>
        <w:name w:val="E3898F62F1154732B4E220A6EE3A535B"/>
        <w:category>
          <w:name w:val="General"/>
          <w:gallery w:val="placeholder"/>
        </w:category>
        <w:types>
          <w:type w:val="bbPlcHdr"/>
        </w:types>
        <w:behaviors>
          <w:behavior w:val="content"/>
        </w:behaviors>
        <w:guid w:val="{063F918F-11F5-4326-AB3F-6BE573797630}"/>
      </w:docPartPr>
      <w:docPartBody>
        <w:p w:rsidR="00EF19BD" w:rsidRDefault="00235638" w:rsidP="00235638">
          <w:pPr>
            <w:pStyle w:val="E3898F62F1154732B4E220A6EE3A535B"/>
          </w:pPr>
          <w:r w:rsidRPr="00B23CB8">
            <w:rPr>
              <w:rStyle w:val="PlaceholderText"/>
            </w:rPr>
            <w:t>[Abstract]</w:t>
          </w:r>
        </w:p>
      </w:docPartBody>
    </w:docPart>
    <w:docPart>
      <w:docPartPr>
        <w:name w:val="A2C0128BBFD745DFACECAEB9D34B2C57"/>
        <w:category>
          <w:name w:val="General"/>
          <w:gallery w:val="placeholder"/>
        </w:category>
        <w:types>
          <w:type w:val="bbPlcHdr"/>
        </w:types>
        <w:behaviors>
          <w:behavior w:val="content"/>
        </w:behaviors>
        <w:guid w:val="{4CCC3237-9471-4825-A295-6672B3620788}"/>
      </w:docPartPr>
      <w:docPartBody>
        <w:p w:rsidR="00EF19BD" w:rsidRDefault="00235638" w:rsidP="00235638">
          <w:pPr>
            <w:pStyle w:val="A2C0128BBFD745DFACECAEB9D34B2C57"/>
          </w:pPr>
          <w:r w:rsidRPr="00B23CB8">
            <w:rPr>
              <w:rStyle w:val="PlaceholderText"/>
            </w:rPr>
            <w:t>[Abstract]</w:t>
          </w:r>
        </w:p>
      </w:docPartBody>
    </w:docPart>
    <w:docPart>
      <w:docPartPr>
        <w:name w:val="E0964FD4E71945A0BD98147B33D2012C"/>
        <w:category>
          <w:name w:val="General"/>
          <w:gallery w:val="placeholder"/>
        </w:category>
        <w:types>
          <w:type w:val="bbPlcHdr"/>
        </w:types>
        <w:behaviors>
          <w:behavior w:val="content"/>
        </w:behaviors>
        <w:guid w:val="{F8D25515-E887-4C9D-B261-2D069982C0CB}"/>
      </w:docPartPr>
      <w:docPartBody>
        <w:p w:rsidR="00EF19BD" w:rsidRDefault="00235638" w:rsidP="00235638">
          <w:pPr>
            <w:pStyle w:val="E0964FD4E71945A0BD98147B33D2012C"/>
          </w:pPr>
          <w:r w:rsidRPr="00B23CB8">
            <w:rPr>
              <w:rStyle w:val="PlaceholderText"/>
            </w:rPr>
            <w:t>[Abstract]</w:t>
          </w:r>
        </w:p>
      </w:docPartBody>
    </w:docPart>
    <w:docPart>
      <w:docPartPr>
        <w:name w:val="402185E62F2C45D49F080BD8135DC08C"/>
        <w:category>
          <w:name w:val="General"/>
          <w:gallery w:val="placeholder"/>
        </w:category>
        <w:types>
          <w:type w:val="bbPlcHdr"/>
        </w:types>
        <w:behaviors>
          <w:behavior w:val="content"/>
        </w:behaviors>
        <w:guid w:val="{02A19DC6-2EE7-4235-AFDC-E1457D92F192}"/>
      </w:docPartPr>
      <w:docPartBody>
        <w:p w:rsidR="00EF19BD" w:rsidRDefault="00235638" w:rsidP="00235638">
          <w:pPr>
            <w:pStyle w:val="402185E62F2C45D49F080BD8135DC08C"/>
          </w:pPr>
          <w:r w:rsidRPr="00B23CB8">
            <w:rPr>
              <w:rStyle w:val="PlaceholderText"/>
            </w:rPr>
            <w:t>[Abstract]</w:t>
          </w:r>
        </w:p>
      </w:docPartBody>
    </w:docPart>
    <w:docPart>
      <w:docPartPr>
        <w:name w:val="685BAF73EBC1491491C1286002F8D64B"/>
        <w:category>
          <w:name w:val="General"/>
          <w:gallery w:val="placeholder"/>
        </w:category>
        <w:types>
          <w:type w:val="bbPlcHdr"/>
        </w:types>
        <w:behaviors>
          <w:behavior w:val="content"/>
        </w:behaviors>
        <w:guid w:val="{C58CC251-1FD7-4363-8F7F-62FE9448766D}"/>
      </w:docPartPr>
      <w:docPartBody>
        <w:p w:rsidR="00EF19BD" w:rsidRDefault="00235638" w:rsidP="00235638">
          <w:pPr>
            <w:pStyle w:val="685BAF73EBC1491491C1286002F8D64B"/>
          </w:pPr>
          <w:r w:rsidRPr="00B23CB8">
            <w:rPr>
              <w:rStyle w:val="PlaceholderText"/>
            </w:rPr>
            <w:t>[Abstract]</w:t>
          </w:r>
        </w:p>
      </w:docPartBody>
    </w:docPart>
    <w:docPart>
      <w:docPartPr>
        <w:name w:val="12C6C89EBD0A47DE9BBCC20309356FA6"/>
        <w:category>
          <w:name w:val="General"/>
          <w:gallery w:val="placeholder"/>
        </w:category>
        <w:types>
          <w:type w:val="bbPlcHdr"/>
        </w:types>
        <w:behaviors>
          <w:behavior w:val="content"/>
        </w:behaviors>
        <w:guid w:val="{415489CA-2362-434B-9FEF-CBB5C547162C}"/>
      </w:docPartPr>
      <w:docPartBody>
        <w:p w:rsidR="00EF19BD" w:rsidRDefault="00235638" w:rsidP="00235638">
          <w:pPr>
            <w:pStyle w:val="12C6C89EBD0A47DE9BBCC20309356FA6"/>
          </w:pPr>
          <w:r w:rsidRPr="00B23CB8">
            <w:rPr>
              <w:rStyle w:val="PlaceholderText"/>
            </w:rPr>
            <w:t>[Abstract]</w:t>
          </w:r>
        </w:p>
      </w:docPartBody>
    </w:docPart>
    <w:docPart>
      <w:docPartPr>
        <w:name w:val="48A814439C3D4481987CD9689612C9A3"/>
        <w:category>
          <w:name w:val="General"/>
          <w:gallery w:val="placeholder"/>
        </w:category>
        <w:types>
          <w:type w:val="bbPlcHdr"/>
        </w:types>
        <w:behaviors>
          <w:behavior w:val="content"/>
        </w:behaviors>
        <w:guid w:val="{A7552043-19D3-4248-A957-002F1787A7F6}"/>
      </w:docPartPr>
      <w:docPartBody>
        <w:p w:rsidR="00493DEB" w:rsidRDefault="008A4A11" w:rsidP="008A4A11">
          <w:pPr>
            <w:pStyle w:val="48A814439C3D4481987CD9689612C9A3"/>
          </w:pPr>
          <w:r w:rsidRPr="000E5D55">
            <w:rPr>
              <w:rStyle w:val="PlaceholderText"/>
            </w:rPr>
            <w:t>[Author]</w:t>
          </w:r>
        </w:p>
      </w:docPartBody>
    </w:docPart>
    <w:docPart>
      <w:docPartPr>
        <w:name w:val="4420538C821F4A3D9F29E3C424C02035"/>
        <w:category>
          <w:name w:val="General"/>
          <w:gallery w:val="placeholder"/>
        </w:category>
        <w:types>
          <w:type w:val="bbPlcHdr"/>
        </w:types>
        <w:behaviors>
          <w:behavior w:val="content"/>
        </w:behaviors>
        <w:guid w:val="{6A16C8A7-D0D8-4084-9ABF-97F13AF009E6}"/>
      </w:docPartPr>
      <w:docPartBody>
        <w:p w:rsidR="00493DEB" w:rsidRDefault="008A4A11" w:rsidP="008A4A11">
          <w:pPr>
            <w:pStyle w:val="4420538C821F4A3D9F29E3C424C02035"/>
          </w:pPr>
          <w:r w:rsidRPr="00B23CB8">
            <w:rPr>
              <w:rStyle w:val="PlaceholderText"/>
            </w:rPr>
            <w:t>[Abstract]</w:t>
          </w:r>
        </w:p>
      </w:docPartBody>
    </w:docPart>
    <w:docPart>
      <w:docPartPr>
        <w:name w:val="05DB40F4C47442449BDFEF7BA35BB0A5"/>
        <w:category>
          <w:name w:val="General"/>
          <w:gallery w:val="placeholder"/>
        </w:category>
        <w:types>
          <w:type w:val="bbPlcHdr"/>
        </w:types>
        <w:behaviors>
          <w:behavior w:val="content"/>
        </w:behaviors>
        <w:guid w:val="{80B42234-627C-4F00-A49B-49072895F227}"/>
      </w:docPartPr>
      <w:docPartBody>
        <w:p w:rsidR="00493DEB" w:rsidRDefault="008A4A11" w:rsidP="008A4A11">
          <w:pPr>
            <w:pStyle w:val="05DB40F4C47442449BDFEF7BA35BB0A5"/>
          </w:pPr>
          <w:r w:rsidRPr="00B23CB8">
            <w:rPr>
              <w:rStyle w:val="PlaceholderText"/>
            </w:rPr>
            <w:t>[Abstract]</w:t>
          </w:r>
        </w:p>
      </w:docPartBody>
    </w:docPart>
    <w:docPart>
      <w:docPartPr>
        <w:name w:val="3E3F14D12C5C403591750A038D786553"/>
        <w:category>
          <w:name w:val="General"/>
          <w:gallery w:val="placeholder"/>
        </w:category>
        <w:types>
          <w:type w:val="bbPlcHdr"/>
        </w:types>
        <w:behaviors>
          <w:behavior w:val="content"/>
        </w:behaviors>
        <w:guid w:val="{9723A7B1-6CEE-439E-9D95-340986F3A801}"/>
      </w:docPartPr>
      <w:docPartBody>
        <w:p w:rsidR="00493DEB" w:rsidRDefault="008A4A11" w:rsidP="008A4A11">
          <w:pPr>
            <w:pStyle w:val="3E3F14D12C5C403591750A038D786553"/>
          </w:pPr>
          <w:r w:rsidRPr="00B23CB8">
            <w:rPr>
              <w:rStyle w:val="PlaceholderText"/>
            </w:rPr>
            <w:t>[Abstract]</w:t>
          </w:r>
        </w:p>
      </w:docPartBody>
    </w:docPart>
    <w:docPart>
      <w:docPartPr>
        <w:name w:val="B3FB5E2DEB1647678D7F334DD725643E"/>
        <w:category>
          <w:name w:val="General"/>
          <w:gallery w:val="placeholder"/>
        </w:category>
        <w:types>
          <w:type w:val="bbPlcHdr"/>
        </w:types>
        <w:behaviors>
          <w:behavior w:val="content"/>
        </w:behaviors>
        <w:guid w:val="{B8D2A284-4541-44F6-BD53-B72354D8E48B}"/>
      </w:docPartPr>
      <w:docPartBody>
        <w:p w:rsidR="00493DEB" w:rsidRDefault="008A4A11" w:rsidP="008A4A11">
          <w:pPr>
            <w:pStyle w:val="B3FB5E2DEB1647678D7F334DD725643E"/>
          </w:pPr>
          <w:r w:rsidRPr="00B23CB8">
            <w:rPr>
              <w:rStyle w:val="PlaceholderText"/>
            </w:rPr>
            <w:t>[Abstract]</w:t>
          </w:r>
        </w:p>
      </w:docPartBody>
    </w:docPart>
    <w:docPart>
      <w:docPartPr>
        <w:name w:val="0C58401A0C5F49B28FC98EA906921D9E"/>
        <w:category>
          <w:name w:val="General"/>
          <w:gallery w:val="placeholder"/>
        </w:category>
        <w:types>
          <w:type w:val="bbPlcHdr"/>
        </w:types>
        <w:behaviors>
          <w:behavior w:val="content"/>
        </w:behaviors>
        <w:guid w:val="{70F0773B-4D2B-4DBB-A0AD-B74EC2D4817F}"/>
      </w:docPartPr>
      <w:docPartBody>
        <w:p w:rsidR="00493DEB" w:rsidRDefault="008A4A11" w:rsidP="008A4A11">
          <w:pPr>
            <w:pStyle w:val="0C58401A0C5F49B28FC98EA906921D9E"/>
          </w:pPr>
          <w:r w:rsidRPr="00B23CB8">
            <w:rPr>
              <w:rStyle w:val="PlaceholderText"/>
            </w:rPr>
            <w:t>[Abstract]</w:t>
          </w:r>
        </w:p>
      </w:docPartBody>
    </w:docPart>
    <w:docPart>
      <w:docPartPr>
        <w:name w:val="E78B57CBB99B4CB7BF0F156792BC832D"/>
        <w:category>
          <w:name w:val="General"/>
          <w:gallery w:val="placeholder"/>
        </w:category>
        <w:types>
          <w:type w:val="bbPlcHdr"/>
        </w:types>
        <w:behaviors>
          <w:behavior w:val="content"/>
        </w:behaviors>
        <w:guid w:val="{D9354851-D56A-4B8B-A707-EE2EFD19A8DB}"/>
      </w:docPartPr>
      <w:docPartBody>
        <w:p w:rsidR="00493DEB" w:rsidRDefault="008A4A11" w:rsidP="008A4A11">
          <w:pPr>
            <w:pStyle w:val="E78B57CBB99B4CB7BF0F156792BC832D"/>
          </w:pPr>
          <w:r w:rsidRPr="00B23CB8">
            <w:rPr>
              <w:rStyle w:val="PlaceholderText"/>
            </w:rPr>
            <w:t>[Abstract]</w:t>
          </w:r>
        </w:p>
      </w:docPartBody>
    </w:docPart>
    <w:docPart>
      <w:docPartPr>
        <w:name w:val="51522F718681400CB144330BDDE6211C"/>
        <w:category>
          <w:name w:val="General"/>
          <w:gallery w:val="placeholder"/>
        </w:category>
        <w:types>
          <w:type w:val="bbPlcHdr"/>
        </w:types>
        <w:behaviors>
          <w:behavior w:val="content"/>
        </w:behaviors>
        <w:guid w:val="{4FF33282-7CA6-4565-BF52-458F188E33BD}"/>
      </w:docPartPr>
      <w:docPartBody>
        <w:p w:rsidR="00493DEB" w:rsidRDefault="008A4A11" w:rsidP="008A4A11">
          <w:pPr>
            <w:pStyle w:val="51522F718681400CB144330BDDE6211C"/>
          </w:pPr>
          <w:r w:rsidRPr="00B23CB8">
            <w:rPr>
              <w:rStyle w:val="PlaceholderText"/>
            </w:rPr>
            <w:t>[Abstract]</w:t>
          </w:r>
        </w:p>
      </w:docPartBody>
    </w:docPart>
    <w:docPart>
      <w:docPartPr>
        <w:name w:val="3105FA9216F5456D9A3B2EC79403D275"/>
        <w:category>
          <w:name w:val="General"/>
          <w:gallery w:val="placeholder"/>
        </w:category>
        <w:types>
          <w:type w:val="bbPlcHdr"/>
        </w:types>
        <w:behaviors>
          <w:behavior w:val="content"/>
        </w:behaviors>
        <w:guid w:val="{347C8F0A-7C02-450F-BCE3-C3D1EAEFF6AA}"/>
      </w:docPartPr>
      <w:docPartBody>
        <w:p w:rsidR="00493DEB" w:rsidRDefault="008A4A11" w:rsidP="008A4A11">
          <w:pPr>
            <w:pStyle w:val="3105FA9216F5456D9A3B2EC79403D275"/>
          </w:pPr>
          <w:r w:rsidRPr="000E5D55">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Light">
    <w:altName w:val="Arial"/>
    <w:charset w:val="00"/>
    <w:family w:val="swiss"/>
    <w:pitch w:val="variable"/>
    <w:sig w:usb0="A00002AF" w:usb1="4000205B" w:usb2="00000000" w:usb3="00000000" w:csb0="0000009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Segoe Sans Text">
    <w:charset w:val="00"/>
    <w:family w:val="auto"/>
    <w:pitch w:val="variable"/>
    <w:sig w:usb0="E4002EFF" w:usb1="C000E47F" w:usb2="00000009" w:usb3="00000000" w:csb0="000001FF" w:csb1="00000000"/>
  </w:font>
  <w:font w:name="Segoe Sans Text Semibold">
    <w:charset w:val="00"/>
    <w:family w:val="auto"/>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Semibold">
    <w:panose1 w:val="020B07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Vani">
    <w:charset w:val="00"/>
    <w:family w:val="roman"/>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Yu Mincho">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E26"/>
    <w:rsid w:val="00003889"/>
    <w:rsid w:val="0000572E"/>
    <w:rsid w:val="00006C1A"/>
    <w:rsid w:val="0007173E"/>
    <w:rsid w:val="00093F46"/>
    <w:rsid w:val="0009595D"/>
    <w:rsid w:val="000A7F95"/>
    <w:rsid w:val="000B5911"/>
    <w:rsid w:val="000B65FC"/>
    <w:rsid w:val="000C7B86"/>
    <w:rsid w:val="000F2DC6"/>
    <w:rsid w:val="001019E7"/>
    <w:rsid w:val="0012346D"/>
    <w:rsid w:val="00131914"/>
    <w:rsid w:val="00187694"/>
    <w:rsid w:val="00197D4B"/>
    <w:rsid w:val="001A0902"/>
    <w:rsid w:val="001F5181"/>
    <w:rsid w:val="001F6D96"/>
    <w:rsid w:val="002027D3"/>
    <w:rsid w:val="00214E68"/>
    <w:rsid w:val="00215098"/>
    <w:rsid w:val="00220C5D"/>
    <w:rsid w:val="00221BB6"/>
    <w:rsid w:val="00235638"/>
    <w:rsid w:val="00236F54"/>
    <w:rsid w:val="00253BB6"/>
    <w:rsid w:val="00263D0F"/>
    <w:rsid w:val="002814D3"/>
    <w:rsid w:val="002C23CD"/>
    <w:rsid w:val="002D09FB"/>
    <w:rsid w:val="002F1AF1"/>
    <w:rsid w:val="002F25E6"/>
    <w:rsid w:val="003214D4"/>
    <w:rsid w:val="00340E3F"/>
    <w:rsid w:val="00350AAF"/>
    <w:rsid w:val="003551F8"/>
    <w:rsid w:val="003560A5"/>
    <w:rsid w:val="00363ADC"/>
    <w:rsid w:val="003772FA"/>
    <w:rsid w:val="003B027D"/>
    <w:rsid w:val="003B3547"/>
    <w:rsid w:val="003C0E9F"/>
    <w:rsid w:val="003D0FCC"/>
    <w:rsid w:val="003D5AB8"/>
    <w:rsid w:val="00405F55"/>
    <w:rsid w:val="0042238D"/>
    <w:rsid w:val="0042464A"/>
    <w:rsid w:val="00461037"/>
    <w:rsid w:val="004640DC"/>
    <w:rsid w:val="00470632"/>
    <w:rsid w:val="00475FC7"/>
    <w:rsid w:val="00485048"/>
    <w:rsid w:val="00487420"/>
    <w:rsid w:val="00493DEB"/>
    <w:rsid w:val="004A13F4"/>
    <w:rsid w:val="004A26E8"/>
    <w:rsid w:val="004A270F"/>
    <w:rsid w:val="004C065B"/>
    <w:rsid w:val="004D1A07"/>
    <w:rsid w:val="005041AE"/>
    <w:rsid w:val="00522D5B"/>
    <w:rsid w:val="005326BB"/>
    <w:rsid w:val="00550DF6"/>
    <w:rsid w:val="00553272"/>
    <w:rsid w:val="0057605A"/>
    <w:rsid w:val="005D602E"/>
    <w:rsid w:val="005E1A5E"/>
    <w:rsid w:val="005F18ED"/>
    <w:rsid w:val="00611FA7"/>
    <w:rsid w:val="006369A9"/>
    <w:rsid w:val="00645165"/>
    <w:rsid w:val="00663CDB"/>
    <w:rsid w:val="006673BF"/>
    <w:rsid w:val="006806E3"/>
    <w:rsid w:val="006A77F7"/>
    <w:rsid w:val="006B6188"/>
    <w:rsid w:val="006C08CC"/>
    <w:rsid w:val="006D4579"/>
    <w:rsid w:val="006D6933"/>
    <w:rsid w:val="006E3C4B"/>
    <w:rsid w:val="006E721F"/>
    <w:rsid w:val="006F2530"/>
    <w:rsid w:val="00705E62"/>
    <w:rsid w:val="00707EAD"/>
    <w:rsid w:val="0071758B"/>
    <w:rsid w:val="007267FE"/>
    <w:rsid w:val="00733239"/>
    <w:rsid w:val="00741B3B"/>
    <w:rsid w:val="00742272"/>
    <w:rsid w:val="00761098"/>
    <w:rsid w:val="007639BE"/>
    <w:rsid w:val="00794A12"/>
    <w:rsid w:val="007D7FBC"/>
    <w:rsid w:val="007E20A4"/>
    <w:rsid w:val="007F46D5"/>
    <w:rsid w:val="00804C02"/>
    <w:rsid w:val="0081778E"/>
    <w:rsid w:val="0083758E"/>
    <w:rsid w:val="00841C5E"/>
    <w:rsid w:val="00854EF6"/>
    <w:rsid w:val="00863E21"/>
    <w:rsid w:val="008708A1"/>
    <w:rsid w:val="00882BC5"/>
    <w:rsid w:val="00887281"/>
    <w:rsid w:val="008A4A11"/>
    <w:rsid w:val="008D784E"/>
    <w:rsid w:val="008F6634"/>
    <w:rsid w:val="00902B68"/>
    <w:rsid w:val="009330A4"/>
    <w:rsid w:val="009370BE"/>
    <w:rsid w:val="00941E4D"/>
    <w:rsid w:val="00947500"/>
    <w:rsid w:val="00957B68"/>
    <w:rsid w:val="00960A4F"/>
    <w:rsid w:val="00981F0E"/>
    <w:rsid w:val="00982FFF"/>
    <w:rsid w:val="00994784"/>
    <w:rsid w:val="009A59D2"/>
    <w:rsid w:val="009B04BE"/>
    <w:rsid w:val="009B4558"/>
    <w:rsid w:val="009F1500"/>
    <w:rsid w:val="00A16FBD"/>
    <w:rsid w:val="00A42609"/>
    <w:rsid w:val="00A6009C"/>
    <w:rsid w:val="00A62B94"/>
    <w:rsid w:val="00AA0C27"/>
    <w:rsid w:val="00AA1869"/>
    <w:rsid w:val="00AA66B9"/>
    <w:rsid w:val="00AF7E2B"/>
    <w:rsid w:val="00B13795"/>
    <w:rsid w:val="00B22992"/>
    <w:rsid w:val="00B33EC8"/>
    <w:rsid w:val="00B34948"/>
    <w:rsid w:val="00B5319F"/>
    <w:rsid w:val="00B53F90"/>
    <w:rsid w:val="00B732DC"/>
    <w:rsid w:val="00B9100C"/>
    <w:rsid w:val="00B9639C"/>
    <w:rsid w:val="00BC35BD"/>
    <w:rsid w:val="00BC3D75"/>
    <w:rsid w:val="00BD16C5"/>
    <w:rsid w:val="00BE5D05"/>
    <w:rsid w:val="00BF3255"/>
    <w:rsid w:val="00BF6607"/>
    <w:rsid w:val="00BF6ABA"/>
    <w:rsid w:val="00BF7D59"/>
    <w:rsid w:val="00C338A3"/>
    <w:rsid w:val="00C34AE6"/>
    <w:rsid w:val="00C51F5A"/>
    <w:rsid w:val="00C5544D"/>
    <w:rsid w:val="00C55AED"/>
    <w:rsid w:val="00C7120B"/>
    <w:rsid w:val="00C826A8"/>
    <w:rsid w:val="00C9479D"/>
    <w:rsid w:val="00CA31CC"/>
    <w:rsid w:val="00CC005D"/>
    <w:rsid w:val="00CC5F3B"/>
    <w:rsid w:val="00CC624D"/>
    <w:rsid w:val="00CD03FE"/>
    <w:rsid w:val="00CE1DDB"/>
    <w:rsid w:val="00CF12F8"/>
    <w:rsid w:val="00CF6C51"/>
    <w:rsid w:val="00D02C08"/>
    <w:rsid w:val="00D36642"/>
    <w:rsid w:val="00D41145"/>
    <w:rsid w:val="00D41FE7"/>
    <w:rsid w:val="00D46488"/>
    <w:rsid w:val="00D47AC2"/>
    <w:rsid w:val="00D50485"/>
    <w:rsid w:val="00D53BFF"/>
    <w:rsid w:val="00D717EE"/>
    <w:rsid w:val="00D83B33"/>
    <w:rsid w:val="00D8554F"/>
    <w:rsid w:val="00D8669E"/>
    <w:rsid w:val="00DD031E"/>
    <w:rsid w:val="00DE6424"/>
    <w:rsid w:val="00DE6797"/>
    <w:rsid w:val="00E0100F"/>
    <w:rsid w:val="00E02CB7"/>
    <w:rsid w:val="00E21B22"/>
    <w:rsid w:val="00E638B5"/>
    <w:rsid w:val="00E87686"/>
    <w:rsid w:val="00E91C24"/>
    <w:rsid w:val="00E92203"/>
    <w:rsid w:val="00E93B4C"/>
    <w:rsid w:val="00EA5808"/>
    <w:rsid w:val="00EC5E26"/>
    <w:rsid w:val="00ED48A8"/>
    <w:rsid w:val="00ED7616"/>
    <w:rsid w:val="00EF19BD"/>
    <w:rsid w:val="00EF3D1F"/>
    <w:rsid w:val="00F218FC"/>
    <w:rsid w:val="00F557F8"/>
    <w:rsid w:val="00F701F5"/>
    <w:rsid w:val="00F82829"/>
    <w:rsid w:val="00FB62A4"/>
    <w:rsid w:val="00FC756C"/>
    <w:rsid w:val="00FD480B"/>
    <w:rsid w:val="00FF1AE3"/>
    <w:rsid w:val="00FF5A34"/>
    <w:rsid w:val="00FF624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53546BB"/>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A4A11"/>
  </w:style>
  <w:style w:type="paragraph" w:customStyle="1" w:styleId="1F87025383B94F3294C37F8757BCCD89">
    <w:name w:val="1F87025383B94F3294C37F8757BCCD89"/>
  </w:style>
  <w:style w:type="paragraph" w:customStyle="1" w:styleId="D1ADB4D17B5845C6979BC7D9D663C553">
    <w:name w:val="D1ADB4D17B5845C6979BC7D9D663C553"/>
  </w:style>
  <w:style w:type="paragraph" w:customStyle="1" w:styleId="6CF47289746D4921A34F53FC3A44EE42">
    <w:name w:val="6CF47289746D4921A34F53FC3A44EE42"/>
  </w:style>
  <w:style w:type="paragraph" w:customStyle="1" w:styleId="F8FB7D0029A847CC998D457634978FD9">
    <w:name w:val="F8FB7D0029A847CC998D457634978FD9"/>
    <w:rsid w:val="0000572E"/>
  </w:style>
  <w:style w:type="paragraph" w:customStyle="1" w:styleId="4A51331EE1EB4E3D90EF9314343BFED0">
    <w:name w:val="4A51331EE1EB4E3D90EF9314343BFED0"/>
    <w:rsid w:val="0000572E"/>
  </w:style>
  <w:style w:type="paragraph" w:customStyle="1" w:styleId="33758CCAC9F84B9E81F2ACCDAFF2FF04">
    <w:name w:val="33758CCAC9F84B9E81F2ACCDAFF2FF04"/>
    <w:rsid w:val="0000572E"/>
  </w:style>
  <w:style w:type="paragraph" w:customStyle="1" w:styleId="532C39AE3D254C3BBF656B1CAA8AD704">
    <w:name w:val="532C39AE3D254C3BBF656B1CAA8AD704"/>
    <w:rsid w:val="0000572E"/>
  </w:style>
  <w:style w:type="paragraph" w:customStyle="1" w:styleId="7F751D6B17864F29A80DADF274E59C56">
    <w:name w:val="7F751D6B17864F29A80DADF274E59C56"/>
    <w:rsid w:val="0000572E"/>
  </w:style>
  <w:style w:type="paragraph" w:customStyle="1" w:styleId="254B3A1F4A4D4DD0815D220071F1B154">
    <w:name w:val="254B3A1F4A4D4DD0815D220071F1B154"/>
    <w:rsid w:val="0000572E"/>
  </w:style>
  <w:style w:type="paragraph" w:customStyle="1" w:styleId="18D945F03C3E48189D2E34EA2215C2E8">
    <w:name w:val="18D945F03C3E48189D2E34EA2215C2E8"/>
    <w:rsid w:val="0000572E"/>
  </w:style>
  <w:style w:type="paragraph" w:customStyle="1" w:styleId="9F529C6E058F49429788EF1A53CADAD2">
    <w:name w:val="9F529C6E058F49429788EF1A53CADAD2"/>
    <w:rsid w:val="0000572E"/>
  </w:style>
  <w:style w:type="paragraph" w:customStyle="1" w:styleId="59EE0D851432466691BC7968C8316046">
    <w:name w:val="59EE0D851432466691BC7968C8316046"/>
    <w:rsid w:val="0000572E"/>
  </w:style>
  <w:style w:type="paragraph" w:customStyle="1" w:styleId="3281D1CC9E194E0EA43532F2167E13C8">
    <w:name w:val="3281D1CC9E194E0EA43532F2167E13C8"/>
    <w:rsid w:val="0000572E"/>
  </w:style>
  <w:style w:type="paragraph" w:customStyle="1" w:styleId="9AB2134A45B74A5A9BD12C96F1A01A17">
    <w:name w:val="9AB2134A45B74A5A9BD12C96F1A01A17"/>
    <w:rsid w:val="0000572E"/>
  </w:style>
  <w:style w:type="paragraph" w:customStyle="1" w:styleId="B69F14E2208F467F997DAE8B89F505F5">
    <w:name w:val="B69F14E2208F467F997DAE8B89F505F5"/>
    <w:rsid w:val="0000572E"/>
  </w:style>
  <w:style w:type="paragraph" w:customStyle="1" w:styleId="65D914A6B2754FF8AEB79BBC92016B50">
    <w:name w:val="65D914A6B2754FF8AEB79BBC92016B50"/>
    <w:rsid w:val="0000572E"/>
  </w:style>
  <w:style w:type="paragraph" w:customStyle="1" w:styleId="27089F5865064599AA21798609A3AFC9">
    <w:name w:val="27089F5865064599AA21798609A3AFC9"/>
    <w:rsid w:val="0000572E"/>
  </w:style>
  <w:style w:type="paragraph" w:customStyle="1" w:styleId="6DE062058B794A7BB25C441E2422B068">
    <w:name w:val="6DE062058B794A7BB25C441E2422B068"/>
    <w:rsid w:val="0000572E"/>
  </w:style>
  <w:style w:type="paragraph" w:customStyle="1" w:styleId="6FFA3BD3B23F4CCEBEB089C14D4CCA10">
    <w:name w:val="6FFA3BD3B23F4CCEBEB089C14D4CCA10"/>
    <w:rsid w:val="0000572E"/>
  </w:style>
  <w:style w:type="paragraph" w:customStyle="1" w:styleId="AF1579F5807F42A1A78E422F4F4BDEE4">
    <w:name w:val="AF1579F5807F42A1A78E422F4F4BDEE4"/>
    <w:rsid w:val="0000572E"/>
  </w:style>
  <w:style w:type="paragraph" w:customStyle="1" w:styleId="EC1C04CA994C466381C0409E19B8D9F0">
    <w:name w:val="EC1C04CA994C466381C0409E19B8D9F0"/>
    <w:rsid w:val="0000572E"/>
  </w:style>
  <w:style w:type="paragraph" w:customStyle="1" w:styleId="D7BB3E0CDBA14DC2A80BB88153142DE7">
    <w:name w:val="D7BB3E0CDBA14DC2A80BB88153142DE7"/>
    <w:rsid w:val="0000572E"/>
  </w:style>
  <w:style w:type="paragraph" w:customStyle="1" w:styleId="A866816B8B92447C974584E60D0A779A">
    <w:name w:val="A866816B8B92447C974584E60D0A779A"/>
    <w:rsid w:val="0000572E"/>
  </w:style>
  <w:style w:type="paragraph" w:customStyle="1" w:styleId="5E715F2255174D16BA176EB45DCFC9FF">
    <w:name w:val="5E715F2255174D16BA176EB45DCFC9FF"/>
    <w:rsid w:val="0000572E"/>
  </w:style>
  <w:style w:type="paragraph" w:customStyle="1" w:styleId="60CD9546536F48929B2CFBF727962422">
    <w:name w:val="60CD9546536F48929B2CFBF727962422"/>
    <w:rsid w:val="0000572E"/>
  </w:style>
  <w:style w:type="paragraph" w:customStyle="1" w:styleId="EB471F884DF74FCBB123C3E1FB3D9619">
    <w:name w:val="EB471F884DF74FCBB123C3E1FB3D9619"/>
    <w:rsid w:val="0000572E"/>
  </w:style>
  <w:style w:type="paragraph" w:customStyle="1" w:styleId="4D132F4E397344F7961125B498ED71C9">
    <w:name w:val="4D132F4E397344F7961125B498ED71C9"/>
    <w:rsid w:val="0000572E"/>
  </w:style>
  <w:style w:type="paragraph" w:customStyle="1" w:styleId="18DA7761EF2C479E9BC8970D1178B432">
    <w:name w:val="18DA7761EF2C479E9BC8970D1178B432"/>
    <w:rsid w:val="0000572E"/>
  </w:style>
  <w:style w:type="paragraph" w:customStyle="1" w:styleId="5EC3D0898F2F445DB89784919813FDB0">
    <w:name w:val="5EC3D0898F2F445DB89784919813FDB0"/>
    <w:rsid w:val="0000572E"/>
  </w:style>
  <w:style w:type="paragraph" w:customStyle="1" w:styleId="1448BF7A778D4057AFF62D7482E4B3C5">
    <w:name w:val="1448BF7A778D4057AFF62D7482E4B3C5"/>
    <w:rsid w:val="0000572E"/>
  </w:style>
  <w:style w:type="paragraph" w:customStyle="1" w:styleId="31151C40AD2C482F8CAE61039124F083">
    <w:name w:val="31151C40AD2C482F8CAE61039124F083"/>
    <w:rsid w:val="0000572E"/>
  </w:style>
  <w:style w:type="paragraph" w:customStyle="1" w:styleId="CFE1344A69704985A0F6BA48047B1A76">
    <w:name w:val="CFE1344A69704985A0F6BA48047B1A76"/>
    <w:rsid w:val="0000572E"/>
  </w:style>
  <w:style w:type="paragraph" w:customStyle="1" w:styleId="A1A28DEE1E514644A486FCF7CB185E5A">
    <w:name w:val="A1A28DEE1E514644A486FCF7CB185E5A"/>
    <w:rsid w:val="0000572E"/>
  </w:style>
  <w:style w:type="paragraph" w:customStyle="1" w:styleId="E2A2AAFCE6984DA4815C86D330F9F83F">
    <w:name w:val="E2A2AAFCE6984DA4815C86D330F9F83F"/>
    <w:rsid w:val="0000572E"/>
  </w:style>
  <w:style w:type="paragraph" w:customStyle="1" w:styleId="23841789CB034167A88FEA65B0C4A28A">
    <w:name w:val="23841789CB034167A88FEA65B0C4A28A"/>
    <w:rsid w:val="0000572E"/>
  </w:style>
  <w:style w:type="paragraph" w:customStyle="1" w:styleId="FBF02CE6BCED4CE3972755CFE1915B19">
    <w:name w:val="FBF02CE6BCED4CE3972755CFE1915B19"/>
    <w:rsid w:val="0000572E"/>
  </w:style>
  <w:style w:type="paragraph" w:customStyle="1" w:styleId="D6EFE6FC88B841F7A06D9C74D0C491F2">
    <w:name w:val="D6EFE6FC88B841F7A06D9C74D0C491F2"/>
    <w:rsid w:val="0000572E"/>
  </w:style>
  <w:style w:type="paragraph" w:customStyle="1" w:styleId="ED75943875CC4D3082B3416825AE8498">
    <w:name w:val="ED75943875CC4D3082B3416825AE8498"/>
    <w:rsid w:val="0000572E"/>
  </w:style>
  <w:style w:type="paragraph" w:customStyle="1" w:styleId="E183F879B9F04C8C8F6ED7ADFD313EED">
    <w:name w:val="E183F879B9F04C8C8F6ED7ADFD313EED"/>
    <w:rsid w:val="0000572E"/>
  </w:style>
  <w:style w:type="paragraph" w:customStyle="1" w:styleId="DF2AEBC8CF884EA8AD3AF24688BFE82B">
    <w:name w:val="DF2AEBC8CF884EA8AD3AF24688BFE82B"/>
    <w:rsid w:val="0000572E"/>
  </w:style>
  <w:style w:type="paragraph" w:customStyle="1" w:styleId="A413FFD10CE34EF18696EC9DC9C9958B">
    <w:name w:val="A413FFD10CE34EF18696EC9DC9C9958B"/>
    <w:rsid w:val="0000572E"/>
  </w:style>
  <w:style w:type="paragraph" w:customStyle="1" w:styleId="0A78EC2B04BA491F958622E55623373A">
    <w:name w:val="0A78EC2B04BA491F958622E55623373A"/>
    <w:rsid w:val="0000572E"/>
  </w:style>
  <w:style w:type="paragraph" w:customStyle="1" w:styleId="7100DE0BE8374000B5AA2E1FF109AF4A">
    <w:name w:val="7100DE0BE8374000B5AA2E1FF109AF4A"/>
    <w:rsid w:val="0000572E"/>
  </w:style>
  <w:style w:type="paragraph" w:customStyle="1" w:styleId="03802A4DE46E4D178FA6293D7E367430">
    <w:name w:val="03802A4DE46E4D178FA6293D7E367430"/>
    <w:rsid w:val="0000572E"/>
  </w:style>
  <w:style w:type="paragraph" w:customStyle="1" w:styleId="19A19685B802427487C352EF36645B7C">
    <w:name w:val="19A19685B802427487C352EF36645B7C"/>
    <w:rsid w:val="0000572E"/>
  </w:style>
  <w:style w:type="paragraph" w:customStyle="1" w:styleId="868F34A41C6A410EB06C1D074877FFBE">
    <w:name w:val="868F34A41C6A410EB06C1D074877FFBE"/>
    <w:rsid w:val="0000572E"/>
  </w:style>
  <w:style w:type="paragraph" w:customStyle="1" w:styleId="E664EC8B42534522A4FE0F8DD4A3D626">
    <w:name w:val="E664EC8B42534522A4FE0F8DD4A3D626"/>
    <w:rsid w:val="0000572E"/>
  </w:style>
  <w:style w:type="paragraph" w:customStyle="1" w:styleId="CB6CC9647688435DA99F78904A935A41">
    <w:name w:val="CB6CC9647688435DA99F78904A935A41"/>
    <w:rsid w:val="0000572E"/>
  </w:style>
  <w:style w:type="paragraph" w:customStyle="1" w:styleId="491FE9267A9640EFBCC03B1ED46EDF5F">
    <w:name w:val="491FE9267A9640EFBCC03B1ED46EDF5F"/>
    <w:rsid w:val="0000572E"/>
  </w:style>
  <w:style w:type="paragraph" w:customStyle="1" w:styleId="7810CAE5001D4D4DB09361A625D9E04C">
    <w:name w:val="7810CAE5001D4D4DB09361A625D9E04C"/>
    <w:rsid w:val="0000572E"/>
  </w:style>
  <w:style w:type="paragraph" w:customStyle="1" w:styleId="B09A7421B2FE4BF5BF2A4A9949EDC866">
    <w:name w:val="B09A7421B2FE4BF5BF2A4A9949EDC866"/>
    <w:rsid w:val="0000572E"/>
  </w:style>
  <w:style w:type="paragraph" w:customStyle="1" w:styleId="3422B5E5F24A454A84270FADADE389A3">
    <w:name w:val="3422B5E5F24A454A84270FADADE389A3"/>
    <w:rsid w:val="0000572E"/>
  </w:style>
  <w:style w:type="paragraph" w:customStyle="1" w:styleId="1996B2A59A714B7081BD467801A45B2C">
    <w:name w:val="1996B2A59A714B7081BD467801A45B2C"/>
    <w:rsid w:val="0000572E"/>
  </w:style>
  <w:style w:type="paragraph" w:customStyle="1" w:styleId="53FBA744A33243F8BF0AE19297F6785A">
    <w:name w:val="53FBA744A33243F8BF0AE19297F6785A"/>
    <w:rsid w:val="0000572E"/>
  </w:style>
  <w:style w:type="paragraph" w:customStyle="1" w:styleId="ECB34C10F7A04B84B798703760C4BC05">
    <w:name w:val="ECB34C10F7A04B84B798703760C4BC05"/>
    <w:rsid w:val="0000572E"/>
  </w:style>
  <w:style w:type="paragraph" w:customStyle="1" w:styleId="946289FC639F4CC6A16BCCEA15363856">
    <w:name w:val="946289FC639F4CC6A16BCCEA15363856"/>
    <w:rsid w:val="0000572E"/>
  </w:style>
  <w:style w:type="paragraph" w:customStyle="1" w:styleId="4F70AA5A6EA34D85A0686D3DB537F1F1">
    <w:name w:val="4F70AA5A6EA34D85A0686D3DB537F1F1"/>
    <w:rsid w:val="0000572E"/>
  </w:style>
  <w:style w:type="paragraph" w:customStyle="1" w:styleId="1B849CED35DB4BE48749E3B5A507888F">
    <w:name w:val="1B849CED35DB4BE48749E3B5A507888F"/>
    <w:rsid w:val="0000572E"/>
  </w:style>
  <w:style w:type="paragraph" w:customStyle="1" w:styleId="9A5E388F08724232BB9B0E36FD683E83">
    <w:name w:val="9A5E388F08724232BB9B0E36FD683E83"/>
    <w:rsid w:val="0000572E"/>
  </w:style>
  <w:style w:type="paragraph" w:customStyle="1" w:styleId="1F0778C4111545A59D98EC18C385D075">
    <w:name w:val="1F0778C4111545A59D98EC18C385D075"/>
    <w:rsid w:val="0000572E"/>
  </w:style>
  <w:style w:type="paragraph" w:customStyle="1" w:styleId="A505FA331BC44B1CAD9C6C57C9C930CD">
    <w:name w:val="A505FA331BC44B1CAD9C6C57C9C930CD"/>
  </w:style>
  <w:style w:type="paragraph" w:customStyle="1" w:styleId="8616A483E58549198FFDD69FBCB7A976">
    <w:name w:val="8616A483E58549198FFDD69FBCB7A976"/>
  </w:style>
  <w:style w:type="paragraph" w:customStyle="1" w:styleId="E3898F62F1154732B4E220A6EE3A535B">
    <w:name w:val="E3898F62F1154732B4E220A6EE3A535B"/>
    <w:rsid w:val="00235638"/>
    <w:rPr>
      <w:lang w:val="en-GB" w:eastAsia="en-GB"/>
    </w:rPr>
  </w:style>
  <w:style w:type="paragraph" w:customStyle="1" w:styleId="A8171B74D96B46C69E99402933B9B869">
    <w:name w:val="A8171B74D96B46C69E99402933B9B869"/>
    <w:rsid w:val="004640DC"/>
  </w:style>
  <w:style w:type="paragraph" w:customStyle="1" w:styleId="8EDD82D67F9147E3B960ED83A858A72B">
    <w:name w:val="8EDD82D67F9147E3B960ED83A858A72B"/>
    <w:rsid w:val="004640DC"/>
  </w:style>
  <w:style w:type="paragraph" w:customStyle="1" w:styleId="BF6080AE7AAC43A1BCB4BEB08E22613D">
    <w:name w:val="BF6080AE7AAC43A1BCB4BEB08E22613D"/>
    <w:rsid w:val="004640DC"/>
  </w:style>
  <w:style w:type="paragraph" w:customStyle="1" w:styleId="41E1314B656640578E76C81E5E63B4B6">
    <w:name w:val="41E1314B656640578E76C81E5E63B4B6"/>
    <w:rsid w:val="004640DC"/>
  </w:style>
  <w:style w:type="paragraph" w:customStyle="1" w:styleId="C43A370363DE469CAE0F912138167FEC">
    <w:name w:val="C43A370363DE469CAE0F912138167FEC"/>
    <w:rsid w:val="004640DC"/>
  </w:style>
  <w:style w:type="paragraph" w:customStyle="1" w:styleId="D5E79CD2CB7645C390DBADDA08224337">
    <w:name w:val="D5E79CD2CB7645C390DBADDA08224337"/>
    <w:rsid w:val="004640DC"/>
  </w:style>
  <w:style w:type="paragraph" w:customStyle="1" w:styleId="A8D9CF3042DF4F4EBC863945AFCA643C">
    <w:name w:val="A8D9CF3042DF4F4EBC863945AFCA643C"/>
    <w:rsid w:val="004640DC"/>
  </w:style>
  <w:style w:type="paragraph" w:customStyle="1" w:styleId="9F8FD6CE4D8741DD95E23ED3A30D7550">
    <w:name w:val="9F8FD6CE4D8741DD95E23ED3A30D7550"/>
    <w:rsid w:val="004640DC"/>
  </w:style>
  <w:style w:type="paragraph" w:customStyle="1" w:styleId="940BAF7954FE4C599E690271F467B578">
    <w:name w:val="940BAF7954FE4C599E690271F467B578"/>
    <w:rsid w:val="004640DC"/>
  </w:style>
  <w:style w:type="paragraph" w:customStyle="1" w:styleId="CF496BFAF5FE457082CDE7641E2387F7">
    <w:name w:val="CF496BFAF5FE457082CDE7641E2387F7"/>
    <w:rsid w:val="004640DC"/>
  </w:style>
  <w:style w:type="paragraph" w:customStyle="1" w:styleId="B67351CB7D014855AB5AE4AF32971D42">
    <w:name w:val="B67351CB7D014855AB5AE4AF32971D42"/>
    <w:rsid w:val="004640DC"/>
  </w:style>
  <w:style w:type="paragraph" w:customStyle="1" w:styleId="F8EDBC721BD84C1892C845BE07CBE9E9">
    <w:name w:val="F8EDBC721BD84C1892C845BE07CBE9E9"/>
    <w:rsid w:val="004640DC"/>
  </w:style>
  <w:style w:type="paragraph" w:customStyle="1" w:styleId="9867D2FE694C4E048424F1C58A73FF33">
    <w:name w:val="9867D2FE694C4E048424F1C58A73FF33"/>
    <w:rsid w:val="004640DC"/>
  </w:style>
  <w:style w:type="paragraph" w:customStyle="1" w:styleId="71EA576158C64FDBA29B8FCDEFCCF652">
    <w:name w:val="71EA576158C64FDBA29B8FCDEFCCF652"/>
    <w:rsid w:val="004640DC"/>
  </w:style>
  <w:style w:type="paragraph" w:customStyle="1" w:styleId="212F02B4392845298D36A13CDFAC3A92">
    <w:name w:val="212F02B4392845298D36A13CDFAC3A92"/>
    <w:rsid w:val="004640DC"/>
  </w:style>
  <w:style w:type="paragraph" w:customStyle="1" w:styleId="46820E169DDE42D488E1A929AC9F5C9D">
    <w:name w:val="46820E169DDE42D488E1A929AC9F5C9D"/>
    <w:rsid w:val="004640DC"/>
  </w:style>
  <w:style w:type="paragraph" w:customStyle="1" w:styleId="F30DC745729B4AAA9B7156EDC6C600D4">
    <w:name w:val="F30DC745729B4AAA9B7156EDC6C600D4"/>
    <w:rsid w:val="004640DC"/>
  </w:style>
  <w:style w:type="paragraph" w:customStyle="1" w:styleId="48CD647FDC854071971C485B9756406E">
    <w:name w:val="48CD647FDC854071971C485B9756406E"/>
    <w:rsid w:val="004640DC"/>
  </w:style>
  <w:style w:type="paragraph" w:customStyle="1" w:styleId="40B94F39478A4C8298428306D2390E91">
    <w:name w:val="40B94F39478A4C8298428306D2390E91"/>
    <w:rsid w:val="004640DC"/>
  </w:style>
  <w:style w:type="paragraph" w:customStyle="1" w:styleId="C6116ED981024F6D96AFFAA391338D4A">
    <w:name w:val="C6116ED981024F6D96AFFAA391338D4A"/>
    <w:rsid w:val="004640DC"/>
  </w:style>
  <w:style w:type="paragraph" w:customStyle="1" w:styleId="3D8D65BD5AF748CD811AA2EC556CFC06">
    <w:name w:val="3D8D65BD5AF748CD811AA2EC556CFC06"/>
    <w:rsid w:val="004640DC"/>
  </w:style>
  <w:style w:type="paragraph" w:customStyle="1" w:styleId="924EF3E42C954B5CB70083929E7FA932">
    <w:name w:val="924EF3E42C954B5CB70083929E7FA932"/>
    <w:rsid w:val="004640DC"/>
  </w:style>
  <w:style w:type="paragraph" w:customStyle="1" w:styleId="D807D4B6F1BD4A0F97F2821C71E4C19B">
    <w:name w:val="D807D4B6F1BD4A0F97F2821C71E4C19B"/>
    <w:rsid w:val="004640DC"/>
  </w:style>
  <w:style w:type="paragraph" w:customStyle="1" w:styleId="596279BCDD654E5FAFC40FDDEBACE470">
    <w:name w:val="596279BCDD654E5FAFC40FDDEBACE470"/>
    <w:rsid w:val="004640DC"/>
  </w:style>
  <w:style w:type="paragraph" w:customStyle="1" w:styleId="3EF1FE214FBB4E96844C7BF350DF9A18">
    <w:name w:val="3EF1FE214FBB4E96844C7BF350DF9A18"/>
    <w:rsid w:val="004640DC"/>
  </w:style>
  <w:style w:type="paragraph" w:customStyle="1" w:styleId="869B5F85B4E242F89EB972B8C441D1B1">
    <w:name w:val="869B5F85B4E242F89EB972B8C441D1B1"/>
    <w:rsid w:val="004640DC"/>
  </w:style>
  <w:style w:type="paragraph" w:customStyle="1" w:styleId="7E65AE318A3744579CBAADAC1B3C6542">
    <w:name w:val="7E65AE318A3744579CBAADAC1B3C6542"/>
  </w:style>
  <w:style w:type="paragraph" w:customStyle="1" w:styleId="B463BA03E77C439EABA6844366DAFFB0">
    <w:name w:val="B463BA03E77C439EABA6844366DAFFB0"/>
  </w:style>
  <w:style w:type="paragraph" w:customStyle="1" w:styleId="89DC4BCDD4AE40F9A4BA40CABC203D06">
    <w:name w:val="89DC4BCDD4AE40F9A4BA40CABC203D06"/>
  </w:style>
  <w:style w:type="paragraph" w:customStyle="1" w:styleId="24EF09C124104314A552824BD89A3CFF">
    <w:name w:val="24EF09C124104314A552824BD89A3CFF"/>
  </w:style>
  <w:style w:type="paragraph" w:customStyle="1" w:styleId="2FD55E48D39143C88A830E1B3258FFC4">
    <w:name w:val="2FD55E48D39143C88A830E1B3258FFC4"/>
  </w:style>
  <w:style w:type="paragraph" w:customStyle="1" w:styleId="28C6D278252742C0A132FAEBDF098FE6">
    <w:name w:val="28C6D278252742C0A132FAEBDF098FE6"/>
  </w:style>
  <w:style w:type="paragraph" w:customStyle="1" w:styleId="F7F72477D2A1469DB9527AD64B41F89A">
    <w:name w:val="F7F72477D2A1469DB9527AD64B41F89A"/>
  </w:style>
  <w:style w:type="paragraph" w:customStyle="1" w:styleId="C218EC1539DD4924A87576B0FE063E68">
    <w:name w:val="C218EC1539DD4924A87576B0FE063E68"/>
  </w:style>
  <w:style w:type="paragraph" w:customStyle="1" w:styleId="E92342A4CBCE49C49CC0EEEA3E8208F0">
    <w:name w:val="E92342A4CBCE49C49CC0EEEA3E8208F0"/>
  </w:style>
  <w:style w:type="paragraph" w:customStyle="1" w:styleId="1D9E1F4C220F47ED872BE2EED3E643E2">
    <w:name w:val="1D9E1F4C220F47ED872BE2EED3E643E2"/>
  </w:style>
  <w:style w:type="paragraph" w:customStyle="1" w:styleId="2D50ACC6392746DA82C581FDE74CBBEF">
    <w:name w:val="2D50ACC6392746DA82C581FDE74CBBEF"/>
  </w:style>
  <w:style w:type="paragraph" w:customStyle="1" w:styleId="9D37CCB797984079B887296A9A0F434D">
    <w:name w:val="9D37CCB797984079B887296A9A0F434D"/>
  </w:style>
  <w:style w:type="paragraph" w:customStyle="1" w:styleId="A76B0C51ED8440C4855FBEBFCF4B55E2">
    <w:name w:val="A76B0C51ED8440C4855FBEBFCF4B55E2"/>
  </w:style>
  <w:style w:type="paragraph" w:customStyle="1" w:styleId="8A7F20E9853E45E6A9887B0512E0DF09">
    <w:name w:val="8A7F20E9853E45E6A9887B0512E0DF09"/>
  </w:style>
  <w:style w:type="paragraph" w:customStyle="1" w:styleId="2D98C2EF92F64B0A9D28B578468DCE3E">
    <w:name w:val="2D98C2EF92F64B0A9D28B578468DCE3E"/>
  </w:style>
  <w:style w:type="paragraph" w:customStyle="1" w:styleId="8E7B4BA75EE9427A88855BA5181D4877">
    <w:name w:val="8E7B4BA75EE9427A88855BA5181D4877"/>
  </w:style>
  <w:style w:type="paragraph" w:customStyle="1" w:styleId="537BAF103B64428EBDC334ECC1B8C706">
    <w:name w:val="537BAF103B64428EBDC334ECC1B8C706"/>
  </w:style>
  <w:style w:type="paragraph" w:customStyle="1" w:styleId="285CCAB6303D43AE86CC797776DFCD90">
    <w:name w:val="285CCAB6303D43AE86CC797776DFCD90"/>
  </w:style>
  <w:style w:type="paragraph" w:customStyle="1" w:styleId="4CE8DED2D78B4495881F1987998F42D5">
    <w:name w:val="4CE8DED2D78B4495881F1987998F42D5"/>
  </w:style>
  <w:style w:type="paragraph" w:customStyle="1" w:styleId="754DE7FFADD347DB9A0BACF42149733A">
    <w:name w:val="754DE7FFADD347DB9A0BACF42149733A"/>
  </w:style>
  <w:style w:type="paragraph" w:customStyle="1" w:styleId="778FE9578D9F4E3AAC62BC2B0922CDF9">
    <w:name w:val="778FE9578D9F4E3AAC62BC2B0922CDF9"/>
  </w:style>
  <w:style w:type="paragraph" w:customStyle="1" w:styleId="406D11D9A53A4ABBB23635540D2A69F3">
    <w:name w:val="406D11D9A53A4ABBB23635540D2A69F3"/>
  </w:style>
  <w:style w:type="paragraph" w:customStyle="1" w:styleId="2F2653AF14D24740883A2881EE7BF216">
    <w:name w:val="2F2653AF14D24740883A2881EE7BF216"/>
  </w:style>
  <w:style w:type="paragraph" w:customStyle="1" w:styleId="5BB1A9FC091949B09F65DF888498B876">
    <w:name w:val="5BB1A9FC091949B09F65DF888498B876"/>
  </w:style>
  <w:style w:type="paragraph" w:customStyle="1" w:styleId="C62CC54CDBB7423BB803910DEF2A52DF">
    <w:name w:val="C62CC54CDBB7423BB803910DEF2A52DF"/>
  </w:style>
  <w:style w:type="paragraph" w:customStyle="1" w:styleId="0E011FFEA3E940C6A96221ADDC8BB091">
    <w:name w:val="0E011FFEA3E940C6A96221ADDC8BB091"/>
  </w:style>
  <w:style w:type="paragraph" w:customStyle="1" w:styleId="E3414905EE574449926577F9D4EDA75C">
    <w:name w:val="E3414905EE574449926577F9D4EDA75C"/>
  </w:style>
  <w:style w:type="paragraph" w:customStyle="1" w:styleId="272041484F9B45CA89F52F7A1F846FC1">
    <w:name w:val="272041484F9B45CA89F52F7A1F846FC1"/>
  </w:style>
  <w:style w:type="paragraph" w:customStyle="1" w:styleId="99ADDC73F93F471692F0B077F9AD0563">
    <w:name w:val="99ADDC73F93F471692F0B077F9AD0563"/>
  </w:style>
  <w:style w:type="paragraph" w:customStyle="1" w:styleId="90FB2612A72F43109FB3295AE33A4C50">
    <w:name w:val="90FB2612A72F43109FB3295AE33A4C50"/>
  </w:style>
  <w:style w:type="paragraph" w:customStyle="1" w:styleId="ABE73A02C51546FC8253338D95E03A63">
    <w:name w:val="ABE73A02C51546FC8253338D95E03A63"/>
  </w:style>
  <w:style w:type="paragraph" w:customStyle="1" w:styleId="E07C2FC8720A40C48DA8D3568D6CFE7A">
    <w:name w:val="E07C2FC8720A40C48DA8D3568D6CFE7A"/>
  </w:style>
  <w:style w:type="paragraph" w:customStyle="1" w:styleId="0A29F8A9565E4062B79A8F4CF65532DB">
    <w:name w:val="0A29F8A9565E4062B79A8F4CF65532DB"/>
  </w:style>
  <w:style w:type="paragraph" w:customStyle="1" w:styleId="E2C258CA3AD34B0C9A710160C4D183DF">
    <w:name w:val="E2C258CA3AD34B0C9A710160C4D183DF"/>
  </w:style>
  <w:style w:type="paragraph" w:customStyle="1" w:styleId="AFA6022C06BA43409A943BB11CFAFB2B">
    <w:name w:val="AFA6022C06BA43409A943BB11CFAFB2B"/>
  </w:style>
  <w:style w:type="paragraph" w:customStyle="1" w:styleId="50143E62451E463CBC3D592095120CB9">
    <w:name w:val="50143E62451E463CBC3D592095120CB9"/>
  </w:style>
  <w:style w:type="paragraph" w:customStyle="1" w:styleId="A2C0128BBFD745DFACECAEB9D34B2C57">
    <w:name w:val="A2C0128BBFD745DFACECAEB9D34B2C57"/>
    <w:rsid w:val="00235638"/>
    <w:rPr>
      <w:lang w:val="en-GB" w:eastAsia="en-GB"/>
    </w:rPr>
  </w:style>
  <w:style w:type="paragraph" w:customStyle="1" w:styleId="E0964FD4E71945A0BD98147B33D2012C">
    <w:name w:val="E0964FD4E71945A0BD98147B33D2012C"/>
    <w:rsid w:val="00235638"/>
    <w:rPr>
      <w:lang w:val="en-GB" w:eastAsia="en-GB"/>
    </w:rPr>
  </w:style>
  <w:style w:type="paragraph" w:customStyle="1" w:styleId="9C0F016E7BB54AD2A7746A3B27D52B00">
    <w:name w:val="9C0F016E7BB54AD2A7746A3B27D52B00"/>
  </w:style>
  <w:style w:type="paragraph" w:customStyle="1" w:styleId="A5E81CBEDFAE4393BB77FAB2CB47E182">
    <w:name w:val="A5E81CBEDFAE4393BB77FAB2CB47E182"/>
  </w:style>
  <w:style w:type="paragraph" w:customStyle="1" w:styleId="B759BE67AF364A0DBDBA11E51774C388">
    <w:name w:val="B759BE67AF364A0DBDBA11E51774C388"/>
  </w:style>
  <w:style w:type="paragraph" w:customStyle="1" w:styleId="2488C365CCFA40858F8145A0ADE4F697">
    <w:name w:val="2488C365CCFA40858F8145A0ADE4F697"/>
  </w:style>
  <w:style w:type="paragraph" w:customStyle="1" w:styleId="8568A80D1D744AA698678614210CD1F0">
    <w:name w:val="8568A80D1D744AA698678614210CD1F0"/>
  </w:style>
  <w:style w:type="paragraph" w:customStyle="1" w:styleId="AFA711F973964C98BDFA3281E9F2CA8E">
    <w:name w:val="AFA711F973964C98BDFA3281E9F2CA8E"/>
  </w:style>
  <w:style w:type="paragraph" w:customStyle="1" w:styleId="DB9AF061E7C8465E82013446E582893F">
    <w:name w:val="DB9AF061E7C8465E82013446E582893F"/>
  </w:style>
  <w:style w:type="paragraph" w:customStyle="1" w:styleId="402185E62F2C45D49F080BD8135DC08C">
    <w:name w:val="402185E62F2C45D49F080BD8135DC08C"/>
    <w:rsid w:val="00235638"/>
    <w:rPr>
      <w:lang w:val="en-GB" w:eastAsia="en-GB"/>
    </w:rPr>
  </w:style>
  <w:style w:type="paragraph" w:customStyle="1" w:styleId="685BAF73EBC1491491C1286002F8D64B">
    <w:name w:val="685BAF73EBC1491491C1286002F8D64B"/>
    <w:rsid w:val="00235638"/>
    <w:rPr>
      <w:lang w:val="en-GB" w:eastAsia="en-GB"/>
    </w:rPr>
  </w:style>
  <w:style w:type="paragraph" w:customStyle="1" w:styleId="12C6C89EBD0A47DE9BBCC20309356FA6">
    <w:name w:val="12C6C89EBD0A47DE9BBCC20309356FA6"/>
    <w:rsid w:val="00235638"/>
    <w:rPr>
      <w:lang w:val="en-GB" w:eastAsia="en-GB"/>
    </w:rPr>
  </w:style>
  <w:style w:type="paragraph" w:customStyle="1" w:styleId="EC5653E13F9A4EFC89DFD344B4ACF107">
    <w:name w:val="EC5653E13F9A4EFC89DFD344B4ACF107"/>
  </w:style>
  <w:style w:type="paragraph" w:customStyle="1" w:styleId="1B80786B646D4969B793C0507B486F4F">
    <w:name w:val="1B80786B646D4969B793C0507B486F4F"/>
  </w:style>
  <w:style w:type="paragraph" w:customStyle="1" w:styleId="86B1D818DDFC41C08C08AA8339E937E5">
    <w:name w:val="86B1D818DDFC41C08C08AA8339E937E5"/>
  </w:style>
  <w:style w:type="paragraph" w:customStyle="1" w:styleId="40B218D2587B4DE187371AE99F8CCAC9">
    <w:name w:val="40B218D2587B4DE187371AE99F8CCAC9"/>
  </w:style>
  <w:style w:type="paragraph" w:customStyle="1" w:styleId="F78D1D71F8404EBD821F8406116EC1B7">
    <w:name w:val="F78D1D71F8404EBD821F8406116EC1B7"/>
  </w:style>
  <w:style w:type="paragraph" w:customStyle="1" w:styleId="4B4D37A0333F4F3080CA9AEC3CAAA790">
    <w:name w:val="4B4D37A0333F4F3080CA9AEC3CAAA790"/>
  </w:style>
  <w:style w:type="paragraph" w:customStyle="1" w:styleId="7F8A46CDD0B544CAA045628701279F2A">
    <w:name w:val="7F8A46CDD0B544CAA045628701279F2A"/>
  </w:style>
  <w:style w:type="paragraph" w:customStyle="1" w:styleId="81C7DA134BE042CFB03D1345B9BED5B1">
    <w:name w:val="81C7DA134BE042CFB03D1345B9BED5B1"/>
  </w:style>
  <w:style w:type="paragraph" w:customStyle="1" w:styleId="2FD2F53FE64E4FA98BF4D8F709A3BF25">
    <w:name w:val="2FD2F53FE64E4FA98BF4D8F709A3BF25"/>
    <w:rsid w:val="00B33EC8"/>
  </w:style>
  <w:style w:type="paragraph" w:customStyle="1" w:styleId="D603DAA0BF8542FA8F5B2999B1C8700E">
    <w:name w:val="D603DAA0BF8542FA8F5B2999B1C8700E"/>
  </w:style>
  <w:style w:type="paragraph" w:customStyle="1" w:styleId="6898CF490FC245FC857FADD6A6D7DADB">
    <w:name w:val="6898CF490FC245FC857FADD6A6D7DADB"/>
  </w:style>
  <w:style w:type="paragraph" w:customStyle="1" w:styleId="8A3A397772814E6BA97EDF696151A9FE">
    <w:name w:val="8A3A397772814E6BA97EDF696151A9FE"/>
  </w:style>
  <w:style w:type="paragraph" w:customStyle="1" w:styleId="C5ADFFBDA73D4030B1DBFDB530AAD35A">
    <w:name w:val="C5ADFFBDA73D4030B1DBFDB530AAD35A"/>
  </w:style>
  <w:style w:type="paragraph" w:customStyle="1" w:styleId="8BEF02DABD3E4C728F20F3B30418E14C">
    <w:name w:val="8BEF02DABD3E4C728F20F3B30418E14C"/>
  </w:style>
  <w:style w:type="paragraph" w:customStyle="1" w:styleId="8746D20651CB44BE9B66E455E5E135C1">
    <w:name w:val="8746D20651CB44BE9B66E455E5E135C1"/>
  </w:style>
  <w:style w:type="paragraph" w:customStyle="1" w:styleId="5AABB580C0EF45D8B0080E3B16654A10">
    <w:name w:val="5AABB580C0EF45D8B0080E3B16654A10"/>
  </w:style>
  <w:style w:type="paragraph" w:customStyle="1" w:styleId="DA9399E9920C4D058D030D0DF2771D15">
    <w:name w:val="DA9399E9920C4D058D030D0DF2771D15"/>
    <w:rsid w:val="00994784"/>
  </w:style>
  <w:style w:type="paragraph" w:customStyle="1" w:styleId="BEEFDB7A717A42EE92EBB6B97FB5F6B9">
    <w:name w:val="BEEFDB7A717A42EE92EBB6B97FB5F6B9"/>
    <w:rsid w:val="00994784"/>
  </w:style>
  <w:style w:type="paragraph" w:customStyle="1" w:styleId="4B9B8BFB3F944F9A9245796FB5DAF856">
    <w:name w:val="4B9B8BFB3F944F9A9245796FB5DAF856"/>
    <w:rsid w:val="00994784"/>
  </w:style>
  <w:style w:type="paragraph" w:customStyle="1" w:styleId="C5C64955A32C4EA38652525F0996DB9D">
    <w:name w:val="C5C64955A32C4EA38652525F0996DB9D"/>
    <w:rsid w:val="00994784"/>
  </w:style>
  <w:style w:type="paragraph" w:customStyle="1" w:styleId="B3AA979FD09C4CBBBC2B20F659FC8330">
    <w:name w:val="B3AA979FD09C4CBBBC2B20F659FC8330"/>
    <w:rsid w:val="00994784"/>
  </w:style>
  <w:style w:type="paragraph" w:customStyle="1" w:styleId="211BEC4DCB7B4F5BBAF4C3EC1B675FC1">
    <w:name w:val="211BEC4DCB7B4F5BBAF4C3EC1B675FC1"/>
    <w:rsid w:val="00994784"/>
  </w:style>
  <w:style w:type="paragraph" w:customStyle="1" w:styleId="5B755FA7C64142DF8D5A02A6E57C54AF">
    <w:name w:val="5B755FA7C64142DF8D5A02A6E57C54AF"/>
    <w:rsid w:val="00994784"/>
  </w:style>
  <w:style w:type="paragraph" w:customStyle="1" w:styleId="71DD3EDA437C4B1AB10F9583D690CD45">
    <w:name w:val="71DD3EDA437C4B1AB10F9583D690CD45"/>
    <w:rsid w:val="00994784"/>
  </w:style>
  <w:style w:type="paragraph" w:customStyle="1" w:styleId="57303275CD3F4BA3BE4BEAF02A9C20C4">
    <w:name w:val="57303275CD3F4BA3BE4BEAF02A9C20C4"/>
    <w:rsid w:val="00994784"/>
  </w:style>
  <w:style w:type="paragraph" w:customStyle="1" w:styleId="FB1C436FD5EB427CA370E89556D44F11">
    <w:name w:val="FB1C436FD5EB427CA370E89556D44F11"/>
    <w:rsid w:val="00994784"/>
  </w:style>
  <w:style w:type="paragraph" w:customStyle="1" w:styleId="C30F4F51829F4E98B49824C85D5DD105">
    <w:name w:val="C30F4F51829F4E98B49824C85D5DD105"/>
    <w:rsid w:val="00994784"/>
  </w:style>
  <w:style w:type="paragraph" w:customStyle="1" w:styleId="41EBA3E2F3D24784BF4B6D531668BEDF">
    <w:name w:val="41EBA3E2F3D24784BF4B6D531668BEDF"/>
    <w:rsid w:val="005E1A5E"/>
  </w:style>
  <w:style w:type="paragraph" w:customStyle="1" w:styleId="C100BCD075A8485D86FE48214371BD9C">
    <w:name w:val="C100BCD075A8485D86FE48214371BD9C"/>
  </w:style>
  <w:style w:type="paragraph" w:customStyle="1" w:styleId="FF8F70C00F294D3F888E9985E4CE753C">
    <w:name w:val="FF8F70C00F294D3F888E9985E4CE753C"/>
  </w:style>
  <w:style w:type="paragraph" w:customStyle="1" w:styleId="E70FD2824F4E4DEA94E7573A73047CE1">
    <w:name w:val="E70FD2824F4E4DEA94E7573A73047CE1"/>
  </w:style>
  <w:style w:type="paragraph" w:customStyle="1" w:styleId="FC7FB1B894C54793B1BE52B4221E888B">
    <w:name w:val="FC7FB1B894C54793B1BE52B4221E888B"/>
  </w:style>
  <w:style w:type="paragraph" w:customStyle="1" w:styleId="EFA64B557E1F4606A27BC675053361EB">
    <w:name w:val="EFA64B557E1F4606A27BC675053361EB"/>
    <w:rPr>
      <w:lang w:val="en-GB" w:eastAsia="en-GB"/>
    </w:rPr>
  </w:style>
  <w:style w:type="paragraph" w:customStyle="1" w:styleId="105BD979B1204896B5C97CA79FC925D7">
    <w:name w:val="105BD979B1204896B5C97CA79FC925D7"/>
    <w:rsid w:val="005E1A5E"/>
  </w:style>
  <w:style w:type="paragraph" w:customStyle="1" w:styleId="A9BC9D10076A4BF7A3817D39AD2A04CF">
    <w:name w:val="A9BC9D10076A4BF7A3817D39AD2A04CF"/>
    <w:rsid w:val="005E1A5E"/>
  </w:style>
  <w:style w:type="paragraph" w:customStyle="1" w:styleId="7FCA1C7FE08F4DCD98132BA830CFAB18">
    <w:name w:val="7FCA1C7FE08F4DCD98132BA830CFAB18"/>
    <w:rsid w:val="005E1A5E"/>
  </w:style>
  <w:style w:type="paragraph" w:customStyle="1" w:styleId="457CBBD9281945558F145C5EEBF65AB3">
    <w:name w:val="457CBBD9281945558F145C5EEBF65AB3"/>
    <w:rsid w:val="005E1A5E"/>
  </w:style>
  <w:style w:type="paragraph" w:customStyle="1" w:styleId="DF4DC424AE6B4F049ED305E78CF51684">
    <w:name w:val="DF4DC424AE6B4F049ED305E78CF51684"/>
    <w:rsid w:val="005E1A5E"/>
  </w:style>
  <w:style w:type="paragraph" w:customStyle="1" w:styleId="B8404EC0E20C4F4C802605246FF343CD">
    <w:name w:val="B8404EC0E20C4F4C802605246FF343CD"/>
    <w:rsid w:val="005E1A5E"/>
  </w:style>
  <w:style w:type="paragraph" w:customStyle="1" w:styleId="7F6AB1BB037E4FE097195AC730A04146">
    <w:name w:val="7F6AB1BB037E4FE097195AC730A04146"/>
    <w:rsid w:val="005E1A5E"/>
  </w:style>
  <w:style w:type="paragraph" w:customStyle="1" w:styleId="8475AB2790C04412BB49ED8B814D71CB">
    <w:name w:val="8475AB2790C04412BB49ED8B814D71CB"/>
    <w:rsid w:val="005E1A5E"/>
  </w:style>
  <w:style w:type="paragraph" w:customStyle="1" w:styleId="48A814439C3D4481987CD9689612C9A3">
    <w:name w:val="48A814439C3D4481987CD9689612C9A3"/>
    <w:rsid w:val="008A4A11"/>
    <w:rPr>
      <w:lang w:eastAsia="zh-CN"/>
    </w:rPr>
  </w:style>
  <w:style w:type="paragraph" w:customStyle="1" w:styleId="4420538C821F4A3D9F29E3C424C02035">
    <w:name w:val="4420538C821F4A3D9F29E3C424C02035"/>
    <w:rsid w:val="008A4A11"/>
    <w:rPr>
      <w:lang w:eastAsia="zh-CN"/>
    </w:rPr>
  </w:style>
  <w:style w:type="paragraph" w:customStyle="1" w:styleId="05DB40F4C47442449BDFEF7BA35BB0A5">
    <w:name w:val="05DB40F4C47442449BDFEF7BA35BB0A5"/>
    <w:rsid w:val="008A4A11"/>
    <w:rPr>
      <w:lang w:eastAsia="zh-CN"/>
    </w:rPr>
  </w:style>
  <w:style w:type="paragraph" w:customStyle="1" w:styleId="3E3F14D12C5C403591750A038D786553">
    <w:name w:val="3E3F14D12C5C403591750A038D786553"/>
    <w:rsid w:val="008A4A11"/>
    <w:rPr>
      <w:lang w:eastAsia="zh-CN"/>
    </w:rPr>
  </w:style>
  <w:style w:type="paragraph" w:customStyle="1" w:styleId="B3FB5E2DEB1647678D7F334DD725643E">
    <w:name w:val="B3FB5E2DEB1647678D7F334DD725643E"/>
    <w:rsid w:val="008A4A11"/>
    <w:rPr>
      <w:lang w:eastAsia="zh-CN"/>
    </w:rPr>
  </w:style>
  <w:style w:type="paragraph" w:customStyle="1" w:styleId="0C58401A0C5F49B28FC98EA906921D9E">
    <w:name w:val="0C58401A0C5F49B28FC98EA906921D9E"/>
    <w:rsid w:val="008A4A11"/>
    <w:rPr>
      <w:lang w:eastAsia="zh-CN"/>
    </w:rPr>
  </w:style>
  <w:style w:type="paragraph" w:customStyle="1" w:styleId="E78B57CBB99B4CB7BF0F156792BC832D">
    <w:name w:val="E78B57CBB99B4CB7BF0F156792BC832D"/>
    <w:rsid w:val="008A4A11"/>
    <w:rPr>
      <w:lang w:eastAsia="zh-CN"/>
    </w:rPr>
  </w:style>
  <w:style w:type="paragraph" w:customStyle="1" w:styleId="51522F718681400CB144330BDDE6211C">
    <w:name w:val="51522F718681400CB144330BDDE6211C"/>
    <w:rsid w:val="008A4A11"/>
    <w:rPr>
      <w:lang w:eastAsia="zh-CN"/>
    </w:rPr>
  </w:style>
  <w:style w:type="paragraph" w:customStyle="1" w:styleId="3105FA9216F5456D9A3B2EC79403D275">
    <w:name w:val="3105FA9216F5456D9A3B2EC79403D275"/>
    <w:rsid w:val="008A4A11"/>
    <w:rPr>
      <w:lang w:eastAsia="zh-C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&lt;Bosch&gt;</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205b6731-7156-4e65-a970-4d2a05f910d7">
      <Terms xmlns="http://schemas.microsoft.com/office/infopath/2007/PartnerControls"/>
    </lcf76f155ced4ddcb4097134ff3c332f>
    <TaxCatchAll xmlns="6dece88e-aea2-4b7d-872a-c7533832f6d7" xsi:nil="true"/>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70ADD3DEB6FE1142BB1BFA6F0B68C0A2" ma:contentTypeVersion="13" ma:contentTypeDescription="Create a new document." ma:contentTypeScope="" ma:versionID="d41dc82e0690f8a8f728dbe7396dd4c2">
  <xsd:schema xmlns:xsd="http://www.w3.org/2001/XMLSchema" xmlns:xs="http://www.w3.org/2001/XMLSchema" xmlns:p="http://schemas.microsoft.com/office/2006/metadata/properties" xmlns:ns1="http://schemas.microsoft.com/sharepoint/v3" xmlns:ns2="205b6731-7156-4e65-a970-4d2a05f910d7" xmlns:ns3="6dece88e-aea2-4b7d-872a-c7533832f6d7" targetNamespace="http://schemas.microsoft.com/office/2006/metadata/properties" ma:root="true" ma:fieldsID="8ef5ba4ad645fda8a224a70d7061f1e0" ns1:_="" ns2:_="" ns3:_="">
    <xsd:import namespace="http://schemas.microsoft.com/sharepoint/v3"/>
    <xsd:import namespace="205b6731-7156-4e65-a970-4d2a05f910d7"/>
    <xsd:import namespace="6dece88e-aea2-4b7d-872a-c7533832f6d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1:_ip_UnifiedCompliancePolicyProperties" minOccurs="0"/>
                <xsd:element ref="ns1:_ip_UnifiedCompliancePolicyUIAction"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05b6731-7156-4e65-a970-4d2a05f910d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dece88e-aea2-4b7d-872a-c7533832f6d7"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9d912ceb-6e01-4b41-92d6-b74d611d0784}" ma:internalName="TaxCatchAll" ma:showField="CatchAllData" ma:web="6dece88e-aea2-4b7d-872a-c7533832f6d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130B846-D453-4834-B70D-1917C86CE7E6}">
  <ds:schemaRefs>
    <ds:schemaRef ds:uri="http://schemas.microsoft.com/sharepoint/v3/contenttype/forms"/>
  </ds:schemaRefs>
</ds:datastoreItem>
</file>

<file path=customXml/itemProps3.xml><?xml version="1.0" encoding="utf-8"?>
<ds:datastoreItem xmlns:ds="http://schemas.openxmlformats.org/officeDocument/2006/customXml" ds:itemID="{B7EE1F49-B7D1-4FF5-91B1-9CB5E97B343F}">
  <ds:schemaRefs>
    <ds:schemaRef ds:uri="http://schemas.openxmlformats.org/officeDocument/2006/bibliography"/>
  </ds:schemaRefs>
</ds:datastoreItem>
</file>

<file path=customXml/itemProps4.xml><?xml version="1.0" encoding="utf-8"?>
<ds:datastoreItem xmlns:ds="http://schemas.openxmlformats.org/officeDocument/2006/customXml" ds:itemID="{CF575D94-C6EF-4572-9BFC-F4A35D8FDBF0}">
  <ds:schemaRefs>
    <ds:schemaRef ds:uri="http://schemas.microsoft.com/office/2006/metadata/properties"/>
    <ds:schemaRef ds:uri="http://schemas.microsoft.com/office/infopath/2007/PartnerControls"/>
    <ds:schemaRef ds:uri="http://schemas.microsoft.com/sharepoint/v3"/>
    <ds:schemaRef ds:uri="205b6731-7156-4e65-a970-4d2a05f910d7"/>
    <ds:schemaRef ds:uri="6dece88e-aea2-4b7d-872a-c7533832f6d7"/>
  </ds:schemaRefs>
</ds:datastoreItem>
</file>

<file path=customXml/itemProps5.xml><?xml version="1.0" encoding="utf-8"?>
<ds:datastoreItem xmlns:ds="http://schemas.openxmlformats.org/officeDocument/2006/customXml" ds:itemID="{142644C3-1AAC-4982-BB12-AF0C11C86D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05b6731-7156-4e65-a970-4d2a05f910d7"/>
    <ds:schemaRef ds:uri="6dece88e-aea2-4b7d-872a-c7533832f6d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7ba5c36-b7cf-4793-bbc2-bd5b3a9f95ca}"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34</TotalTime>
  <Pages>60</Pages>
  <Words>13511</Words>
  <Characters>78368</Characters>
  <Application>Microsoft Office Word</Application>
  <DocSecurity>0</DocSecurity>
  <Lines>2062</Lines>
  <Paragraphs>1801</Paragraphs>
  <Slides>0</Slides>
  <ScaleCrop>false</ScaleCrop>
  <Company/>
  <LinksUpToDate>false</LinksUpToDate>
  <CharactersWithSpaces>90078</CharactersWithSpaces>
  <SharedDoc>false</SharedDoc>
  <HLinks>
    <vt:vector size="300" baseType="variant">
      <vt:variant>
        <vt:i4>7536682</vt:i4>
      </vt:variant>
      <vt:variant>
        <vt:i4>395</vt:i4>
      </vt:variant>
      <vt:variant>
        <vt:i4>0</vt:i4>
      </vt:variant>
      <vt:variant>
        <vt:i4>5</vt:i4>
      </vt:variant>
      <vt:variant>
        <vt:lpwstr>https://nam06.safelinks.protection.outlook.com/?url=https%3A%2F%2Faka.ms%2FRAI&amp;data=05%7C02%7Cdavidcra%40microsoft.com%7Cd9430fa82c7e4b341bb908dd19f3d3e0%7C72f988bf86f141af91ab2d7cd011db47%7C1%7C0%7C638695257225235898%7CUnknown%7CTWFpbGZsb3d8eyJFbXB0eU1hcGkiOnRydWUsIlYiOiIwLjAuMDAwMCIsIlAiOiJXaW4zMiIsIkFOIjoiTWFpbCIsIldUIjoyfQ%3D%3D%7C0%7C%7C%7C&amp;sdata=cLVl5entLjr%2FcCwoUWyNNChh1hLN6bAxQFc2gnkSyIk%3D&amp;reserved=0</vt:lpwstr>
      </vt:variant>
      <vt:variant>
        <vt:lpwstr/>
      </vt:variant>
      <vt:variant>
        <vt:i4>2949160</vt:i4>
      </vt:variant>
      <vt:variant>
        <vt:i4>327</vt:i4>
      </vt:variant>
      <vt:variant>
        <vt:i4>0</vt:i4>
      </vt:variant>
      <vt:variant>
        <vt:i4>5</vt:i4>
      </vt:variant>
      <vt:variant>
        <vt:lpwstr>http://scrumguides.org/</vt:lpwstr>
      </vt:variant>
      <vt:variant>
        <vt:lpwstr/>
      </vt:variant>
      <vt:variant>
        <vt:i4>1310768</vt:i4>
      </vt:variant>
      <vt:variant>
        <vt:i4>290</vt:i4>
      </vt:variant>
      <vt:variant>
        <vt:i4>0</vt:i4>
      </vt:variant>
      <vt:variant>
        <vt:i4>5</vt:i4>
      </vt:variant>
      <vt:variant>
        <vt:lpwstr/>
      </vt:variant>
      <vt:variant>
        <vt:lpwstr>_Toc227840190</vt:lpwstr>
      </vt:variant>
      <vt:variant>
        <vt:i4>1376304</vt:i4>
      </vt:variant>
      <vt:variant>
        <vt:i4>284</vt:i4>
      </vt:variant>
      <vt:variant>
        <vt:i4>0</vt:i4>
      </vt:variant>
      <vt:variant>
        <vt:i4>5</vt:i4>
      </vt:variant>
      <vt:variant>
        <vt:lpwstr/>
      </vt:variant>
      <vt:variant>
        <vt:lpwstr>_Toc227840189</vt:lpwstr>
      </vt:variant>
      <vt:variant>
        <vt:i4>1114166</vt:i4>
      </vt:variant>
      <vt:variant>
        <vt:i4>275</vt:i4>
      </vt:variant>
      <vt:variant>
        <vt:i4>0</vt:i4>
      </vt:variant>
      <vt:variant>
        <vt:i4>5</vt:i4>
      </vt:variant>
      <vt:variant>
        <vt:lpwstr/>
      </vt:variant>
      <vt:variant>
        <vt:lpwstr>_Toc231508588</vt:lpwstr>
      </vt:variant>
      <vt:variant>
        <vt:i4>1114166</vt:i4>
      </vt:variant>
      <vt:variant>
        <vt:i4>269</vt:i4>
      </vt:variant>
      <vt:variant>
        <vt:i4>0</vt:i4>
      </vt:variant>
      <vt:variant>
        <vt:i4>5</vt:i4>
      </vt:variant>
      <vt:variant>
        <vt:lpwstr/>
      </vt:variant>
      <vt:variant>
        <vt:lpwstr>_Toc231508587</vt:lpwstr>
      </vt:variant>
      <vt:variant>
        <vt:i4>1114166</vt:i4>
      </vt:variant>
      <vt:variant>
        <vt:i4>263</vt:i4>
      </vt:variant>
      <vt:variant>
        <vt:i4>0</vt:i4>
      </vt:variant>
      <vt:variant>
        <vt:i4>5</vt:i4>
      </vt:variant>
      <vt:variant>
        <vt:lpwstr/>
      </vt:variant>
      <vt:variant>
        <vt:lpwstr>_Toc231508586</vt:lpwstr>
      </vt:variant>
      <vt:variant>
        <vt:i4>1114166</vt:i4>
      </vt:variant>
      <vt:variant>
        <vt:i4>257</vt:i4>
      </vt:variant>
      <vt:variant>
        <vt:i4>0</vt:i4>
      </vt:variant>
      <vt:variant>
        <vt:i4>5</vt:i4>
      </vt:variant>
      <vt:variant>
        <vt:lpwstr/>
      </vt:variant>
      <vt:variant>
        <vt:lpwstr>_Toc231508585</vt:lpwstr>
      </vt:variant>
      <vt:variant>
        <vt:i4>1114166</vt:i4>
      </vt:variant>
      <vt:variant>
        <vt:i4>251</vt:i4>
      </vt:variant>
      <vt:variant>
        <vt:i4>0</vt:i4>
      </vt:variant>
      <vt:variant>
        <vt:i4>5</vt:i4>
      </vt:variant>
      <vt:variant>
        <vt:lpwstr/>
      </vt:variant>
      <vt:variant>
        <vt:lpwstr>_Toc231508584</vt:lpwstr>
      </vt:variant>
      <vt:variant>
        <vt:i4>1114166</vt:i4>
      </vt:variant>
      <vt:variant>
        <vt:i4>245</vt:i4>
      </vt:variant>
      <vt:variant>
        <vt:i4>0</vt:i4>
      </vt:variant>
      <vt:variant>
        <vt:i4>5</vt:i4>
      </vt:variant>
      <vt:variant>
        <vt:lpwstr/>
      </vt:variant>
      <vt:variant>
        <vt:lpwstr>_Toc231508583</vt:lpwstr>
      </vt:variant>
      <vt:variant>
        <vt:i4>1114166</vt:i4>
      </vt:variant>
      <vt:variant>
        <vt:i4>239</vt:i4>
      </vt:variant>
      <vt:variant>
        <vt:i4>0</vt:i4>
      </vt:variant>
      <vt:variant>
        <vt:i4>5</vt:i4>
      </vt:variant>
      <vt:variant>
        <vt:lpwstr/>
      </vt:variant>
      <vt:variant>
        <vt:lpwstr>_Toc231508582</vt:lpwstr>
      </vt:variant>
      <vt:variant>
        <vt:i4>1114166</vt:i4>
      </vt:variant>
      <vt:variant>
        <vt:i4>233</vt:i4>
      </vt:variant>
      <vt:variant>
        <vt:i4>0</vt:i4>
      </vt:variant>
      <vt:variant>
        <vt:i4>5</vt:i4>
      </vt:variant>
      <vt:variant>
        <vt:lpwstr/>
      </vt:variant>
      <vt:variant>
        <vt:lpwstr>_Toc231508581</vt:lpwstr>
      </vt:variant>
      <vt:variant>
        <vt:i4>1114166</vt:i4>
      </vt:variant>
      <vt:variant>
        <vt:i4>227</vt:i4>
      </vt:variant>
      <vt:variant>
        <vt:i4>0</vt:i4>
      </vt:variant>
      <vt:variant>
        <vt:i4>5</vt:i4>
      </vt:variant>
      <vt:variant>
        <vt:lpwstr/>
      </vt:variant>
      <vt:variant>
        <vt:lpwstr>_Toc231508580</vt:lpwstr>
      </vt:variant>
      <vt:variant>
        <vt:i4>1966134</vt:i4>
      </vt:variant>
      <vt:variant>
        <vt:i4>221</vt:i4>
      </vt:variant>
      <vt:variant>
        <vt:i4>0</vt:i4>
      </vt:variant>
      <vt:variant>
        <vt:i4>5</vt:i4>
      </vt:variant>
      <vt:variant>
        <vt:lpwstr/>
      </vt:variant>
      <vt:variant>
        <vt:lpwstr>_Toc231508579</vt:lpwstr>
      </vt:variant>
      <vt:variant>
        <vt:i4>1966134</vt:i4>
      </vt:variant>
      <vt:variant>
        <vt:i4>215</vt:i4>
      </vt:variant>
      <vt:variant>
        <vt:i4>0</vt:i4>
      </vt:variant>
      <vt:variant>
        <vt:i4>5</vt:i4>
      </vt:variant>
      <vt:variant>
        <vt:lpwstr/>
      </vt:variant>
      <vt:variant>
        <vt:lpwstr>_Toc231508578</vt:lpwstr>
      </vt:variant>
      <vt:variant>
        <vt:i4>1966134</vt:i4>
      </vt:variant>
      <vt:variant>
        <vt:i4>209</vt:i4>
      </vt:variant>
      <vt:variant>
        <vt:i4>0</vt:i4>
      </vt:variant>
      <vt:variant>
        <vt:i4>5</vt:i4>
      </vt:variant>
      <vt:variant>
        <vt:lpwstr/>
      </vt:variant>
      <vt:variant>
        <vt:lpwstr>_Toc231508577</vt:lpwstr>
      </vt:variant>
      <vt:variant>
        <vt:i4>1966134</vt:i4>
      </vt:variant>
      <vt:variant>
        <vt:i4>203</vt:i4>
      </vt:variant>
      <vt:variant>
        <vt:i4>0</vt:i4>
      </vt:variant>
      <vt:variant>
        <vt:i4>5</vt:i4>
      </vt:variant>
      <vt:variant>
        <vt:lpwstr/>
      </vt:variant>
      <vt:variant>
        <vt:lpwstr>_Toc231508576</vt:lpwstr>
      </vt:variant>
      <vt:variant>
        <vt:i4>1966134</vt:i4>
      </vt:variant>
      <vt:variant>
        <vt:i4>197</vt:i4>
      </vt:variant>
      <vt:variant>
        <vt:i4>0</vt:i4>
      </vt:variant>
      <vt:variant>
        <vt:i4>5</vt:i4>
      </vt:variant>
      <vt:variant>
        <vt:lpwstr/>
      </vt:variant>
      <vt:variant>
        <vt:lpwstr>_Toc231508575</vt:lpwstr>
      </vt:variant>
      <vt:variant>
        <vt:i4>1966134</vt:i4>
      </vt:variant>
      <vt:variant>
        <vt:i4>188</vt:i4>
      </vt:variant>
      <vt:variant>
        <vt:i4>0</vt:i4>
      </vt:variant>
      <vt:variant>
        <vt:i4>5</vt:i4>
      </vt:variant>
      <vt:variant>
        <vt:lpwstr/>
      </vt:variant>
      <vt:variant>
        <vt:lpwstr>_Toc231508574</vt:lpwstr>
      </vt:variant>
      <vt:variant>
        <vt:i4>1966134</vt:i4>
      </vt:variant>
      <vt:variant>
        <vt:i4>182</vt:i4>
      </vt:variant>
      <vt:variant>
        <vt:i4>0</vt:i4>
      </vt:variant>
      <vt:variant>
        <vt:i4>5</vt:i4>
      </vt:variant>
      <vt:variant>
        <vt:lpwstr/>
      </vt:variant>
      <vt:variant>
        <vt:lpwstr>_Toc231508573</vt:lpwstr>
      </vt:variant>
      <vt:variant>
        <vt:i4>1966134</vt:i4>
      </vt:variant>
      <vt:variant>
        <vt:i4>176</vt:i4>
      </vt:variant>
      <vt:variant>
        <vt:i4>0</vt:i4>
      </vt:variant>
      <vt:variant>
        <vt:i4>5</vt:i4>
      </vt:variant>
      <vt:variant>
        <vt:lpwstr/>
      </vt:variant>
      <vt:variant>
        <vt:lpwstr>_Toc231508572</vt:lpwstr>
      </vt:variant>
      <vt:variant>
        <vt:i4>1966134</vt:i4>
      </vt:variant>
      <vt:variant>
        <vt:i4>170</vt:i4>
      </vt:variant>
      <vt:variant>
        <vt:i4>0</vt:i4>
      </vt:variant>
      <vt:variant>
        <vt:i4>5</vt:i4>
      </vt:variant>
      <vt:variant>
        <vt:lpwstr/>
      </vt:variant>
      <vt:variant>
        <vt:lpwstr>_Toc231508571</vt:lpwstr>
      </vt:variant>
      <vt:variant>
        <vt:i4>1966134</vt:i4>
      </vt:variant>
      <vt:variant>
        <vt:i4>164</vt:i4>
      </vt:variant>
      <vt:variant>
        <vt:i4>0</vt:i4>
      </vt:variant>
      <vt:variant>
        <vt:i4>5</vt:i4>
      </vt:variant>
      <vt:variant>
        <vt:lpwstr/>
      </vt:variant>
      <vt:variant>
        <vt:lpwstr>_Toc231508570</vt:lpwstr>
      </vt:variant>
      <vt:variant>
        <vt:i4>2031670</vt:i4>
      </vt:variant>
      <vt:variant>
        <vt:i4>158</vt:i4>
      </vt:variant>
      <vt:variant>
        <vt:i4>0</vt:i4>
      </vt:variant>
      <vt:variant>
        <vt:i4>5</vt:i4>
      </vt:variant>
      <vt:variant>
        <vt:lpwstr/>
      </vt:variant>
      <vt:variant>
        <vt:lpwstr>_Toc231508569</vt:lpwstr>
      </vt:variant>
      <vt:variant>
        <vt:i4>2031670</vt:i4>
      </vt:variant>
      <vt:variant>
        <vt:i4>152</vt:i4>
      </vt:variant>
      <vt:variant>
        <vt:i4>0</vt:i4>
      </vt:variant>
      <vt:variant>
        <vt:i4>5</vt:i4>
      </vt:variant>
      <vt:variant>
        <vt:lpwstr/>
      </vt:variant>
      <vt:variant>
        <vt:lpwstr>_Toc231508568</vt:lpwstr>
      </vt:variant>
      <vt:variant>
        <vt:i4>2031670</vt:i4>
      </vt:variant>
      <vt:variant>
        <vt:i4>146</vt:i4>
      </vt:variant>
      <vt:variant>
        <vt:i4>0</vt:i4>
      </vt:variant>
      <vt:variant>
        <vt:i4>5</vt:i4>
      </vt:variant>
      <vt:variant>
        <vt:lpwstr/>
      </vt:variant>
      <vt:variant>
        <vt:lpwstr>_Toc231508567</vt:lpwstr>
      </vt:variant>
      <vt:variant>
        <vt:i4>2031670</vt:i4>
      </vt:variant>
      <vt:variant>
        <vt:i4>140</vt:i4>
      </vt:variant>
      <vt:variant>
        <vt:i4>0</vt:i4>
      </vt:variant>
      <vt:variant>
        <vt:i4>5</vt:i4>
      </vt:variant>
      <vt:variant>
        <vt:lpwstr/>
      </vt:variant>
      <vt:variant>
        <vt:lpwstr>_Toc231508566</vt:lpwstr>
      </vt:variant>
      <vt:variant>
        <vt:i4>2031670</vt:i4>
      </vt:variant>
      <vt:variant>
        <vt:i4>134</vt:i4>
      </vt:variant>
      <vt:variant>
        <vt:i4>0</vt:i4>
      </vt:variant>
      <vt:variant>
        <vt:i4>5</vt:i4>
      </vt:variant>
      <vt:variant>
        <vt:lpwstr/>
      </vt:variant>
      <vt:variant>
        <vt:lpwstr>_Toc231508565</vt:lpwstr>
      </vt:variant>
      <vt:variant>
        <vt:i4>2031670</vt:i4>
      </vt:variant>
      <vt:variant>
        <vt:i4>128</vt:i4>
      </vt:variant>
      <vt:variant>
        <vt:i4>0</vt:i4>
      </vt:variant>
      <vt:variant>
        <vt:i4>5</vt:i4>
      </vt:variant>
      <vt:variant>
        <vt:lpwstr/>
      </vt:variant>
      <vt:variant>
        <vt:lpwstr>_Toc231508564</vt:lpwstr>
      </vt:variant>
      <vt:variant>
        <vt:i4>2031670</vt:i4>
      </vt:variant>
      <vt:variant>
        <vt:i4>122</vt:i4>
      </vt:variant>
      <vt:variant>
        <vt:i4>0</vt:i4>
      </vt:variant>
      <vt:variant>
        <vt:i4>5</vt:i4>
      </vt:variant>
      <vt:variant>
        <vt:lpwstr/>
      </vt:variant>
      <vt:variant>
        <vt:lpwstr>_Toc231508563</vt:lpwstr>
      </vt:variant>
      <vt:variant>
        <vt:i4>2031670</vt:i4>
      </vt:variant>
      <vt:variant>
        <vt:i4>116</vt:i4>
      </vt:variant>
      <vt:variant>
        <vt:i4>0</vt:i4>
      </vt:variant>
      <vt:variant>
        <vt:i4>5</vt:i4>
      </vt:variant>
      <vt:variant>
        <vt:lpwstr/>
      </vt:variant>
      <vt:variant>
        <vt:lpwstr>_Toc231508562</vt:lpwstr>
      </vt:variant>
      <vt:variant>
        <vt:i4>2031670</vt:i4>
      </vt:variant>
      <vt:variant>
        <vt:i4>110</vt:i4>
      </vt:variant>
      <vt:variant>
        <vt:i4>0</vt:i4>
      </vt:variant>
      <vt:variant>
        <vt:i4>5</vt:i4>
      </vt:variant>
      <vt:variant>
        <vt:lpwstr/>
      </vt:variant>
      <vt:variant>
        <vt:lpwstr>_Toc231508561</vt:lpwstr>
      </vt:variant>
      <vt:variant>
        <vt:i4>2031670</vt:i4>
      </vt:variant>
      <vt:variant>
        <vt:i4>104</vt:i4>
      </vt:variant>
      <vt:variant>
        <vt:i4>0</vt:i4>
      </vt:variant>
      <vt:variant>
        <vt:i4>5</vt:i4>
      </vt:variant>
      <vt:variant>
        <vt:lpwstr/>
      </vt:variant>
      <vt:variant>
        <vt:lpwstr>_Toc231508560</vt:lpwstr>
      </vt:variant>
      <vt:variant>
        <vt:i4>1835062</vt:i4>
      </vt:variant>
      <vt:variant>
        <vt:i4>98</vt:i4>
      </vt:variant>
      <vt:variant>
        <vt:i4>0</vt:i4>
      </vt:variant>
      <vt:variant>
        <vt:i4>5</vt:i4>
      </vt:variant>
      <vt:variant>
        <vt:lpwstr/>
      </vt:variant>
      <vt:variant>
        <vt:lpwstr>_Toc231508559</vt:lpwstr>
      </vt:variant>
      <vt:variant>
        <vt:i4>1835062</vt:i4>
      </vt:variant>
      <vt:variant>
        <vt:i4>92</vt:i4>
      </vt:variant>
      <vt:variant>
        <vt:i4>0</vt:i4>
      </vt:variant>
      <vt:variant>
        <vt:i4>5</vt:i4>
      </vt:variant>
      <vt:variant>
        <vt:lpwstr/>
      </vt:variant>
      <vt:variant>
        <vt:lpwstr>_Toc231508558</vt:lpwstr>
      </vt:variant>
      <vt:variant>
        <vt:i4>1835062</vt:i4>
      </vt:variant>
      <vt:variant>
        <vt:i4>86</vt:i4>
      </vt:variant>
      <vt:variant>
        <vt:i4>0</vt:i4>
      </vt:variant>
      <vt:variant>
        <vt:i4>5</vt:i4>
      </vt:variant>
      <vt:variant>
        <vt:lpwstr/>
      </vt:variant>
      <vt:variant>
        <vt:lpwstr>_Toc231508557</vt:lpwstr>
      </vt:variant>
      <vt:variant>
        <vt:i4>1835062</vt:i4>
      </vt:variant>
      <vt:variant>
        <vt:i4>80</vt:i4>
      </vt:variant>
      <vt:variant>
        <vt:i4>0</vt:i4>
      </vt:variant>
      <vt:variant>
        <vt:i4>5</vt:i4>
      </vt:variant>
      <vt:variant>
        <vt:lpwstr/>
      </vt:variant>
      <vt:variant>
        <vt:lpwstr>_Toc231508556</vt:lpwstr>
      </vt:variant>
      <vt:variant>
        <vt:i4>1835062</vt:i4>
      </vt:variant>
      <vt:variant>
        <vt:i4>74</vt:i4>
      </vt:variant>
      <vt:variant>
        <vt:i4>0</vt:i4>
      </vt:variant>
      <vt:variant>
        <vt:i4>5</vt:i4>
      </vt:variant>
      <vt:variant>
        <vt:lpwstr/>
      </vt:variant>
      <vt:variant>
        <vt:lpwstr>_Toc231508555</vt:lpwstr>
      </vt:variant>
      <vt:variant>
        <vt:i4>1835062</vt:i4>
      </vt:variant>
      <vt:variant>
        <vt:i4>68</vt:i4>
      </vt:variant>
      <vt:variant>
        <vt:i4>0</vt:i4>
      </vt:variant>
      <vt:variant>
        <vt:i4>5</vt:i4>
      </vt:variant>
      <vt:variant>
        <vt:lpwstr/>
      </vt:variant>
      <vt:variant>
        <vt:lpwstr>_Toc231508554</vt:lpwstr>
      </vt:variant>
      <vt:variant>
        <vt:i4>1835062</vt:i4>
      </vt:variant>
      <vt:variant>
        <vt:i4>62</vt:i4>
      </vt:variant>
      <vt:variant>
        <vt:i4>0</vt:i4>
      </vt:variant>
      <vt:variant>
        <vt:i4>5</vt:i4>
      </vt:variant>
      <vt:variant>
        <vt:lpwstr/>
      </vt:variant>
      <vt:variant>
        <vt:lpwstr>_Toc231508553</vt:lpwstr>
      </vt:variant>
      <vt:variant>
        <vt:i4>1835062</vt:i4>
      </vt:variant>
      <vt:variant>
        <vt:i4>56</vt:i4>
      </vt:variant>
      <vt:variant>
        <vt:i4>0</vt:i4>
      </vt:variant>
      <vt:variant>
        <vt:i4>5</vt:i4>
      </vt:variant>
      <vt:variant>
        <vt:lpwstr/>
      </vt:variant>
      <vt:variant>
        <vt:lpwstr>_Toc231508552</vt:lpwstr>
      </vt:variant>
      <vt:variant>
        <vt:i4>1835062</vt:i4>
      </vt:variant>
      <vt:variant>
        <vt:i4>50</vt:i4>
      </vt:variant>
      <vt:variant>
        <vt:i4>0</vt:i4>
      </vt:variant>
      <vt:variant>
        <vt:i4>5</vt:i4>
      </vt:variant>
      <vt:variant>
        <vt:lpwstr/>
      </vt:variant>
      <vt:variant>
        <vt:lpwstr>_Toc231508551</vt:lpwstr>
      </vt:variant>
      <vt:variant>
        <vt:i4>1835062</vt:i4>
      </vt:variant>
      <vt:variant>
        <vt:i4>44</vt:i4>
      </vt:variant>
      <vt:variant>
        <vt:i4>0</vt:i4>
      </vt:variant>
      <vt:variant>
        <vt:i4>5</vt:i4>
      </vt:variant>
      <vt:variant>
        <vt:lpwstr/>
      </vt:variant>
      <vt:variant>
        <vt:lpwstr>_Toc231508550</vt:lpwstr>
      </vt:variant>
      <vt:variant>
        <vt:i4>1900598</vt:i4>
      </vt:variant>
      <vt:variant>
        <vt:i4>38</vt:i4>
      </vt:variant>
      <vt:variant>
        <vt:i4>0</vt:i4>
      </vt:variant>
      <vt:variant>
        <vt:i4>5</vt:i4>
      </vt:variant>
      <vt:variant>
        <vt:lpwstr/>
      </vt:variant>
      <vt:variant>
        <vt:lpwstr>_Toc231508549</vt:lpwstr>
      </vt:variant>
      <vt:variant>
        <vt:i4>1900598</vt:i4>
      </vt:variant>
      <vt:variant>
        <vt:i4>32</vt:i4>
      </vt:variant>
      <vt:variant>
        <vt:i4>0</vt:i4>
      </vt:variant>
      <vt:variant>
        <vt:i4>5</vt:i4>
      </vt:variant>
      <vt:variant>
        <vt:lpwstr/>
      </vt:variant>
      <vt:variant>
        <vt:lpwstr>_Toc231508548</vt:lpwstr>
      </vt:variant>
      <vt:variant>
        <vt:i4>1900598</vt:i4>
      </vt:variant>
      <vt:variant>
        <vt:i4>26</vt:i4>
      </vt:variant>
      <vt:variant>
        <vt:i4>0</vt:i4>
      </vt:variant>
      <vt:variant>
        <vt:i4>5</vt:i4>
      </vt:variant>
      <vt:variant>
        <vt:lpwstr/>
      </vt:variant>
      <vt:variant>
        <vt:lpwstr>_Toc231508547</vt:lpwstr>
      </vt:variant>
      <vt:variant>
        <vt:i4>1900598</vt:i4>
      </vt:variant>
      <vt:variant>
        <vt:i4>20</vt:i4>
      </vt:variant>
      <vt:variant>
        <vt:i4>0</vt:i4>
      </vt:variant>
      <vt:variant>
        <vt:i4>5</vt:i4>
      </vt:variant>
      <vt:variant>
        <vt:lpwstr/>
      </vt:variant>
      <vt:variant>
        <vt:lpwstr>_Toc231508546</vt:lpwstr>
      </vt:variant>
      <vt:variant>
        <vt:i4>1900598</vt:i4>
      </vt:variant>
      <vt:variant>
        <vt:i4>14</vt:i4>
      </vt:variant>
      <vt:variant>
        <vt:i4>0</vt:i4>
      </vt:variant>
      <vt:variant>
        <vt:i4>5</vt:i4>
      </vt:variant>
      <vt:variant>
        <vt:lpwstr/>
      </vt:variant>
      <vt:variant>
        <vt:lpwstr>_Toc231508545</vt:lpwstr>
      </vt:variant>
      <vt:variant>
        <vt:i4>1900598</vt:i4>
      </vt:variant>
      <vt:variant>
        <vt:i4>8</vt:i4>
      </vt:variant>
      <vt:variant>
        <vt:i4>0</vt:i4>
      </vt:variant>
      <vt:variant>
        <vt:i4>5</vt:i4>
      </vt:variant>
      <vt:variant>
        <vt:lpwstr/>
      </vt:variant>
      <vt:variant>
        <vt:lpwstr>_Toc231508544</vt:lpwstr>
      </vt:variant>
      <vt:variant>
        <vt:i4>1900598</vt:i4>
      </vt:variant>
      <vt:variant>
        <vt:i4>2</vt:i4>
      </vt:variant>
      <vt:variant>
        <vt:i4>0</vt:i4>
      </vt:variant>
      <vt:variant>
        <vt:i4>5</vt:i4>
      </vt:variant>
      <vt:variant>
        <vt:lpwstr/>
      </vt:variant>
      <vt:variant>
        <vt:lpwstr>_Toc231508543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&lt;In Car Voice Assistant&gt;</dc:title>
  <dc:subject/>
  <dc:creator>&lt;MSFT&gt;</dc:creator>
  <cp:keywords/>
  <dc:description>SOW-Agilev1.1(WW)(English)(Oct2025)</dc:description>
  <cp:lastModifiedBy>Charlie Gu</cp:lastModifiedBy>
  <cp:revision>236</cp:revision>
  <cp:lastPrinted>1900-01-02T00:00:00Z</cp:lastPrinted>
  <dcterms:created xsi:type="dcterms:W3CDTF">2026-04-24T16:19:00Z</dcterms:created>
  <dcterms:modified xsi:type="dcterms:W3CDTF">2026-06-07T13:34:00Z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24100</vt:r8>
  </property>
  <property fmtid="{D5CDD505-2E9C-101B-9397-08002B2CF9AE}" pid="3" name="xd_ProgID">
    <vt:lpwstr/>
  </property>
  <property fmtid="{D5CDD505-2E9C-101B-9397-08002B2CF9AE}" pid="4" name="ContentTypeId">
    <vt:lpwstr>0x01010070ADD3DEB6FE1142BB1BFA6F0B68C0A2</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lpwstr/>
  </property>
  <property fmtid="{D5CDD505-2E9C-101B-9397-08002B2CF9AE}" pid="10" name="docLang">
    <vt:lpwstr>en</vt:lpwstr>
  </property>
  <property fmtid="{D5CDD505-2E9C-101B-9397-08002B2CF9AE}" pid="11" name="MediaServiceImageTags">
    <vt:lpwstr/>
  </property>
</Properties>
</file>
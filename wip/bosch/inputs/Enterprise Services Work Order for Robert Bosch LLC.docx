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EDD2" w14:textId="77777777" w:rsidR="00000000" w:rsidRDefault="00000000">
      <w:pPr>
        <w:pStyle w:val="NormalWeb"/>
        <w:spacing w:before="0" w:beforeAutospacing="0" w:after="160" w:afterAutospacing="0"/>
        <w:jc w:val="both"/>
        <w:rPr>
          <w14:ligatures w14:val="none"/>
        </w:rPr>
      </w:pPr>
      <w:r>
        <w:rPr>
          <w:rStyle w:val="Strong"/>
          <w:rFonts w:ascii="Segoe UI" w:hAnsi="Segoe UI" w:cs="Segoe UI"/>
          <w:sz w:val="28"/>
          <w:szCs w:val="28"/>
        </w:rPr>
        <w:t>Microsoft Enterprise Services Work Order</w:t>
      </w:r>
    </w:p>
    <w:tbl>
      <w:tblPr>
        <w:tblW w:w="5000" w:type="pct"/>
        <w:tblInd w:w="10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6703"/>
        <w:gridCol w:w="2873"/>
      </w:tblGrid>
      <w:tr w:rsidR="00000000" w14:paraId="2A71EDD6" w14:textId="77777777">
        <w:trPr>
          <w:cantSplit/>
          <w:trHeight w:hRule="exact" w:val="517"/>
        </w:trPr>
        <w:tc>
          <w:tcPr>
            <w:tcW w:w="3500" w:type="pct"/>
            <w:tcBorders>
              <w:top w:val="nil"/>
              <w:left w:val="nil"/>
              <w:bottom w:val="nil"/>
              <w:right w:val="single" w:sz="2" w:space="0" w:color="000000" w:themeColor="text1"/>
            </w:tcBorders>
            <w:hideMark/>
          </w:tcPr>
          <w:p w14:paraId="2A71EDD3" w14:textId="77777777" w:rsidR="00000000" w:rsidRDefault="00000000">
            <w:pPr>
              <w:pStyle w:val="NormalWeb"/>
              <w:spacing w:before="40" w:beforeAutospacing="0" w:after="0" w:afterAutospacing="0"/>
              <w:ind w:left="2000"/>
              <w:jc w:val="right"/>
            </w:pPr>
            <w:r>
              <w:rPr>
                <w:rFonts w:ascii="Segoe UI" w:hAnsi="Segoe UI" w:cs="Segoe UI"/>
                <w:sz w:val="16"/>
                <w:szCs w:val="16"/>
              </w:rPr>
              <w:t>Work Order Number</w:t>
            </w:r>
          </w:p>
          <w:p w14:paraId="2A71EDD4" w14:textId="77777777" w:rsidR="00000000" w:rsidRDefault="00000000">
            <w:pPr>
              <w:pStyle w:val="NormalWeb"/>
              <w:spacing w:before="40" w:beforeAutospacing="0" w:after="0" w:afterAutospacing="0"/>
              <w:ind w:left="2000"/>
              <w:jc w:val="right"/>
            </w:pPr>
            <w:r>
              <w:rPr>
                <w:rStyle w:val="Emphasis"/>
                <w:rFonts w:ascii="Segoe UI" w:hAnsi="Segoe UI" w:cs="Segoe UI"/>
                <w:sz w:val="16"/>
                <w:szCs w:val="16"/>
              </w:rPr>
              <w:t>(Microsoft Affiliate to complete)</w:t>
            </w:r>
          </w:p>
        </w:tc>
        <w:tc>
          <w:tcPr>
            <w:tcW w:w="150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2F2F2" w:themeFill="background1" w:themeFillShade="F2"/>
            <w:hideMark/>
          </w:tcPr>
          <w:p w14:paraId="2A71EDD5" w14:textId="77777777" w:rsidR="00000000" w:rsidRDefault="00000000">
            <w:pPr>
              <w:pStyle w:val="NormalWeb"/>
              <w:spacing w:before="40" w:beforeAutospacing="0" w:after="0" w:afterAutospacing="0"/>
              <w:ind w:right="-274"/>
            </w:pPr>
            <w:r>
              <w:rPr>
                <w:rFonts w:ascii="Segoe UI" w:hAnsi="Segoe UI" w:cs="Segoe UI"/>
                <w:sz w:val="18"/>
                <w:szCs w:val="18"/>
              </w:rPr>
              <w:t>UCM0265-499493-645827</w:t>
            </w:r>
          </w:p>
        </w:tc>
      </w:tr>
    </w:tbl>
    <w:p w14:paraId="2A71EDD7" w14:textId="77777777" w:rsidR="00000000" w:rsidRDefault="00000000">
      <w:pPr>
        <w:rPr>
          <w:rFonts w:eastAsia="Times New Roman"/>
        </w:rPr>
      </w:pPr>
    </w:p>
    <w:p w14:paraId="2A71EDD8" w14:textId="77777777" w:rsidR="00000000" w:rsidRDefault="00000000">
      <w:pPr>
        <w:pStyle w:val="NormalWeb"/>
        <w:spacing w:before="0" w:beforeAutospacing="0" w:after="0" w:afterAutospacing="0"/>
        <w:jc w:val="both"/>
        <w:divId w:val="1818180141"/>
        <w:rPr>
          <w:rFonts w:ascii="Segoe UI" w:hAnsi="Segoe UI" w:cs="Segoe UI"/>
          <w:sz w:val="22"/>
          <w:szCs w:val="22"/>
          <w14:ligatures w14:val="none"/>
        </w:rPr>
      </w:pPr>
      <w:r>
        <w:rPr>
          <w:rFonts w:ascii="Segoe UI" w:hAnsi="Segoe UI" w:cs="Segoe UI"/>
          <w:sz w:val="22"/>
          <w:szCs w:val="22"/>
          <w:lang w:eastAsia="x-none"/>
        </w:rPr>
        <w:t xml:space="preserve">This Work Order consists of the terms and conditions below, and the provisions of the Microsoft Business and Services Agreement reference U3937356, effective as of 6/1/2014 (the "Agreement"), and any attachments or exhibits referenced in this Work Order, all of which are incorporated herein by this reference. In this Work Order “Customer,” “you,” or “your” means the undersigned customer or its affiliate and "Microsoft", “we,” “us,” or “our” means the undersigned Microsoft affiliate. </w:t>
      </w:r>
    </w:p>
    <w:p w14:paraId="2A71EDD9" w14:textId="77777777" w:rsidR="00000000" w:rsidRDefault="00000000">
      <w:pPr>
        <w:pStyle w:val="NormalWeb"/>
        <w:spacing w:before="0" w:beforeAutospacing="0" w:after="0" w:afterAutospacing="0"/>
        <w:jc w:val="both"/>
        <w:divId w:val="1818180141"/>
        <w:rPr>
          <w:rFonts w:ascii="Segoe UI" w:hAnsi="Segoe UI" w:cs="Segoe UI"/>
          <w:sz w:val="12"/>
          <w:szCs w:val="12"/>
        </w:rPr>
      </w:pPr>
      <w:r>
        <w:rPr>
          <w:rFonts w:ascii="Segoe UI" w:hAnsi="Segoe UI" w:cs="Segoe UI"/>
          <w:sz w:val="12"/>
          <w:szCs w:val="12"/>
          <w:lang w:eastAsia="x-none"/>
        </w:rPr>
        <w:t> </w:t>
      </w:r>
    </w:p>
    <w:p w14:paraId="2A71EDDA" w14:textId="77777777" w:rsidR="00000000" w:rsidRDefault="00000000">
      <w:pPr>
        <w:pStyle w:val="NormalWeb"/>
        <w:spacing w:before="80" w:beforeAutospacing="0" w:after="0" w:afterAutospacing="0"/>
        <w:jc w:val="both"/>
        <w:divId w:val="476728546"/>
        <w:rPr>
          <w:rFonts w:ascii="Segoe UI" w:hAnsi="Segoe UI" w:cs="Segoe UI"/>
          <w:sz w:val="22"/>
          <w:szCs w:val="22"/>
          <w14:ligatures w14:val="none"/>
        </w:rPr>
      </w:pPr>
      <w:r>
        <w:rPr>
          <w:rFonts w:ascii="Segoe UI" w:hAnsi="Segoe UI" w:cs="Segoe UI"/>
          <w:sz w:val="22"/>
          <w:szCs w:val="22"/>
        </w:rPr>
        <w:t>By signing below the parties acknowledge and agree to be bound to the terms of this Work Order, the Agreement and all other provisions incorporated in them. This Work Order is effective as of the date that Microsoft signs this Work Order. Regardless of any terms and conditions contained in a purchase order, if any, the terms of this Work Order apply.</w:t>
      </w:r>
    </w:p>
    <w:tbl>
      <w:tblPr>
        <w:tblW w:w="5000" w:type="pct"/>
        <w:tblBorders>
          <w:top w:val="single" w:sz="8" w:space="0" w:color="000000"/>
          <w:left w:val="single" w:sz="8" w:space="0" w:color="000000"/>
          <w:bottom w:val="single" w:sz="8" w:space="0" w:color="000000"/>
          <w:right w:val="single" w:sz="8" w:space="0" w:color="000000"/>
        </w:tblBorders>
        <w:shd w:val="clear" w:color="auto" w:fill="FAFAFA"/>
        <w:tblCellMar>
          <w:top w:w="15" w:type="dxa"/>
          <w:left w:w="15" w:type="dxa"/>
          <w:bottom w:w="15" w:type="dxa"/>
          <w:right w:w="15" w:type="dxa"/>
        </w:tblCellMar>
        <w:tblLook w:val="04A0" w:firstRow="1" w:lastRow="0" w:firstColumn="1" w:lastColumn="0" w:noHBand="0" w:noVBand="1"/>
      </w:tblPr>
      <w:tblGrid>
        <w:gridCol w:w="4788"/>
        <w:gridCol w:w="4788"/>
      </w:tblGrid>
      <w:tr w:rsidR="00000000" w14:paraId="2A71EDDD" w14:textId="77777777">
        <w:trPr>
          <w:divId w:val="476728546"/>
          <w:trHeight w:val="285"/>
        </w:trPr>
        <w:tc>
          <w:tcPr>
            <w:tcW w:w="2444" w:type="pct"/>
            <w:tcBorders>
              <w:top w:val="single" w:sz="8" w:space="0" w:color="000000"/>
              <w:left w:val="single" w:sz="8" w:space="0" w:color="000000"/>
              <w:bottom w:val="single" w:sz="8" w:space="0" w:color="000000"/>
              <w:right w:val="single" w:sz="8" w:space="0" w:color="000000"/>
            </w:tcBorders>
            <w:shd w:val="clear" w:color="auto" w:fill="7F7F7F"/>
            <w:tcMar>
              <w:top w:w="0" w:type="dxa"/>
              <w:left w:w="108" w:type="dxa"/>
              <w:bottom w:w="0" w:type="dxa"/>
              <w:right w:w="108" w:type="dxa"/>
            </w:tcMar>
            <w:vAlign w:val="center"/>
            <w:hideMark/>
          </w:tcPr>
          <w:p w14:paraId="2A71EDDB" w14:textId="77777777" w:rsidR="00000000" w:rsidRDefault="00000000">
            <w:pPr>
              <w:pStyle w:val="NormalWeb"/>
              <w:spacing w:before="40" w:beforeAutospacing="0" w:after="0" w:afterAutospacing="0"/>
            </w:pPr>
            <w:r>
              <w:rPr>
                <w:rStyle w:val="Strong"/>
                <w:rFonts w:ascii="Segoe UI" w:hAnsi="Segoe UI" w:cs="Segoe UI"/>
                <w:color w:val="FFFFFF"/>
                <w:sz w:val="20"/>
                <w:szCs w:val="20"/>
              </w:rPr>
              <w:t>Customer</w:t>
            </w:r>
          </w:p>
        </w:tc>
        <w:tc>
          <w:tcPr>
            <w:tcW w:w="2556" w:type="pct"/>
            <w:tcBorders>
              <w:top w:val="single" w:sz="8" w:space="0" w:color="000000"/>
              <w:left w:val="single" w:sz="8" w:space="0" w:color="000000"/>
              <w:bottom w:val="single" w:sz="8" w:space="0" w:color="000000"/>
              <w:right w:val="single" w:sz="8" w:space="0" w:color="000000"/>
            </w:tcBorders>
            <w:shd w:val="clear" w:color="auto" w:fill="7F7F7F"/>
            <w:tcMar>
              <w:top w:w="0" w:type="dxa"/>
              <w:left w:w="108" w:type="dxa"/>
              <w:bottom w:w="0" w:type="dxa"/>
              <w:right w:w="108" w:type="dxa"/>
            </w:tcMar>
            <w:vAlign w:val="center"/>
            <w:hideMark/>
          </w:tcPr>
          <w:p w14:paraId="2A71EDDC" w14:textId="77777777" w:rsidR="00000000" w:rsidRDefault="00000000">
            <w:pPr>
              <w:pStyle w:val="NormalWeb"/>
              <w:spacing w:before="40" w:beforeAutospacing="0" w:after="0" w:afterAutospacing="0"/>
            </w:pPr>
            <w:r>
              <w:rPr>
                <w:rStyle w:val="Strong"/>
                <w:rFonts w:ascii="Segoe UI" w:hAnsi="Segoe UI" w:cs="Segoe UI"/>
                <w:color w:val="FFFFFF"/>
                <w:sz w:val="20"/>
                <w:szCs w:val="20"/>
              </w:rPr>
              <w:t>Microsoft Affiliate</w:t>
            </w:r>
          </w:p>
        </w:tc>
      </w:tr>
      <w:tr w:rsidR="00000000" w14:paraId="2A71EDE2" w14:textId="77777777">
        <w:trPr>
          <w:divId w:val="476728546"/>
          <w:cantSplit/>
        </w:trPr>
        <w:tc>
          <w:tcPr>
            <w:tcW w:w="2500" w:type="pct"/>
            <w:tcBorders>
              <w:bottom w:val="single" w:sz="8" w:space="0" w:color="000000"/>
              <w:right w:val="single" w:sz="8" w:space="0" w:color="000000"/>
            </w:tcBorders>
            <w:shd w:val="clear" w:color="auto" w:fill="FAFAFA"/>
            <w:hideMark/>
          </w:tcPr>
          <w:p w14:paraId="2A71EDDE" w14:textId="77777777" w:rsidR="00000000" w:rsidRDefault="00000000">
            <w:pPr>
              <w:pStyle w:val="NormalWeb"/>
              <w:ind w:left="75"/>
            </w:pPr>
            <w:r>
              <w:rPr>
                <w:rFonts w:ascii="Segoe UI" w:hAnsi="Segoe UI" w:cs="Segoe UI"/>
                <w:sz w:val="22"/>
                <w:szCs w:val="22"/>
              </w:rPr>
              <w:t xml:space="preserve">Name of Customer </w:t>
            </w:r>
            <w:r>
              <w:rPr>
                <w:rFonts w:ascii="Segoe UI" w:hAnsi="Segoe UI" w:cs="Segoe UI"/>
                <w:sz w:val="16"/>
                <w:szCs w:val="16"/>
              </w:rPr>
              <w:t>(please print)</w:t>
            </w:r>
          </w:p>
          <w:p w14:paraId="2A71EDDF" w14:textId="77777777" w:rsidR="00000000" w:rsidRDefault="00000000">
            <w:pPr>
              <w:pStyle w:val="NormalWeb"/>
              <w:ind w:left="75"/>
            </w:pPr>
            <w:r>
              <w:rPr>
                <w:rFonts w:ascii="Segoe UI" w:hAnsi="Segoe UI" w:cs="Segoe UI"/>
                <w:sz w:val="22"/>
                <w:szCs w:val="22"/>
              </w:rPr>
              <w:t xml:space="preserve">Robert Bosch LLC </w:t>
            </w:r>
          </w:p>
        </w:tc>
        <w:tc>
          <w:tcPr>
            <w:tcW w:w="2500" w:type="pct"/>
            <w:tcBorders>
              <w:bottom w:val="single" w:sz="8" w:space="0" w:color="000000"/>
            </w:tcBorders>
            <w:shd w:val="clear" w:color="auto" w:fill="FAFAFA"/>
            <w:hideMark/>
          </w:tcPr>
          <w:p w14:paraId="2A71EDE0" w14:textId="77777777" w:rsidR="00000000" w:rsidRDefault="00000000">
            <w:pPr>
              <w:pStyle w:val="NormalWeb"/>
              <w:ind w:left="75"/>
            </w:pPr>
            <w:r>
              <w:rPr>
                <w:rFonts w:ascii="Segoe UI" w:hAnsi="Segoe UI" w:cs="Segoe UI"/>
                <w:sz w:val="22"/>
                <w:szCs w:val="22"/>
              </w:rPr>
              <w:t xml:space="preserve">Name </w:t>
            </w:r>
          </w:p>
          <w:p w14:paraId="2A71EDE1" w14:textId="77777777" w:rsidR="00000000" w:rsidRDefault="00000000">
            <w:pPr>
              <w:pStyle w:val="NormalWeb"/>
              <w:ind w:left="75"/>
            </w:pPr>
            <w:r>
              <w:rPr>
                <w:rFonts w:ascii="Segoe UI" w:hAnsi="Segoe UI" w:cs="Segoe UI"/>
                <w:sz w:val="22"/>
                <w:szCs w:val="22"/>
              </w:rPr>
              <w:t>Microsoft Corporation</w:t>
            </w:r>
          </w:p>
        </w:tc>
      </w:tr>
      <w:tr w:rsidR="00000000" w14:paraId="2A71EE05" w14:textId="77777777">
        <w:trPr>
          <w:divId w:val="476728546"/>
        </w:trPr>
        <w:tc>
          <w:tcPr>
            <w:tcW w:w="2500" w:type="pct"/>
            <w:tcBorders>
              <w:right w:val="single" w:sz="8" w:space="0" w:color="000000"/>
            </w:tcBorders>
            <w:shd w:val="clear" w:color="auto" w:fill="FAFAFA"/>
            <w:hideMark/>
          </w:tcPr>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4693"/>
            </w:tblGrid>
            <w:tr w:rsidR="00000000" w14:paraId="2A71EDE6" w14:textId="77777777">
              <w:trPr>
                <w:cantSplit/>
                <w:trHeight w:val="300"/>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DE3" w14:textId="77777777" w:rsidR="00000000" w:rsidRDefault="00000000">
                  <w:pPr>
                    <w:pStyle w:val="NormalWeb"/>
                    <w:spacing w:before="40" w:beforeAutospacing="0" w:after="0" w:afterAutospacing="0"/>
                  </w:pPr>
                  <w:r>
                    <w:rPr>
                      <w:rFonts w:ascii="Segoe UI" w:hAnsi="Segoe UI" w:cs="Segoe UI"/>
                      <w:sz w:val="22"/>
                      <w:szCs w:val="22"/>
                    </w:rPr>
                    <w:t>Signature</w:t>
                  </w:r>
                </w:p>
                <w:p w14:paraId="2A71EDE4" w14:textId="77777777" w:rsidR="00000000" w:rsidRDefault="00000000">
                  <w:pPr>
                    <w:pStyle w:val="NormalWeb"/>
                    <w:spacing w:before="120" w:beforeAutospacing="0" w:after="0" w:afterAutospacing="0"/>
                  </w:pPr>
                  <w:r>
                    <w:rPr>
                      <w:rFonts w:ascii="Segoe UI" w:hAnsi="Segoe UI" w:cs="Segoe UI"/>
                      <w:color w:val="FAFAFA"/>
                      <w:sz w:val="28"/>
                      <w:szCs w:val="28"/>
                    </w:rPr>
                    <w:t xml:space="preserve">{{Custsign_es_:signer1:signature}} </w:t>
                  </w:r>
                </w:p>
                <w:p w14:paraId="2A71EDE5"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r w:rsidR="00000000" w14:paraId="2A71EDEA" w14:textId="77777777">
              <w:trPr>
                <w:cantSplit/>
                <w:trHeight w:val="375"/>
                <w:tblCellSpacing w:w="15" w:type="dxa"/>
              </w:trPr>
              <w:tc>
                <w:tcPr>
                  <w:tcW w:w="2444" w:type="pct"/>
                  <w:tcBorders>
                    <w:top w:val="single" w:sz="2"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DE7" w14:textId="77777777" w:rsidR="00000000" w:rsidRDefault="00000000">
                  <w:pPr>
                    <w:pStyle w:val="NormalWeb"/>
                    <w:spacing w:before="40" w:beforeAutospacing="0" w:after="0" w:afterAutospacing="0"/>
                  </w:pPr>
                  <w:r>
                    <w:rPr>
                      <w:rFonts w:ascii="Segoe UI" w:hAnsi="Segoe UI" w:cs="Segoe UI"/>
                      <w:sz w:val="22"/>
                      <w:szCs w:val="22"/>
                    </w:rPr>
                    <w:t xml:space="preserve">Name of person signing </w:t>
                  </w:r>
                  <w:r>
                    <w:rPr>
                      <w:rFonts w:ascii="Segoe UI" w:hAnsi="Segoe UI" w:cs="Segoe UI"/>
                      <w:sz w:val="16"/>
                      <w:szCs w:val="16"/>
                    </w:rPr>
                    <w:t>(please print)</w:t>
                  </w:r>
                </w:p>
                <w:p w14:paraId="2A71EDE8" w14:textId="77777777" w:rsidR="00000000" w:rsidRDefault="00000000">
                  <w:pPr>
                    <w:pStyle w:val="NormalWeb"/>
                    <w:spacing w:before="120" w:beforeAutospacing="0" w:after="0" w:afterAutospacing="0"/>
                  </w:pPr>
                  <w:r>
                    <w:rPr>
                      <w:rFonts w:ascii="Segoe UI" w:hAnsi="Segoe UI" w:cs="Segoe UI"/>
                      <w:color w:val="FAFAFA"/>
                      <w:sz w:val="20"/>
                      <w:szCs w:val="20"/>
                    </w:rPr>
                    <w:t>{{Customerfullname_es_:signer1:fullname}}</w:t>
                  </w:r>
                </w:p>
                <w:p w14:paraId="2A71EDE9"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r w:rsidR="00000000" w14:paraId="2A71EDEE" w14:textId="77777777">
              <w:trPr>
                <w:cantSplit/>
                <w:trHeight w:val="375"/>
                <w:tblCellSpacing w:w="15" w:type="dxa"/>
              </w:trPr>
              <w:tc>
                <w:tcPr>
                  <w:tcW w:w="2444" w:type="pct"/>
                  <w:tcBorders>
                    <w:top w:val="single" w:sz="2"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DEB" w14:textId="77777777" w:rsidR="00000000" w:rsidRDefault="00000000">
                  <w:pPr>
                    <w:pStyle w:val="NormalWeb"/>
                    <w:spacing w:before="40" w:beforeAutospacing="0" w:after="0" w:afterAutospacing="0"/>
                  </w:pPr>
                  <w:r>
                    <w:rPr>
                      <w:rFonts w:ascii="Segoe UI" w:hAnsi="Segoe UI" w:cs="Segoe UI"/>
                      <w:sz w:val="22"/>
                      <w:szCs w:val="22"/>
                    </w:rPr>
                    <w:t xml:space="preserve">Title of person signing </w:t>
                  </w:r>
                  <w:r>
                    <w:rPr>
                      <w:rFonts w:ascii="Segoe UI" w:hAnsi="Segoe UI" w:cs="Segoe UI"/>
                      <w:sz w:val="16"/>
                      <w:szCs w:val="16"/>
                    </w:rPr>
                    <w:t>(please print)</w:t>
                  </w:r>
                </w:p>
                <w:p w14:paraId="2A71EDEC" w14:textId="77777777" w:rsidR="00000000" w:rsidRDefault="00000000">
                  <w:pPr>
                    <w:pStyle w:val="NormalWeb"/>
                    <w:spacing w:before="120" w:beforeAutospacing="0" w:after="0" w:afterAutospacing="0"/>
                  </w:pPr>
                  <w:r>
                    <w:rPr>
                      <w:rFonts w:ascii="Segoe UI" w:hAnsi="Segoe UI" w:cs="Segoe UI"/>
                      <w:color w:val="FAFAFA"/>
                      <w:sz w:val="20"/>
                      <w:szCs w:val="20"/>
                    </w:rPr>
                    <w:t>{{*Customerjobtitle _es_:signer1:title}}</w:t>
                  </w:r>
                </w:p>
                <w:p w14:paraId="2A71EDED"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r w:rsidR="00000000" w14:paraId="2A71EDF2" w14:textId="77777777">
              <w:trPr>
                <w:cantSplit/>
                <w:trHeight w:val="376"/>
                <w:tblCellSpacing w:w="15" w:type="dxa"/>
              </w:trPr>
              <w:tc>
                <w:tcPr>
                  <w:tcW w:w="2444" w:type="pct"/>
                  <w:tcBorders>
                    <w:top w:val="single" w:sz="2"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DEF" w14:textId="77777777" w:rsidR="00000000" w:rsidRDefault="00000000">
                  <w:pPr>
                    <w:pStyle w:val="NormalWeb"/>
                    <w:spacing w:before="40" w:beforeAutospacing="0" w:after="0" w:afterAutospacing="0"/>
                  </w:pPr>
                  <w:r>
                    <w:rPr>
                      <w:rFonts w:ascii="Segoe UI" w:hAnsi="Segoe UI" w:cs="Segoe UI"/>
                      <w:sz w:val="22"/>
                      <w:szCs w:val="22"/>
                    </w:rPr>
                    <w:t>Signature date</w:t>
                  </w:r>
                </w:p>
                <w:p w14:paraId="2A71EDF0" w14:textId="77777777" w:rsidR="00000000" w:rsidRDefault="00000000">
                  <w:pPr>
                    <w:pStyle w:val="NormalWeb"/>
                    <w:spacing w:before="40" w:beforeAutospacing="0" w:after="0" w:afterAutospacing="0"/>
                  </w:pPr>
                  <w:r>
                    <w:rPr>
                      <w:rFonts w:ascii="Segoe UI" w:hAnsi="Segoe UI" w:cs="Segoe UI"/>
                      <w:color w:val="FAFAFA"/>
                      <w:sz w:val="18"/>
                      <w:szCs w:val="18"/>
                    </w:rPr>
                    <w:t>{{Customersignaturedate_es_:signer1:date}}</w:t>
                  </w:r>
                </w:p>
                <w:p w14:paraId="2A71EDF1"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bl>
          <w:p w14:paraId="2A71EDF3" w14:textId="77777777" w:rsidR="00000000" w:rsidRDefault="00000000">
            <w:pPr>
              <w:rPr>
                <w:rFonts w:ascii="Times New Roman" w:eastAsia="Times New Roman" w:hAnsi="Times New Roman" w:cs="Times New Roman"/>
              </w:rPr>
            </w:pPr>
          </w:p>
        </w:tc>
        <w:tc>
          <w:tcPr>
            <w:tcW w:w="2500" w:type="pct"/>
            <w:shd w:val="clear" w:color="auto" w:fill="FAFAFA"/>
            <w:hideMark/>
          </w:tcPr>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4693"/>
            </w:tblGrid>
            <w:tr w:rsidR="00000000" w14:paraId="2A71EDF7" w14:textId="77777777">
              <w:trPr>
                <w:cantSplit/>
                <w:trHeight w:val="300"/>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DF4" w14:textId="77777777" w:rsidR="00000000" w:rsidRDefault="00000000">
                  <w:pPr>
                    <w:pStyle w:val="NormalWeb"/>
                    <w:spacing w:before="40" w:beforeAutospacing="0" w:after="0" w:afterAutospacing="0"/>
                  </w:pPr>
                  <w:r>
                    <w:rPr>
                      <w:rFonts w:ascii="Segoe UI" w:hAnsi="Segoe UI" w:cs="Segoe UI"/>
                      <w:sz w:val="22"/>
                      <w:szCs w:val="22"/>
                    </w:rPr>
                    <w:t>Signature</w:t>
                  </w:r>
                </w:p>
                <w:p w14:paraId="2A71EDF5" w14:textId="77777777" w:rsidR="00000000" w:rsidRDefault="00000000">
                  <w:pPr>
                    <w:pStyle w:val="NormalWeb"/>
                    <w:spacing w:before="120" w:beforeAutospacing="0" w:after="0" w:afterAutospacing="0"/>
                  </w:pPr>
                  <w:r>
                    <w:rPr>
                      <w:rFonts w:ascii="Segoe UI" w:hAnsi="Segoe UI" w:cs="Segoe UI"/>
                      <w:color w:val="FAFAFA"/>
                      <w:sz w:val="28"/>
                      <w:szCs w:val="28"/>
                    </w:rPr>
                    <w:t xml:space="preserve">{{Mssign_es_:signer2:signature}} </w:t>
                  </w:r>
                </w:p>
                <w:p w14:paraId="2A71EDF6"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r w:rsidR="00000000" w14:paraId="2A71EDFB" w14:textId="77777777">
              <w:trPr>
                <w:cantSplit/>
                <w:trHeight w:val="375"/>
                <w:tblCellSpacing w:w="15" w:type="dxa"/>
              </w:trPr>
              <w:tc>
                <w:tcPr>
                  <w:tcW w:w="2444" w:type="pct"/>
                  <w:tcBorders>
                    <w:top w:val="single" w:sz="2"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DF8" w14:textId="77777777" w:rsidR="00000000" w:rsidRDefault="00000000">
                  <w:pPr>
                    <w:pStyle w:val="NormalWeb"/>
                    <w:spacing w:before="40" w:beforeAutospacing="0" w:after="0" w:afterAutospacing="0"/>
                  </w:pPr>
                  <w:r>
                    <w:rPr>
                      <w:rFonts w:ascii="Segoe UI" w:hAnsi="Segoe UI" w:cs="Segoe UI"/>
                      <w:sz w:val="22"/>
                      <w:szCs w:val="22"/>
                    </w:rPr>
                    <w:t xml:space="preserve">Name of person signing </w:t>
                  </w:r>
                  <w:r>
                    <w:rPr>
                      <w:rFonts w:ascii="Segoe UI" w:hAnsi="Segoe UI" w:cs="Segoe UI"/>
                      <w:sz w:val="16"/>
                      <w:szCs w:val="16"/>
                    </w:rPr>
                    <w:t>(please print)</w:t>
                  </w:r>
                </w:p>
                <w:p w14:paraId="2A71EDF9" w14:textId="77777777" w:rsidR="00000000" w:rsidRDefault="00000000">
                  <w:pPr>
                    <w:pStyle w:val="NormalWeb"/>
                    <w:spacing w:before="120" w:beforeAutospacing="0" w:after="0" w:afterAutospacing="0"/>
                  </w:pPr>
                  <w:r>
                    <w:rPr>
                      <w:rFonts w:ascii="Segoe UI" w:hAnsi="Segoe UI" w:cs="Segoe UI"/>
                      <w:color w:val="FAFAFA"/>
                      <w:sz w:val="20"/>
                      <w:szCs w:val="20"/>
                    </w:rPr>
                    <w:t>{{MSfullname_es_:signer2:fullname}}</w:t>
                  </w:r>
                </w:p>
                <w:p w14:paraId="2A71EDFA"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r w:rsidR="00000000" w14:paraId="2A71EDFF" w14:textId="77777777">
              <w:trPr>
                <w:cantSplit/>
                <w:trHeight w:val="375"/>
                <w:tblCellSpacing w:w="15" w:type="dxa"/>
              </w:trPr>
              <w:tc>
                <w:tcPr>
                  <w:tcW w:w="2444" w:type="pct"/>
                  <w:tcBorders>
                    <w:top w:val="single" w:sz="2"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DFC" w14:textId="77777777" w:rsidR="00000000" w:rsidRDefault="00000000">
                  <w:pPr>
                    <w:pStyle w:val="NormalWeb"/>
                    <w:spacing w:before="40" w:beforeAutospacing="0" w:after="0" w:afterAutospacing="0"/>
                  </w:pPr>
                  <w:r>
                    <w:rPr>
                      <w:rFonts w:ascii="Segoe UI" w:hAnsi="Segoe UI" w:cs="Segoe UI"/>
                      <w:sz w:val="22"/>
                      <w:szCs w:val="22"/>
                    </w:rPr>
                    <w:t xml:space="preserve">Title of person signing </w:t>
                  </w:r>
                  <w:r>
                    <w:rPr>
                      <w:rFonts w:ascii="Segoe UI" w:hAnsi="Segoe UI" w:cs="Segoe UI"/>
                      <w:sz w:val="16"/>
                      <w:szCs w:val="16"/>
                    </w:rPr>
                    <w:t>(please print)</w:t>
                  </w:r>
                </w:p>
                <w:p w14:paraId="2A71EDFD" w14:textId="77777777" w:rsidR="00000000" w:rsidRDefault="00000000">
                  <w:pPr>
                    <w:pStyle w:val="NormalWeb"/>
                    <w:spacing w:before="120" w:beforeAutospacing="0" w:after="0" w:afterAutospacing="0"/>
                  </w:pPr>
                  <w:r>
                    <w:rPr>
                      <w:rFonts w:ascii="Segoe UI" w:hAnsi="Segoe UI" w:cs="Segoe UI"/>
                      <w:color w:val="FAFAFA"/>
                      <w:sz w:val="20"/>
                      <w:szCs w:val="20"/>
                    </w:rPr>
                    <w:t>{{*MSjobtitle_es_:signer2:title}}</w:t>
                  </w:r>
                </w:p>
                <w:p w14:paraId="2A71EDFE"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r w:rsidR="00000000" w14:paraId="2A71EE03" w14:textId="77777777">
              <w:trPr>
                <w:cantSplit/>
                <w:trHeight w:val="376"/>
                <w:tblCellSpacing w:w="15" w:type="dxa"/>
              </w:trPr>
              <w:tc>
                <w:tcPr>
                  <w:tcW w:w="2444" w:type="pct"/>
                  <w:tcBorders>
                    <w:top w:val="single" w:sz="2"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E00" w14:textId="77777777" w:rsidR="00000000" w:rsidRDefault="00000000">
                  <w:pPr>
                    <w:pStyle w:val="NormalWeb"/>
                    <w:spacing w:before="40" w:beforeAutospacing="0" w:after="0" w:afterAutospacing="0"/>
                  </w:pPr>
                  <w:r>
                    <w:rPr>
                      <w:rFonts w:ascii="Segoe UI" w:hAnsi="Segoe UI" w:cs="Segoe UI"/>
                      <w:sz w:val="22"/>
                      <w:szCs w:val="22"/>
                    </w:rPr>
                    <w:t>Signature date</w:t>
                  </w:r>
                  <w:r>
                    <w:rPr>
                      <w:rFonts w:ascii="Segoe UI" w:hAnsi="Segoe UI" w:cs="Segoe UI"/>
                      <w:sz w:val="16"/>
                      <w:szCs w:val="16"/>
                    </w:rPr>
                    <w:t>(effective date)</w:t>
                  </w:r>
                </w:p>
                <w:p w14:paraId="2A71EE01" w14:textId="77777777" w:rsidR="00000000" w:rsidRDefault="00000000">
                  <w:pPr>
                    <w:pStyle w:val="NormalWeb"/>
                    <w:spacing w:before="40" w:beforeAutospacing="0" w:after="0" w:afterAutospacing="0"/>
                  </w:pPr>
                  <w:r>
                    <w:rPr>
                      <w:rFonts w:ascii="Segoe UI" w:hAnsi="Segoe UI" w:cs="Segoe UI"/>
                      <w:color w:val="FAFAFA"/>
                      <w:sz w:val="18"/>
                      <w:szCs w:val="18"/>
                    </w:rPr>
                    <w:t>{{Mssignaturedate _es_:signer2:date}}</w:t>
                  </w:r>
                </w:p>
                <w:p w14:paraId="2A71EE02" w14:textId="77777777" w:rsidR="00000000" w:rsidRDefault="00000000">
                  <w:pPr>
                    <w:pStyle w:val="NormalWeb"/>
                    <w:spacing w:before="40" w:beforeAutospacing="0" w:after="0" w:afterAutospacing="0"/>
                    <w:rPr>
                      <w:rFonts w:ascii="Segoe UI" w:hAnsi="Segoe UI" w:cs="Segoe UI"/>
                      <w:sz w:val="22"/>
                      <w:szCs w:val="22"/>
                    </w:rPr>
                  </w:pPr>
                  <w:r>
                    <w:rPr>
                      <w:rFonts w:ascii="Segoe UI" w:hAnsi="Segoe UI" w:cs="Segoe UI"/>
                      <w:sz w:val="22"/>
                      <w:szCs w:val="22"/>
                    </w:rPr>
                    <w:t> </w:t>
                  </w:r>
                </w:p>
              </w:tc>
            </w:tr>
          </w:tbl>
          <w:p w14:paraId="2A71EE04" w14:textId="77777777" w:rsidR="00000000" w:rsidRDefault="00000000">
            <w:pPr>
              <w:rPr>
                <w:rFonts w:ascii="Times New Roman" w:eastAsia="Times New Roman" w:hAnsi="Times New Roman" w:cs="Times New Roman"/>
              </w:rPr>
            </w:pPr>
          </w:p>
        </w:tc>
      </w:tr>
    </w:tbl>
    <w:p w14:paraId="2A71EE06" w14:textId="77777777" w:rsidR="00000000" w:rsidRDefault="00000000">
      <w:pPr>
        <w:pStyle w:val="NormalWeb"/>
        <w:spacing w:before="0" w:beforeAutospacing="0" w:after="0" w:afterAutospacing="0"/>
        <w:divId w:val="476728546"/>
        <w:rPr>
          <w:sz w:val="12"/>
          <w:szCs w:val="12"/>
        </w:rPr>
      </w:pPr>
      <w:r>
        <w:rPr>
          <w:sz w:val="12"/>
          <w:szCs w:val="12"/>
        </w:rPr>
        <w:t> </w:t>
      </w:r>
    </w:p>
    <w:tbl>
      <w:tblPr>
        <w:tblW w:w="5000" w:type="pct"/>
        <w:tblBorders>
          <w:top w:val="single" w:sz="8" w:space="0" w:color="000000"/>
          <w:left w:val="single" w:sz="8" w:space="0" w:color="000000"/>
          <w:bottom w:val="single" w:sz="8" w:space="0" w:color="000000"/>
          <w:right w:val="single" w:sz="8" w:space="0" w:color="000000"/>
        </w:tblBorders>
        <w:shd w:val="clear" w:color="auto" w:fill="FAFAFA"/>
        <w:tblCellMar>
          <w:top w:w="15" w:type="dxa"/>
          <w:left w:w="15" w:type="dxa"/>
          <w:bottom w:w="15" w:type="dxa"/>
          <w:right w:w="15" w:type="dxa"/>
        </w:tblCellMar>
        <w:tblLook w:val="04A0" w:firstRow="1" w:lastRow="0" w:firstColumn="1" w:lastColumn="0" w:noHBand="0" w:noVBand="1"/>
      </w:tblPr>
      <w:tblGrid>
        <w:gridCol w:w="9576"/>
      </w:tblGrid>
      <w:tr w:rsidR="00000000" w14:paraId="2A71EE09" w14:textId="77777777">
        <w:trPr>
          <w:divId w:val="476728546"/>
          <w:trHeight w:val="518"/>
        </w:trPr>
        <w:tc>
          <w:tcPr>
            <w:tcW w:w="5000" w:type="pct"/>
            <w:tcBorders>
              <w:top w:val="single" w:sz="8"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vAlign w:val="center"/>
            <w:hideMark/>
          </w:tcPr>
          <w:p w14:paraId="2A71EE07" w14:textId="77777777" w:rsidR="00000000" w:rsidRDefault="00000000">
            <w:pPr>
              <w:pStyle w:val="NormalWeb"/>
              <w:spacing w:before="0" w:beforeAutospacing="0" w:after="160" w:afterAutospacing="0"/>
              <w:jc w:val="both"/>
              <w:rPr>
                <w:rFonts w:ascii="Segoe UI" w:hAnsi="Segoe UI" w:cs="Segoe UI"/>
                <w:sz w:val="22"/>
                <w:szCs w:val="22"/>
              </w:rPr>
            </w:pPr>
            <w:r>
              <w:rPr>
                <w:rFonts w:ascii="Segoe UI" w:hAnsi="Segoe UI" w:cs="Segoe UI"/>
                <w:sz w:val="22"/>
                <w:szCs w:val="22"/>
              </w:rPr>
              <w:t>Name of Customer or its Affiliate that executed the Agreement (if different from Customer above)</w:t>
            </w:r>
          </w:p>
          <w:p w14:paraId="2A71EE08" w14:textId="77777777" w:rsidR="00000000" w:rsidRDefault="00000000">
            <w:pPr>
              <w:pStyle w:val="NormalWeb"/>
              <w:spacing w:before="0" w:beforeAutospacing="0" w:after="160" w:afterAutospacing="0"/>
              <w:jc w:val="both"/>
            </w:pPr>
            <w:r>
              <w:t> </w:t>
            </w:r>
          </w:p>
        </w:tc>
      </w:tr>
    </w:tbl>
    <w:p w14:paraId="2A71EE0A" w14:textId="77777777" w:rsidR="00000000" w:rsidRDefault="00000000">
      <w:pPr>
        <w:pStyle w:val="NormalWeb"/>
        <w:spacing w:before="0" w:beforeAutospacing="0" w:after="0" w:afterAutospacing="0"/>
        <w:divId w:val="476728546"/>
        <w:rPr>
          <w:sz w:val="12"/>
          <w:szCs w:val="12"/>
        </w:rPr>
      </w:pPr>
      <w:r>
        <w:rPr>
          <w:sz w:val="12"/>
          <w:szCs w:val="12"/>
        </w:rPr>
        <w:t> </w:t>
      </w:r>
    </w:p>
    <w:p w14:paraId="2A71EE0B" w14:textId="77777777" w:rsidR="00000000" w:rsidRDefault="00000000">
      <w:pPr>
        <w:pStyle w:val="NormalWeb"/>
        <w:spacing w:before="120" w:beforeAutospacing="0" w:after="0" w:afterAutospacing="0"/>
        <w:jc w:val="both"/>
        <w:divId w:val="1791433693"/>
        <w:rPr>
          <w:rFonts w:ascii="Segoe UI" w:hAnsi="Segoe UI" w:cs="Segoe UI"/>
          <w:sz w:val="22"/>
          <w:szCs w:val="22"/>
          <w14:ligatures w14:val="none"/>
        </w:rPr>
      </w:pPr>
      <w:r>
        <w:rPr>
          <w:rFonts w:ascii="Segoe UI" w:hAnsi="Segoe UI" w:cs="Segoe UI"/>
          <w:sz w:val="22"/>
          <w:szCs w:val="22"/>
        </w:rPr>
        <w:lastRenderedPageBreak/>
        <w:t>Does Customer issue or require a Customer purchase order for the payment of Microsoft Services? [</w:t>
      </w:r>
      <w:r>
        <w:rPr>
          <w:rFonts w:ascii="Segoe UI" w:hAnsi="Segoe UI" w:cs="Segoe UI"/>
          <w:color w:val="FFFFFF"/>
          <w:sz w:val="20"/>
          <w:szCs w:val="20"/>
        </w:rPr>
        <w:t> {{$Yes}}</w:t>
      </w:r>
      <w:r>
        <w:rPr>
          <w:rFonts w:ascii="Segoe UI" w:hAnsi="Segoe UI" w:cs="Segoe UI"/>
          <w:sz w:val="22"/>
          <w:szCs w:val="22"/>
        </w:rPr>
        <w:t xml:space="preserve">] </w:t>
      </w:r>
      <w:r>
        <w:rPr>
          <w:rStyle w:val="Strong"/>
          <w:rFonts w:ascii="Segoe UI" w:hAnsi="Segoe UI" w:cs="Segoe UI"/>
          <w:sz w:val="22"/>
          <w:szCs w:val="22"/>
        </w:rPr>
        <w:t>Yes</w:t>
      </w:r>
      <w:r>
        <w:rPr>
          <w:rFonts w:ascii="Segoe UI" w:hAnsi="Segoe UI" w:cs="Segoe UI"/>
          <w:sz w:val="22"/>
          <w:szCs w:val="22"/>
        </w:rPr>
        <w:t> </w:t>
      </w:r>
      <w:r>
        <w:rPr>
          <w:rStyle w:val="Strong"/>
          <w:rFonts w:ascii="Segoe UI" w:hAnsi="Segoe UI" w:cs="Segoe UI"/>
          <w:sz w:val="22"/>
          <w:szCs w:val="22"/>
        </w:rPr>
        <w:t>or</w:t>
      </w:r>
      <w:r>
        <w:rPr>
          <w:rFonts w:ascii="Segoe UI" w:hAnsi="Segoe UI" w:cs="Segoe UI"/>
          <w:sz w:val="22"/>
          <w:szCs w:val="22"/>
        </w:rPr>
        <w:t> [</w:t>
      </w:r>
      <w:r>
        <w:rPr>
          <w:rFonts w:ascii="Segoe UI" w:hAnsi="Segoe UI" w:cs="Segoe UI"/>
          <w:color w:val="FFFFFF"/>
          <w:sz w:val="20"/>
          <w:szCs w:val="20"/>
        </w:rPr>
        <w:t xml:space="preserve">  {{$No}}</w:t>
      </w:r>
      <w:r>
        <w:rPr>
          <w:rFonts w:ascii="Segoe UI" w:hAnsi="Segoe UI" w:cs="Segoe UI"/>
          <w:sz w:val="22"/>
          <w:szCs w:val="22"/>
        </w:rPr>
        <w:t xml:space="preserve">] </w:t>
      </w:r>
      <w:r>
        <w:rPr>
          <w:rStyle w:val="Strong"/>
          <w:rFonts w:ascii="Segoe UI" w:hAnsi="Segoe UI" w:cs="Segoe UI"/>
          <w:sz w:val="22"/>
          <w:szCs w:val="22"/>
        </w:rPr>
        <w:t>No</w:t>
      </w:r>
    </w:p>
    <w:p w14:paraId="2A71EE0C" w14:textId="77777777" w:rsidR="00000000" w:rsidRDefault="00000000">
      <w:pPr>
        <w:pStyle w:val="NormalWeb"/>
        <w:divId w:val="1791433693"/>
      </w:pPr>
      <w:r>
        <w:rPr>
          <w:color w:val="FFFFFF"/>
          <w:sz w:val="8"/>
          <w:szCs w:val="8"/>
        </w:rPr>
        <w:t>{{#Yes=(Y)Radio_es_:signer1}} {{#No=(N)Radio_es_:signer1}}</w:t>
      </w:r>
    </w:p>
    <w:p w14:paraId="2A71EE0D" w14:textId="77777777" w:rsidR="00000000" w:rsidRDefault="00000000">
      <w:pPr>
        <w:pStyle w:val="NormalWeb"/>
        <w:spacing w:before="120" w:beforeAutospacing="0" w:after="0" w:afterAutospacing="0"/>
        <w:jc w:val="both"/>
        <w:divId w:val="1791433693"/>
        <w:rPr>
          <w:rFonts w:ascii="Segoe UI" w:hAnsi="Segoe UI" w:cs="Segoe UI"/>
          <w:sz w:val="22"/>
          <w:szCs w:val="22"/>
        </w:rPr>
      </w:pPr>
      <w:r>
        <w:rPr>
          <w:rFonts w:ascii="Segoe UI" w:hAnsi="Segoe UI" w:cs="Segoe UI"/>
          <w:sz w:val="22"/>
          <w:szCs w:val="22"/>
        </w:rPr>
        <w:t>If “No” is selected above, Customer represents and warrants that it does not require purchase order(s) be submitted to Microsoft for payment of the Microsoft Services Fees listed herein.  Customer will not withhold payment of Microsoft’s invoice due to the absence of a purchase order reference.</w:t>
      </w:r>
    </w:p>
    <w:p w14:paraId="2A71EE0E" w14:textId="77777777" w:rsidR="00000000" w:rsidRDefault="00000000">
      <w:pPr>
        <w:pStyle w:val="NormalWeb"/>
        <w:spacing w:before="120" w:beforeAutospacing="0" w:after="240" w:afterAutospacing="0"/>
        <w:jc w:val="both"/>
        <w:divId w:val="1791433693"/>
        <w:rPr>
          <w:rFonts w:ascii="Segoe UI" w:hAnsi="Segoe UI" w:cs="Segoe UI"/>
          <w:sz w:val="22"/>
          <w:szCs w:val="22"/>
        </w:rPr>
      </w:pPr>
      <w:r>
        <w:rPr>
          <w:rFonts w:ascii="Segoe UI" w:hAnsi="Segoe UI" w:cs="Segoe UI"/>
          <w:sz w:val="22"/>
          <w:szCs w:val="22"/>
        </w:rPr>
        <w:t>If no purchase order is required, Customer must complete "Customer invoice information" below and ensure it is accurate or revised in a timely manner.  Further, the below “Customer invoice information” must be completed prior to: (a) Customer signing this Work Order; and (b) Microsoft invoicing Customer.</w:t>
      </w:r>
    </w:p>
    <w:p w14:paraId="2A71EE0F" w14:textId="77777777" w:rsidR="00000000" w:rsidRDefault="00000000">
      <w:pPr>
        <w:pStyle w:val="NormalWeb"/>
        <w:spacing w:before="0" w:beforeAutospacing="0" w:after="0" w:afterAutospacing="0"/>
        <w:divId w:val="1791433693"/>
        <w:rPr>
          <w:sz w:val="12"/>
          <w:szCs w:val="12"/>
        </w:rPr>
      </w:pPr>
      <w:r>
        <w:rPr>
          <w:sz w:val="12"/>
          <w:szCs w:val="12"/>
        </w:rPr>
        <w:t> </w:t>
      </w:r>
    </w:p>
    <w:tbl>
      <w:tblPr>
        <w:tblW w:w="5000" w:type="pct"/>
        <w:tblBorders>
          <w:top w:val="outset" w:sz="6" w:space="0" w:color="auto"/>
          <w:left w:val="outset" w:sz="6" w:space="0" w:color="auto"/>
          <w:bottom w:val="outset" w:sz="6" w:space="0" w:color="auto"/>
          <w:right w:val="outset" w:sz="6" w:space="0" w:color="auto"/>
        </w:tblBorders>
        <w:shd w:val="clear" w:color="auto" w:fill="FAFAFA"/>
        <w:tblCellMar>
          <w:left w:w="0" w:type="dxa"/>
          <w:right w:w="0" w:type="dxa"/>
        </w:tblCellMar>
        <w:tblLook w:val="04A0" w:firstRow="1" w:lastRow="0" w:firstColumn="1" w:lastColumn="0" w:noHBand="0" w:noVBand="1"/>
      </w:tblPr>
      <w:tblGrid>
        <w:gridCol w:w="3039"/>
        <w:gridCol w:w="1641"/>
        <w:gridCol w:w="1341"/>
        <w:gridCol w:w="3555"/>
      </w:tblGrid>
      <w:tr w:rsidR="00000000" w14:paraId="2A71EE11" w14:textId="77777777">
        <w:trPr>
          <w:divId w:val="1649479212"/>
          <w:cantSplit/>
          <w:trHeight w:val="37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7F7F7F"/>
            <w:tcMar>
              <w:top w:w="0" w:type="dxa"/>
              <w:left w:w="108" w:type="dxa"/>
              <w:bottom w:w="0" w:type="dxa"/>
              <w:right w:w="108" w:type="dxa"/>
            </w:tcMar>
            <w:hideMark/>
          </w:tcPr>
          <w:p w14:paraId="2A71EE10" w14:textId="77777777" w:rsidR="00000000" w:rsidRDefault="00000000">
            <w:pPr>
              <w:pStyle w:val="NormalWeb"/>
              <w:spacing w:before="40" w:beforeAutospacing="0" w:after="0" w:afterAutospacing="0"/>
              <w:jc w:val="both"/>
              <w:rPr>
                <w:rFonts w:ascii="Segoe UI" w:hAnsi="Segoe UI" w:cs="Segoe UI"/>
                <w:color w:val="FFFFFF"/>
                <w:sz w:val="22"/>
                <w:szCs w:val="22"/>
                <w14:ligatures w14:val="none"/>
              </w:rPr>
            </w:pPr>
            <w:r>
              <w:rPr>
                <w:rStyle w:val="Strong"/>
                <w:rFonts w:ascii="Segoe UI" w:hAnsi="Segoe UI" w:cs="Segoe UI"/>
                <w:color w:val="FFFFFF"/>
                <w:sz w:val="22"/>
                <w:szCs w:val="22"/>
                <w:lang w:eastAsia="x-none"/>
              </w:rPr>
              <w:t xml:space="preserve">Customer invoice information </w:t>
            </w:r>
          </w:p>
        </w:tc>
      </w:tr>
      <w:tr w:rsidR="00000000" w14:paraId="2A71EE16" w14:textId="77777777">
        <w:trPr>
          <w:divId w:val="1649479212"/>
          <w:cantSplit/>
          <w:trHeight w:val="374"/>
        </w:trPr>
        <w:tc>
          <w:tcPr>
            <w:tcW w:w="2444" w:type="pct"/>
            <w:gridSpan w:val="2"/>
            <w:tcBorders>
              <w:top w:val="single" w:sz="8"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hideMark/>
          </w:tcPr>
          <w:p w14:paraId="2A71EE12"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bCs/>
                <w:sz w:val="22"/>
                <w:szCs w:val="22"/>
                <w:lang w:eastAsia="x-none"/>
              </w:rPr>
              <w:t xml:space="preserve">Name of Customer </w:t>
            </w:r>
          </w:p>
          <w:p w14:paraId="2A71EE13"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bCs/>
                <w:sz w:val="22"/>
                <w:szCs w:val="22"/>
                <w:lang w:eastAsia="x-none"/>
              </w:rPr>
              <w:t xml:space="preserve">Robert Bosch LLC </w:t>
            </w:r>
          </w:p>
        </w:tc>
        <w:tc>
          <w:tcPr>
            <w:tcW w:w="2556" w:type="pct"/>
            <w:gridSpan w:val="2"/>
            <w:tcBorders>
              <w:top w:val="single" w:sz="8" w:space="0" w:color="000000"/>
              <w:left w:val="nil"/>
              <w:bottom w:val="single" w:sz="8" w:space="0" w:color="000000"/>
              <w:right w:val="single" w:sz="8" w:space="0" w:color="000000"/>
            </w:tcBorders>
            <w:shd w:val="clear" w:color="auto" w:fill="FAFAFA"/>
            <w:tcMar>
              <w:top w:w="0" w:type="dxa"/>
              <w:left w:w="108" w:type="dxa"/>
              <w:bottom w:w="0" w:type="dxa"/>
              <w:right w:w="108" w:type="dxa"/>
            </w:tcMar>
            <w:hideMark/>
          </w:tcPr>
          <w:p w14:paraId="2A71EE14" w14:textId="77777777" w:rsidR="00000000" w:rsidRDefault="00000000">
            <w:pPr>
              <w:pStyle w:val="NormalWeb"/>
              <w:spacing w:before="40" w:beforeAutospacing="0" w:after="0" w:afterAutospacing="0"/>
              <w:jc w:val="both"/>
              <w:rPr>
                <w:rFonts w:ascii="Segoe UI" w:hAnsi="Segoe UI" w:cs="Segoe UI"/>
              </w:rPr>
            </w:pPr>
            <w:r>
              <w:rPr>
                <w:rFonts w:ascii="Segoe UI" w:hAnsi="Segoe UI" w:cs="Segoe UI"/>
                <w:sz w:val="22"/>
                <w:szCs w:val="22"/>
                <w:lang w:eastAsia="x-none"/>
              </w:rPr>
              <w:t xml:space="preserve">Contact Name </w:t>
            </w:r>
            <w:r>
              <w:rPr>
                <w:rFonts w:ascii="Segoe UI" w:hAnsi="Segoe UI" w:cs="Segoe UI"/>
                <w:sz w:val="16"/>
                <w:szCs w:val="16"/>
                <w:lang w:eastAsia="x-none"/>
              </w:rPr>
              <w:t xml:space="preserve">(Receives invoices under this Work Order) </w:t>
            </w:r>
          </w:p>
          <w:p w14:paraId="2A71EE15"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sz w:val="22"/>
                <w:szCs w:val="22"/>
                <w:lang w:eastAsia="x-none"/>
              </w:rPr>
              <w:t>Robert Bosch LLC</w:t>
            </w:r>
          </w:p>
        </w:tc>
      </w:tr>
      <w:tr w:rsidR="00000000" w14:paraId="2A71EE1A" w14:textId="77777777">
        <w:trPr>
          <w:divId w:val="1649479212"/>
          <w:cantSplit/>
          <w:trHeight w:val="374"/>
        </w:trPr>
        <w:tc>
          <w:tcPr>
            <w:tcW w:w="2444" w:type="pct"/>
            <w:gridSpan w:val="2"/>
            <w:tcBorders>
              <w:top w:val="single" w:sz="8"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hideMark/>
          </w:tcPr>
          <w:p w14:paraId="2A71EE17"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bCs/>
                <w:sz w:val="22"/>
                <w:szCs w:val="22"/>
                <w:lang w:eastAsia="x-none"/>
              </w:rPr>
              <w:t xml:space="preserve">Street Address </w:t>
            </w:r>
          </w:p>
          <w:p w14:paraId="2A71EE18"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bCs/>
                <w:sz w:val="22"/>
                <w:szCs w:val="22"/>
                <w:lang w:eastAsia="x-none"/>
              </w:rPr>
              <w:t>38000 Hills Tech Dr</w:t>
            </w:r>
          </w:p>
        </w:tc>
        <w:tc>
          <w:tcPr>
            <w:tcW w:w="2556" w:type="pct"/>
            <w:gridSpan w:val="2"/>
            <w:tcBorders>
              <w:top w:val="single" w:sz="8" w:space="0" w:color="000000"/>
              <w:left w:val="nil"/>
              <w:bottom w:val="single" w:sz="8" w:space="0" w:color="000000"/>
              <w:right w:val="single" w:sz="8" w:space="0" w:color="000000"/>
            </w:tcBorders>
            <w:shd w:val="clear" w:color="auto" w:fill="FAFAFA"/>
            <w:tcMar>
              <w:top w:w="0" w:type="dxa"/>
              <w:left w:w="108" w:type="dxa"/>
              <w:bottom w:w="0" w:type="dxa"/>
              <w:right w:w="108" w:type="dxa"/>
            </w:tcMar>
            <w:hideMark/>
          </w:tcPr>
          <w:p w14:paraId="2A71EE19"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sz w:val="22"/>
                <w:szCs w:val="22"/>
                <w:lang w:eastAsia="x-none"/>
              </w:rPr>
              <w:t xml:space="preserve">Contact E-Mail Address </w:t>
            </w:r>
          </w:p>
        </w:tc>
      </w:tr>
      <w:tr w:rsidR="00000000" w14:paraId="2A71EE21" w14:textId="77777777">
        <w:trPr>
          <w:divId w:val="1649479212"/>
          <w:cantSplit/>
          <w:trHeight w:val="374"/>
        </w:trPr>
        <w:tc>
          <w:tcPr>
            <w:tcW w:w="1587" w:type="pct"/>
            <w:tcBorders>
              <w:top w:val="single" w:sz="8"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hideMark/>
          </w:tcPr>
          <w:p w14:paraId="2A71EE1B"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bCs/>
                <w:sz w:val="22"/>
                <w:szCs w:val="22"/>
                <w:lang w:eastAsia="x-none"/>
              </w:rPr>
              <w:t xml:space="preserve">City </w:t>
            </w:r>
          </w:p>
          <w:p w14:paraId="2A71EE1C"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bCs/>
                <w:sz w:val="22"/>
                <w:szCs w:val="22"/>
                <w:lang w:eastAsia="x-none"/>
              </w:rPr>
              <w:t>Farmington Hills</w:t>
            </w:r>
          </w:p>
        </w:tc>
        <w:tc>
          <w:tcPr>
            <w:tcW w:w="1557" w:type="pct"/>
            <w:gridSpan w:val="2"/>
            <w:tcBorders>
              <w:top w:val="single" w:sz="8" w:space="0" w:color="000000"/>
              <w:left w:val="nil"/>
              <w:bottom w:val="single" w:sz="8" w:space="0" w:color="000000"/>
              <w:right w:val="single" w:sz="8" w:space="0" w:color="000000"/>
            </w:tcBorders>
            <w:shd w:val="clear" w:color="auto" w:fill="FAFAFA"/>
            <w:tcMar>
              <w:top w:w="0" w:type="dxa"/>
              <w:left w:w="108" w:type="dxa"/>
              <w:bottom w:w="0" w:type="dxa"/>
              <w:right w:w="108" w:type="dxa"/>
            </w:tcMar>
            <w:hideMark/>
          </w:tcPr>
          <w:p w14:paraId="2A71EE1D"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bCs/>
                <w:sz w:val="22"/>
                <w:szCs w:val="22"/>
                <w:lang w:eastAsia="x-none"/>
              </w:rPr>
              <w:t xml:space="preserve">State/Province </w:t>
            </w:r>
          </w:p>
          <w:p w14:paraId="2A71EE1E"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bCs/>
                <w:sz w:val="22"/>
                <w:szCs w:val="22"/>
                <w:lang w:eastAsia="x-none"/>
              </w:rPr>
              <w:t>Michigan</w:t>
            </w:r>
          </w:p>
        </w:tc>
        <w:tc>
          <w:tcPr>
            <w:tcW w:w="1856" w:type="pct"/>
            <w:tcBorders>
              <w:top w:val="single" w:sz="8" w:space="0" w:color="000000"/>
              <w:left w:val="nil"/>
              <w:bottom w:val="single" w:sz="8" w:space="0" w:color="000000"/>
              <w:right w:val="single" w:sz="8" w:space="0" w:color="000000"/>
            </w:tcBorders>
            <w:shd w:val="clear" w:color="auto" w:fill="FAFAFA"/>
            <w:tcMar>
              <w:top w:w="0" w:type="dxa"/>
              <w:left w:w="108" w:type="dxa"/>
              <w:bottom w:w="0" w:type="dxa"/>
              <w:right w:w="108" w:type="dxa"/>
            </w:tcMar>
            <w:hideMark/>
          </w:tcPr>
          <w:p w14:paraId="2A71EE1F"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sz w:val="22"/>
                <w:szCs w:val="22"/>
                <w:lang w:eastAsia="x-none"/>
              </w:rPr>
              <w:t xml:space="preserve">Phone </w:t>
            </w:r>
          </w:p>
          <w:p w14:paraId="2A71EE20"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sz w:val="22"/>
                <w:szCs w:val="22"/>
                <w:lang w:eastAsia="x-none"/>
              </w:rPr>
              <w:t> </w:t>
            </w:r>
          </w:p>
        </w:tc>
      </w:tr>
      <w:tr w:rsidR="00000000" w14:paraId="2A71EE28" w14:textId="77777777">
        <w:trPr>
          <w:divId w:val="1649479212"/>
          <w:cantSplit/>
          <w:trHeight w:val="374"/>
        </w:trPr>
        <w:tc>
          <w:tcPr>
            <w:tcW w:w="1587" w:type="pct"/>
            <w:tcBorders>
              <w:top w:val="single" w:sz="8" w:space="0" w:color="000000"/>
              <w:left w:val="single" w:sz="8" w:space="0" w:color="000000"/>
              <w:bottom w:val="single" w:sz="8" w:space="0" w:color="000000"/>
              <w:right w:val="single" w:sz="8" w:space="0" w:color="000000"/>
            </w:tcBorders>
            <w:shd w:val="clear" w:color="auto" w:fill="FAFAFA"/>
            <w:tcMar>
              <w:top w:w="0" w:type="dxa"/>
              <w:left w:w="108" w:type="dxa"/>
              <w:bottom w:w="0" w:type="dxa"/>
              <w:right w:w="108" w:type="dxa"/>
            </w:tcMar>
            <w:hideMark/>
          </w:tcPr>
          <w:p w14:paraId="2A71EE22"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bCs/>
                <w:sz w:val="22"/>
                <w:szCs w:val="22"/>
                <w:lang w:eastAsia="x-none"/>
              </w:rPr>
              <w:t xml:space="preserve">Country </w:t>
            </w:r>
          </w:p>
          <w:p w14:paraId="2A71EE23"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bCs/>
                <w:sz w:val="22"/>
                <w:szCs w:val="22"/>
                <w:lang w:eastAsia="x-none"/>
              </w:rPr>
              <w:t>United States</w:t>
            </w:r>
          </w:p>
        </w:tc>
        <w:tc>
          <w:tcPr>
            <w:tcW w:w="1557" w:type="pct"/>
            <w:gridSpan w:val="2"/>
            <w:tcBorders>
              <w:top w:val="single" w:sz="8" w:space="0" w:color="000000"/>
              <w:left w:val="nil"/>
              <w:bottom w:val="single" w:sz="8" w:space="0" w:color="000000"/>
              <w:right w:val="single" w:sz="8" w:space="0" w:color="000000"/>
            </w:tcBorders>
            <w:shd w:val="clear" w:color="auto" w:fill="FAFAFA"/>
            <w:tcMar>
              <w:top w:w="0" w:type="dxa"/>
              <w:left w:w="108" w:type="dxa"/>
              <w:bottom w:w="0" w:type="dxa"/>
              <w:right w:w="108" w:type="dxa"/>
            </w:tcMar>
            <w:hideMark/>
          </w:tcPr>
          <w:p w14:paraId="2A71EE24"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bCs/>
                <w:sz w:val="22"/>
                <w:szCs w:val="22"/>
                <w:lang w:eastAsia="x-none"/>
              </w:rPr>
              <w:t xml:space="preserve">Postal Code </w:t>
            </w:r>
          </w:p>
          <w:p w14:paraId="2A71EE25"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bCs/>
                <w:sz w:val="22"/>
                <w:szCs w:val="22"/>
                <w:lang w:eastAsia="x-none"/>
              </w:rPr>
              <w:t>48331-3418</w:t>
            </w:r>
          </w:p>
        </w:tc>
        <w:tc>
          <w:tcPr>
            <w:tcW w:w="1856" w:type="pct"/>
            <w:tcBorders>
              <w:top w:val="single" w:sz="8" w:space="0" w:color="000000"/>
              <w:left w:val="nil"/>
              <w:bottom w:val="single" w:sz="8" w:space="0" w:color="000000"/>
              <w:right w:val="single" w:sz="8" w:space="0" w:color="000000"/>
            </w:tcBorders>
            <w:shd w:val="clear" w:color="auto" w:fill="FAFAFA"/>
            <w:tcMar>
              <w:top w:w="0" w:type="dxa"/>
              <w:left w:w="108" w:type="dxa"/>
              <w:bottom w:w="0" w:type="dxa"/>
              <w:right w:w="108" w:type="dxa"/>
            </w:tcMar>
            <w:hideMark/>
          </w:tcPr>
          <w:p w14:paraId="2A71EE26" w14:textId="77777777" w:rsidR="00000000" w:rsidRDefault="00000000">
            <w:pPr>
              <w:pStyle w:val="NormalWeb"/>
              <w:spacing w:before="40" w:beforeAutospacing="0" w:after="0" w:afterAutospacing="0"/>
              <w:jc w:val="both"/>
              <w:rPr>
                <w:rFonts w:ascii="Segoe UI" w:hAnsi="Segoe UI" w:cs="Segoe UI"/>
                <w:sz w:val="22"/>
                <w:szCs w:val="22"/>
              </w:rPr>
            </w:pPr>
            <w:r>
              <w:rPr>
                <w:rFonts w:ascii="Segoe UI" w:hAnsi="Segoe UI" w:cs="Segoe UI"/>
                <w:sz w:val="22"/>
                <w:szCs w:val="22"/>
                <w:lang w:eastAsia="x-none"/>
              </w:rPr>
              <w:t xml:space="preserve">Fax </w:t>
            </w:r>
          </w:p>
          <w:p w14:paraId="2A71EE27"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sz w:val="22"/>
                <w:szCs w:val="22"/>
                <w:lang w:eastAsia="x-none"/>
              </w:rPr>
              <w:t> </w:t>
            </w:r>
          </w:p>
        </w:tc>
      </w:tr>
    </w:tbl>
    <w:p w14:paraId="2A71EE29" w14:textId="77777777" w:rsidR="00000000" w:rsidRDefault="00000000">
      <w:pPr>
        <w:divId w:val="1649479212"/>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000" w14:paraId="2A71EE2B" w14:textId="77777777">
        <w:trPr>
          <w:divId w:val="1649479212"/>
          <w:trHeight w:val="160"/>
          <w:tblCellSpacing w:w="15" w:type="dxa"/>
        </w:trPr>
        <w:tc>
          <w:tcPr>
            <w:tcW w:w="0" w:type="auto"/>
            <w:vAlign w:val="center"/>
            <w:hideMark/>
          </w:tcPr>
          <w:p w14:paraId="2A71EE2A" w14:textId="77777777" w:rsidR="00000000" w:rsidRDefault="00000000">
            <w:pPr>
              <w:rPr>
                <w:rFonts w:ascii="Times New Roman" w:eastAsia="Times New Roman" w:hAnsi="Times New Roman" w:cs="Times New Roman"/>
              </w:rPr>
            </w:pPr>
          </w:p>
        </w:tc>
      </w:tr>
    </w:tbl>
    <w:p w14:paraId="2A71EE2C" w14:textId="77777777" w:rsidR="00000000" w:rsidRDefault="00000000">
      <w:pPr>
        <w:divId w:val="1649479212"/>
        <w:rPr>
          <w:rFonts w:eastAsia="Times New Roman"/>
        </w:rPr>
      </w:pPr>
    </w:p>
    <w:p w14:paraId="2A71EDB3" w14:textId="77777777" w:rsidR="00315059" w:rsidRDefault="00000000">
      <w:pPr>
        <w:numPr>
          <w:ilvl w:val="0"/>
          <w:numId w:val="1"/>
        </w:numPr>
        <w:rPr>
          <w:rFonts w:ascii="Segoe UI" w:eastAsia="Segoe UI" w:hAnsi="Segoe UI" w:cs="Segoe UI"/>
          <w:sz w:val="26"/>
        </w:rPr>
      </w:pPr>
      <w:r>
        <w:rPr>
          <w:rFonts w:ascii="Segoe UI" w:eastAsia="Segoe UI" w:hAnsi="Segoe UI" w:cs="Segoe UI"/>
          <w:b/>
          <w:sz w:val="26"/>
        </w:rPr>
        <w:t>Consulting Services and Fees.</w:t>
      </w:r>
    </w:p>
    <w:p w14:paraId="2A71EDB4"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Term.</w:t>
      </w:r>
    </w:p>
    <w:p w14:paraId="2A71EE2D" w14:textId="77777777" w:rsidR="00000000" w:rsidRDefault="00000000">
      <w:pPr>
        <w:pStyle w:val="NormalWeb"/>
        <w:spacing w:before="0" w:beforeAutospacing="0" w:after="0" w:afterAutospacing="0"/>
        <w:jc w:val="both"/>
        <w:divId w:val="338240316"/>
        <w:rPr>
          <w:rFonts w:ascii="Segoe UI" w:hAnsi="Segoe UI" w:cs="Segoe UI"/>
          <w:sz w:val="22"/>
          <w:szCs w:val="22"/>
          <w14:ligatures w14:val="none"/>
        </w:rPr>
      </w:pPr>
      <w:r>
        <w:rPr>
          <w:rFonts w:ascii="Segoe UI" w:hAnsi="Segoe UI" w:cs="Segoe UI"/>
          <w:sz w:val="22"/>
          <w:szCs w:val="22"/>
        </w:rPr>
        <w:t xml:space="preserve">The consulting services will commence on 7/6/2026 or the date Microsoft begins providing the services, whichever is earlier (the “Consulting Commencement Date”), and will expire on 1/8/2027 or the date Microsoft concludes the services, whichever is later (the “Consulting Expiration Date”). </w:t>
      </w:r>
    </w:p>
    <w:p w14:paraId="2A71EE2E" w14:textId="77777777" w:rsidR="00000000" w:rsidRDefault="00000000">
      <w:pPr>
        <w:pStyle w:val="NormalWeb"/>
        <w:spacing w:before="0" w:beforeAutospacing="0" w:after="0" w:afterAutospacing="0"/>
        <w:jc w:val="both"/>
        <w:divId w:val="338240316"/>
        <w:rPr>
          <w:rFonts w:ascii="Segoe UI" w:hAnsi="Segoe UI" w:cs="Segoe UI"/>
          <w:sz w:val="12"/>
          <w:szCs w:val="12"/>
        </w:rPr>
      </w:pPr>
      <w:r>
        <w:rPr>
          <w:rFonts w:ascii="Segoe UI" w:hAnsi="Segoe UI" w:cs="Segoe UI"/>
          <w:sz w:val="20"/>
          <w:szCs w:val="20"/>
          <w:lang w:eastAsia="x-none"/>
        </w:rPr>
        <w:t> </w:t>
      </w:r>
    </w:p>
    <w:p w14:paraId="2A71EDB5"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Description of Services.</w:t>
      </w:r>
    </w:p>
    <w:p w14:paraId="2A71EE2F" w14:textId="77777777" w:rsidR="00000000" w:rsidRDefault="00000000">
      <w:pPr>
        <w:pStyle w:val="NormalWeb"/>
        <w:spacing w:before="0" w:beforeAutospacing="0" w:after="0" w:afterAutospacing="0"/>
        <w:jc w:val="both"/>
        <w:divId w:val="1038507694"/>
        <w:rPr>
          <w:rFonts w:ascii="Segoe UI" w:hAnsi="Segoe UI" w:cs="Segoe UI"/>
          <w:sz w:val="12"/>
          <w:szCs w:val="12"/>
          <w14:ligatures w14:val="none"/>
        </w:rPr>
      </w:pPr>
      <w:r>
        <w:rPr>
          <w:rFonts w:ascii="Segoe UI" w:hAnsi="Segoe UI" w:cs="Segoe UI"/>
          <w:sz w:val="12"/>
          <w:szCs w:val="12"/>
          <w:lang w:eastAsia="x-none"/>
        </w:rPr>
        <w:t> </w:t>
      </w:r>
    </w:p>
    <w:p w14:paraId="2A71EE30" w14:textId="77777777" w:rsidR="00000000" w:rsidRDefault="00000000">
      <w:pPr>
        <w:pStyle w:val="NormalWeb"/>
        <w:spacing w:before="120" w:beforeAutospacing="0" w:after="0" w:afterAutospacing="0"/>
        <w:divId w:val="1038507694"/>
        <w:rPr>
          <w:rFonts w:ascii="Segoe UI" w:hAnsi="Segoe UI" w:cs="Segoe UI"/>
          <w:sz w:val="22"/>
          <w:szCs w:val="22"/>
        </w:rPr>
      </w:pPr>
      <w:r>
        <w:rPr>
          <w:rStyle w:val="Strong"/>
          <w:rFonts w:ascii="Segoe UI" w:hAnsi="Segoe UI" w:cs="Segoe UI"/>
          <w:sz w:val="22"/>
          <w:szCs w:val="22"/>
        </w:rPr>
        <w:t>Services by Location</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37"/>
        <w:gridCol w:w="4309"/>
        <w:gridCol w:w="3830"/>
      </w:tblGrid>
      <w:tr w:rsidR="00000000" w14:paraId="2A71EE32" w14:textId="77777777">
        <w:trPr>
          <w:divId w:val="1038507694"/>
          <w:cantSplit/>
        </w:trPr>
        <w:tc>
          <w:tcPr>
            <w:tcW w:w="2500" w:type="pct"/>
            <w:gridSpan w:val="3"/>
            <w:tcBorders>
              <w:top w:val="single" w:sz="8" w:space="0" w:color="000000"/>
              <w:left w:val="single" w:sz="8" w:space="0" w:color="000000"/>
              <w:bottom w:val="single" w:sz="8" w:space="0" w:color="000000"/>
              <w:right w:val="single" w:sz="8" w:space="0" w:color="000000"/>
            </w:tcBorders>
            <w:shd w:val="clear" w:color="auto" w:fill="7F7F7F"/>
            <w:hideMark/>
          </w:tcPr>
          <w:p w14:paraId="2A71EE31"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Governance Team      USA - Manufacturing Enterprise - MFG      7/6/2026 - 1/8/2027</w:t>
            </w:r>
          </w:p>
        </w:tc>
      </w:tr>
      <w:tr w:rsidR="00000000" w14:paraId="2A71EE36" w14:textId="77777777">
        <w:trPr>
          <w:divId w:val="1038507694"/>
          <w:cantSplit/>
        </w:trPr>
        <w:tc>
          <w:tcPr>
            <w:tcW w:w="750" w:type="pct"/>
            <w:tcBorders>
              <w:top w:val="single" w:sz="8" w:space="0" w:color="000000"/>
              <w:left w:val="single" w:sz="8" w:space="0" w:color="000000"/>
              <w:bottom w:val="single" w:sz="8" w:space="0" w:color="000000"/>
              <w:right w:val="single" w:sz="8" w:space="0" w:color="000000"/>
            </w:tcBorders>
            <w:shd w:val="clear" w:color="auto" w:fill="7F7F7F"/>
            <w:hideMark/>
          </w:tcPr>
          <w:p w14:paraId="2A71EE33"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Quantity </w:t>
            </w:r>
          </w:p>
        </w:tc>
        <w:tc>
          <w:tcPr>
            <w:tcW w:w="2250" w:type="pct"/>
            <w:tcBorders>
              <w:top w:val="single" w:sz="8" w:space="0" w:color="000000"/>
              <w:left w:val="single" w:sz="8" w:space="0" w:color="000000"/>
              <w:bottom w:val="single" w:sz="8" w:space="0" w:color="000000"/>
              <w:right w:val="single" w:sz="8" w:space="0" w:color="000000"/>
            </w:tcBorders>
            <w:shd w:val="clear" w:color="auto" w:fill="7F7F7F"/>
            <w:hideMark/>
          </w:tcPr>
          <w:p w14:paraId="2A71EE34"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Service </w:t>
            </w:r>
          </w:p>
        </w:tc>
        <w:tc>
          <w:tcPr>
            <w:tcW w:w="2000" w:type="pct"/>
            <w:tcBorders>
              <w:top w:val="single" w:sz="8" w:space="0" w:color="000000"/>
              <w:left w:val="nil"/>
              <w:bottom w:val="single" w:sz="8" w:space="0" w:color="000000"/>
              <w:right w:val="single" w:sz="8" w:space="0" w:color="000000"/>
            </w:tcBorders>
            <w:shd w:val="clear" w:color="auto" w:fill="7F7F7F"/>
            <w:hideMark/>
          </w:tcPr>
          <w:p w14:paraId="2A71EE35"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Service Type </w:t>
            </w:r>
          </w:p>
        </w:tc>
      </w:tr>
      <w:tr w:rsidR="00000000" w14:paraId="2A71EE3A"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37"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lastRenderedPageBreak/>
              <w:t>110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38"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Delivery Consulting</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39"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r w:rsidR="00000000" w14:paraId="2A71EE3E"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3B"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240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3C"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Global Program Mgmt</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3D"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Project Governance</w:t>
            </w:r>
          </w:p>
        </w:tc>
      </w:tr>
      <w:tr w:rsidR="00000000" w14:paraId="2A71EE42"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3F"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1200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40"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Project Management</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41"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Project Governance</w:t>
            </w:r>
          </w:p>
        </w:tc>
      </w:tr>
      <w:tr w:rsidR="00000000" w14:paraId="2A71EE46"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43"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68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44"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Quality Assurance</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45"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bl>
    <w:p w14:paraId="2A71EE47" w14:textId="77777777" w:rsidR="00000000" w:rsidRDefault="00000000">
      <w:pPr>
        <w:divId w:val="1038507694"/>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000" w14:paraId="2A71EE49" w14:textId="77777777">
        <w:trPr>
          <w:divId w:val="1038507694"/>
          <w:trHeight w:val="160"/>
          <w:tblCellSpacing w:w="15" w:type="dxa"/>
        </w:trPr>
        <w:tc>
          <w:tcPr>
            <w:tcW w:w="0" w:type="auto"/>
            <w:vAlign w:val="center"/>
            <w:hideMark/>
          </w:tcPr>
          <w:p w14:paraId="2A71EE48" w14:textId="77777777" w:rsidR="00000000" w:rsidRDefault="00000000">
            <w:pPr>
              <w:rPr>
                <w:rFonts w:ascii="Times New Roman" w:eastAsia="Times New Roman" w:hAnsi="Times New Roman" w:cs="Times New Roman"/>
              </w:rPr>
            </w:pPr>
          </w:p>
        </w:tc>
      </w:tr>
    </w:tbl>
    <w:p w14:paraId="2A71EE4A" w14:textId="77777777" w:rsidR="00000000" w:rsidRDefault="00000000">
      <w:pPr>
        <w:divId w:val="1038507694"/>
        <w:rPr>
          <w:rFonts w:eastAsia="Times New Roman"/>
          <w:vanish/>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37"/>
        <w:gridCol w:w="4309"/>
        <w:gridCol w:w="3830"/>
      </w:tblGrid>
      <w:tr w:rsidR="00000000" w14:paraId="2A71EE4C" w14:textId="77777777">
        <w:trPr>
          <w:divId w:val="1038507694"/>
          <w:cantSplit/>
        </w:trPr>
        <w:tc>
          <w:tcPr>
            <w:tcW w:w="2500" w:type="pct"/>
            <w:gridSpan w:val="3"/>
            <w:tcBorders>
              <w:top w:val="single" w:sz="8" w:space="0" w:color="000000"/>
              <w:left w:val="single" w:sz="8" w:space="0" w:color="000000"/>
              <w:bottom w:val="single" w:sz="8" w:space="0" w:color="000000"/>
              <w:right w:val="single" w:sz="8" w:space="0" w:color="000000"/>
            </w:tcBorders>
            <w:shd w:val="clear" w:color="auto" w:fill="7F7F7F"/>
            <w:hideMark/>
          </w:tcPr>
          <w:p w14:paraId="2A71EE4B"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In Vehicle (Edge) - Agentic Solution -AI SLM, Model Tuning      USA - Manufacturing Enterprise - MFG      7/6/2026 - 1/8/2027</w:t>
            </w:r>
          </w:p>
        </w:tc>
      </w:tr>
      <w:tr w:rsidR="00000000" w14:paraId="2A71EE50" w14:textId="77777777">
        <w:trPr>
          <w:divId w:val="1038507694"/>
          <w:cantSplit/>
        </w:trPr>
        <w:tc>
          <w:tcPr>
            <w:tcW w:w="750" w:type="pct"/>
            <w:tcBorders>
              <w:top w:val="single" w:sz="8" w:space="0" w:color="000000"/>
              <w:left w:val="single" w:sz="8" w:space="0" w:color="000000"/>
              <w:bottom w:val="single" w:sz="8" w:space="0" w:color="000000"/>
              <w:right w:val="single" w:sz="8" w:space="0" w:color="000000"/>
            </w:tcBorders>
            <w:shd w:val="clear" w:color="auto" w:fill="7F7F7F"/>
            <w:hideMark/>
          </w:tcPr>
          <w:p w14:paraId="2A71EE4D"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Quantity </w:t>
            </w:r>
          </w:p>
        </w:tc>
        <w:tc>
          <w:tcPr>
            <w:tcW w:w="2250" w:type="pct"/>
            <w:tcBorders>
              <w:top w:val="single" w:sz="8" w:space="0" w:color="000000"/>
              <w:left w:val="single" w:sz="8" w:space="0" w:color="000000"/>
              <w:bottom w:val="single" w:sz="8" w:space="0" w:color="000000"/>
              <w:right w:val="single" w:sz="8" w:space="0" w:color="000000"/>
            </w:tcBorders>
            <w:shd w:val="clear" w:color="auto" w:fill="7F7F7F"/>
            <w:hideMark/>
          </w:tcPr>
          <w:p w14:paraId="2A71EE4E"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Service </w:t>
            </w:r>
          </w:p>
        </w:tc>
        <w:tc>
          <w:tcPr>
            <w:tcW w:w="2000" w:type="pct"/>
            <w:tcBorders>
              <w:top w:val="single" w:sz="8" w:space="0" w:color="000000"/>
              <w:left w:val="nil"/>
              <w:bottom w:val="single" w:sz="8" w:space="0" w:color="000000"/>
              <w:right w:val="single" w:sz="8" w:space="0" w:color="000000"/>
            </w:tcBorders>
            <w:shd w:val="clear" w:color="auto" w:fill="7F7F7F"/>
            <w:hideMark/>
          </w:tcPr>
          <w:p w14:paraId="2A71EE4F"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Service Type </w:t>
            </w:r>
          </w:p>
        </w:tc>
      </w:tr>
      <w:tr w:rsidR="00000000" w14:paraId="2A71EE54"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1"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2384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2"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Data Science</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3"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r w:rsidR="00000000" w14:paraId="2A71EE58"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5"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720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6"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Delivery Consulting</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7"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r w:rsidR="00000000" w14:paraId="2A71EE5C"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9"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720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A"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Delivery Consulting</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B"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r w:rsidR="00000000" w14:paraId="2A71EE60"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D"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760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E"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Data Science</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5F"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r w:rsidR="00000000" w14:paraId="2A71EE64"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61"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1120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62"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Delivery Consulting</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63"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r w:rsidR="00000000" w14:paraId="2A71EE68"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65"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5600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66"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Delivery Consulting</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67"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Solution Delivery</w:t>
            </w:r>
          </w:p>
        </w:tc>
      </w:tr>
    </w:tbl>
    <w:p w14:paraId="2A71EE69" w14:textId="77777777" w:rsidR="00000000" w:rsidRDefault="00000000">
      <w:pPr>
        <w:divId w:val="1038507694"/>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000" w14:paraId="2A71EE6B" w14:textId="77777777">
        <w:trPr>
          <w:divId w:val="1038507694"/>
          <w:trHeight w:val="160"/>
          <w:tblCellSpacing w:w="15" w:type="dxa"/>
        </w:trPr>
        <w:tc>
          <w:tcPr>
            <w:tcW w:w="0" w:type="auto"/>
            <w:vAlign w:val="center"/>
            <w:hideMark/>
          </w:tcPr>
          <w:p w14:paraId="2A71EE6A" w14:textId="77777777" w:rsidR="00000000" w:rsidRDefault="00000000">
            <w:pPr>
              <w:rPr>
                <w:rFonts w:ascii="Times New Roman" w:eastAsia="Times New Roman" w:hAnsi="Times New Roman" w:cs="Times New Roman"/>
              </w:rPr>
            </w:pPr>
          </w:p>
        </w:tc>
      </w:tr>
    </w:tbl>
    <w:p w14:paraId="2A71EE6C" w14:textId="77777777" w:rsidR="00000000" w:rsidRDefault="00000000">
      <w:pPr>
        <w:divId w:val="1038507694"/>
        <w:rPr>
          <w:rFonts w:eastAsia="Times New Roman"/>
          <w:vanish/>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37"/>
        <w:gridCol w:w="4309"/>
        <w:gridCol w:w="3830"/>
      </w:tblGrid>
      <w:tr w:rsidR="00000000" w14:paraId="2A71EE6E" w14:textId="77777777">
        <w:trPr>
          <w:divId w:val="1038507694"/>
          <w:cantSplit/>
        </w:trPr>
        <w:tc>
          <w:tcPr>
            <w:tcW w:w="2500" w:type="pct"/>
            <w:gridSpan w:val="3"/>
            <w:tcBorders>
              <w:top w:val="single" w:sz="8" w:space="0" w:color="000000"/>
              <w:left w:val="single" w:sz="8" w:space="0" w:color="000000"/>
              <w:bottom w:val="single" w:sz="8" w:space="0" w:color="000000"/>
              <w:right w:val="single" w:sz="8" w:space="0" w:color="000000"/>
            </w:tcBorders>
            <w:shd w:val="clear" w:color="auto" w:fill="7F7F7F"/>
            <w:hideMark/>
          </w:tcPr>
          <w:p w14:paraId="2A71EE6D"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Delivery Compliance, Privacy and Security      USA - Manufacturing Enterprise - MFG      7/6/2026 - 1/8/2027</w:t>
            </w:r>
          </w:p>
        </w:tc>
      </w:tr>
      <w:tr w:rsidR="00000000" w14:paraId="2A71EE72" w14:textId="77777777">
        <w:trPr>
          <w:divId w:val="1038507694"/>
          <w:cantSplit/>
        </w:trPr>
        <w:tc>
          <w:tcPr>
            <w:tcW w:w="750" w:type="pct"/>
            <w:tcBorders>
              <w:top w:val="single" w:sz="8" w:space="0" w:color="000000"/>
              <w:left w:val="single" w:sz="8" w:space="0" w:color="000000"/>
              <w:bottom w:val="single" w:sz="8" w:space="0" w:color="000000"/>
              <w:right w:val="single" w:sz="8" w:space="0" w:color="000000"/>
            </w:tcBorders>
            <w:shd w:val="clear" w:color="auto" w:fill="7F7F7F"/>
            <w:hideMark/>
          </w:tcPr>
          <w:p w14:paraId="2A71EE6F"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Quantity </w:t>
            </w:r>
          </w:p>
        </w:tc>
        <w:tc>
          <w:tcPr>
            <w:tcW w:w="2250" w:type="pct"/>
            <w:tcBorders>
              <w:top w:val="single" w:sz="8" w:space="0" w:color="000000"/>
              <w:left w:val="single" w:sz="8" w:space="0" w:color="000000"/>
              <w:bottom w:val="single" w:sz="8" w:space="0" w:color="000000"/>
              <w:right w:val="single" w:sz="8" w:space="0" w:color="000000"/>
            </w:tcBorders>
            <w:shd w:val="clear" w:color="auto" w:fill="7F7F7F"/>
            <w:hideMark/>
          </w:tcPr>
          <w:p w14:paraId="2A71EE70"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Service </w:t>
            </w:r>
          </w:p>
        </w:tc>
        <w:tc>
          <w:tcPr>
            <w:tcW w:w="2000" w:type="pct"/>
            <w:tcBorders>
              <w:top w:val="single" w:sz="8" w:space="0" w:color="000000"/>
              <w:left w:val="nil"/>
              <w:bottom w:val="single" w:sz="8" w:space="0" w:color="000000"/>
              <w:right w:val="single" w:sz="8" w:space="0" w:color="000000"/>
            </w:tcBorders>
            <w:shd w:val="clear" w:color="auto" w:fill="7F7F7F"/>
            <w:hideMark/>
          </w:tcPr>
          <w:p w14:paraId="2A71EE71" w14:textId="77777777" w:rsidR="00000000" w:rsidRDefault="00000000">
            <w:pPr>
              <w:pStyle w:val="NormalWeb"/>
              <w:spacing w:before="0" w:beforeAutospacing="0" w:after="0" w:afterAutospacing="0"/>
              <w:rPr>
                <w:rFonts w:ascii="Segoe UI" w:hAnsi="Segoe UI" w:cs="Segoe UI"/>
                <w:color w:val="FFFFFF"/>
                <w:sz w:val="22"/>
                <w:szCs w:val="22"/>
              </w:rPr>
            </w:pPr>
            <w:r>
              <w:rPr>
                <w:rFonts w:ascii="Segoe UI" w:hAnsi="Segoe UI" w:cs="Segoe UI"/>
                <w:color w:val="FFFFFF"/>
                <w:sz w:val="22"/>
                <w:szCs w:val="22"/>
              </w:rPr>
              <w:t xml:space="preserve">Service Type </w:t>
            </w:r>
          </w:p>
        </w:tc>
      </w:tr>
      <w:tr w:rsidR="00000000" w14:paraId="2A71EE76" w14:textId="77777777">
        <w:trPr>
          <w:divId w:val="1038507694"/>
          <w:cantSplit/>
        </w:trPr>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73"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492 hr</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74"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Delivery Compliance, Privacy and Security</w:t>
            </w:r>
          </w:p>
        </w:tc>
        <w:tc>
          <w:tcPr>
            <w:tcW w:w="0" w:type="auto"/>
            <w:tcBorders>
              <w:top w:val="single" w:sz="2" w:space="0" w:color="000000"/>
              <w:left w:val="single" w:sz="8" w:space="0" w:color="000000"/>
              <w:bottom w:val="single" w:sz="8" w:space="0" w:color="000000"/>
              <w:right w:val="single" w:sz="8" w:space="0" w:color="000000"/>
            </w:tcBorders>
            <w:shd w:val="clear" w:color="auto" w:fill="FAFAFA"/>
            <w:hideMark/>
          </w:tcPr>
          <w:p w14:paraId="2A71EE75"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Project Governance</w:t>
            </w:r>
          </w:p>
        </w:tc>
      </w:tr>
    </w:tbl>
    <w:p w14:paraId="2A71EE77" w14:textId="77777777" w:rsidR="00000000" w:rsidRDefault="00000000">
      <w:pPr>
        <w:divId w:val="1038507694"/>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000" w14:paraId="2A71EE79" w14:textId="77777777">
        <w:trPr>
          <w:divId w:val="1038507694"/>
          <w:trHeight w:val="160"/>
          <w:tblCellSpacing w:w="15" w:type="dxa"/>
        </w:trPr>
        <w:tc>
          <w:tcPr>
            <w:tcW w:w="0" w:type="auto"/>
            <w:vAlign w:val="center"/>
            <w:hideMark/>
          </w:tcPr>
          <w:p w14:paraId="2A71EE78" w14:textId="77777777" w:rsidR="00000000" w:rsidRDefault="00000000">
            <w:pPr>
              <w:rPr>
                <w:rFonts w:ascii="Times New Roman" w:eastAsia="Times New Roman" w:hAnsi="Times New Roman" w:cs="Times New Roman"/>
              </w:rPr>
            </w:pPr>
          </w:p>
        </w:tc>
      </w:tr>
    </w:tbl>
    <w:p w14:paraId="2A71EE7A" w14:textId="77777777" w:rsidR="00000000" w:rsidRDefault="00000000">
      <w:pPr>
        <w:divId w:val="1038507694"/>
        <w:rPr>
          <w:rFonts w:eastAsia="Times New Roman"/>
        </w:rPr>
      </w:pPr>
    </w:p>
    <w:p w14:paraId="2A71EDB6"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Additional Consulting Services Provisions.</w:t>
      </w:r>
    </w:p>
    <w:p w14:paraId="2A71EE7B" w14:textId="77777777" w:rsidR="00000000" w:rsidRDefault="00000000">
      <w:pPr>
        <w:pStyle w:val="NormalWeb"/>
        <w:spacing w:before="120" w:beforeAutospacing="0" w:after="0" w:afterAutospacing="0"/>
        <w:jc w:val="both"/>
        <w:divId w:val="454835324"/>
        <w:rPr>
          <w14:ligatures w14:val="none"/>
        </w:rPr>
      </w:pPr>
      <w:r>
        <w:rPr>
          <w:rFonts w:ascii="Segoe UI" w:hAnsi="Segoe UI" w:cs="Segoe UI"/>
          <w:sz w:val="22"/>
          <w:szCs w:val="22"/>
        </w:rPr>
        <w:t>Microsoft resources and Microsoft subcontractors’ resources may perform services remotely or on-site from Microsoft facilities, Customer facilities or Microsoft partner’s facilities.</w:t>
      </w:r>
    </w:p>
    <w:p w14:paraId="2A71EE7C" w14:textId="77777777" w:rsidR="00000000" w:rsidRDefault="00000000">
      <w:pPr>
        <w:pStyle w:val="NormalWeb"/>
        <w:spacing w:before="120" w:beforeAutospacing="0" w:after="0" w:afterAutospacing="0"/>
        <w:jc w:val="both"/>
        <w:divId w:val="454835324"/>
      </w:pPr>
      <w:r>
        <w:rPr>
          <w:rFonts w:ascii="Segoe UI" w:hAnsi="Segoe UI" w:cs="Segoe UI"/>
          <w:sz w:val="22"/>
          <w:szCs w:val="22"/>
        </w:rPr>
        <w:t xml:space="preserve">If the project schedule requires Microsoft resources and/or Microsoft subcontractors’ resources to perform dedicated services at Customer site on a weekly basis, Microsoft will apply the following travel guidelines: </w:t>
      </w:r>
    </w:p>
    <w:p w14:paraId="2A71EE7D" w14:textId="77777777" w:rsidR="00000000" w:rsidRDefault="00000000">
      <w:pPr>
        <w:numPr>
          <w:ilvl w:val="0"/>
          <w:numId w:val="2"/>
        </w:numPr>
        <w:spacing w:before="100" w:beforeAutospacing="1" w:after="100" w:afterAutospacing="1" w:line="240" w:lineRule="auto"/>
        <w:divId w:val="454835324"/>
        <w:rPr>
          <w:rFonts w:ascii="Segoe UI" w:eastAsia="Times New Roman" w:hAnsi="Segoe UI" w:cs="Segoe UI"/>
          <w:sz w:val="22"/>
          <w:szCs w:val="22"/>
        </w:rPr>
      </w:pPr>
      <w:r>
        <w:rPr>
          <w:rFonts w:ascii="Segoe UI" w:eastAsia="Times New Roman" w:hAnsi="Segoe UI" w:cs="Segoe UI"/>
          <w:sz w:val="22"/>
          <w:szCs w:val="22"/>
        </w:rPr>
        <w:t>Resources will typically be on-site for 3 nights/4 days; arriving on Mondays and leaving on Thursdays.</w:t>
      </w:r>
    </w:p>
    <w:p w14:paraId="2A71EE7E" w14:textId="77777777" w:rsidR="00000000" w:rsidRDefault="00000000">
      <w:pPr>
        <w:numPr>
          <w:ilvl w:val="0"/>
          <w:numId w:val="2"/>
        </w:numPr>
        <w:spacing w:before="100" w:beforeAutospacing="1" w:after="100" w:afterAutospacing="1" w:line="240" w:lineRule="auto"/>
        <w:divId w:val="454835324"/>
        <w:rPr>
          <w:rFonts w:ascii="Segoe UI" w:eastAsia="Times New Roman" w:hAnsi="Segoe UI" w:cs="Segoe UI"/>
          <w:sz w:val="22"/>
          <w:szCs w:val="22"/>
        </w:rPr>
      </w:pPr>
      <w:r>
        <w:rPr>
          <w:rFonts w:ascii="Segoe UI" w:eastAsia="Times New Roman" w:hAnsi="Segoe UI" w:cs="Segoe UI"/>
          <w:sz w:val="22"/>
          <w:szCs w:val="22"/>
        </w:rPr>
        <w:t>Resources may stretch their daily work plan in order to accommodate project's weekly activities within those 4 days.</w:t>
      </w:r>
    </w:p>
    <w:p w14:paraId="2A71EE7F" w14:textId="77777777" w:rsidR="00000000" w:rsidRDefault="00000000">
      <w:pPr>
        <w:numPr>
          <w:ilvl w:val="0"/>
          <w:numId w:val="2"/>
        </w:numPr>
        <w:spacing w:before="100" w:beforeAutospacing="1" w:after="100" w:afterAutospacing="1" w:line="240" w:lineRule="auto"/>
        <w:divId w:val="454835324"/>
        <w:rPr>
          <w:rFonts w:ascii="Segoe UI" w:eastAsia="Times New Roman" w:hAnsi="Segoe UI" w:cs="Segoe UI"/>
          <w:sz w:val="22"/>
          <w:szCs w:val="22"/>
        </w:rPr>
      </w:pPr>
      <w:r>
        <w:rPr>
          <w:rFonts w:ascii="Segoe UI" w:eastAsia="Times New Roman" w:hAnsi="Segoe UI" w:cs="Segoe UI"/>
          <w:sz w:val="22"/>
          <w:szCs w:val="22"/>
        </w:rPr>
        <w:t>As needed, resources may perform project activities working remotely on Fridays.</w:t>
      </w:r>
    </w:p>
    <w:p w14:paraId="2A71EE80" w14:textId="77777777" w:rsidR="00000000" w:rsidRDefault="00000000">
      <w:pPr>
        <w:numPr>
          <w:ilvl w:val="0"/>
          <w:numId w:val="2"/>
        </w:numPr>
        <w:spacing w:before="100" w:beforeAutospacing="1" w:after="100" w:afterAutospacing="1" w:line="240" w:lineRule="auto"/>
        <w:divId w:val="454835324"/>
        <w:rPr>
          <w:rFonts w:ascii="Segoe UI" w:eastAsia="Times New Roman" w:hAnsi="Segoe UI" w:cs="Segoe UI"/>
          <w:sz w:val="22"/>
          <w:szCs w:val="22"/>
        </w:rPr>
      </w:pPr>
      <w:r>
        <w:rPr>
          <w:rFonts w:ascii="Segoe UI" w:eastAsia="Times New Roman" w:hAnsi="Segoe UI" w:cs="Segoe UI"/>
          <w:sz w:val="22"/>
          <w:szCs w:val="22"/>
        </w:rPr>
        <w:t>All project hours will be billed as actual.</w:t>
      </w:r>
    </w:p>
    <w:p w14:paraId="2A71EDB7"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Consulting Services Fees.</w:t>
      </w:r>
    </w:p>
    <w:p w14:paraId="2A71EE81" w14:textId="77777777" w:rsidR="00000000" w:rsidRDefault="00000000">
      <w:pPr>
        <w:pStyle w:val="NormalWeb"/>
        <w:spacing w:before="0" w:beforeAutospacing="0" w:after="0" w:afterAutospacing="0"/>
        <w:jc w:val="both"/>
        <w:divId w:val="525140973"/>
        <w:rPr>
          <w:rFonts w:ascii="Segoe UI" w:hAnsi="Segoe UI" w:cs="Segoe UI"/>
          <w:sz w:val="22"/>
          <w:szCs w:val="22"/>
          <w14:ligatures w14:val="none"/>
        </w:rPr>
      </w:pPr>
      <w:r>
        <w:rPr>
          <w:rFonts w:ascii="Segoe UI" w:hAnsi="Segoe UI" w:cs="Segoe UI"/>
          <w:sz w:val="22"/>
          <w:szCs w:val="22"/>
          <w:lang w:eastAsia="x-none"/>
        </w:rPr>
        <w:t xml:space="preserve">Microsoft will invoice Customer on a monthly basis and Customer will pay the following rates and any reasonable out of pocket travel and living expenses (if any, which may be defined in the table below as “Other Charges”). Any total fee stated is an estimate only. Customer is responsible for paying all fees incurred in connection with these consulting services under this </w:t>
      </w:r>
      <w:r>
        <w:rPr>
          <w:rFonts w:ascii="Segoe UI" w:hAnsi="Segoe UI" w:cs="Segoe UI"/>
          <w:sz w:val="22"/>
          <w:szCs w:val="22"/>
          <w:lang w:eastAsia="x-none"/>
        </w:rPr>
        <w:lastRenderedPageBreak/>
        <w:t xml:space="preserve">Work Order. The fees do not include fees for Products. Unless otherwise specified in the invoice, Customer will pay Microsoft within 30 calendar days of the date of Microsoft invoice. </w:t>
      </w:r>
    </w:p>
    <w:p w14:paraId="2A71EE82" w14:textId="77777777" w:rsidR="00000000" w:rsidRDefault="00000000">
      <w:pPr>
        <w:pStyle w:val="NormalWeb"/>
        <w:spacing w:before="40" w:beforeAutospacing="0" w:after="0" w:afterAutospacing="0"/>
        <w:jc w:val="both"/>
        <w:divId w:val="525140973"/>
        <w:rPr>
          <w:rFonts w:ascii="Segoe UI" w:hAnsi="Segoe UI" w:cs="Segoe UI"/>
          <w:sz w:val="2"/>
          <w:szCs w:val="2"/>
        </w:rPr>
      </w:pPr>
      <w:r>
        <w:rPr>
          <w:rFonts w:ascii="Segoe UI" w:hAnsi="Segoe UI" w:cs="Segoe UI"/>
          <w:sz w:val="2"/>
          <w:szCs w:val="2"/>
          <w:lang w:eastAsia="x-none"/>
        </w:rPr>
        <w:t> </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448"/>
        <w:gridCol w:w="1532"/>
        <w:gridCol w:w="1532"/>
        <w:gridCol w:w="1532"/>
        <w:gridCol w:w="1532"/>
      </w:tblGrid>
      <w:tr w:rsidR="00000000" w14:paraId="2A71EE84" w14:textId="77777777">
        <w:trPr>
          <w:divId w:val="1398360378"/>
          <w:cantSplit/>
        </w:trPr>
        <w:tc>
          <w:tcPr>
            <w:tcW w:w="0" w:type="auto"/>
            <w:gridSpan w:val="5"/>
            <w:tcBorders>
              <w:top w:val="single" w:sz="8" w:space="0" w:color="000000"/>
              <w:left w:val="single" w:sz="8" w:space="0" w:color="000000"/>
              <w:bottom w:val="single" w:sz="8" w:space="0" w:color="000000"/>
              <w:right w:val="single" w:sz="8" w:space="0" w:color="000000"/>
            </w:tcBorders>
            <w:shd w:val="clear" w:color="auto" w:fill="7F7F7F"/>
            <w:hideMark/>
          </w:tcPr>
          <w:p w14:paraId="2A71EE83" w14:textId="77777777" w:rsidR="00000000" w:rsidRDefault="00000000">
            <w:pPr>
              <w:pStyle w:val="NormalWeb"/>
              <w:spacing w:before="0" w:beforeAutospacing="0" w:after="0" w:afterAutospacing="0"/>
              <w:rPr>
                <w:rFonts w:ascii="Segoe UI" w:hAnsi="Segoe UI" w:cs="Segoe UI"/>
                <w:color w:val="FFFFFF"/>
                <w:sz w:val="22"/>
                <w:szCs w:val="22"/>
                <w14:ligatures w14:val="none"/>
              </w:rPr>
            </w:pPr>
            <w:r>
              <w:rPr>
                <w:rStyle w:val="Strong"/>
                <w:rFonts w:ascii="Segoe UI" w:hAnsi="Segoe UI" w:cs="Segoe UI"/>
                <w:color w:val="FFFFFF"/>
                <w:sz w:val="22"/>
                <w:szCs w:val="22"/>
              </w:rPr>
              <w:t>T&amp;E</w:t>
            </w:r>
          </w:p>
        </w:tc>
      </w:tr>
      <w:tr w:rsidR="00000000" w14:paraId="2A71EE8A" w14:textId="77777777">
        <w:trPr>
          <w:divId w:val="1398360378"/>
          <w:cantSplit/>
        </w:trPr>
        <w:tc>
          <w:tcPr>
            <w:tcW w:w="0" w:type="auto"/>
            <w:tcBorders>
              <w:top w:val="single" w:sz="8" w:space="0" w:color="000000"/>
              <w:left w:val="single" w:sz="8" w:space="0" w:color="000000"/>
              <w:bottom w:val="single" w:sz="8" w:space="0" w:color="000000"/>
              <w:right w:val="single" w:sz="8" w:space="0" w:color="000000"/>
            </w:tcBorders>
            <w:shd w:val="clear" w:color="auto" w:fill="7F7F7F"/>
            <w:hideMark/>
          </w:tcPr>
          <w:p w14:paraId="2A71EE85" w14:textId="77777777" w:rsidR="00000000" w:rsidRDefault="00000000">
            <w:pPr>
              <w:pStyle w:val="NormalWeb"/>
              <w:spacing w:before="0" w:beforeAutospacing="0" w:after="0" w:afterAutospacing="0"/>
              <w:rPr>
                <w:rFonts w:ascii="Segoe UI" w:hAnsi="Segoe UI" w:cs="Segoe UI"/>
                <w:color w:val="FFFFFF"/>
                <w:sz w:val="22"/>
                <w:szCs w:val="22"/>
              </w:rPr>
            </w:pPr>
            <w:r>
              <w:rPr>
                <w:rStyle w:val="Strong"/>
                <w:rFonts w:ascii="Segoe UI" w:hAnsi="Segoe UI" w:cs="Segoe UI"/>
                <w:color w:val="FFFFFF"/>
                <w:sz w:val="22"/>
                <w:szCs w:val="22"/>
              </w:rPr>
              <w:t xml:space="preserve">Role/Service </w:t>
            </w:r>
          </w:p>
        </w:tc>
        <w:tc>
          <w:tcPr>
            <w:tcW w:w="800" w:type="pct"/>
            <w:tcBorders>
              <w:top w:val="single" w:sz="8" w:space="0" w:color="000000"/>
              <w:left w:val="nil"/>
              <w:bottom w:val="single" w:sz="8" w:space="0" w:color="000000"/>
              <w:right w:val="single" w:sz="8" w:space="0" w:color="000000"/>
            </w:tcBorders>
            <w:shd w:val="clear" w:color="auto" w:fill="7F7F7F"/>
            <w:hideMark/>
          </w:tcPr>
          <w:p w14:paraId="2A71EE86" w14:textId="77777777" w:rsidR="00000000" w:rsidRDefault="00000000">
            <w:pPr>
              <w:pStyle w:val="NormalWeb"/>
              <w:spacing w:before="0" w:beforeAutospacing="0" w:after="0" w:afterAutospacing="0"/>
              <w:jc w:val="center"/>
              <w:rPr>
                <w:rFonts w:ascii="Segoe UI" w:hAnsi="Segoe UI" w:cs="Segoe UI"/>
                <w:color w:val="FFFFFF"/>
                <w:sz w:val="22"/>
                <w:szCs w:val="22"/>
              </w:rPr>
            </w:pPr>
            <w:r>
              <w:rPr>
                <w:rStyle w:val="Strong"/>
                <w:rFonts w:ascii="Segoe UI" w:hAnsi="Segoe UI" w:cs="Segoe UI"/>
                <w:color w:val="FFFFFF"/>
                <w:sz w:val="22"/>
                <w:szCs w:val="22"/>
              </w:rPr>
              <w:t xml:space="preserve">Rate </w:t>
            </w:r>
          </w:p>
        </w:tc>
        <w:tc>
          <w:tcPr>
            <w:tcW w:w="800" w:type="pct"/>
            <w:tcBorders>
              <w:top w:val="single" w:sz="8" w:space="0" w:color="000000"/>
              <w:left w:val="nil"/>
              <w:bottom w:val="single" w:sz="8" w:space="0" w:color="000000"/>
              <w:right w:val="single" w:sz="8" w:space="0" w:color="000000"/>
            </w:tcBorders>
            <w:shd w:val="clear" w:color="auto" w:fill="7F7F7F"/>
            <w:hideMark/>
          </w:tcPr>
          <w:p w14:paraId="2A71EE87" w14:textId="77777777" w:rsidR="00000000" w:rsidRDefault="00000000">
            <w:pPr>
              <w:pStyle w:val="NormalWeb"/>
              <w:spacing w:before="0" w:beforeAutospacing="0" w:after="0" w:afterAutospacing="0"/>
              <w:jc w:val="center"/>
              <w:rPr>
                <w:rFonts w:ascii="Segoe UI" w:hAnsi="Segoe UI" w:cs="Segoe UI"/>
                <w:color w:val="FFFFFF"/>
                <w:sz w:val="22"/>
                <w:szCs w:val="22"/>
              </w:rPr>
            </w:pPr>
            <w:r>
              <w:rPr>
                <w:rStyle w:val="Strong"/>
                <w:rFonts w:ascii="Segoe UI" w:hAnsi="Segoe UI" w:cs="Segoe UI"/>
                <w:color w:val="FFFFFF"/>
                <w:sz w:val="22"/>
                <w:szCs w:val="22"/>
              </w:rPr>
              <w:t xml:space="preserve">Quantity </w:t>
            </w:r>
          </w:p>
        </w:tc>
        <w:tc>
          <w:tcPr>
            <w:tcW w:w="800" w:type="pct"/>
            <w:tcBorders>
              <w:top w:val="single" w:sz="8" w:space="0" w:color="000000"/>
              <w:left w:val="nil"/>
              <w:bottom w:val="single" w:sz="8" w:space="0" w:color="000000"/>
              <w:right w:val="single" w:sz="8" w:space="0" w:color="000000"/>
            </w:tcBorders>
            <w:shd w:val="clear" w:color="auto" w:fill="7F7F7F"/>
            <w:hideMark/>
          </w:tcPr>
          <w:p w14:paraId="2A71EE88" w14:textId="77777777" w:rsidR="00000000" w:rsidRDefault="00000000">
            <w:pPr>
              <w:pStyle w:val="NormalWeb"/>
              <w:spacing w:before="0" w:beforeAutospacing="0" w:after="0" w:afterAutospacing="0"/>
              <w:jc w:val="center"/>
              <w:rPr>
                <w:rFonts w:ascii="Segoe UI" w:hAnsi="Segoe UI" w:cs="Segoe UI"/>
                <w:color w:val="FFFFFF"/>
                <w:sz w:val="22"/>
                <w:szCs w:val="22"/>
              </w:rPr>
            </w:pPr>
            <w:r>
              <w:rPr>
                <w:rStyle w:val="Strong"/>
                <w:rFonts w:ascii="Segoe UI" w:hAnsi="Segoe UI" w:cs="Segoe UI"/>
                <w:color w:val="FFFFFF"/>
                <w:sz w:val="22"/>
                <w:szCs w:val="22"/>
              </w:rPr>
              <w:t xml:space="preserve">Subtotal </w:t>
            </w:r>
          </w:p>
        </w:tc>
        <w:tc>
          <w:tcPr>
            <w:tcW w:w="800" w:type="pct"/>
            <w:tcBorders>
              <w:top w:val="single" w:sz="8" w:space="0" w:color="000000"/>
              <w:left w:val="nil"/>
              <w:bottom w:val="single" w:sz="8" w:space="0" w:color="000000"/>
              <w:right w:val="single" w:sz="8" w:space="0" w:color="000000"/>
            </w:tcBorders>
            <w:shd w:val="clear" w:color="auto" w:fill="7F7F7F"/>
            <w:hideMark/>
          </w:tcPr>
          <w:p w14:paraId="2A71EE89" w14:textId="77777777" w:rsidR="00000000" w:rsidRDefault="00000000">
            <w:pPr>
              <w:pStyle w:val="NormalWeb"/>
              <w:spacing w:before="0" w:beforeAutospacing="0" w:after="0" w:afterAutospacing="0"/>
              <w:jc w:val="center"/>
              <w:rPr>
                <w:rFonts w:ascii="Segoe UI" w:hAnsi="Segoe UI" w:cs="Segoe UI"/>
                <w:color w:val="FFFFFF"/>
                <w:sz w:val="22"/>
                <w:szCs w:val="22"/>
              </w:rPr>
            </w:pPr>
            <w:r>
              <w:rPr>
                <w:rStyle w:val="Strong"/>
                <w:rFonts w:ascii="Segoe UI" w:hAnsi="Segoe UI" w:cs="Segoe UI"/>
                <w:color w:val="FFFFFF"/>
                <w:sz w:val="22"/>
                <w:szCs w:val="22"/>
              </w:rPr>
              <w:t xml:space="preserve">Total USD </w:t>
            </w:r>
          </w:p>
        </w:tc>
      </w:tr>
      <w:tr w:rsidR="00000000" w14:paraId="2A71EE8D" w14:textId="77777777">
        <w:trPr>
          <w:divId w:val="1398360378"/>
          <w:cantSplit/>
        </w:trPr>
        <w:tc>
          <w:tcPr>
            <w:tcW w:w="0" w:type="auto"/>
            <w:gridSpan w:val="4"/>
            <w:tcBorders>
              <w:top w:val="single" w:sz="8" w:space="0" w:color="000000"/>
              <w:left w:val="single" w:sz="8" w:space="0" w:color="000000"/>
              <w:bottom w:val="single" w:sz="8" w:space="0" w:color="000000"/>
              <w:right w:val="single" w:sz="8" w:space="0" w:color="000000"/>
            </w:tcBorders>
            <w:shd w:val="clear" w:color="auto" w:fill="D9D9D9"/>
            <w:hideMark/>
          </w:tcPr>
          <w:p w14:paraId="2A71EE8B"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 xml:space="preserve">Subtotal </w:t>
            </w:r>
          </w:p>
        </w:tc>
        <w:tc>
          <w:tcPr>
            <w:tcW w:w="0" w:type="auto"/>
            <w:tcBorders>
              <w:top w:val="single" w:sz="8" w:space="0" w:color="000000"/>
              <w:left w:val="nil"/>
              <w:bottom w:val="single" w:sz="8" w:space="0" w:color="000000"/>
              <w:right w:val="single" w:sz="8" w:space="0" w:color="000000"/>
            </w:tcBorders>
            <w:shd w:val="clear" w:color="auto" w:fill="D9D9D9"/>
            <w:hideMark/>
          </w:tcPr>
          <w:p w14:paraId="2A71EE8C"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0.00</w:t>
            </w:r>
          </w:p>
        </w:tc>
      </w:tr>
      <w:tr w:rsidR="00000000" w14:paraId="2A71EE90" w14:textId="77777777">
        <w:trPr>
          <w:divId w:val="1398360378"/>
          <w:cantSplit/>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AFAFA"/>
            <w:hideMark/>
          </w:tcPr>
          <w:p w14:paraId="2A71EE8E"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 xml:space="preserve">Reimbursable Expenses </w:t>
            </w:r>
          </w:p>
        </w:tc>
        <w:tc>
          <w:tcPr>
            <w:tcW w:w="0" w:type="auto"/>
            <w:tcBorders>
              <w:top w:val="single" w:sz="8" w:space="0" w:color="000000"/>
              <w:left w:val="nil"/>
              <w:bottom w:val="single" w:sz="8" w:space="0" w:color="000000"/>
              <w:right w:val="single" w:sz="8" w:space="0" w:color="000000"/>
            </w:tcBorders>
            <w:shd w:val="clear" w:color="auto" w:fill="FAFAFA"/>
            <w:hideMark/>
          </w:tcPr>
          <w:p w14:paraId="2A71EE8F"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140,000.00</w:t>
            </w:r>
          </w:p>
        </w:tc>
      </w:tr>
      <w:tr w:rsidR="00000000" w14:paraId="2A71EE93" w14:textId="77777777">
        <w:trPr>
          <w:divId w:val="1398360378"/>
          <w:cantSplit/>
        </w:trPr>
        <w:tc>
          <w:tcPr>
            <w:tcW w:w="0" w:type="auto"/>
            <w:gridSpan w:val="4"/>
            <w:tcBorders>
              <w:top w:val="single" w:sz="8" w:space="0" w:color="000000"/>
              <w:left w:val="single" w:sz="8" w:space="0" w:color="000000"/>
              <w:bottom w:val="single" w:sz="8" w:space="0" w:color="000000"/>
              <w:right w:val="single" w:sz="8" w:space="0" w:color="000000"/>
            </w:tcBorders>
            <w:shd w:val="clear" w:color="auto" w:fill="D9D9D9"/>
            <w:hideMark/>
          </w:tcPr>
          <w:p w14:paraId="2A71EE91"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b/>
                <w:bCs/>
                <w:sz w:val="22"/>
                <w:szCs w:val="22"/>
              </w:rPr>
              <w:t>Total Estimated Fees (excluded taxes)</w:t>
            </w:r>
          </w:p>
        </w:tc>
        <w:tc>
          <w:tcPr>
            <w:tcW w:w="0" w:type="auto"/>
            <w:tcBorders>
              <w:top w:val="single" w:sz="8" w:space="0" w:color="000000"/>
              <w:left w:val="nil"/>
              <w:bottom w:val="single" w:sz="8" w:space="0" w:color="000000"/>
              <w:right w:val="single" w:sz="8" w:space="0" w:color="000000"/>
            </w:tcBorders>
            <w:shd w:val="clear" w:color="auto" w:fill="D9D9D9"/>
            <w:hideMark/>
          </w:tcPr>
          <w:p w14:paraId="2A71EE92"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b/>
                <w:bCs/>
                <w:sz w:val="22"/>
                <w:szCs w:val="22"/>
              </w:rPr>
              <w:t>140,000.00</w:t>
            </w:r>
          </w:p>
        </w:tc>
      </w:tr>
    </w:tbl>
    <w:p w14:paraId="2A71EE94" w14:textId="77777777" w:rsidR="00000000" w:rsidRDefault="00000000">
      <w:pPr>
        <w:divId w:val="1398360378"/>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000" w14:paraId="2A71EE96" w14:textId="77777777">
        <w:trPr>
          <w:divId w:val="1398360378"/>
          <w:trHeight w:val="160"/>
          <w:tblCellSpacing w:w="15" w:type="dxa"/>
        </w:trPr>
        <w:tc>
          <w:tcPr>
            <w:tcW w:w="0" w:type="auto"/>
            <w:vAlign w:val="center"/>
            <w:hideMark/>
          </w:tcPr>
          <w:p w14:paraId="2A71EE95" w14:textId="77777777" w:rsidR="00000000" w:rsidRDefault="00000000">
            <w:pPr>
              <w:rPr>
                <w:rFonts w:ascii="Times New Roman" w:eastAsia="Times New Roman" w:hAnsi="Times New Roman" w:cs="Times New Roman"/>
              </w:rPr>
            </w:pPr>
          </w:p>
        </w:tc>
      </w:tr>
    </w:tbl>
    <w:p w14:paraId="2A71EE97" w14:textId="77777777" w:rsidR="00000000" w:rsidRDefault="00000000">
      <w:pPr>
        <w:divId w:val="1398360378"/>
        <w:rPr>
          <w:rFonts w:eastAsia="Times New Roman"/>
        </w:rPr>
      </w:pPr>
    </w:p>
    <w:p w14:paraId="2A71EE98" w14:textId="77777777" w:rsidR="00000000" w:rsidRDefault="00000000">
      <w:pPr>
        <w:pStyle w:val="NormalWeb"/>
        <w:spacing w:before="0" w:beforeAutospacing="0" w:after="0" w:afterAutospacing="0"/>
        <w:jc w:val="both"/>
        <w:divId w:val="1786651913"/>
        <w:rPr>
          <w:rFonts w:ascii="Segoe UI" w:hAnsi="Segoe UI" w:cs="Segoe UI"/>
          <w:sz w:val="22"/>
          <w:szCs w:val="22"/>
          <w14:ligatures w14:val="none"/>
        </w:rPr>
      </w:pPr>
      <w:r>
        <w:rPr>
          <w:rFonts w:ascii="Segoe UI" w:hAnsi="Segoe UI" w:cs="Segoe UI"/>
          <w:sz w:val="22"/>
          <w:szCs w:val="22"/>
          <w:lang w:eastAsia="x-none"/>
        </w:rPr>
        <w:t xml:space="preserve">Customer will pay the fixed fee price as set forth below plus any expenses (estimates outlined in Services Fees table below). The fees do not include fees for Products. Microsoft will invoice Customer the fixed fee on a milestone basis according to the estimated milestone schedule listed in Billing Schedule table below. Microsoft will invoice Customer monthly for expenses. Unless otherwise specified in the invoice, Customer will pay Microsoft within 30 calendar days of the date of Microsoft invoice. </w:t>
      </w:r>
    </w:p>
    <w:p w14:paraId="2A71EE99" w14:textId="77777777" w:rsidR="00000000" w:rsidRDefault="00000000">
      <w:pPr>
        <w:pStyle w:val="NormalWeb"/>
        <w:spacing w:before="40" w:beforeAutospacing="0" w:after="0" w:afterAutospacing="0"/>
        <w:jc w:val="both"/>
        <w:divId w:val="1786651913"/>
        <w:rPr>
          <w:rFonts w:ascii="Segoe UI" w:hAnsi="Segoe UI" w:cs="Segoe UI"/>
          <w:sz w:val="2"/>
          <w:szCs w:val="2"/>
        </w:rPr>
      </w:pPr>
      <w:r>
        <w:rPr>
          <w:rFonts w:ascii="Segoe UI" w:hAnsi="Segoe UI" w:cs="Segoe UI"/>
          <w:sz w:val="2"/>
          <w:szCs w:val="2"/>
          <w:lang w:eastAsia="x-none"/>
        </w:rPr>
        <w:t> </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FAFAFA"/>
        <w:tblLook w:val="04A0" w:firstRow="1" w:lastRow="0" w:firstColumn="1" w:lastColumn="0" w:noHBand="0" w:noVBand="1"/>
      </w:tblPr>
      <w:tblGrid>
        <w:gridCol w:w="6449"/>
        <w:gridCol w:w="1564"/>
        <w:gridCol w:w="1563"/>
      </w:tblGrid>
      <w:tr w:rsidR="00000000" w14:paraId="2A71EE9B" w14:textId="77777777">
        <w:trPr>
          <w:divId w:val="1661343464"/>
          <w:cantSplit/>
        </w:trPr>
        <w:tc>
          <w:tcPr>
            <w:tcW w:w="3111" w:type="pct"/>
            <w:gridSpan w:val="3"/>
            <w:tcBorders>
              <w:top w:val="single" w:sz="8" w:space="0" w:color="000000"/>
              <w:left w:val="single" w:sz="8" w:space="0" w:color="000000"/>
              <w:bottom w:val="single" w:sz="8" w:space="0" w:color="000000"/>
              <w:right w:val="single" w:sz="8" w:space="0" w:color="000000"/>
            </w:tcBorders>
            <w:shd w:val="clear" w:color="auto" w:fill="7F7F7F"/>
            <w:hideMark/>
          </w:tcPr>
          <w:p w14:paraId="2A71EE9A" w14:textId="77777777" w:rsidR="00000000" w:rsidRDefault="00000000">
            <w:pPr>
              <w:pStyle w:val="NormalWeb"/>
              <w:spacing w:before="0" w:beforeAutospacing="0" w:after="0" w:afterAutospacing="0"/>
              <w:rPr>
                <w:rFonts w:ascii="Segoe UI" w:hAnsi="Segoe UI" w:cs="Segoe UI"/>
                <w:color w:val="FFFFFF"/>
                <w:sz w:val="22"/>
                <w:szCs w:val="22"/>
                <w14:ligatures w14:val="none"/>
              </w:rPr>
            </w:pPr>
            <w:r>
              <w:rPr>
                <w:rFonts w:ascii="Segoe UI" w:hAnsi="Segoe UI" w:cs="Segoe UI"/>
                <w:b/>
                <w:bCs/>
                <w:color w:val="FFFFFF"/>
                <w:sz w:val="22"/>
                <w:szCs w:val="22"/>
              </w:rPr>
              <w:t>Service Fees</w:t>
            </w:r>
          </w:p>
        </w:tc>
      </w:tr>
      <w:tr w:rsidR="00000000" w14:paraId="2A71EE9F" w14:textId="77777777">
        <w:trPr>
          <w:divId w:val="1661343464"/>
          <w:cantSplit/>
        </w:trPr>
        <w:tc>
          <w:tcPr>
            <w:tcW w:w="3300" w:type="pct"/>
            <w:tcBorders>
              <w:top w:val="nil"/>
              <w:left w:val="single" w:sz="8" w:space="0" w:color="auto"/>
              <w:bottom w:val="single" w:sz="8" w:space="0" w:color="auto"/>
              <w:right w:val="single" w:sz="8" w:space="0" w:color="auto"/>
            </w:tcBorders>
            <w:shd w:val="clear" w:color="auto" w:fill="7F7F7F"/>
            <w:hideMark/>
          </w:tcPr>
          <w:p w14:paraId="2A71EE9C" w14:textId="77777777" w:rsidR="00000000" w:rsidRDefault="00000000">
            <w:pPr>
              <w:pStyle w:val="NormalWeb"/>
              <w:spacing w:before="0" w:beforeAutospacing="0" w:after="0" w:afterAutospacing="0"/>
              <w:rPr>
                <w:rFonts w:ascii="Segoe UI" w:hAnsi="Segoe UI" w:cs="Segoe UI"/>
                <w:color w:val="FFFFFF"/>
                <w:sz w:val="22"/>
                <w:szCs w:val="22"/>
              </w:rPr>
            </w:pPr>
            <w:r>
              <w:rPr>
                <w:rStyle w:val="Strong"/>
                <w:rFonts w:ascii="Segoe UI" w:hAnsi="Segoe UI" w:cs="Segoe UI"/>
                <w:color w:val="FFFFFF"/>
                <w:sz w:val="22"/>
                <w:szCs w:val="22"/>
              </w:rPr>
              <w:t xml:space="preserve">Packages </w:t>
            </w:r>
          </w:p>
        </w:tc>
        <w:tc>
          <w:tcPr>
            <w:tcW w:w="800" w:type="pct"/>
            <w:tcBorders>
              <w:top w:val="nil"/>
              <w:left w:val="nil"/>
              <w:bottom w:val="single" w:sz="8" w:space="0" w:color="auto"/>
              <w:right w:val="single" w:sz="8" w:space="0" w:color="auto"/>
            </w:tcBorders>
            <w:shd w:val="clear" w:color="auto" w:fill="7F7F7F"/>
            <w:hideMark/>
          </w:tcPr>
          <w:p w14:paraId="2A71EE9D" w14:textId="77777777" w:rsidR="00000000" w:rsidRDefault="00000000">
            <w:pPr>
              <w:pStyle w:val="NormalWeb"/>
              <w:spacing w:before="0" w:beforeAutospacing="0" w:after="0" w:afterAutospacing="0"/>
              <w:rPr>
                <w:rFonts w:ascii="Segoe UI" w:hAnsi="Segoe UI" w:cs="Segoe UI"/>
                <w:color w:val="FFFFFF"/>
                <w:sz w:val="22"/>
                <w:szCs w:val="22"/>
              </w:rPr>
            </w:pPr>
            <w:r>
              <w:rPr>
                <w:rStyle w:val="Strong"/>
                <w:rFonts w:ascii="Segoe UI" w:hAnsi="Segoe UI" w:cs="Segoe UI"/>
                <w:color w:val="FFFFFF"/>
                <w:sz w:val="22"/>
                <w:szCs w:val="22"/>
              </w:rPr>
              <w:t xml:space="preserve">Estimated Date </w:t>
            </w:r>
          </w:p>
        </w:tc>
        <w:tc>
          <w:tcPr>
            <w:tcW w:w="800" w:type="pct"/>
            <w:tcBorders>
              <w:top w:val="nil"/>
              <w:left w:val="nil"/>
              <w:bottom w:val="single" w:sz="8" w:space="0" w:color="auto"/>
              <w:right w:val="single" w:sz="8" w:space="0" w:color="auto"/>
            </w:tcBorders>
            <w:shd w:val="clear" w:color="auto" w:fill="7F7F7F"/>
            <w:hideMark/>
          </w:tcPr>
          <w:p w14:paraId="2A71EE9E" w14:textId="77777777" w:rsidR="00000000" w:rsidRDefault="00000000">
            <w:pPr>
              <w:pStyle w:val="NormalWeb"/>
              <w:spacing w:before="0" w:beforeAutospacing="0" w:after="0" w:afterAutospacing="0"/>
              <w:rPr>
                <w:rFonts w:ascii="Segoe UI" w:hAnsi="Segoe UI" w:cs="Segoe UI"/>
                <w:color w:val="FFFFFF"/>
                <w:sz w:val="22"/>
                <w:szCs w:val="22"/>
              </w:rPr>
            </w:pPr>
            <w:r>
              <w:rPr>
                <w:rStyle w:val="Strong"/>
                <w:rFonts w:ascii="Segoe UI" w:hAnsi="Segoe UI" w:cs="Segoe UI"/>
                <w:color w:val="FFFFFF"/>
                <w:sz w:val="22"/>
                <w:szCs w:val="22"/>
              </w:rPr>
              <w:t>Total USD</w:t>
            </w:r>
          </w:p>
        </w:tc>
      </w:tr>
      <w:tr w:rsidR="00000000" w14:paraId="2A71EEA3" w14:textId="77777777">
        <w:trPr>
          <w:divId w:val="1661343464"/>
          <w:cantSplit/>
        </w:trPr>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0"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Governance Team</w:t>
            </w:r>
          </w:p>
        </w:tc>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1"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7/6/2026</w:t>
            </w:r>
          </w:p>
        </w:tc>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2"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581,638.72</w:t>
            </w:r>
          </w:p>
        </w:tc>
      </w:tr>
      <w:tr w:rsidR="00000000" w14:paraId="2A71EEA7" w14:textId="77777777">
        <w:trPr>
          <w:divId w:val="1661343464"/>
          <w:cantSplit/>
        </w:trPr>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4"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In Vehicle (Edge) - Agentic Solution -AI SLM, Model Tuning</w:t>
            </w:r>
          </w:p>
        </w:tc>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5"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7/6/2026</w:t>
            </w:r>
          </w:p>
        </w:tc>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6"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2,887,364.80</w:t>
            </w:r>
          </w:p>
        </w:tc>
      </w:tr>
      <w:tr w:rsidR="00000000" w14:paraId="2A71EEAB" w14:textId="77777777">
        <w:trPr>
          <w:divId w:val="1661343464"/>
          <w:cantSplit/>
        </w:trPr>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8"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Delivery Compliance, Privacy and Security</w:t>
            </w:r>
          </w:p>
        </w:tc>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9"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7/6/2026</w:t>
            </w:r>
          </w:p>
        </w:tc>
        <w:tc>
          <w:tcPr>
            <w:tcW w:w="0" w:type="auto"/>
            <w:tcBorders>
              <w:top w:val="single" w:sz="8" w:space="0" w:color="000000"/>
              <w:left w:val="single" w:sz="8" w:space="0" w:color="000000"/>
              <w:bottom w:val="single" w:sz="8" w:space="0" w:color="000000"/>
              <w:right w:val="single" w:sz="8" w:space="0" w:color="000000"/>
            </w:tcBorders>
            <w:shd w:val="clear" w:color="auto" w:fill="FAFAFA"/>
            <w:hideMark/>
          </w:tcPr>
          <w:p w14:paraId="2A71EEAA"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89,879.40</w:t>
            </w:r>
          </w:p>
        </w:tc>
      </w:tr>
      <w:tr w:rsidR="00000000" w14:paraId="2A71EEAE" w14:textId="77777777">
        <w:trPr>
          <w:divId w:val="1661343464"/>
          <w:cantSplit/>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9D9D9"/>
            <w:hideMark/>
          </w:tcPr>
          <w:p w14:paraId="2A71EEAC"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sz w:val="22"/>
                <w:szCs w:val="22"/>
              </w:rPr>
              <w:t>Subtotal</w:t>
            </w:r>
          </w:p>
        </w:tc>
        <w:tc>
          <w:tcPr>
            <w:tcW w:w="0" w:type="auto"/>
            <w:tcBorders>
              <w:top w:val="single" w:sz="8" w:space="0" w:color="000000"/>
              <w:left w:val="single" w:sz="8" w:space="0" w:color="000000"/>
              <w:bottom w:val="single" w:sz="8" w:space="0" w:color="000000"/>
              <w:right w:val="single" w:sz="8" w:space="0" w:color="000000"/>
            </w:tcBorders>
            <w:shd w:val="clear" w:color="auto" w:fill="D9D9D9"/>
            <w:hideMark/>
          </w:tcPr>
          <w:p w14:paraId="2A71EEAD"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sz w:val="22"/>
                <w:szCs w:val="22"/>
              </w:rPr>
              <w:t>3,558,882.92</w:t>
            </w:r>
          </w:p>
        </w:tc>
      </w:tr>
      <w:tr w:rsidR="00000000" w14:paraId="2A71EEB1" w14:textId="77777777">
        <w:trPr>
          <w:divId w:val="1661343464"/>
          <w:cantSplit/>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9D9D9"/>
            <w:hideMark/>
          </w:tcPr>
          <w:p w14:paraId="2A71EEAF" w14:textId="77777777" w:rsidR="00000000" w:rsidRDefault="00000000">
            <w:pPr>
              <w:pStyle w:val="NormalWeb"/>
              <w:spacing w:before="0" w:beforeAutospacing="0" w:after="0" w:afterAutospacing="0"/>
              <w:rPr>
                <w:rFonts w:ascii="Segoe UI" w:hAnsi="Segoe UI" w:cs="Segoe UI"/>
                <w:sz w:val="22"/>
                <w:szCs w:val="22"/>
              </w:rPr>
            </w:pPr>
            <w:r>
              <w:rPr>
                <w:rFonts w:ascii="Segoe UI" w:hAnsi="Segoe UI" w:cs="Segoe UI"/>
                <w:b/>
                <w:sz w:val="22"/>
                <w:szCs w:val="22"/>
              </w:rPr>
              <w:t xml:space="preserve">Total Fees (excluding taxes) </w:t>
            </w:r>
          </w:p>
        </w:tc>
        <w:tc>
          <w:tcPr>
            <w:tcW w:w="0" w:type="auto"/>
            <w:tcBorders>
              <w:top w:val="single" w:sz="8" w:space="0" w:color="000000"/>
              <w:left w:val="single" w:sz="8" w:space="0" w:color="000000"/>
              <w:bottom w:val="single" w:sz="8" w:space="0" w:color="000000"/>
              <w:right w:val="single" w:sz="8" w:space="0" w:color="000000"/>
            </w:tcBorders>
            <w:shd w:val="clear" w:color="auto" w:fill="D9D9D9"/>
            <w:hideMark/>
          </w:tcPr>
          <w:p w14:paraId="2A71EEB0" w14:textId="77777777" w:rsidR="00000000" w:rsidRDefault="00000000">
            <w:pPr>
              <w:pStyle w:val="NormalWeb"/>
              <w:spacing w:before="0" w:beforeAutospacing="0" w:after="0" w:afterAutospacing="0"/>
              <w:jc w:val="right"/>
              <w:rPr>
                <w:rFonts w:ascii="Segoe UI" w:hAnsi="Segoe UI" w:cs="Segoe UI"/>
                <w:sz w:val="22"/>
                <w:szCs w:val="22"/>
              </w:rPr>
            </w:pPr>
            <w:r>
              <w:rPr>
                <w:rFonts w:ascii="Segoe UI" w:hAnsi="Segoe UI" w:cs="Segoe UI"/>
                <w:b/>
                <w:sz w:val="22"/>
                <w:szCs w:val="22"/>
              </w:rPr>
              <w:t>3,558,882.92</w:t>
            </w:r>
          </w:p>
        </w:tc>
      </w:tr>
    </w:tbl>
    <w:p w14:paraId="2A71EEB2" w14:textId="77777777" w:rsidR="00000000" w:rsidRDefault="00000000">
      <w:pPr>
        <w:divId w:val="1661343464"/>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000" w14:paraId="2A71EEB4" w14:textId="77777777">
        <w:trPr>
          <w:divId w:val="1661343464"/>
          <w:trHeight w:val="160"/>
          <w:tblCellSpacing w:w="15" w:type="dxa"/>
        </w:trPr>
        <w:tc>
          <w:tcPr>
            <w:tcW w:w="0" w:type="auto"/>
            <w:vAlign w:val="center"/>
            <w:hideMark/>
          </w:tcPr>
          <w:p w14:paraId="2A71EEB3" w14:textId="77777777" w:rsidR="00000000" w:rsidRDefault="00000000">
            <w:pPr>
              <w:rPr>
                <w:rFonts w:ascii="Times New Roman" w:eastAsia="Times New Roman" w:hAnsi="Times New Roman" w:cs="Times New Roman"/>
              </w:rPr>
            </w:pPr>
          </w:p>
        </w:tc>
      </w:tr>
    </w:tbl>
    <w:p w14:paraId="2A71EEB5" w14:textId="77777777" w:rsidR="00000000" w:rsidRDefault="00000000">
      <w:pPr>
        <w:divId w:val="1661343464"/>
        <w:rPr>
          <w:rFonts w:eastAsia="Times New Roman"/>
        </w:rPr>
      </w:pPr>
    </w:p>
    <w:p w14:paraId="2A71EDB8"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Changes to the Work Order Term</w:t>
      </w:r>
    </w:p>
    <w:p w14:paraId="2A71EDB9" w14:textId="77777777" w:rsidR="00315059" w:rsidRDefault="00000000">
      <w:pPr>
        <w:rPr>
          <w:rFonts w:ascii="Segoe UI" w:eastAsia="Segoe UI" w:hAnsi="Segoe UI" w:cs="Segoe UI"/>
          <w:sz w:val="22"/>
        </w:rPr>
      </w:pPr>
      <w:r>
        <w:rPr>
          <w:rFonts w:ascii="Segoe UI" w:eastAsia="Segoe UI" w:hAnsi="Segoe UI" w:cs="Segoe UI"/>
          <w:b/>
          <w:sz w:val="22"/>
        </w:rPr>
        <w:t>Changes to the Consulting Commencement Date:</w:t>
      </w:r>
    </w:p>
    <w:p w14:paraId="2A71EEB6" w14:textId="77777777" w:rsidR="00000000" w:rsidRDefault="00000000">
      <w:pPr>
        <w:pStyle w:val="NormalWeb"/>
        <w:jc w:val="both"/>
        <w:divId w:val="1341812423"/>
        <w:rPr>
          <w14:ligatures w14:val="none"/>
        </w:rPr>
      </w:pPr>
      <w:r>
        <w:rPr>
          <w:rFonts w:ascii="Segoe UI" w:hAnsi="Segoe UI" w:cs="Segoe UI"/>
          <w:sz w:val="22"/>
          <w:szCs w:val="22"/>
        </w:rPr>
        <w:t>Microsoft has committed resources to perform the consulting services described herein based on the dates set forth above. Given this commitment, Customer agrees to provide Microsoft no less than 10 business days’ notice of any anticipated delay of the Consulting Commencement Date, regardless of cause. If Customer fails to provide such notice, Microsoft reserves the right to invoice Customer for an amount reflecting the actual amount of time Microsoft resource(s) cannot be engaged or an amount equal to 40 hours of Microsoft resource time at billing rate(s) listed in this Work Order associated with the applicable Microsoft resource(s), whichever is less. In the alternative, and at Microsoft’s sole discretion, Microsoft may elect to re-assign Microsoft resource(s) to other projects for Microsoft customers and re-staff Customer project when possible. If this occurs, Microsoft cannot guarantee when resource(s) will again be available for Customer project.</w:t>
      </w:r>
    </w:p>
    <w:p w14:paraId="2A71EEB7" w14:textId="77777777" w:rsidR="00000000" w:rsidRDefault="00000000">
      <w:pPr>
        <w:pStyle w:val="NormalWeb"/>
        <w:spacing w:before="40" w:beforeAutospacing="0" w:after="0" w:afterAutospacing="0"/>
        <w:divId w:val="1341812423"/>
      </w:pPr>
      <w:r>
        <w:lastRenderedPageBreak/>
        <w:t> </w:t>
      </w:r>
    </w:p>
    <w:p w14:paraId="2A71EDBA" w14:textId="77777777" w:rsidR="00315059" w:rsidRDefault="00000000">
      <w:pPr>
        <w:rPr>
          <w:rFonts w:ascii="Segoe UI" w:eastAsia="Segoe UI" w:hAnsi="Segoe UI" w:cs="Segoe UI"/>
          <w:sz w:val="22"/>
        </w:rPr>
      </w:pPr>
      <w:r>
        <w:rPr>
          <w:rFonts w:ascii="Segoe UI" w:eastAsia="Segoe UI" w:hAnsi="Segoe UI" w:cs="Segoe UI"/>
          <w:b/>
          <w:sz w:val="22"/>
        </w:rPr>
        <w:t>Work Order Termination</w:t>
      </w:r>
    </w:p>
    <w:p w14:paraId="2A71EDBB" w14:textId="77777777" w:rsidR="00315059" w:rsidRDefault="00000000">
      <w:pPr>
        <w:rPr>
          <w:rFonts w:ascii="Segoe UI" w:eastAsia="Segoe UI" w:hAnsi="Segoe UI" w:cs="Segoe UI"/>
          <w:sz w:val="22"/>
        </w:rPr>
      </w:pPr>
      <w:r>
        <w:rPr>
          <w:rFonts w:ascii="Segoe UI" w:eastAsia="Segoe UI" w:hAnsi="Segoe UI" w:cs="Segoe UI"/>
          <w:b/>
          <w:sz w:val="22"/>
        </w:rPr>
        <w:t>Termination.</w:t>
      </w:r>
    </w:p>
    <w:p w14:paraId="2A71EEB8" w14:textId="77777777" w:rsidR="00000000" w:rsidRDefault="00000000">
      <w:pPr>
        <w:pStyle w:val="NormalWeb"/>
        <w:spacing w:before="120" w:beforeAutospacing="0" w:after="0" w:afterAutospacing="0"/>
        <w:jc w:val="both"/>
        <w:divId w:val="462583736"/>
        <w:rPr>
          <w:rFonts w:ascii="Segoe UI" w:hAnsi="Segoe UI" w:cs="Segoe UI"/>
          <w:sz w:val="22"/>
          <w:szCs w:val="22"/>
          <w14:ligatures w14:val="none"/>
        </w:rPr>
      </w:pPr>
      <w:r>
        <w:rPr>
          <w:rFonts w:ascii="Segoe UI" w:hAnsi="Segoe UI" w:cs="Segoe UI"/>
          <w:sz w:val="22"/>
          <w:szCs w:val="22"/>
        </w:rPr>
        <w:t>Either party may terminate this Work Order if the other party is in material breach or default of any obligation that is not cured within 30 days’ written notice of such breach or default.</w:t>
      </w:r>
    </w:p>
    <w:p w14:paraId="2A71EEB9" w14:textId="77777777" w:rsidR="00000000" w:rsidRDefault="00000000">
      <w:pPr>
        <w:pStyle w:val="NormalWeb"/>
        <w:spacing w:before="0" w:beforeAutospacing="0" w:after="0" w:afterAutospacing="0"/>
        <w:divId w:val="462583736"/>
        <w:rPr>
          <w:sz w:val="12"/>
          <w:szCs w:val="12"/>
        </w:rPr>
      </w:pPr>
      <w:r>
        <w:rPr>
          <w:sz w:val="12"/>
          <w:szCs w:val="12"/>
        </w:rPr>
        <w:t> </w:t>
      </w:r>
    </w:p>
    <w:p w14:paraId="2A71EDBC" w14:textId="77777777" w:rsidR="00315059" w:rsidRDefault="00000000">
      <w:pPr>
        <w:rPr>
          <w:rFonts w:ascii="Segoe UI" w:eastAsia="Segoe UI" w:hAnsi="Segoe UI" w:cs="Segoe UI"/>
          <w:sz w:val="22"/>
        </w:rPr>
      </w:pPr>
      <w:r>
        <w:rPr>
          <w:rFonts w:ascii="Segoe UI" w:eastAsia="Segoe UI" w:hAnsi="Segoe UI" w:cs="Segoe UI"/>
          <w:b/>
          <w:sz w:val="22"/>
        </w:rPr>
        <w:t>Termination for Convenience.</w:t>
      </w:r>
    </w:p>
    <w:p w14:paraId="2A71EEBA" w14:textId="77777777" w:rsidR="00000000" w:rsidRDefault="00000000">
      <w:pPr>
        <w:pStyle w:val="NormalWeb"/>
        <w:spacing w:before="120" w:beforeAutospacing="0" w:after="0" w:afterAutospacing="0"/>
        <w:jc w:val="both"/>
        <w:divId w:val="552889516"/>
        <w:rPr>
          <w:rFonts w:ascii="Segoe UI" w:hAnsi="Segoe UI" w:cs="Segoe UI"/>
          <w:sz w:val="22"/>
          <w:szCs w:val="22"/>
          <w14:ligatures w14:val="none"/>
        </w:rPr>
      </w:pPr>
      <w:r>
        <w:rPr>
          <w:rFonts w:ascii="Segoe UI" w:hAnsi="Segoe UI" w:cs="Segoe UI"/>
          <w:sz w:val="22"/>
          <w:szCs w:val="22"/>
        </w:rPr>
        <w:t>Customer may terminate this Work Order at any time for convenience by providing Microsoft with 60 days prior written notice, “Notice Period”.</w:t>
      </w:r>
    </w:p>
    <w:p w14:paraId="2A71EEBB" w14:textId="77777777" w:rsidR="00000000" w:rsidRDefault="00000000">
      <w:pPr>
        <w:pStyle w:val="NormalWeb"/>
        <w:spacing w:before="0" w:beforeAutospacing="0" w:after="0" w:afterAutospacing="0"/>
        <w:divId w:val="552889516"/>
        <w:rPr>
          <w:sz w:val="12"/>
          <w:szCs w:val="12"/>
        </w:rPr>
      </w:pPr>
      <w:r>
        <w:rPr>
          <w:sz w:val="12"/>
          <w:szCs w:val="12"/>
        </w:rPr>
        <w:t> </w:t>
      </w:r>
    </w:p>
    <w:p w14:paraId="2A71EDBD" w14:textId="77777777" w:rsidR="00315059" w:rsidRDefault="00000000">
      <w:pPr>
        <w:rPr>
          <w:rFonts w:ascii="Segoe UI" w:eastAsia="Segoe UI" w:hAnsi="Segoe UI" w:cs="Segoe UI"/>
          <w:sz w:val="22"/>
        </w:rPr>
      </w:pPr>
      <w:r>
        <w:rPr>
          <w:rFonts w:ascii="Segoe UI" w:eastAsia="Segoe UI" w:hAnsi="Segoe UI" w:cs="Segoe UI"/>
          <w:b/>
          <w:sz w:val="22"/>
        </w:rPr>
        <w:t>Effect of Termination.</w:t>
      </w:r>
    </w:p>
    <w:p w14:paraId="2A71EEBC" w14:textId="77777777" w:rsidR="00000000" w:rsidRDefault="00000000">
      <w:pPr>
        <w:pStyle w:val="NormalWeb"/>
        <w:spacing w:before="120" w:beforeAutospacing="0" w:after="0" w:afterAutospacing="0"/>
        <w:jc w:val="both"/>
        <w:divId w:val="2091154497"/>
        <w:rPr>
          <w:rFonts w:ascii="Segoe UI" w:hAnsi="Segoe UI" w:cs="Segoe UI"/>
          <w:sz w:val="22"/>
          <w:szCs w:val="22"/>
          <w14:ligatures w14:val="none"/>
        </w:rPr>
      </w:pPr>
      <w:r>
        <w:rPr>
          <w:rFonts w:ascii="Segoe UI" w:hAnsi="Segoe UI" w:cs="Segoe UI"/>
          <w:sz w:val="22"/>
          <w:szCs w:val="22"/>
        </w:rPr>
        <w:t>In case of termination for convenience, Customer will pay Microsoft for:</w:t>
      </w:r>
    </w:p>
    <w:p w14:paraId="2A71EEBD" w14:textId="77777777" w:rsidR="00000000" w:rsidRDefault="00000000">
      <w:pPr>
        <w:numPr>
          <w:ilvl w:val="0"/>
          <w:numId w:val="3"/>
        </w:numPr>
        <w:spacing w:before="100" w:beforeAutospacing="1" w:after="100" w:afterAutospacing="1" w:line="240" w:lineRule="auto"/>
        <w:jc w:val="both"/>
        <w:divId w:val="2091154497"/>
        <w:rPr>
          <w:rFonts w:ascii="Times New Roman" w:eastAsia="Times New Roman" w:hAnsi="Times New Roman" w:cs="Times New Roman"/>
        </w:rPr>
      </w:pPr>
      <w:r>
        <w:rPr>
          <w:rFonts w:ascii="Segoe UI" w:eastAsia="Times New Roman" w:hAnsi="Segoe UI" w:cs="Segoe UI"/>
          <w:sz w:val="22"/>
          <w:szCs w:val="22"/>
        </w:rPr>
        <w:t>Any completed, partially completed and planned Services up to the end of the Notice Period;</w:t>
      </w:r>
    </w:p>
    <w:p w14:paraId="2A71EEBE" w14:textId="77777777" w:rsidR="00000000" w:rsidRDefault="00000000">
      <w:pPr>
        <w:numPr>
          <w:ilvl w:val="0"/>
          <w:numId w:val="3"/>
        </w:numPr>
        <w:spacing w:before="100" w:beforeAutospacing="1" w:after="100" w:afterAutospacing="1" w:line="240" w:lineRule="auto"/>
        <w:jc w:val="both"/>
        <w:divId w:val="2091154497"/>
        <w:rPr>
          <w:rFonts w:eastAsia="Times New Roman"/>
        </w:rPr>
      </w:pPr>
      <w:r>
        <w:rPr>
          <w:rFonts w:ascii="Segoe UI" w:eastAsia="Times New Roman" w:hAnsi="Segoe UI" w:cs="Segoe UI"/>
          <w:sz w:val="22"/>
          <w:szCs w:val="22"/>
        </w:rPr>
        <w:t>All reasonable committed costs, non-refundable travel expenses and any non-cancellable fees specifically detailed in a Work Order or Statement of Work</w:t>
      </w:r>
    </w:p>
    <w:p w14:paraId="2A71EEBF" w14:textId="77777777" w:rsidR="00000000" w:rsidRDefault="00000000">
      <w:pPr>
        <w:pStyle w:val="NormalWeb"/>
        <w:spacing w:before="0" w:beforeAutospacing="0" w:after="0" w:afterAutospacing="0"/>
        <w:divId w:val="2091154497"/>
        <w:rPr>
          <w:sz w:val="12"/>
          <w:szCs w:val="12"/>
        </w:rPr>
      </w:pPr>
      <w:r>
        <w:rPr>
          <w:sz w:val="12"/>
          <w:szCs w:val="12"/>
        </w:rPr>
        <w:t> </w:t>
      </w:r>
    </w:p>
    <w:p w14:paraId="2A71EDBE" w14:textId="77777777" w:rsidR="00315059" w:rsidRDefault="00000000">
      <w:pPr>
        <w:rPr>
          <w:rFonts w:ascii="Segoe UI" w:eastAsia="Segoe UI" w:hAnsi="Segoe UI" w:cs="Segoe UI"/>
          <w:sz w:val="22"/>
        </w:rPr>
      </w:pPr>
      <w:r>
        <w:rPr>
          <w:rFonts w:ascii="Segoe UI" w:eastAsia="Segoe UI" w:hAnsi="Segoe UI" w:cs="Segoe UI"/>
          <w:b/>
          <w:sz w:val="22"/>
        </w:rPr>
        <w:t>Changes to the Consulting Commencement Date.</w:t>
      </w:r>
    </w:p>
    <w:p w14:paraId="2A71EEC0" w14:textId="77777777" w:rsidR="00000000" w:rsidRDefault="00000000">
      <w:pPr>
        <w:pStyle w:val="NormalWeb"/>
        <w:spacing w:before="0" w:beforeAutospacing="0" w:after="0" w:afterAutospacing="0"/>
        <w:jc w:val="both"/>
        <w:divId w:val="249003095"/>
        <w:rPr>
          <w:rFonts w:ascii="Segoe UI" w:hAnsi="Segoe UI" w:cs="Segoe UI"/>
          <w:sz w:val="12"/>
          <w:szCs w:val="12"/>
          <w14:ligatures w14:val="none"/>
        </w:rPr>
      </w:pPr>
      <w:r>
        <w:rPr>
          <w:rFonts w:ascii="Segoe UI" w:hAnsi="Segoe UI" w:cs="Segoe UI"/>
          <w:sz w:val="22"/>
          <w:szCs w:val="22"/>
        </w:rPr>
        <w:t xml:space="preserve">Microsoft has committed resources to perform the consulting services described herein based on the dates set forth above. Given this commitment, Customer agrees to provide Microsoft no less than 10 business days’ notice of any anticipated delay of the Consulting Commencement Date, regardless of cause. If Customer fails to provide such notice, Microsoft reserves the right to invoice Customer for 3,558,882.92 USD. In the alternative, and at Microsoft’s sole discretion, Microsoft may elect to re-assign Microsoft resources to other projects for Microsoft customers and re-staff Customer project when possible. If this occurs, Microsoft cannot guarantee when resources will again be available for Customer project. </w:t>
      </w:r>
    </w:p>
    <w:p w14:paraId="2A71EEC1" w14:textId="77777777" w:rsidR="00000000" w:rsidRDefault="00000000">
      <w:pPr>
        <w:pStyle w:val="NormalWeb"/>
        <w:spacing w:before="0" w:beforeAutospacing="0" w:after="0" w:afterAutospacing="0"/>
        <w:jc w:val="both"/>
        <w:divId w:val="249003095"/>
        <w:rPr>
          <w:rFonts w:ascii="Segoe UI" w:hAnsi="Segoe UI" w:cs="Segoe UI"/>
          <w:sz w:val="12"/>
          <w:szCs w:val="12"/>
        </w:rPr>
      </w:pPr>
      <w:r>
        <w:rPr>
          <w:rFonts w:ascii="Segoe UI" w:hAnsi="Segoe UI" w:cs="Segoe UI"/>
          <w:sz w:val="12"/>
          <w:szCs w:val="12"/>
          <w:lang w:eastAsia="x-none"/>
        </w:rPr>
        <w:t> </w:t>
      </w:r>
    </w:p>
    <w:p w14:paraId="2A71EDBF" w14:textId="77777777" w:rsidR="00315059" w:rsidRDefault="00000000">
      <w:pPr>
        <w:rPr>
          <w:rFonts w:ascii="Segoe UI" w:eastAsia="Segoe UI" w:hAnsi="Segoe UI" w:cs="Segoe UI"/>
          <w:sz w:val="22"/>
        </w:rPr>
      </w:pPr>
      <w:r>
        <w:rPr>
          <w:rFonts w:ascii="Segoe UI" w:eastAsia="Segoe UI" w:hAnsi="Segoe UI" w:cs="Segoe UI"/>
          <w:b/>
          <w:sz w:val="22"/>
        </w:rPr>
        <w:t>Work Order Termination</w:t>
      </w:r>
    </w:p>
    <w:p w14:paraId="2A71EDC0" w14:textId="77777777" w:rsidR="00315059" w:rsidRDefault="00000000">
      <w:pPr>
        <w:rPr>
          <w:rFonts w:ascii="Segoe UI" w:eastAsia="Segoe UI" w:hAnsi="Segoe UI" w:cs="Segoe UI"/>
          <w:sz w:val="22"/>
        </w:rPr>
      </w:pPr>
      <w:r>
        <w:rPr>
          <w:rFonts w:ascii="Segoe UI" w:eastAsia="Segoe UI" w:hAnsi="Segoe UI" w:cs="Segoe UI"/>
          <w:b/>
          <w:sz w:val="22"/>
        </w:rPr>
        <w:t>Termination.</w:t>
      </w:r>
    </w:p>
    <w:p w14:paraId="2A71EEC2" w14:textId="77777777" w:rsidR="00000000" w:rsidRDefault="00000000">
      <w:pPr>
        <w:pStyle w:val="NormalWeb"/>
        <w:spacing w:before="120" w:beforeAutospacing="0" w:after="0" w:afterAutospacing="0"/>
        <w:jc w:val="both"/>
        <w:divId w:val="1019042347"/>
        <w:rPr>
          <w:rFonts w:ascii="Segoe UI" w:hAnsi="Segoe UI" w:cs="Segoe UI"/>
          <w:sz w:val="22"/>
          <w:szCs w:val="22"/>
          <w14:ligatures w14:val="none"/>
        </w:rPr>
      </w:pPr>
      <w:r>
        <w:rPr>
          <w:rFonts w:ascii="Segoe UI" w:hAnsi="Segoe UI" w:cs="Segoe UI"/>
          <w:sz w:val="22"/>
          <w:szCs w:val="22"/>
        </w:rPr>
        <w:t>Either party may terminate this Work Order if the other party is in material breach or default of any obligation that is not cured within 30 days’ written notice of such breach or default.</w:t>
      </w:r>
    </w:p>
    <w:p w14:paraId="2A71EEC3" w14:textId="77777777" w:rsidR="00000000" w:rsidRDefault="00000000">
      <w:pPr>
        <w:pStyle w:val="NormalWeb"/>
        <w:spacing w:before="0" w:beforeAutospacing="0" w:after="0" w:afterAutospacing="0"/>
        <w:divId w:val="1019042347"/>
        <w:rPr>
          <w:sz w:val="12"/>
          <w:szCs w:val="12"/>
        </w:rPr>
      </w:pPr>
      <w:r>
        <w:rPr>
          <w:sz w:val="12"/>
          <w:szCs w:val="12"/>
        </w:rPr>
        <w:t> </w:t>
      </w:r>
    </w:p>
    <w:p w14:paraId="2A71EDC1" w14:textId="77777777" w:rsidR="00315059" w:rsidRDefault="00000000">
      <w:pPr>
        <w:rPr>
          <w:rFonts w:ascii="Segoe UI" w:eastAsia="Segoe UI" w:hAnsi="Segoe UI" w:cs="Segoe UI"/>
          <w:sz w:val="22"/>
        </w:rPr>
      </w:pPr>
      <w:r>
        <w:rPr>
          <w:rFonts w:ascii="Segoe UI" w:eastAsia="Segoe UI" w:hAnsi="Segoe UI" w:cs="Segoe UI"/>
          <w:b/>
          <w:sz w:val="22"/>
        </w:rPr>
        <w:t>Termination for Convenience.</w:t>
      </w:r>
    </w:p>
    <w:p w14:paraId="2A71EEC4" w14:textId="77777777" w:rsidR="00000000" w:rsidRDefault="00000000">
      <w:pPr>
        <w:pStyle w:val="NormalWeb"/>
        <w:spacing w:before="120" w:beforeAutospacing="0" w:after="0" w:afterAutospacing="0"/>
        <w:jc w:val="both"/>
        <w:divId w:val="1878004428"/>
        <w:rPr>
          <w:rFonts w:ascii="Segoe UI" w:hAnsi="Segoe UI" w:cs="Segoe UI"/>
          <w:sz w:val="22"/>
          <w:szCs w:val="22"/>
          <w14:ligatures w14:val="none"/>
        </w:rPr>
      </w:pPr>
      <w:r>
        <w:rPr>
          <w:rFonts w:ascii="Segoe UI" w:hAnsi="Segoe UI" w:cs="Segoe UI"/>
          <w:sz w:val="22"/>
          <w:szCs w:val="22"/>
        </w:rPr>
        <w:t>Customer may terminate this Work Order at any time for convenience by providing Microsoft with 60 days prior written notice, “Notice Period”.</w:t>
      </w:r>
    </w:p>
    <w:p w14:paraId="2A71EEC5" w14:textId="77777777" w:rsidR="00000000" w:rsidRDefault="00000000">
      <w:pPr>
        <w:pStyle w:val="NormalWeb"/>
        <w:spacing w:before="0" w:beforeAutospacing="0" w:after="0" w:afterAutospacing="0"/>
        <w:divId w:val="1878004428"/>
        <w:rPr>
          <w:sz w:val="12"/>
          <w:szCs w:val="12"/>
        </w:rPr>
      </w:pPr>
      <w:r>
        <w:rPr>
          <w:sz w:val="12"/>
          <w:szCs w:val="12"/>
        </w:rPr>
        <w:t> </w:t>
      </w:r>
    </w:p>
    <w:p w14:paraId="2A71EDC2" w14:textId="77777777" w:rsidR="00315059" w:rsidRDefault="00000000">
      <w:pPr>
        <w:rPr>
          <w:rFonts w:ascii="Segoe UI" w:eastAsia="Segoe UI" w:hAnsi="Segoe UI" w:cs="Segoe UI"/>
          <w:sz w:val="22"/>
        </w:rPr>
      </w:pPr>
      <w:r>
        <w:rPr>
          <w:rFonts w:ascii="Segoe UI" w:eastAsia="Segoe UI" w:hAnsi="Segoe UI" w:cs="Segoe UI"/>
          <w:b/>
          <w:sz w:val="22"/>
        </w:rPr>
        <w:t>Effect of Termination.</w:t>
      </w:r>
    </w:p>
    <w:p w14:paraId="2A71EEC6" w14:textId="77777777" w:rsidR="00000000" w:rsidRDefault="00000000">
      <w:pPr>
        <w:pStyle w:val="NormalWeb"/>
        <w:spacing w:before="120" w:beforeAutospacing="0" w:after="0" w:afterAutospacing="0"/>
        <w:jc w:val="both"/>
        <w:divId w:val="518735343"/>
        <w:rPr>
          <w:rFonts w:ascii="Segoe UI" w:hAnsi="Segoe UI" w:cs="Segoe UI"/>
          <w:sz w:val="22"/>
          <w:szCs w:val="22"/>
          <w14:ligatures w14:val="none"/>
        </w:rPr>
      </w:pPr>
      <w:r>
        <w:rPr>
          <w:rFonts w:ascii="Segoe UI" w:hAnsi="Segoe UI" w:cs="Segoe UI"/>
          <w:sz w:val="22"/>
          <w:szCs w:val="22"/>
        </w:rPr>
        <w:t>In case of termination for convenience, Customer will pay Microsoft for:</w:t>
      </w:r>
    </w:p>
    <w:p w14:paraId="2A71EEC7" w14:textId="77777777" w:rsidR="00000000" w:rsidRDefault="00000000">
      <w:pPr>
        <w:numPr>
          <w:ilvl w:val="0"/>
          <w:numId w:val="4"/>
        </w:numPr>
        <w:spacing w:before="100" w:beforeAutospacing="1" w:after="100" w:afterAutospacing="1" w:line="240" w:lineRule="auto"/>
        <w:jc w:val="both"/>
        <w:divId w:val="518735343"/>
        <w:rPr>
          <w:rFonts w:ascii="Times New Roman" w:eastAsia="Times New Roman" w:hAnsi="Times New Roman" w:cs="Times New Roman"/>
        </w:rPr>
      </w:pPr>
      <w:r>
        <w:rPr>
          <w:rFonts w:ascii="Segoe UI" w:eastAsia="Times New Roman" w:hAnsi="Segoe UI" w:cs="Segoe UI"/>
          <w:sz w:val="22"/>
          <w:szCs w:val="22"/>
        </w:rPr>
        <w:lastRenderedPageBreak/>
        <w:t>Any completed, partially completed and planned Services up to the end of the Notice Period;</w:t>
      </w:r>
    </w:p>
    <w:p w14:paraId="2A71EEC8" w14:textId="77777777" w:rsidR="00000000" w:rsidRDefault="00000000">
      <w:pPr>
        <w:numPr>
          <w:ilvl w:val="0"/>
          <w:numId w:val="4"/>
        </w:numPr>
        <w:spacing w:before="100" w:beforeAutospacing="1" w:after="100" w:afterAutospacing="1" w:line="240" w:lineRule="auto"/>
        <w:jc w:val="both"/>
        <w:divId w:val="518735343"/>
        <w:rPr>
          <w:rFonts w:eastAsia="Times New Roman"/>
        </w:rPr>
      </w:pPr>
      <w:r>
        <w:rPr>
          <w:rFonts w:ascii="Segoe UI" w:eastAsia="Times New Roman" w:hAnsi="Segoe UI" w:cs="Segoe UI"/>
          <w:sz w:val="22"/>
          <w:szCs w:val="22"/>
        </w:rPr>
        <w:t xml:space="preserve">All reasonable committed costs, non-refundable travel expenses and any non-cancellable fees specifically detailed in a Work Order or Statement of Work </w:t>
      </w:r>
    </w:p>
    <w:p w14:paraId="2A71EEC9" w14:textId="77777777" w:rsidR="00000000" w:rsidRDefault="00000000">
      <w:pPr>
        <w:pStyle w:val="NormalWeb"/>
        <w:spacing w:before="0" w:beforeAutospacing="0" w:after="0" w:afterAutospacing="0"/>
        <w:divId w:val="518735343"/>
        <w:rPr>
          <w:sz w:val="12"/>
          <w:szCs w:val="12"/>
        </w:rPr>
      </w:pPr>
      <w:r>
        <w:rPr>
          <w:sz w:val="12"/>
          <w:szCs w:val="12"/>
        </w:rPr>
        <w:t> </w:t>
      </w:r>
    </w:p>
    <w:p w14:paraId="2A71EDC3"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Acceptable Use Policy</w:t>
      </w:r>
    </w:p>
    <w:p w14:paraId="2A71EECA" w14:textId="77777777" w:rsidR="00000000" w:rsidRDefault="00000000">
      <w:pPr>
        <w:pStyle w:val="NormalWeb"/>
        <w:jc w:val="both"/>
        <w:divId w:val="1525173638"/>
        <w:rPr>
          <w14:ligatures w14:val="none"/>
        </w:rPr>
      </w:pPr>
      <w:r>
        <w:rPr>
          <w:rFonts w:ascii="Segoe UI" w:hAnsi="Segoe UI" w:cs="Segoe UI"/>
          <w:sz w:val="22"/>
          <w:szCs w:val="22"/>
        </w:rPr>
        <w:t>Customer must not (and is not licensed to) use the Services Deliverables:</w:t>
      </w:r>
    </w:p>
    <w:p w14:paraId="2A71EECB" w14:textId="77777777" w:rsidR="00000000" w:rsidRDefault="00000000">
      <w:pPr>
        <w:numPr>
          <w:ilvl w:val="0"/>
          <w:numId w:val="5"/>
        </w:numPr>
        <w:spacing w:before="100" w:beforeAutospacing="1" w:after="100" w:afterAutospacing="1" w:line="240" w:lineRule="auto"/>
        <w:jc w:val="both"/>
        <w:divId w:val="1525173638"/>
        <w:rPr>
          <w:rFonts w:eastAsia="Times New Roman"/>
        </w:rPr>
      </w:pPr>
      <w:r>
        <w:rPr>
          <w:rFonts w:ascii="Segoe UI" w:eastAsia="Times New Roman" w:hAnsi="Segoe UI" w:cs="Segoe UI"/>
          <w:sz w:val="22"/>
          <w:szCs w:val="22"/>
        </w:rPr>
        <w:t>in a way prohibited by law, regulation, governmental order or decree;</w:t>
      </w:r>
    </w:p>
    <w:p w14:paraId="2A71EECC" w14:textId="77777777" w:rsidR="00000000" w:rsidRDefault="00000000">
      <w:pPr>
        <w:numPr>
          <w:ilvl w:val="0"/>
          <w:numId w:val="5"/>
        </w:numPr>
        <w:spacing w:before="100" w:beforeAutospacing="1" w:after="100" w:afterAutospacing="1" w:line="240" w:lineRule="auto"/>
        <w:jc w:val="both"/>
        <w:divId w:val="1525173638"/>
        <w:rPr>
          <w:rFonts w:eastAsia="Times New Roman"/>
        </w:rPr>
      </w:pPr>
      <w:r>
        <w:rPr>
          <w:rFonts w:ascii="Segoe UI" w:eastAsia="Times New Roman" w:hAnsi="Segoe UI" w:cs="Segoe UI"/>
          <w:sz w:val="22"/>
          <w:szCs w:val="22"/>
        </w:rPr>
        <w:t>to violate the rights of others; or</w:t>
      </w:r>
    </w:p>
    <w:p w14:paraId="2A71EECD" w14:textId="77777777" w:rsidR="00000000" w:rsidRDefault="00000000">
      <w:pPr>
        <w:numPr>
          <w:ilvl w:val="0"/>
          <w:numId w:val="5"/>
        </w:numPr>
        <w:spacing w:before="100" w:beforeAutospacing="1" w:after="100" w:afterAutospacing="1" w:line="240" w:lineRule="auto"/>
        <w:jc w:val="both"/>
        <w:divId w:val="1525173638"/>
        <w:rPr>
          <w:rFonts w:eastAsia="Times New Roman"/>
        </w:rPr>
      </w:pPr>
      <w:r>
        <w:rPr>
          <w:rFonts w:ascii="Segoe UI" w:eastAsia="Times New Roman" w:hAnsi="Segoe UI" w:cs="Segoe UI"/>
          <w:sz w:val="22"/>
          <w:szCs w:val="22"/>
        </w:rPr>
        <w:t>in any application or situation where use of the Service Deliverables could lead to the death or serious bodily injury of any person, or to severe physical or environmental damage, except in accordance with the High Risk Use section below. </w:t>
      </w:r>
    </w:p>
    <w:p w14:paraId="2A71EECE" w14:textId="77777777" w:rsidR="00000000" w:rsidRDefault="00000000">
      <w:pPr>
        <w:pStyle w:val="NormalWeb"/>
        <w:jc w:val="both"/>
        <w:divId w:val="1525173638"/>
      </w:pPr>
      <w:r>
        <w:rPr>
          <w:rStyle w:val="Strong"/>
          <w:rFonts w:ascii="Segoe UI" w:hAnsi="Segoe UI" w:cs="Segoe UI"/>
          <w:sz w:val="22"/>
          <w:szCs w:val="22"/>
        </w:rPr>
        <w:t>High Risk Use</w:t>
      </w:r>
    </w:p>
    <w:p w14:paraId="2A71EECF" w14:textId="77777777" w:rsidR="00000000" w:rsidRDefault="00000000">
      <w:pPr>
        <w:pStyle w:val="NormalWeb"/>
        <w:jc w:val="both"/>
        <w:divId w:val="1525173638"/>
      </w:pPr>
      <w:r>
        <w:rPr>
          <w:rFonts w:ascii="Segoe UI" w:hAnsi="Segoe UI" w:cs="Segoe UI"/>
          <w:sz w:val="22"/>
          <w:szCs w:val="22"/>
        </w:rPr>
        <w:t xml:space="preserve">WARNING: Modern technologies may be used in new and innovative ways, and Customer must consider whether its specific use of these technologies is safe. The Services Deliverables are not designed or intended to support any use in which a service interruption, defect, error, or other failure of a Services Deliverable could result in the death or serious bodily injury of any person or in physical or environmental damage (collectively, “High Risk Use”). Accordingly, Customer must design and implement the Services Deliverables such that, in the event of any interruption, defect, error, or other failure of the Services Deliverables, the safety of people, property, and the environment are not reduced below a level that is reasonable, appropriate, and legal, whether in general or for a specific industry. Customer’s High Risk Use of the Services Deliverables is at its own risk. Customer agrees to defend, indemnify and hold Microsoft harmless from and against all damages, costs and attorneys' fees in connection with any claims arising from a High Risk Use associated with the Services Deliverables, including any claims based in strict liability or that Microsoft was negligent in designing or providing the Services Deliverables to Customer in accordance with Customer’s specifications. The foregoing indemnification obligation is in addition to any defense obligation set forth in Customer’s Agreement and is not subject to any limitation of, or exclusion from, liability contained in such agreements. </w:t>
      </w:r>
    </w:p>
    <w:p w14:paraId="2A71EED0" w14:textId="77777777" w:rsidR="00000000" w:rsidRDefault="00000000">
      <w:pPr>
        <w:pStyle w:val="NormalWeb"/>
        <w:spacing w:before="40" w:beforeAutospacing="0" w:after="0" w:afterAutospacing="0"/>
        <w:divId w:val="1525173638"/>
      </w:pPr>
      <w:r>
        <w:t> </w:t>
      </w:r>
    </w:p>
    <w:p w14:paraId="2A71EDC4"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Online Services Engagements</w:t>
      </w:r>
    </w:p>
    <w:p w14:paraId="2A71EED1" w14:textId="77777777" w:rsidR="00000000" w:rsidRDefault="00000000">
      <w:pPr>
        <w:pStyle w:val="NormalWeb"/>
        <w:jc w:val="both"/>
        <w:divId w:val="1383208514"/>
        <w:rPr>
          <w14:ligatures w14:val="none"/>
        </w:rPr>
      </w:pPr>
      <w:r>
        <w:rPr>
          <w:rFonts w:ascii="Segoe UI" w:hAnsi="Segoe UI" w:cs="Segoe UI"/>
          <w:sz w:val="22"/>
          <w:szCs w:val="22"/>
        </w:rPr>
        <w:t>For applicable Online Services engagements, to assist in evaluating Professional Services delivery, Customer agrees to provide Microsoft access to usage metrics within their Online Services. No Personal Data from the Online Service is included within the metrics.</w:t>
      </w:r>
    </w:p>
    <w:p w14:paraId="2A71EDC5"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Customer Feedback</w:t>
      </w:r>
    </w:p>
    <w:p w14:paraId="2A71EED2" w14:textId="77777777" w:rsidR="00000000" w:rsidRDefault="00000000">
      <w:pPr>
        <w:pStyle w:val="NormalWeb"/>
        <w:jc w:val="both"/>
        <w:divId w:val="970672606"/>
        <w:rPr>
          <w14:ligatures w14:val="none"/>
        </w:rPr>
      </w:pPr>
      <w:r>
        <w:rPr>
          <w:rFonts w:ascii="Segoe UI" w:hAnsi="Segoe UI" w:cs="Segoe UI"/>
          <w:sz w:val="22"/>
          <w:szCs w:val="22"/>
        </w:rPr>
        <w:lastRenderedPageBreak/>
        <w:t>You agree, where possible, to respond to customer satisfaction surveys that we may provide from time to time regarding the services.</w:t>
      </w:r>
    </w:p>
    <w:p w14:paraId="2A71EDC6" w14:textId="77777777" w:rsidR="00315059" w:rsidRDefault="00000000">
      <w:pPr>
        <w:numPr>
          <w:ilvl w:val="0"/>
          <w:numId w:val="1"/>
        </w:numPr>
        <w:rPr>
          <w:rFonts w:ascii="Segoe UI" w:eastAsia="Segoe UI" w:hAnsi="Segoe UI" w:cs="Segoe UI"/>
          <w:sz w:val="26"/>
        </w:rPr>
      </w:pPr>
      <w:r>
        <w:rPr>
          <w:rFonts w:ascii="Segoe UI" w:eastAsia="Segoe UI" w:hAnsi="Segoe UI" w:cs="Segoe UI"/>
          <w:b/>
          <w:sz w:val="26"/>
        </w:rPr>
        <w:t>Use, ownership, restrictions and rights.</w:t>
      </w:r>
    </w:p>
    <w:p w14:paraId="2A71EDC7"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Products.</w:t>
      </w:r>
    </w:p>
    <w:p w14:paraId="2A71EED3" w14:textId="77777777" w:rsidR="00000000" w:rsidRDefault="00000000">
      <w:pPr>
        <w:pStyle w:val="NormalWeb"/>
        <w:spacing w:before="120" w:beforeAutospacing="0" w:after="0" w:afterAutospacing="0"/>
        <w:jc w:val="both"/>
        <w:divId w:val="2063597595"/>
        <w:rPr>
          <w:rFonts w:ascii="Segoe UI" w:hAnsi="Segoe UI" w:cs="Segoe UI"/>
          <w:sz w:val="22"/>
          <w:szCs w:val="22"/>
          <w14:ligatures w14:val="none"/>
        </w:rPr>
      </w:pPr>
      <w:r>
        <w:rPr>
          <w:rFonts w:ascii="Segoe UI" w:hAnsi="Segoe UI" w:cs="Segoe UI"/>
          <w:sz w:val="22"/>
          <w:szCs w:val="22"/>
        </w:rPr>
        <w:t>“Product” means all products identified in the Product Terms, such as all Software, Online Services and other web-based services, including pre-release or beta versions. Product availability may vary by region. “Product Terms” means the information about Microsoft Products and Professional Services available through volume licensing. The Product Terms are published on the Volume Licensing Site and is updated from time to time. “Volume Licensing Site” means http://www.microsoft.com/licensing/contracts or a successor site.</w:t>
      </w:r>
    </w:p>
    <w:p w14:paraId="2A71EED4" w14:textId="77777777" w:rsidR="00000000" w:rsidRDefault="00000000">
      <w:pPr>
        <w:pStyle w:val="NormalWeb"/>
        <w:spacing w:before="120" w:beforeAutospacing="0" w:after="0" w:afterAutospacing="0"/>
        <w:jc w:val="both"/>
        <w:divId w:val="2063597595"/>
        <w:rPr>
          <w:rFonts w:ascii="Segoe UI" w:hAnsi="Segoe UI" w:cs="Segoe UI"/>
          <w:sz w:val="22"/>
          <w:szCs w:val="22"/>
        </w:rPr>
      </w:pPr>
      <w:r>
        <w:rPr>
          <w:rFonts w:ascii="Segoe UI" w:hAnsi="Segoe UI" w:cs="Segoe UI"/>
          <w:sz w:val="22"/>
          <w:szCs w:val="22"/>
        </w:rPr>
        <w:t>All products and related solutions provided under this Work Order will be licensed according to the terms of the license agreement packaged with or otherwise applicable to such product. Customer is responsible for paying any licensing fees associated with Products.</w:t>
      </w:r>
    </w:p>
    <w:p w14:paraId="2A71EED5" w14:textId="77777777" w:rsidR="00000000" w:rsidRDefault="00000000">
      <w:pPr>
        <w:pStyle w:val="NormalWeb"/>
        <w:spacing w:before="0" w:beforeAutospacing="0" w:after="0" w:afterAutospacing="0"/>
        <w:divId w:val="2063597595"/>
        <w:rPr>
          <w:sz w:val="12"/>
          <w:szCs w:val="12"/>
        </w:rPr>
      </w:pPr>
      <w:r>
        <w:rPr>
          <w:sz w:val="12"/>
          <w:szCs w:val="12"/>
        </w:rPr>
        <w:t> </w:t>
      </w:r>
    </w:p>
    <w:p w14:paraId="2A71EDC8"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Fixes.</w:t>
      </w:r>
    </w:p>
    <w:p w14:paraId="2A71EED6" w14:textId="77777777" w:rsidR="00000000" w:rsidRDefault="00000000">
      <w:pPr>
        <w:pStyle w:val="NormalWeb"/>
        <w:spacing w:before="120" w:beforeAutospacing="0" w:after="0" w:afterAutospacing="0"/>
        <w:jc w:val="both"/>
        <w:divId w:val="1263759354"/>
        <w:rPr>
          <w:rFonts w:ascii="Segoe UI" w:hAnsi="Segoe UI" w:cs="Segoe UI"/>
          <w:sz w:val="22"/>
          <w:szCs w:val="22"/>
          <w14:ligatures w14:val="none"/>
        </w:rPr>
      </w:pPr>
      <w:r>
        <w:rPr>
          <w:rFonts w:ascii="Segoe UI" w:hAnsi="Segoe UI" w:cs="Segoe UI"/>
          <w:sz w:val="22"/>
          <w:szCs w:val="22"/>
        </w:rPr>
        <w:t>“Fixes” means Product fixes, modifications, enhancements, or their derivatives, that Microsoft either releases generally (such as service packs), or that Microsoft provides to Customer when performing Professional Services (all support, planning, consulting and other professional services or advice, including any resulting deliverables provided to Customer under this Work Order, to address a specific issue. “Professional Services” means Product support services and Microsoft consulting services provided to Customer under this Work Order. “Professional Services” or “services” does not include Online Services, unless specifically noted.</w:t>
      </w:r>
    </w:p>
    <w:p w14:paraId="2A71EED7" w14:textId="77777777" w:rsidR="00000000" w:rsidRDefault="00000000">
      <w:pPr>
        <w:pStyle w:val="NormalWeb"/>
        <w:spacing w:before="120" w:beforeAutospacing="0" w:after="0" w:afterAutospacing="0"/>
        <w:jc w:val="both"/>
        <w:divId w:val="1263759354"/>
        <w:rPr>
          <w:rFonts w:ascii="Segoe UI" w:hAnsi="Segoe UI" w:cs="Segoe UI"/>
          <w:sz w:val="22"/>
          <w:szCs w:val="22"/>
        </w:rPr>
      </w:pPr>
      <w:r>
        <w:rPr>
          <w:rFonts w:ascii="Segoe UI" w:hAnsi="Segoe UI" w:cs="Segoe UI"/>
          <w:sz w:val="22"/>
          <w:szCs w:val="22"/>
        </w:rPr>
        <w:t>Fixes are licensed according to the license terms applicable to the Product to which those Fixes relate. If the Fixes are not provided for a specific Product, any other use terms Microsoft provides with the Fixes will apply.</w:t>
      </w:r>
    </w:p>
    <w:p w14:paraId="2A71EED8" w14:textId="77777777" w:rsidR="00000000" w:rsidRDefault="00000000">
      <w:pPr>
        <w:pStyle w:val="NormalWeb"/>
        <w:spacing w:before="0" w:beforeAutospacing="0" w:after="0" w:afterAutospacing="0"/>
        <w:divId w:val="1263759354"/>
        <w:rPr>
          <w:sz w:val="12"/>
          <w:szCs w:val="12"/>
        </w:rPr>
      </w:pPr>
      <w:r>
        <w:rPr>
          <w:sz w:val="12"/>
          <w:szCs w:val="12"/>
        </w:rPr>
        <w:t> </w:t>
      </w:r>
    </w:p>
    <w:p w14:paraId="2A71EDC9"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Pre-existing Work.</w:t>
      </w:r>
    </w:p>
    <w:p w14:paraId="2A71EED9" w14:textId="77777777" w:rsidR="00000000" w:rsidRDefault="00000000">
      <w:pPr>
        <w:pStyle w:val="NormalWeb"/>
        <w:spacing w:before="120" w:beforeAutospacing="0" w:after="0" w:afterAutospacing="0"/>
        <w:jc w:val="both"/>
        <w:divId w:val="1174568646"/>
        <w:rPr>
          <w:rFonts w:ascii="Segoe UI" w:hAnsi="Segoe UI" w:cs="Segoe UI"/>
          <w:sz w:val="22"/>
          <w:szCs w:val="22"/>
          <w14:ligatures w14:val="none"/>
        </w:rPr>
      </w:pPr>
      <w:r>
        <w:rPr>
          <w:rFonts w:ascii="Segoe UI" w:hAnsi="Segoe UI" w:cs="Segoe UI"/>
          <w:sz w:val="22"/>
          <w:szCs w:val="22"/>
        </w:rPr>
        <w:t>"Pre-existing Work" means any computer code or other written materials developed or otherwise obtained independent of this Work Order.</w:t>
      </w:r>
    </w:p>
    <w:p w14:paraId="2A71EEDA" w14:textId="77777777" w:rsidR="00000000" w:rsidRDefault="00000000">
      <w:pPr>
        <w:pStyle w:val="NormalWeb"/>
        <w:spacing w:before="120" w:beforeAutospacing="0" w:after="0" w:afterAutospacing="0"/>
        <w:jc w:val="both"/>
        <w:divId w:val="1174568646"/>
        <w:rPr>
          <w:rFonts w:ascii="Segoe UI" w:hAnsi="Segoe UI" w:cs="Segoe UI"/>
          <w:sz w:val="22"/>
          <w:szCs w:val="22"/>
        </w:rPr>
      </w:pPr>
      <w:r>
        <w:rPr>
          <w:rFonts w:ascii="Segoe UI" w:hAnsi="Segoe UI" w:cs="Segoe UI"/>
          <w:sz w:val="22"/>
          <w:szCs w:val="22"/>
        </w:rPr>
        <w:t>All rights in Pre-existing Work shall remain the sole property of the party providing the Pre-existing Work. Each party may use, reproduce and modify the other party's Pre-existing Work only as needed to perform obligations related to Professional Services.</w:t>
      </w:r>
    </w:p>
    <w:p w14:paraId="2A71EEDB" w14:textId="77777777" w:rsidR="00000000" w:rsidRDefault="00000000">
      <w:pPr>
        <w:pStyle w:val="NormalWeb"/>
        <w:spacing w:before="0" w:beforeAutospacing="0" w:after="0" w:afterAutospacing="0"/>
        <w:divId w:val="1174568646"/>
        <w:rPr>
          <w:sz w:val="12"/>
          <w:szCs w:val="12"/>
        </w:rPr>
      </w:pPr>
      <w:r>
        <w:rPr>
          <w:sz w:val="12"/>
          <w:szCs w:val="12"/>
        </w:rPr>
        <w:t> </w:t>
      </w:r>
    </w:p>
    <w:p w14:paraId="2A71EDCA"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Services Deliverables.</w:t>
      </w:r>
    </w:p>
    <w:p w14:paraId="2A71EEDC" w14:textId="2E01AF32" w:rsidR="00000000" w:rsidRDefault="00000000">
      <w:pPr>
        <w:pStyle w:val="NormalWeb"/>
        <w:spacing w:before="120" w:beforeAutospacing="0" w:after="0" w:afterAutospacing="0"/>
        <w:jc w:val="both"/>
        <w:divId w:val="1882284717"/>
        <w:rPr>
          <w:ins w:id="0" w:author="Robert Martin" w:date="2026-06-04T14:05:00Z" w16du:dateUtc="2026-06-04T18:05:00Z"/>
          <w:rFonts w:ascii="Segoe UI" w:hAnsi="Segoe UI" w:cs="Segoe UI"/>
          <w:sz w:val="22"/>
          <w:szCs w:val="22"/>
        </w:rPr>
      </w:pPr>
      <w:r>
        <w:rPr>
          <w:rFonts w:ascii="Segoe UI" w:hAnsi="Segoe UI" w:cs="Segoe UI"/>
          <w:sz w:val="22"/>
          <w:szCs w:val="22"/>
        </w:rPr>
        <w:t xml:space="preserve">“Services Deliverables” means any computer code or materials, other than Products or Fixes that Microsoft leaves with Customer at the conclusion of Microsoft’s performance of Professional Services. Upon payment in full for the Professional Services, Microsoft grants Customer a non-exclusive, non-transferable perpetual, fully paid-up license to reproduce, use and modify the </w:t>
      </w:r>
      <w:r>
        <w:rPr>
          <w:rFonts w:ascii="Segoe UI" w:hAnsi="Segoe UI" w:cs="Segoe UI"/>
          <w:sz w:val="22"/>
          <w:szCs w:val="22"/>
        </w:rPr>
        <w:lastRenderedPageBreak/>
        <w:t xml:space="preserve">Services Deliverable, solely in the form delivered to Customer and </w:t>
      </w:r>
      <w:del w:id="1" w:author="Robert Martin" w:date="2026-06-04T13:52:00Z" w16du:dateUtc="2026-06-04T17:52:00Z">
        <w:r w:rsidDel="000E72C9">
          <w:rPr>
            <w:rFonts w:ascii="Segoe UI" w:hAnsi="Segoe UI" w:cs="Segoe UI"/>
            <w:sz w:val="22"/>
            <w:szCs w:val="22"/>
          </w:rPr>
          <w:delText xml:space="preserve">solely for Customer’s internal </w:delText>
        </w:r>
        <w:commentRangeStart w:id="2"/>
        <w:r w:rsidDel="000E72C9">
          <w:rPr>
            <w:rFonts w:ascii="Segoe UI" w:hAnsi="Segoe UI" w:cs="Segoe UI"/>
            <w:sz w:val="22"/>
            <w:szCs w:val="22"/>
          </w:rPr>
          <w:delText>business</w:delText>
        </w:r>
      </w:del>
      <w:commentRangeEnd w:id="2"/>
      <w:r w:rsidR="00C86E06">
        <w:rPr>
          <w:rStyle w:val="CommentReference"/>
          <w:rFonts w:ascii="Segoe UI" w:hAnsi="Segoe UI" w:cs="Segoe UI"/>
          <w:sz w:val="22"/>
          <w:szCs w:val="22"/>
        </w:rPr>
        <w:commentReference w:id="2"/>
      </w:r>
      <w:del w:id="3" w:author="Robert Martin" w:date="2026-06-04T13:52:00Z" w16du:dateUtc="2026-06-04T17:52:00Z">
        <w:r w:rsidDel="000E72C9">
          <w:rPr>
            <w:rFonts w:ascii="Segoe UI" w:hAnsi="Segoe UI" w:cs="Segoe UI"/>
            <w:sz w:val="22"/>
            <w:szCs w:val="22"/>
          </w:rPr>
          <w:delText xml:space="preserve"> purposes</w:delText>
        </w:r>
      </w:del>
      <w:r>
        <w:rPr>
          <w:rFonts w:ascii="Segoe UI" w:hAnsi="Segoe UI" w:cs="Segoe UI"/>
          <w:sz w:val="22"/>
          <w:szCs w:val="22"/>
        </w:rPr>
        <w:t>, subject to the terms and conditions of this Work Order.</w:t>
      </w:r>
    </w:p>
    <w:p w14:paraId="4DD5F606" w14:textId="77777777" w:rsidR="00313B10" w:rsidRDefault="00313B10">
      <w:pPr>
        <w:pStyle w:val="NormalWeb"/>
        <w:spacing w:before="120" w:beforeAutospacing="0" w:after="0" w:afterAutospacing="0"/>
        <w:jc w:val="both"/>
        <w:divId w:val="1882284717"/>
        <w:rPr>
          <w:ins w:id="4" w:author="Robert Martin" w:date="2026-06-04T14:03:00Z" w16du:dateUtc="2026-06-04T18:03:00Z"/>
          <w:rFonts w:ascii="Segoe UI" w:hAnsi="Segoe UI" w:cs="Segoe UI"/>
          <w:sz w:val="22"/>
          <w:szCs w:val="22"/>
        </w:rPr>
      </w:pPr>
    </w:p>
    <w:p w14:paraId="387903BE" w14:textId="55E19201" w:rsidR="00E05E22" w:rsidRDefault="00E05E22" w:rsidP="00320A80">
      <w:pPr>
        <w:shd w:val="clear" w:color="auto" w:fill="FFFFFF" w:themeFill="background1"/>
        <w:spacing w:after="0"/>
        <w:jc w:val="both"/>
        <w:divId w:val="1882284717"/>
        <w:rPr>
          <w:ins w:id="5" w:author="Robert Martin" w:date="2026-06-04T14:03:00Z" w16du:dateUtc="2026-06-04T18:03:00Z"/>
          <w:rFonts w:ascii="Segoe UI" w:hAnsi="Segoe UI" w:cs="Segoe UI"/>
          <w:sz w:val="18"/>
          <w:szCs w:val="18"/>
          <w:shd w:val="clear" w:color="auto" w:fill="FFFFFF"/>
          <w:lang w:val="en-AU"/>
        </w:rPr>
      </w:pPr>
      <w:ins w:id="6" w:author="Robert Martin" w:date="2026-06-04T14:04:00Z" w16du:dateUtc="2026-06-04T18:04:00Z">
        <w:r w:rsidRPr="00D403CB">
          <w:rPr>
            <w:rFonts w:ascii="Segoe UI" w:hAnsi="Segoe UI" w:cs="Segoe UI"/>
            <w:b/>
            <w:bCs/>
            <w:sz w:val="22"/>
            <w:szCs w:val="22"/>
            <w:shd w:val="clear" w:color="auto" w:fill="FFFFFF"/>
            <w:lang w:val="en-AU"/>
            <w:rPrChange w:id="7" w:author="Robert Martin" w:date="2026-06-04T14:04:00Z" w16du:dateUtc="2026-06-04T18:04:00Z">
              <w:rPr>
                <w:rFonts w:ascii="Segoe UI" w:hAnsi="Segoe UI" w:cs="Segoe UI"/>
                <w:b/>
                <w:bCs/>
                <w:sz w:val="18"/>
                <w:szCs w:val="18"/>
                <w:shd w:val="clear" w:color="auto" w:fill="FFFFFF"/>
                <w:lang w:val="en-AU"/>
              </w:rPr>
            </w:rPrChange>
          </w:rPr>
          <w:t>2.5</w:t>
        </w:r>
        <w:r>
          <w:rPr>
            <w:rFonts w:ascii="Segoe UI" w:hAnsi="Segoe UI" w:cs="Segoe UI"/>
            <w:b/>
            <w:bCs/>
            <w:sz w:val="18"/>
            <w:szCs w:val="18"/>
            <w:shd w:val="clear" w:color="auto" w:fill="FFFFFF"/>
            <w:lang w:val="en-AU"/>
          </w:rPr>
          <w:t xml:space="preserve"> </w:t>
        </w:r>
      </w:ins>
      <w:ins w:id="8" w:author="Robert Martin" w:date="2026-06-04T14:03:00Z" w16du:dateUtc="2026-06-04T18:03:00Z">
        <w:r w:rsidR="00320A80" w:rsidRPr="00D403CB">
          <w:rPr>
            <w:rFonts w:ascii="Segoe UI" w:hAnsi="Segoe UI" w:cs="Segoe UI"/>
            <w:b/>
            <w:bCs/>
            <w:sz w:val="22"/>
            <w:szCs w:val="22"/>
            <w:shd w:val="clear" w:color="auto" w:fill="FFFFFF"/>
            <w:lang w:val="en-AU"/>
            <w:rPrChange w:id="9" w:author="Robert Martin" w:date="2026-06-04T14:04:00Z" w16du:dateUtc="2026-06-04T18:04:00Z">
              <w:rPr>
                <w:rFonts w:ascii="Segoe UI" w:hAnsi="Segoe UI" w:cs="Segoe UI"/>
                <w:b/>
                <w:bCs/>
                <w:sz w:val="18"/>
                <w:szCs w:val="18"/>
                <w:shd w:val="clear" w:color="auto" w:fill="FFFFFF"/>
                <w:lang w:val="en-AU"/>
              </w:rPr>
            </w:rPrChange>
          </w:rPr>
          <w:t>Distribution</w:t>
        </w:r>
        <w:r w:rsidR="00320A80" w:rsidRPr="00D403CB">
          <w:rPr>
            <w:rFonts w:ascii="Segoe UI" w:hAnsi="Segoe UI" w:cs="Segoe UI"/>
            <w:sz w:val="22"/>
            <w:szCs w:val="22"/>
            <w:shd w:val="clear" w:color="auto" w:fill="FFFFFF"/>
            <w:lang w:val="en-AU"/>
            <w:rPrChange w:id="10" w:author="Robert Martin" w:date="2026-06-04T14:04:00Z" w16du:dateUtc="2026-06-04T18:04:00Z">
              <w:rPr>
                <w:rFonts w:ascii="Segoe UI" w:hAnsi="Segoe UI" w:cs="Segoe UI"/>
                <w:sz w:val="18"/>
                <w:szCs w:val="18"/>
                <w:shd w:val="clear" w:color="auto" w:fill="FFFFFF"/>
                <w:lang w:val="en-AU"/>
              </w:rPr>
            </w:rPrChange>
          </w:rPr>
          <w:t>.</w:t>
        </w:r>
        <w:r w:rsidR="00320A80">
          <w:rPr>
            <w:rFonts w:ascii="Segoe UI" w:hAnsi="Segoe UI" w:cs="Segoe UI"/>
            <w:sz w:val="18"/>
            <w:szCs w:val="18"/>
            <w:shd w:val="clear" w:color="auto" w:fill="FFFFFF"/>
            <w:lang w:val="en-AU"/>
          </w:rPr>
          <w:t xml:space="preserve">  </w:t>
        </w:r>
      </w:ins>
    </w:p>
    <w:p w14:paraId="5D3A2B45" w14:textId="77777777" w:rsidR="00E05E22" w:rsidRDefault="00E05E22" w:rsidP="00320A80">
      <w:pPr>
        <w:shd w:val="clear" w:color="auto" w:fill="FFFFFF" w:themeFill="background1"/>
        <w:spacing w:after="0"/>
        <w:jc w:val="both"/>
        <w:divId w:val="1882284717"/>
        <w:rPr>
          <w:ins w:id="11" w:author="Robert Martin" w:date="2026-06-04T14:03:00Z" w16du:dateUtc="2026-06-04T18:03:00Z"/>
          <w:rFonts w:ascii="Segoe UI" w:hAnsi="Segoe UI" w:cs="Segoe UI"/>
          <w:sz w:val="18"/>
          <w:szCs w:val="18"/>
          <w:shd w:val="clear" w:color="auto" w:fill="FFFFFF"/>
          <w:lang w:val="en-AU"/>
        </w:rPr>
      </w:pPr>
    </w:p>
    <w:p w14:paraId="6EF92BB2" w14:textId="58030F76" w:rsidR="00320A80" w:rsidRPr="00E05E22" w:rsidRDefault="00320A80" w:rsidP="00320A80">
      <w:pPr>
        <w:shd w:val="clear" w:color="auto" w:fill="FFFFFF" w:themeFill="background1"/>
        <w:spacing w:after="0"/>
        <w:jc w:val="both"/>
        <w:divId w:val="1882284717"/>
        <w:rPr>
          <w:ins w:id="12" w:author="Robert Martin" w:date="2026-06-04T14:03:00Z" w16du:dateUtc="2026-06-04T18:03:00Z"/>
          <w:rFonts w:ascii="Segoe UI" w:hAnsi="Segoe UI" w:cs="Segoe UI"/>
          <w:sz w:val="22"/>
          <w:szCs w:val="22"/>
          <w:shd w:val="clear" w:color="auto" w:fill="FFFFFF"/>
          <w:lang w:val="en-AU"/>
          <w:rPrChange w:id="13" w:author="Robert Martin" w:date="2026-06-04T14:04:00Z" w16du:dateUtc="2026-06-04T18:04:00Z">
            <w:rPr>
              <w:ins w:id="14" w:author="Robert Martin" w:date="2026-06-04T14:03:00Z" w16du:dateUtc="2026-06-04T18:03:00Z"/>
              <w:rFonts w:ascii="Segoe UI" w:hAnsi="Segoe UI" w:cs="Segoe UI"/>
              <w:sz w:val="18"/>
              <w:szCs w:val="18"/>
              <w:shd w:val="clear" w:color="auto" w:fill="FFFFFF"/>
              <w:lang w:val="en-AU"/>
            </w:rPr>
          </w:rPrChange>
        </w:rPr>
      </w:pPr>
      <w:ins w:id="15" w:author="Robert Martin" w:date="2026-06-04T14:03:00Z" w16du:dateUtc="2026-06-04T18:03:00Z">
        <w:r w:rsidRPr="00E05E22">
          <w:rPr>
            <w:rFonts w:ascii="Segoe UI" w:hAnsi="Segoe UI" w:cs="Segoe UI"/>
            <w:sz w:val="22"/>
            <w:szCs w:val="22"/>
            <w:shd w:val="clear" w:color="auto" w:fill="FFFFFF"/>
            <w:lang w:val="en-AU"/>
            <w:rPrChange w:id="16" w:author="Robert Martin" w:date="2026-06-04T14:04:00Z" w16du:dateUtc="2026-06-04T18:04:00Z">
              <w:rPr>
                <w:rFonts w:ascii="Segoe UI" w:hAnsi="Segoe UI" w:cs="Segoe UI"/>
                <w:sz w:val="18"/>
                <w:szCs w:val="18"/>
                <w:shd w:val="clear" w:color="auto" w:fill="FFFFFF"/>
                <w:lang w:val="en-AU"/>
              </w:rPr>
            </w:rPrChange>
          </w:rPr>
          <w:t>Notwithstanding anything to the contrary in Section 2.</w:t>
        </w:r>
      </w:ins>
      <w:ins w:id="17" w:author="Robert Martin" w:date="2026-06-04T14:05:00Z" w16du:dateUtc="2026-06-04T18:05:00Z">
        <w:r w:rsidR="00225949">
          <w:rPr>
            <w:rFonts w:ascii="Segoe UI" w:hAnsi="Segoe UI" w:cs="Segoe UI"/>
            <w:sz w:val="22"/>
            <w:szCs w:val="22"/>
            <w:shd w:val="clear" w:color="auto" w:fill="FFFFFF"/>
            <w:lang w:val="en-AU"/>
          </w:rPr>
          <w:t>4</w:t>
        </w:r>
      </w:ins>
      <w:ins w:id="18" w:author="Robert Martin" w:date="2026-06-04T14:03:00Z" w16du:dateUtc="2026-06-04T18:03:00Z">
        <w:r w:rsidRPr="00E05E22">
          <w:rPr>
            <w:rFonts w:ascii="Segoe UI" w:hAnsi="Segoe UI" w:cs="Segoe UI"/>
            <w:sz w:val="22"/>
            <w:szCs w:val="22"/>
            <w:shd w:val="clear" w:color="auto" w:fill="FFFFFF"/>
            <w:lang w:val="en-AU"/>
            <w:rPrChange w:id="19" w:author="Robert Martin" w:date="2026-06-04T14:04:00Z" w16du:dateUtc="2026-06-04T18:04:00Z">
              <w:rPr>
                <w:rFonts w:ascii="Segoe UI" w:hAnsi="Segoe UI" w:cs="Segoe UI"/>
                <w:sz w:val="18"/>
                <w:szCs w:val="18"/>
                <w:shd w:val="clear" w:color="auto" w:fill="FFFFFF"/>
                <w:lang w:val="en-AU"/>
              </w:rPr>
            </w:rPrChange>
          </w:rPr>
          <w:t>.</w:t>
        </w:r>
      </w:ins>
      <w:ins w:id="20" w:author="Robert Martin" w:date="2026-06-04T14:05:00Z" w16du:dateUtc="2026-06-04T18:05:00Z">
        <w:r w:rsidR="00225949">
          <w:rPr>
            <w:rFonts w:ascii="Segoe UI" w:hAnsi="Segoe UI" w:cs="Segoe UI"/>
            <w:sz w:val="22"/>
            <w:szCs w:val="22"/>
            <w:shd w:val="clear" w:color="auto" w:fill="FFFFFF"/>
            <w:lang w:val="en-AU"/>
          </w:rPr>
          <w:t xml:space="preserve"> </w:t>
        </w:r>
      </w:ins>
      <w:ins w:id="21" w:author="Robert Martin" w:date="2026-06-04T14:03:00Z" w16du:dateUtc="2026-06-04T18:03:00Z">
        <w:r w:rsidRPr="00E05E22">
          <w:rPr>
            <w:rFonts w:ascii="Segoe UI" w:hAnsi="Segoe UI" w:cs="Segoe UI"/>
            <w:sz w:val="22"/>
            <w:szCs w:val="22"/>
            <w:shd w:val="clear" w:color="auto" w:fill="FFFFFF"/>
            <w:lang w:val="en-AU"/>
            <w:rPrChange w:id="22" w:author="Robert Martin" w:date="2026-06-04T14:04:00Z" w16du:dateUtc="2026-06-04T18:04:00Z">
              <w:rPr>
                <w:rFonts w:ascii="Segoe UI" w:hAnsi="Segoe UI" w:cs="Segoe UI"/>
                <w:sz w:val="18"/>
                <w:szCs w:val="18"/>
                <w:shd w:val="clear" w:color="auto" w:fill="FFFFFF"/>
                <w:lang w:val="en-AU"/>
              </w:rPr>
            </w:rPrChange>
          </w:rPr>
          <w:t>of th</w:t>
        </w:r>
      </w:ins>
      <w:ins w:id="23" w:author="Robert Martin" w:date="2026-06-04T14:05:00Z" w16du:dateUtc="2026-06-04T18:05:00Z">
        <w:r w:rsidR="00225949">
          <w:rPr>
            <w:rFonts w:ascii="Segoe UI" w:hAnsi="Segoe UI" w:cs="Segoe UI"/>
            <w:sz w:val="22"/>
            <w:szCs w:val="22"/>
            <w:shd w:val="clear" w:color="auto" w:fill="FFFFFF"/>
            <w:lang w:val="en-AU"/>
          </w:rPr>
          <w:t>is</w:t>
        </w:r>
      </w:ins>
      <w:ins w:id="24" w:author="Robert Martin" w:date="2026-06-04T14:03:00Z" w16du:dateUtc="2026-06-04T18:03:00Z">
        <w:r w:rsidRPr="00E05E22">
          <w:rPr>
            <w:rFonts w:ascii="Segoe UI" w:hAnsi="Segoe UI" w:cs="Segoe UI"/>
            <w:sz w:val="22"/>
            <w:szCs w:val="22"/>
            <w:shd w:val="clear" w:color="auto" w:fill="FFFFFF"/>
            <w:lang w:val="en-AU"/>
            <w:rPrChange w:id="25" w:author="Robert Martin" w:date="2026-06-04T14:04:00Z" w16du:dateUtc="2026-06-04T18:04:00Z">
              <w:rPr>
                <w:rFonts w:ascii="Segoe UI" w:hAnsi="Segoe UI" w:cs="Segoe UI"/>
                <w:sz w:val="18"/>
                <w:szCs w:val="18"/>
                <w:shd w:val="clear" w:color="auto" w:fill="FFFFFF"/>
                <w:lang w:val="en-AU"/>
              </w:rPr>
            </w:rPrChange>
          </w:rPr>
          <w:t xml:space="preserve"> </w:t>
        </w:r>
      </w:ins>
      <w:ins w:id="26" w:author="Robert Martin" w:date="2026-06-04T14:05:00Z" w16du:dateUtc="2026-06-04T18:05:00Z">
        <w:r w:rsidR="00225949">
          <w:rPr>
            <w:rFonts w:ascii="Segoe UI" w:hAnsi="Segoe UI" w:cs="Segoe UI"/>
            <w:sz w:val="22"/>
            <w:szCs w:val="22"/>
            <w:shd w:val="clear" w:color="auto" w:fill="FFFFFF"/>
            <w:lang w:val="en-AU"/>
          </w:rPr>
          <w:t>Work Order</w:t>
        </w:r>
      </w:ins>
      <w:ins w:id="27" w:author="Robert Martin" w:date="2026-06-04T14:03:00Z" w16du:dateUtc="2026-06-04T18:03:00Z">
        <w:r w:rsidRPr="00E05E22">
          <w:rPr>
            <w:rFonts w:ascii="Segoe UI" w:hAnsi="Segoe UI" w:cs="Segoe UI"/>
            <w:sz w:val="22"/>
            <w:szCs w:val="22"/>
            <w:shd w:val="clear" w:color="auto" w:fill="FFFFFF"/>
            <w:lang w:val="en-AU"/>
            <w:rPrChange w:id="28" w:author="Robert Martin" w:date="2026-06-04T14:04:00Z" w16du:dateUtc="2026-06-04T18:04:00Z">
              <w:rPr>
                <w:rFonts w:ascii="Segoe UI" w:hAnsi="Segoe UI" w:cs="Segoe UI"/>
                <w:sz w:val="18"/>
                <w:szCs w:val="18"/>
                <w:shd w:val="clear" w:color="auto" w:fill="FFFFFF"/>
                <w:lang w:val="en-AU"/>
              </w:rPr>
            </w:rPrChange>
          </w:rPr>
          <w:t xml:space="preserve">, Customer may distribute the Services Deliverables to third parties solely to the extent such Service Deliverables are integrated into a Customer </w:t>
        </w:r>
        <w:r w:rsidRPr="00E05E22">
          <w:rPr>
            <w:rFonts w:ascii="Segoe UI" w:hAnsi="Segoe UI" w:cs="Segoe UI"/>
            <w:sz w:val="22"/>
            <w:szCs w:val="22"/>
            <w:lang w:val="en-AU"/>
            <w:rPrChange w:id="29" w:author="Robert Martin" w:date="2026-06-04T14:04:00Z" w16du:dateUtc="2026-06-04T18:04:00Z">
              <w:rPr>
                <w:rFonts w:ascii="Segoe UI" w:hAnsi="Segoe UI" w:cs="Segoe UI"/>
                <w:sz w:val="18"/>
                <w:szCs w:val="18"/>
                <w:lang w:val="en-AU"/>
              </w:rPr>
            </w:rPrChange>
          </w:rPr>
          <w:t>service or solution</w:t>
        </w:r>
        <w:r w:rsidRPr="00E05E22">
          <w:rPr>
            <w:rFonts w:ascii="Segoe UI" w:hAnsi="Segoe UI" w:cs="Segoe UI"/>
            <w:sz w:val="22"/>
            <w:szCs w:val="22"/>
            <w:shd w:val="clear" w:color="auto" w:fill="FFFFFF"/>
            <w:lang w:val="en-AU"/>
            <w:rPrChange w:id="30" w:author="Robert Martin" w:date="2026-06-04T14:04:00Z" w16du:dateUtc="2026-06-04T18:04:00Z">
              <w:rPr>
                <w:rFonts w:ascii="Segoe UI" w:hAnsi="Segoe UI" w:cs="Segoe UI"/>
                <w:sz w:val="18"/>
                <w:szCs w:val="18"/>
                <w:shd w:val="clear" w:color="auto" w:fill="FFFFFF"/>
                <w:lang w:val="en-AU"/>
              </w:rPr>
            </w:rPrChange>
          </w:rPr>
          <w:t xml:space="preserve"> and not on a stand-alone basis, without separate payment to Microsoft for such </w:t>
        </w:r>
        <w:r w:rsidRPr="00E05E22">
          <w:rPr>
            <w:rFonts w:ascii="Segoe UI" w:hAnsi="Segoe UI" w:cs="Segoe UI"/>
            <w:sz w:val="22"/>
            <w:szCs w:val="22"/>
            <w:lang w:val="en-AU"/>
            <w:rPrChange w:id="31" w:author="Robert Martin" w:date="2026-06-04T14:04:00Z" w16du:dateUtc="2026-06-04T18:04:00Z">
              <w:rPr>
                <w:rFonts w:ascii="Segoe UI" w:hAnsi="Segoe UI" w:cs="Segoe UI"/>
                <w:sz w:val="18"/>
                <w:szCs w:val="18"/>
                <w:lang w:val="en-AU"/>
              </w:rPr>
            </w:rPrChange>
          </w:rPr>
          <w:t>distribution</w:t>
        </w:r>
        <w:r w:rsidRPr="00E05E22">
          <w:rPr>
            <w:rFonts w:ascii="Segoe UI" w:hAnsi="Segoe UI" w:cs="Segoe UI"/>
            <w:sz w:val="22"/>
            <w:szCs w:val="22"/>
            <w:shd w:val="clear" w:color="auto" w:fill="FFFFFF"/>
            <w:lang w:val="en-AU"/>
            <w:rPrChange w:id="32" w:author="Robert Martin" w:date="2026-06-04T14:04:00Z" w16du:dateUtc="2026-06-04T18:04:00Z">
              <w:rPr>
                <w:rFonts w:ascii="Segoe UI" w:hAnsi="Segoe UI" w:cs="Segoe UI"/>
                <w:sz w:val="18"/>
                <w:szCs w:val="18"/>
                <w:shd w:val="clear" w:color="auto" w:fill="FFFFFF"/>
                <w:lang w:val="en-AU"/>
              </w:rPr>
            </w:rPrChange>
          </w:rPr>
          <w:t xml:space="preserve">, subject to Customer's compliance with this Work Order and the following cumulative conditions: </w:t>
        </w:r>
      </w:ins>
    </w:p>
    <w:p w14:paraId="680E3250" w14:textId="77777777" w:rsidR="00320A80" w:rsidRPr="00E05E22" w:rsidRDefault="00320A80" w:rsidP="00320A80">
      <w:pPr>
        <w:shd w:val="clear" w:color="auto" w:fill="FFFFFF" w:themeFill="background1"/>
        <w:spacing w:after="0"/>
        <w:jc w:val="both"/>
        <w:divId w:val="1882284717"/>
        <w:rPr>
          <w:ins w:id="33" w:author="Robert Martin" w:date="2026-06-04T14:03:00Z" w16du:dateUtc="2026-06-04T18:03:00Z"/>
          <w:rFonts w:ascii="Segoe UI" w:hAnsi="Segoe UI" w:cs="Segoe UI"/>
          <w:sz w:val="22"/>
          <w:szCs w:val="22"/>
          <w:shd w:val="clear" w:color="auto" w:fill="FFFFFF"/>
          <w:lang w:val="en-AU"/>
          <w:rPrChange w:id="34" w:author="Robert Martin" w:date="2026-06-04T14:04:00Z" w16du:dateUtc="2026-06-04T18:04:00Z">
            <w:rPr>
              <w:ins w:id="35" w:author="Robert Martin" w:date="2026-06-04T14:03:00Z" w16du:dateUtc="2026-06-04T18:03:00Z"/>
              <w:rFonts w:ascii="Segoe UI" w:hAnsi="Segoe UI" w:cs="Segoe UI"/>
              <w:sz w:val="18"/>
              <w:szCs w:val="18"/>
              <w:shd w:val="clear" w:color="auto" w:fill="FFFFFF"/>
              <w:lang w:val="en-AU"/>
            </w:rPr>
          </w:rPrChange>
        </w:rPr>
      </w:pPr>
      <w:ins w:id="36" w:author="Robert Martin" w:date="2026-06-04T14:03:00Z" w16du:dateUtc="2026-06-04T18:03:00Z">
        <w:r w:rsidRPr="00E05E22">
          <w:rPr>
            <w:rFonts w:ascii="Segoe UI" w:hAnsi="Segoe UI" w:cs="Segoe UI"/>
            <w:b/>
            <w:bCs/>
            <w:sz w:val="22"/>
            <w:szCs w:val="22"/>
            <w:shd w:val="clear" w:color="auto" w:fill="FFFFFF"/>
            <w:lang w:val="en-AU"/>
            <w:rPrChange w:id="37" w:author="Robert Martin" w:date="2026-06-04T14:04:00Z" w16du:dateUtc="2026-06-04T18:04:00Z">
              <w:rPr>
                <w:rFonts w:ascii="Segoe UI" w:hAnsi="Segoe UI" w:cs="Segoe UI"/>
                <w:b/>
                <w:bCs/>
                <w:sz w:val="18"/>
                <w:szCs w:val="18"/>
                <w:shd w:val="clear" w:color="auto" w:fill="FFFFFF"/>
                <w:lang w:val="en-AU"/>
              </w:rPr>
            </w:rPrChange>
          </w:rPr>
          <w:t>A.</w:t>
        </w:r>
        <w:r w:rsidRPr="00E05E22">
          <w:rPr>
            <w:rFonts w:ascii="Segoe UI" w:hAnsi="Segoe UI" w:cs="Segoe UI"/>
            <w:sz w:val="22"/>
            <w:szCs w:val="22"/>
            <w:shd w:val="clear" w:color="auto" w:fill="FFFFFF"/>
            <w:lang w:val="en-AU"/>
            <w:rPrChange w:id="38" w:author="Robert Martin" w:date="2026-06-04T14:04:00Z" w16du:dateUtc="2026-06-04T18:04:00Z">
              <w:rPr>
                <w:rFonts w:ascii="Segoe UI" w:hAnsi="Segoe UI" w:cs="Segoe UI"/>
                <w:sz w:val="18"/>
                <w:szCs w:val="18"/>
                <w:shd w:val="clear" w:color="auto" w:fill="FFFFFF"/>
                <w:lang w:val="en-AU"/>
              </w:rPr>
            </w:rPrChange>
          </w:rPr>
          <w:t xml:space="preserve"> Where the Services Deliverables include any Microsoft Pre-existing Work, Customer must distribute such Microsoft Pre-existing Work solely as part of the Services Deliverables and not on a stand-alone basis and solely in non-readable form (e.g. when applicable, as object code or obfuscated);</w:t>
        </w:r>
      </w:ins>
    </w:p>
    <w:p w14:paraId="03AD2193" w14:textId="77777777" w:rsidR="00320A80" w:rsidRPr="00E05E22" w:rsidRDefault="00320A80" w:rsidP="00320A80">
      <w:pPr>
        <w:shd w:val="clear" w:color="auto" w:fill="FFFFFF" w:themeFill="background1"/>
        <w:spacing w:after="0"/>
        <w:jc w:val="both"/>
        <w:divId w:val="1882284717"/>
        <w:rPr>
          <w:ins w:id="39" w:author="Robert Martin" w:date="2026-06-04T14:03:00Z" w16du:dateUtc="2026-06-04T18:03:00Z"/>
          <w:rFonts w:ascii="Segoe UI" w:hAnsi="Segoe UI" w:cs="Segoe UI"/>
          <w:sz w:val="22"/>
          <w:szCs w:val="22"/>
          <w:shd w:val="clear" w:color="auto" w:fill="FFFFFF"/>
          <w:lang w:val="en-AU"/>
          <w:rPrChange w:id="40" w:author="Robert Martin" w:date="2026-06-04T14:04:00Z" w16du:dateUtc="2026-06-04T18:04:00Z">
            <w:rPr>
              <w:ins w:id="41" w:author="Robert Martin" w:date="2026-06-04T14:03:00Z" w16du:dateUtc="2026-06-04T18:03:00Z"/>
              <w:rFonts w:ascii="Segoe UI" w:hAnsi="Segoe UI" w:cs="Segoe UI"/>
              <w:sz w:val="18"/>
              <w:szCs w:val="18"/>
              <w:shd w:val="clear" w:color="auto" w:fill="FFFFFF"/>
              <w:lang w:val="en-AU"/>
            </w:rPr>
          </w:rPrChange>
        </w:rPr>
      </w:pPr>
      <w:ins w:id="42" w:author="Robert Martin" w:date="2026-06-04T14:03:00Z" w16du:dateUtc="2026-06-04T18:03:00Z">
        <w:r w:rsidRPr="00E05E22">
          <w:rPr>
            <w:rFonts w:ascii="Segoe UI" w:hAnsi="Segoe UI" w:cs="Segoe UI"/>
            <w:b/>
            <w:bCs/>
            <w:sz w:val="22"/>
            <w:szCs w:val="22"/>
            <w:shd w:val="clear" w:color="auto" w:fill="FFFFFF"/>
            <w:lang w:val="en-AU"/>
            <w:rPrChange w:id="43" w:author="Robert Martin" w:date="2026-06-04T14:04:00Z" w16du:dateUtc="2026-06-04T18:04:00Z">
              <w:rPr>
                <w:rFonts w:ascii="Segoe UI" w:hAnsi="Segoe UI" w:cs="Segoe UI"/>
                <w:b/>
                <w:bCs/>
                <w:sz w:val="18"/>
                <w:szCs w:val="18"/>
                <w:shd w:val="clear" w:color="auto" w:fill="FFFFFF"/>
                <w:lang w:val="en-AU"/>
              </w:rPr>
            </w:rPrChange>
          </w:rPr>
          <w:t>B.</w:t>
        </w:r>
        <w:r w:rsidRPr="00E05E22">
          <w:rPr>
            <w:rFonts w:ascii="Segoe UI" w:hAnsi="Segoe UI" w:cs="Segoe UI"/>
            <w:sz w:val="22"/>
            <w:szCs w:val="22"/>
            <w:shd w:val="clear" w:color="auto" w:fill="FFFFFF"/>
            <w:lang w:val="en-AU"/>
            <w:rPrChange w:id="44" w:author="Robert Martin" w:date="2026-06-04T14:04:00Z" w16du:dateUtc="2026-06-04T18:04:00Z">
              <w:rPr>
                <w:rFonts w:ascii="Segoe UI" w:hAnsi="Segoe UI" w:cs="Segoe UI"/>
                <w:sz w:val="18"/>
                <w:szCs w:val="18"/>
                <w:shd w:val="clear" w:color="auto" w:fill="FFFFFF"/>
                <w:lang w:val="en-AU"/>
              </w:rPr>
            </w:rPrChange>
          </w:rPr>
          <w:t xml:space="preserve"> Customer must distribute the Services Deliverables pursuant to terms enforceable in the jurisdiction of delivery, including a sub-license grant where applicable in the jurisdiction to perform the distribution and a statement of Microsoft ownership which are consistent with Customer’s rights and restrictions under the terms of this Work Order. Customer acknowledges and agrees that Customer does not have the right to, and shall not license or otherwise permit any third party to further distribute, license or sublicense the Services Deliverables;</w:t>
        </w:r>
      </w:ins>
    </w:p>
    <w:p w14:paraId="23EDB735" w14:textId="77777777" w:rsidR="00320A80" w:rsidRPr="00E05E22" w:rsidRDefault="00320A80" w:rsidP="00320A80">
      <w:pPr>
        <w:shd w:val="clear" w:color="auto" w:fill="FFFFFF" w:themeFill="background1"/>
        <w:spacing w:after="0"/>
        <w:jc w:val="both"/>
        <w:divId w:val="1882284717"/>
        <w:rPr>
          <w:ins w:id="45" w:author="Robert Martin" w:date="2026-06-04T14:03:00Z" w16du:dateUtc="2026-06-04T18:03:00Z"/>
          <w:rFonts w:ascii="Segoe UI" w:hAnsi="Segoe UI" w:cs="Segoe UI"/>
          <w:sz w:val="22"/>
          <w:szCs w:val="22"/>
          <w:shd w:val="clear" w:color="auto" w:fill="FFFFFF"/>
          <w:lang w:val="en-AU"/>
          <w:rPrChange w:id="46" w:author="Robert Martin" w:date="2026-06-04T14:04:00Z" w16du:dateUtc="2026-06-04T18:04:00Z">
            <w:rPr>
              <w:ins w:id="47" w:author="Robert Martin" w:date="2026-06-04T14:03:00Z" w16du:dateUtc="2026-06-04T18:03:00Z"/>
              <w:rFonts w:ascii="Segoe UI" w:hAnsi="Segoe UI" w:cs="Segoe UI"/>
              <w:sz w:val="18"/>
              <w:szCs w:val="18"/>
              <w:shd w:val="clear" w:color="auto" w:fill="FFFFFF"/>
              <w:lang w:val="en-AU"/>
            </w:rPr>
          </w:rPrChange>
        </w:rPr>
      </w:pPr>
      <w:ins w:id="48" w:author="Robert Martin" w:date="2026-06-04T14:03:00Z" w16du:dateUtc="2026-06-04T18:03:00Z">
        <w:r w:rsidRPr="00E05E22">
          <w:rPr>
            <w:rFonts w:ascii="Segoe UI" w:hAnsi="Segoe UI" w:cs="Segoe UI"/>
            <w:b/>
            <w:bCs/>
            <w:sz w:val="22"/>
            <w:szCs w:val="22"/>
            <w:shd w:val="clear" w:color="auto" w:fill="FFFFFF"/>
            <w:lang w:val="en-AU"/>
            <w:rPrChange w:id="49" w:author="Robert Martin" w:date="2026-06-04T14:04:00Z" w16du:dateUtc="2026-06-04T18:04:00Z">
              <w:rPr>
                <w:rFonts w:ascii="Segoe UI" w:hAnsi="Segoe UI" w:cs="Segoe UI"/>
                <w:b/>
                <w:bCs/>
                <w:sz w:val="18"/>
                <w:szCs w:val="18"/>
                <w:shd w:val="clear" w:color="auto" w:fill="FFFFFF"/>
                <w:lang w:val="en-AU"/>
              </w:rPr>
            </w:rPrChange>
          </w:rPr>
          <w:t>C.</w:t>
        </w:r>
        <w:r w:rsidRPr="00E05E22">
          <w:rPr>
            <w:rFonts w:ascii="Segoe UI" w:hAnsi="Segoe UI" w:cs="Segoe UI"/>
            <w:sz w:val="22"/>
            <w:szCs w:val="22"/>
            <w:shd w:val="clear" w:color="auto" w:fill="FFFFFF"/>
            <w:lang w:val="en-AU"/>
            <w:rPrChange w:id="50" w:author="Robert Martin" w:date="2026-06-04T14:04:00Z" w16du:dateUtc="2026-06-04T18:04:00Z">
              <w:rPr>
                <w:rFonts w:ascii="Segoe UI" w:hAnsi="Segoe UI" w:cs="Segoe UI"/>
                <w:sz w:val="18"/>
                <w:szCs w:val="18"/>
                <w:shd w:val="clear" w:color="auto" w:fill="FFFFFF"/>
                <w:lang w:val="en-AU"/>
              </w:rPr>
            </w:rPrChange>
          </w:rPr>
          <w:t xml:space="preserve"> Customer agrees to defend Microsoft as follows: (1) indemnify Microsoft against any third-party claims arising from or related to Customer’s </w:t>
        </w:r>
        <w:r w:rsidRPr="00E05E22">
          <w:rPr>
            <w:rFonts w:ascii="Segoe UI" w:hAnsi="Segoe UI" w:cs="Segoe UI"/>
            <w:sz w:val="22"/>
            <w:szCs w:val="22"/>
            <w:lang w:val="en-AU"/>
            <w:rPrChange w:id="51" w:author="Robert Martin" w:date="2026-06-04T14:04:00Z" w16du:dateUtc="2026-06-04T18:04:00Z">
              <w:rPr>
                <w:rFonts w:ascii="Segoe UI" w:hAnsi="Segoe UI" w:cs="Segoe UI"/>
                <w:sz w:val="18"/>
                <w:szCs w:val="18"/>
                <w:lang w:val="en-AU"/>
              </w:rPr>
            </w:rPrChange>
          </w:rPr>
          <w:t>distribution</w:t>
        </w:r>
        <w:r w:rsidRPr="00E05E22">
          <w:rPr>
            <w:rFonts w:ascii="Segoe UI" w:hAnsi="Segoe UI" w:cs="Segoe UI"/>
            <w:sz w:val="22"/>
            <w:szCs w:val="22"/>
            <w:shd w:val="clear" w:color="auto" w:fill="FFFFFF"/>
            <w:lang w:val="en-AU"/>
            <w:rPrChange w:id="52" w:author="Robert Martin" w:date="2026-06-04T14:04:00Z" w16du:dateUtc="2026-06-04T18:04:00Z">
              <w:rPr>
                <w:rFonts w:ascii="Segoe UI" w:hAnsi="Segoe UI" w:cs="Segoe UI"/>
                <w:sz w:val="18"/>
                <w:szCs w:val="18"/>
                <w:shd w:val="clear" w:color="auto" w:fill="FFFFFF"/>
                <w:lang w:val="en-AU"/>
              </w:rPr>
            </w:rPrChange>
          </w:rPr>
          <w:t xml:space="preserve"> of any Services Deliverables, (2) pay the amount of any resulting adverse final judgment or Microsoft approved settlement, and (3) reimburse Microsoft for any reasonable out-of-pocket expenses Microsoft incurs assisting in the defense of the claim; provided that Microsoft reasonably notifies Customer in writing of the claim; and </w:t>
        </w:r>
      </w:ins>
    </w:p>
    <w:p w14:paraId="7528DD05" w14:textId="635B6211" w:rsidR="00320A80" w:rsidRPr="00E05E22" w:rsidRDefault="00320A80" w:rsidP="00320A80">
      <w:pPr>
        <w:pStyle w:val="NormalWeb"/>
        <w:spacing w:before="120" w:beforeAutospacing="0" w:after="0" w:afterAutospacing="0"/>
        <w:jc w:val="both"/>
        <w:divId w:val="1882284717"/>
        <w:rPr>
          <w:rFonts w:ascii="Segoe UI" w:hAnsi="Segoe UI" w:cs="Segoe UI"/>
          <w:sz w:val="22"/>
          <w:szCs w:val="22"/>
          <w14:ligatures w14:val="none"/>
        </w:rPr>
      </w:pPr>
      <w:ins w:id="53" w:author="Robert Martin" w:date="2026-06-04T14:03:00Z" w16du:dateUtc="2026-06-04T18:03:00Z">
        <w:r w:rsidRPr="00E05E22">
          <w:rPr>
            <w:rFonts w:ascii="Segoe UI" w:hAnsi="Segoe UI" w:cs="Segoe UI"/>
            <w:b/>
            <w:bCs/>
            <w:sz w:val="22"/>
            <w:szCs w:val="22"/>
            <w:shd w:val="clear" w:color="auto" w:fill="FFFFFF"/>
            <w:lang w:val="en-AU"/>
            <w:rPrChange w:id="54" w:author="Robert Martin" w:date="2026-06-04T14:04:00Z" w16du:dateUtc="2026-06-04T18:04:00Z">
              <w:rPr>
                <w:rFonts w:ascii="Segoe UI" w:hAnsi="Segoe UI" w:cs="Segoe UI"/>
                <w:b/>
                <w:bCs/>
                <w:sz w:val="18"/>
                <w:szCs w:val="18"/>
                <w:shd w:val="clear" w:color="auto" w:fill="FFFFFF"/>
                <w:lang w:val="en-AU"/>
              </w:rPr>
            </w:rPrChange>
          </w:rPr>
          <w:t>D.</w:t>
        </w:r>
        <w:r w:rsidRPr="00E05E22">
          <w:rPr>
            <w:rFonts w:ascii="Segoe UI" w:hAnsi="Segoe UI" w:cs="Segoe UI"/>
            <w:sz w:val="22"/>
            <w:szCs w:val="22"/>
            <w:shd w:val="clear" w:color="auto" w:fill="FFFFFF"/>
            <w:lang w:val="en-AU"/>
            <w:rPrChange w:id="55" w:author="Robert Martin" w:date="2026-06-04T14:04:00Z" w16du:dateUtc="2026-06-04T18:04:00Z">
              <w:rPr>
                <w:rFonts w:ascii="Segoe UI" w:hAnsi="Segoe UI" w:cs="Segoe UI"/>
                <w:sz w:val="18"/>
                <w:szCs w:val="18"/>
                <w:shd w:val="clear" w:color="auto" w:fill="FFFFFF"/>
                <w:lang w:val="en-AU"/>
              </w:rPr>
            </w:rPrChange>
          </w:rPr>
          <w:t xml:space="preserve"> Customer agrees it is responsible for its distribution or marketing of Services Deliverables, and that in no event will Microsoft be liable to Customer or any third party for any losses, liabilities, or other damages suffered (directly or indirectly) by the Customer or a third party as a result of Customer's distribution or marketing of Services Deliverables or such third party’s use of the Services Deliverables by reason of distribution from Customer.</w:t>
        </w:r>
      </w:ins>
    </w:p>
    <w:p w14:paraId="2A71EEDD" w14:textId="77777777" w:rsidR="00000000" w:rsidRDefault="00000000">
      <w:pPr>
        <w:pStyle w:val="NormalWeb"/>
        <w:spacing w:before="0" w:beforeAutospacing="0" w:after="0" w:afterAutospacing="0"/>
        <w:divId w:val="1882284717"/>
        <w:rPr>
          <w:sz w:val="12"/>
          <w:szCs w:val="12"/>
        </w:rPr>
      </w:pPr>
      <w:r>
        <w:rPr>
          <w:sz w:val="12"/>
          <w:szCs w:val="12"/>
        </w:rPr>
        <w:t> </w:t>
      </w:r>
    </w:p>
    <w:p w14:paraId="2A71EDCB"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Non-Microsoft software and technology.</w:t>
      </w:r>
    </w:p>
    <w:p w14:paraId="2A71EEDE" w14:textId="77777777" w:rsidR="00000000" w:rsidRDefault="00000000">
      <w:pPr>
        <w:pStyle w:val="NormalWeb"/>
        <w:spacing w:before="120" w:beforeAutospacing="0" w:after="0" w:afterAutospacing="0"/>
        <w:jc w:val="both"/>
        <w:divId w:val="181168990"/>
        <w:rPr>
          <w:rFonts w:ascii="Segoe UI" w:hAnsi="Segoe UI" w:cs="Segoe UI"/>
          <w:sz w:val="22"/>
          <w:szCs w:val="22"/>
          <w14:ligatures w14:val="none"/>
        </w:rPr>
      </w:pPr>
      <w:r>
        <w:rPr>
          <w:rFonts w:ascii="Segoe UI" w:hAnsi="Segoe UI" w:cs="Segoe UI"/>
          <w:sz w:val="22"/>
          <w:szCs w:val="22"/>
        </w:rPr>
        <w:t>Customer is solely responsible for any non-Microsoft software or technology that it installs or uses with the Products, Fixes, or Services Deliverables.</w:t>
      </w:r>
    </w:p>
    <w:p w14:paraId="2A71EEDF" w14:textId="77777777" w:rsidR="00000000" w:rsidRDefault="00000000">
      <w:pPr>
        <w:pStyle w:val="NormalWeb"/>
        <w:spacing w:before="0" w:beforeAutospacing="0" w:after="0" w:afterAutospacing="0"/>
        <w:divId w:val="181168990"/>
        <w:rPr>
          <w:sz w:val="12"/>
          <w:szCs w:val="12"/>
        </w:rPr>
      </w:pPr>
      <w:r>
        <w:rPr>
          <w:sz w:val="12"/>
          <w:szCs w:val="12"/>
        </w:rPr>
        <w:t> </w:t>
      </w:r>
    </w:p>
    <w:p w14:paraId="2A71EDCC"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Affiliates’ rights</w:t>
      </w:r>
    </w:p>
    <w:p w14:paraId="2A71EEE0" w14:textId="77777777" w:rsidR="00000000" w:rsidRDefault="00000000">
      <w:pPr>
        <w:pStyle w:val="NormalWeb"/>
        <w:spacing w:before="120" w:beforeAutospacing="0" w:after="0" w:afterAutospacing="0"/>
        <w:jc w:val="both"/>
        <w:divId w:val="677998077"/>
        <w:rPr>
          <w:rFonts w:ascii="Segoe UI" w:hAnsi="Segoe UI" w:cs="Segoe UI"/>
          <w:sz w:val="22"/>
          <w:szCs w:val="22"/>
          <w14:ligatures w14:val="none"/>
        </w:rPr>
      </w:pPr>
      <w:r>
        <w:rPr>
          <w:rFonts w:ascii="Segoe UI" w:hAnsi="Segoe UI" w:cs="Segoe UI"/>
          <w:sz w:val="22"/>
          <w:szCs w:val="22"/>
        </w:rPr>
        <w:lastRenderedPageBreak/>
        <w:t>“Affiliate” means any legal entity that controls, is controlled by, or that is under common control with a party. “Control” means ownership of more than a 50% interest of voting securities in an entity or the power to direct the management and policies of an entity.</w:t>
      </w:r>
    </w:p>
    <w:p w14:paraId="2A71EEE1" w14:textId="77777777" w:rsidR="00000000" w:rsidRDefault="00000000">
      <w:pPr>
        <w:pStyle w:val="NormalWeb"/>
        <w:spacing w:before="120" w:beforeAutospacing="0" w:after="0" w:afterAutospacing="0"/>
        <w:jc w:val="both"/>
        <w:divId w:val="677998077"/>
        <w:rPr>
          <w:rFonts w:ascii="Segoe UI" w:hAnsi="Segoe UI" w:cs="Segoe UI"/>
          <w:sz w:val="22"/>
          <w:szCs w:val="22"/>
        </w:rPr>
      </w:pPr>
      <w:r>
        <w:rPr>
          <w:rFonts w:ascii="Segoe UI" w:hAnsi="Segoe UI" w:cs="Segoe UI"/>
          <w:sz w:val="22"/>
          <w:szCs w:val="22"/>
        </w:rPr>
        <w:t>Customer may sublicense the rights contained in this section relating to Services Deliverables to its Affiliates, but Customer's Affiliates may not sublicense these rights and Customer's Affiliates' use must be consistent with the license terms contained in this Work Order.</w:t>
      </w:r>
    </w:p>
    <w:p w14:paraId="2A71EEE2" w14:textId="77777777" w:rsidR="00000000" w:rsidRDefault="00000000">
      <w:pPr>
        <w:pStyle w:val="NormalWeb"/>
        <w:spacing w:before="0" w:beforeAutospacing="0" w:after="0" w:afterAutospacing="0"/>
        <w:divId w:val="677998077"/>
        <w:rPr>
          <w:sz w:val="12"/>
          <w:szCs w:val="12"/>
        </w:rPr>
      </w:pPr>
      <w:r>
        <w:rPr>
          <w:sz w:val="12"/>
          <w:szCs w:val="12"/>
        </w:rPr>
        <w:t> </w:t>
      </w:r>
    </w:p>
    <w:p w14:paraId="2A71EDCD"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Restrictions on use.</w:t>
      </w:r>
    </w:p>
    <w:p w14:paraId="2A71EEE3" w14:textId="77777777" w:rsidR="00000000" w:rsidRDefault="00000000">
      <w:pPr>
        <w:pStyle w:val="NormalWeb"/>
        <w:spacing w:before="120" w:beforeAutospacing="0" w:after="0" w:afterAutospacing="0"/>
        <w:jc w:val="both"/>
        <w:divId w:val="557085057"/>
        <w:rPr>
          <w:rFonts w:ascii="Segoe UI" w:hAnsi="Segoe UI" w:cs="Segoe UI"/>
          <w:sz w:val="22"/>
          <w:szCs w:val="22"/>
          <w14:ligatures w14:val="none"/>
        </w:rPr>
      </w:pPr>
      <w:r>
        <w:rPr>
          <w:rFonts w:ascii="Segoe UI" w:hAnsi="Segoe UI" w:cs="Segoe UI"/>
          <w:sz w:val="22"/>
          <w:szCs w:val="22"/>
        </w:rPr>
        <w:t>Customer must not (and is not licensed to) (1) reverse engineer, decompile or disassemble any Product, Fix, or Services Deliverable; (2) install or use non-Microsoft software or technology in any way that would subject Microsoft's intellectual property or technology to any other license terms; or (3) work around any technical limitations in a Product, Fix or Services Deliverable or restrictions in Product documentation. Except as expressly permitted in this Work Order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any Products, Fixes, or Services Deliverables, in whole or in part, or use them to offer hosting services to a third party.</w:t>
      </w:r>
    </w:p>
    <w:p w14:paraId="2A71EEE4" w14:textId="77777777" w:rsidR="00000000" w:rsidRDefault="00000000">
      <w:pPr>
        <w:pStyle w:val="NormalWeb"/>
        <w:spacing w:before="0" w:beforeAutospacing="0" w:after="0" w:afterAutospacing="0"/>
        <w:divId w:val="557085057"/>
        <w:rPr>
          <w:sz w:val="12"/>
          <w:szCs w:val="12"/>
        </w:rPr>
      </w:pPr>
      <w:r>
        <w:rPr>
          <w:sz w:val="12"/>
          <w:szCs w:val="12"/>
        </w:rPr>
        <w:t> </w:t>
      </w:r>
    </w:p>
    <w:p w14:paraId="2A71EDCE" w14:textId="77777777" w:rsidR="00315059" w:rsidRDefault="00000000">
      <w:pPr>
        <w:numPr>
          <w:ilvl w:val="1"/>
          <w:numId w:val="1"/>
        </w:numPr>
        <w:rPr>
          <w:rFonts w:ascii="Segoe UI" w:eastAsia="Segoe UI" w:hAnsi="Segoe UI" w:cs="Segoe UI"/>
          <w:sz w:val="22"/>
        </w:rPr>
      </w:pPr>
      <w:r>
        <w:rPr>
          <w:rFonts w:ascii="Segoe UI" w:eastAsia="Segoe UI" w:hAnsi="Segoe UI" w:cs="Segoe UI"/>
          <w:b/>
          <w:sz w:val="22"/>
        </w:rPr>
        <w:t>Reservation of rights.</w:t>
      </w:r>
    </w:p>
    <w:p w14:paraId="2A71EEE5" w14:textId="77777777" w:rsidR="00000000" w:rsidRDefault="00000000">
      <w:pPr>
        <w:pStyle w:val="NormalWeb"/>
        <w:spacing w:before="120" w:beforeAutospacing="0" w:after="0" w:afterAutospacing="0"/>
        <w:divId w:val="1832484403"/>
        <w:rPr>
          <w:rFonts w:ascii="Segoe UI" w:hAnsi="Segoe UI" w:cs="Segoe UI"/>
          <w:sz w:val="22"/>
          <w:szCs w:val="22"/>
          <w14:ligatures w14:val="none"/>
        </w:rPr>
      </w:pPr>
      <w:r>
        <w:rPr>
          <w:rFonts w:ascii="Segoe UI" w:hAnsi="Segoe UI" w:cs="Segoe UI"/>
          <w:sz w:val="22"/>
          <w:szCs w:val="22"/>
        </w:rPr>
        <w:t>Products, Fixes, and Services Deliverables are protected by copyright and other intellectual property rights laws and international treaties. Microsoft reserves all rights not expressly granted in this agreement. No rights will be granted or implied by waiver or estoppel. Rights to access or use Software on a device do not give Customer any right to implement Microsoft patents or other Microsoft intellectual property in the device itself or in any other software or devices.</w:t>
      </w:r>
    </w:p>
    <w:p w14:paraId="2A71EEE6" w14:textId="77777777" w:rsidR="00000000" w:rsidRDefault="00000000">
      <w:pPr>
        <w:pStyle w:val="NormalWeb"/>
        <w:spacing w:before="0" w:beforeAutospacing="0" w:after="0" w:afterAutospacing="0"/>
        <w:divId w:val="1832484403"/>
        <w:rPr>
          <w:sz w:val="12"/>
          <w:szCs w:val="12"/>
        </w:rPr>
      </w:pPr>
      <w:r>
        <w:rPr>
          <w:sz w:val="12"/>
          <w:szCs w:val="12"/>
        </w:rPr>
        <w:t> </w:t>
      </w:r>
    </w:p>
    <w:p w14:paraId="2A71EDCF" w14:textId="77777777" w:rsidR="00315059" w:rsidRDefault="00000000">
      <w:pPr>
        <w:numPr>
          <w:ilvl w:val="0"/>
          <w:numId w:val="1"/>
        </w:numPr>
        <w:rPr>
          <w:rFonts w:ascii="Segoe UI" w:eastAsia="Segoe UI" w:hAnsi="Segoe UI" w:cs="Segoe UI"/>
          <w:sz w:val="26"/>
        </w:rPr>
      </w:pPr>
      <w:r>
        <w:rPr>
          <w:rFonts w:ascii="Segoe UI" w:eastAsia="Segoe UI" w:hAnsi="Segoe UI" w:cs="Segoe UI"/>
          <w:b/>
          <w:sz w:val="26"/>
        </w:rPr>
        <w:t>Microsoft Professional Services Data Protection Addendum and Confidentiality.</w:t>
      </w:r>
    </w:p>
    <w:p w14:paraId="2A71EEE7" w14:textId="77777777" w:rsidR="00000000" w:rsidRDefault="00000000">
      <w:pPr>
        <w:pStyle w:val="NormalWeb"/>
        <w:spacing w:before="120" w:beforeAutospacing="0" w:after="0" w:afterAutospacing="0"/>
        <w:jc w:val="both"/>
        <w:divId w:val="1982688182"/>
        <w:rPr>
          <w:rFonts w:ascii="Segoe UI" w:hAnsi="Segoe UI" w:cs="Segoe UI"/>
          <w:sz w:val="22"/>
          <w:szCs w:val="22"/>
          <w14:ligatures w14:val="none"/>
        </w:rPr>
      </w:pPr>
      <w:r>
        <w:rPr>
          <w:rFonts w:ascii="Segoe UI" w:hAnsi="Segoe UI" w:cs="Segoe UI"/>
          <w:sz w:val="22"/>
          <w:szCs w:val="22"/>
        </w:rPr>
        <w:t>“Professional Services Data” means all data, including all text, sound, video, image files, or software, that are provided to Microsoft by, or on behalf of, Customer (or that Customer authorizes Microsoft to obtain from an Online Service) or otherwise obtained or processed by or on behalf of Microsoft through an engagement with Microsoft to obtain Professional Services.</w:t>
      </w:r>
    </w:p>
    <w:p w14:paraId="2A71EEE8" w14:textId="77777777" w:rsidR="00000000" w:rsidRDefault="00000000">
      <w:pPr>
        <w:pStyle w:val="NormalWeb"/>
        <w:spacing w:before="120" w:beforeAutospacing="0" w:after="0" w:afterAutospacing="0"/>
        <w:jc w:val="both"/>
        <w:divId w:val="1982688182"/>
        <w:rPr>
          <w:rFonts w:ascii="Segoe UI" w:hAnsi="Segoe UI" w:cs="Segoe UI"/>
          <w:sz w:val="22"/>
          <w:szCs w:val="22"/>
        </w:rPr>
      </w:pPr>
      <w:r>
        <w:rPr>
          <w:rFonts w:ascii="Segoe UI" w:hAnsi="Segoe UI" w:cs="Segoe UI"/>
          <w:sz w:val="22"/>
          <w:szCs w:val="22"/>
        </w:rPr>
        <w:t>The data protection terms applying to Professional Services in effect on the effective date of this Work Order and available at https://aka.ms/eswodpa are incorporated herein by this reference.</w:t>
      </w:r>
    </w:p>
    <w:p w14:paraId="2A71EEE9" w14:textId="77777777" w:rsidR="00000000" w:rsidRDefault="00000000">
      <w:pPr>
        <w:pStyle w:val="NormalWeb"/>
        <w:spacing w:before="120" w:beforeAutospacing="0" w:after="0" w:afterAutospacing="0"/>
        <w:jc w:val="both"/>
        <w:divId w:val="1982688182"/>
        <w:rPr>
          <w:rFonts w:ascii="Segoe UI" w:hAnsi="Segoe UI" w:cs="Segoe UI"/>
          <w:sz w:val="22"/>
          <w:szCs w:val="22"/>
        </w:rPr>
      </w:pPr>
      <w:r>
        <w:rPr>
          <w:rFonts w:ascii="Segoe UI" w:hAnsi="Segoe UI" w:cs="Segoe UI"/>
          <w:sz w:val="22"/>
          <w:szCs w:val="22"/>
        </w:rPr>
        <w:t>For liability arising out of either party’s confidentiality obligations relating to Professional Services Data provided under this Work Order, each party’s maximum, aggregate liability to the other is limited to direct damages finally awarded in an amount not to exceed the amounts Customer paid for the applicable Professional Services under this Work Order.</w:t>
      </w:r>
    </w:p>
    <w:p w14:paraId="2A71EEEA" w14:textId="77777777" w:rsidR="00000000" w:rsidRDefault="00000000">
      <w:pPr>
        <w:pStyle w:val="NormalWeb"/>
        <w:spacing w:before="0" w:beforeAutospacing="0" w:after="0" w:afterAutospacing="0"/>
        <w:divId w:val="1982688182"/>
        <w:rPr>
          <w:sz w:val="12"/>
          <w:szCs w:val="12"/>
        </w:rPr>
      </w:pPr>
      <w:r>
        <w:rPr>
          <w:sz w:val="12"/>
          <w:szCs w:val="12"/>
        </w:rPr>
        <w:t> </w:t>
      </w:r>
    </w:p>
    <w:p w14:paraId="2A71EDD0" w14:textId="77777777" w:rsidR="00315059" w:rsidRDefault="00000000">
      <w:pPr>
        <w:numPr>
          <w:ilvl w:val="0"/>
          <w:numId w:val="1"/>
        </w:numPr>
        <w:rPr>
          <w:rFonts w:ascii="Segoe UI" w:eastAsia="Segoe UI" w:hAnsi="Segoe UI" w:cs="Segoe UI"/>
          <w:sz w:val="26"/>
        </w:rPr>
      </w:pPr>
      <w:r>
        <w:rPr>
          <w:rFonts w:ascii="Segoe UI" w:eastAsia="Segoe UI" w:hAnsi="Segoe UI" w:cs="Segoe UI"/>
          <w:b/>
          <w:sz w:val="26"/>
        </w:rPr>
        <w:t>Microsoft Contact</w:t>
      </w:r>
    </w:p>
    <w:p w14:paraId="2A71EEEB" w14:textId="77777777" w:rsidR="00000000" w:rsidRDefault="00000000">
      <w:pPr>
        <w:pStyle w:val="NormalWeb"/>
        <w:spacing w:before="120" w:beforeAutospacing="0" w:after="0" w:afterAutospacing="0"/>
        <w:jc w:val="both"/>
        <w:divId w:val="560167736"/>
        <w:rPr>
          <w:rFonts w:ascii="Segoe UI" w:hAnsi="Segoe UI" w:cs="Segoe UI"/>
          <w:sz w:val="22"/>
          <w:szCs w:val="22"/>
          <w14:ligatures w14:val="none"/>
        </w:rPr>
      </w:pPr>
      <w:r>
        <w:rPr>
          <w:rFonts w:ascii="Segoe UI" w:hAnsi="Segoe UI" w:cs="Segoe UI"/>
          <w:sz w:val="22"/>
          <w:szCs w:val="22"/>
        </w:rPr>
        <w:lastRenderedPageBreak/>
        <w:t>Customer contact for questions and notices about this Work Order.</w:t>
      </w:r>
    </w:p>
    <w:p w14:paraId="2A71EEEC" w14:textId="77777777" w:rsidR="00000000" w:rsidRDefault="00000000">
      <w:pPr>
        <w:pStyle w:val="NormalWeb"/>
        <w:spacing w:before="20" w:beforeAutospacing="0" w:after="0" w:afterAutospacing="0"/>
        <w:divId w:val="560167736"/>
        <w:rPr>
          <w:rFonts w:ascii="Segoe UI" w:hAnsi="Segoe UI" w:cs="Segoe UI"/>
          <w:sz w:val="20"/>
          <w:szCs w:val="20"/>
        </w:rPr>
      </w:pPr>
      <w:r>
        <w:rPr>
          <w:rFonts w:ascii="Segoe UI" w:hAnsi="Segoe UI" w:cs="Segoe UI"/>
          <w:lang w:eastAsia="x-none"/>
        </w:rPr>
        <w:t> </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FAFAFA"/>
        <w:tblLook w:val="04A0" w:firstRow="1" w:lastRow="0" w:firstColumn="1" w:lastColumn="0" w:noHBand="0" w:noVBand="1"/>
      </w:tblPr>
      <w:tblGrid>
        <w:gridCol w:w="4681"/>
        <w:gridCol w:w="4895"/>
      </w:tblGrid>
      <w:tr w:rsidR="00000000" w14:paraId="2A71EEEF" w14:textId="77777777">
        <w:trPr>
          <w:divId w:val="352268775"/>
          <w:cantSplit/>
          <w:trHeight w:val="374"/>
        </w:trPr>
        <w:tc>
          <w:tcPr>
            <w:tcW w:w="5000"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hideMark/>
          </w:tcPr>
          <w:p w14:paraId="2A71EEED" w14:textId="77777777" w:rsidR="00000000" w:rsidRDefault="00000000">
            <w:pPr>
              <w:pStyle w:val="NormalWeb"/>
              <w:spacing w:before="120" w:beforeAutospacing="0" w:after="0" w:afterAutospacing="0"/>
              <w:jc w:val="both"/>
              <w:rPr>
                <w:rFonts w:ascii="Segoe UI" w:hAnsi="Segoe UI" w:cs="Segoe UI"/>
                <w:sz w:val="22"/>
                <w:szCs w:val="22"/>
                <w14:ligatures w14:val="none"/>
              </w:rPr>
            </w:pPr>
            <w:r>
              <w:rPr>
                <w:rFonts w:ascii="Segoe UI" w:hAnsi="Segoe UI" w:cs="Segoe UI"/>
                <w:sz w:val="22"/>
                <w:szCs w:val="22"/>
                <w:lang w:eastAsia="x-none"/>
              </w:rPr>
              <w:t xml:space="preserve">Microsoft Contact Name </w:t>
            </w:r>
          </w:p>
          <w:p w14:paraId="2A71EEEE"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sz w:val="22"/>
                <w:szCs w:val="22"/>
                <w:lang w:eastAsia="x-none"/>
              </w:rPr>
              <w:t> </w:t>
            </w:r>
          </w:p>
        </w:tc>
      </w:tr>
      <w:tr w:rsidR="00000000" w14:paraId="2A71EEF4" w14:textId="77777777">
        <w:trPr>
          <w:divId w:val="352268775"/>
          <w:cantSplit/>
          <w:trHeight w:val="374"/>
        </w:trPr>
        <w:tc>
          <w:tcPr>
            <w:tcW w:w="2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hideMark/>
          </w:tcPr>
          <w:p w14:paraId="2A71EEF0"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bCs/>
                <w:iCs/>
                <w:sz w:val="22"/>
                <w:szCs w:val="22"/>
                <w:lang w:eastAsia="x-none"/>
              </w:rPr>
              <w:t xml:space="preserve">Phone </w:t>
            </w:r>
          </w:p>
          <w:p w14:paraId="2A71EEF1"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sz w:val="22"/>
                <w:szCs w:val="22"/>
                <w:lang w:eastAsia="x-none"/>
              </w:rPr>
              <w:t> </w:t>
            </w:r>
          </w:p>
        </w:tc>
        <w:tc>
          <w:tcPr>
            <w:tcW w:w="255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hideMark/>
          </w:tcPr>
          <w:p w14:paraId="2A71EEF2"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sz w:val="22"/>
                <w:szCs w:val="22"/>
                <w:lang w:eastAsia="x-none"/>
              </w:rPr>
              <w:t xml:space="preserve">Contact E-Mail Address </w:t>
            </w:r>
          </w:p>
          <w:p w14:paraId="2A71EEF3" w14:textId="77777777" w:rsidR="00000000" w:rsidRDefault="00000000">
            <w:pPr>
              <w:pStyle w:val="NormalWeb"/>
              <w:spacing w:before="120" w:beforeAutospacing="0" w:after="0" w:afterAutospacing="0"/>
              <w:jc w:val="both"/>
              <w:rPr>
                <w:rFonts w:ascii="Segoe UI" w:hAnsi="Segoe UI" w:cs="Segoe UI"/>
                <w:sz w:val="22"/>
                <w:szCs w:val="22"/>
              </w:rPr>
            </w:pPr>
            <w:r>
              <w:rPr>
                <w:rFonts w:ascii="Segoe UI" w:hAnsi="Segoe UI" w:cs="Segoe UI"/>
                <w:sz w:val="22"/>
                <w:szCs w:val="22"/>
                <w:lang w:eastAsia="x-none"/>
              </w:rPr>
              <w:t> </w:t>
            </w:r>
          </w:p>
        </w:tc>
      </w:tr>
    </w:tbl>
    <w:p w14:paraId="2A71EEF5" w14:textId="77777777" w:rsidR="00000000" w:rsidRDefault="00000000">
      <w:pPr>
        <w:divId w:val="352268775"/>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000" w14:paraId="2A71EEF7" w14:textId="77777777">
        <w:trPr>
          <w:divId w:val="352268775"/>
          <w:trHeight w:val="160"/>
          <w:tblCellSpacing w:w="15" w:type="dxa"/>
        </w:trPr>
        <w:tc>
          <w:tcPr>
            <w:tcW w:w="0" w:type="auto"/>
            <w:vAlign w:val="center"/>
            <w:hideMark/>
          </w:tcPr>
          <w:p w14:paraId="2A71EEF6" w14:textId="77777777" w:rsidR="00000000" w:rsidRDefault="00000000">
            <w:pPr>
              <w:rPr>
                <w:rFonts w:ascii="Times New Roman" w:eastAsia="Times New Roman" w:hAnsi="Times New Roman" w:cs="Times New Roman"/>
              </w:rPr>
            </w:pPr>
          </w:p>
        </w:tc>
      </w:tr>
    </w:tbl>
    <w:p w14:paraId="2A71EEF8" w14:textId="77777777" w:rsidR="00000000" w:rsidRDefault="00000000">
      <w:pPr>
        <w:divId w:val="352268775"/>
        <w:rPr>
          <w:rFonts w:eastAsia="Times New Roman"/>
        </w:rPr>
      </w:pPr>
    </w:p>
    <w:p w14:paraId="2A71EDD1" w14:textId="77777777" w:rsidR="00315059" w:rsidRDefault="00000000">
      <w:r>
        <w:br w:type="page"/>
      </w:r>
    </w:p>
    <w:sectPr w:rsidR="00315059">
      <w:footerReference w:type="default" r:id="rId14"/>
      <w:headerReference w:type="first" r:id="rId15"/>
      <w:footerReference w:type="first" r:id="rId16"/>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obert Martin" w:date="2026-06-04T13:52:00Z" w:initials="RM">
    <w:p w14:paraId="2F7843A5" w14:textId="77777777" w:rsidR="00C86E06" w:rsidRDefault="00C86E06" w:rsidP="00C86E06">
      <w:pPr>
        <w:pStyle w:val="CommentText"/>
      </w:pPr>
      <w:r>
        <w:rPr>
          <w:rStyle w:val="CommentReference"/>
        </w:rPr>
        <w:annotationRef/>
      </w:r>
      <w:r>
        <w:t>Deleted language as we will include a Distribution right for the customer.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7843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88516" w16cex:dateUtc="2026-06-04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7843A5" w16cid:durableId="6E0885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9E0E2" w14:textId="77777777" w:rsidR="006F779B" w:rsidRDefault="006F779B">
      <w:pPr>
        <w:spacing w:after="0" w:line="240" w:lineRule="auto"/>
      </w:pPr>
      <w:r>
        <w:separator/>
      </w:r>
    </w:p>
  </w:endnote>
  <w:endnote w:type="continuationSeparator" w:id="0">
    <w:p w14:paraId="7545326C" w14:textId="77777777" w:rsidR="006F779B" w:rsidRDefault="006F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CellMar>
        <w:left w:w="10" w:type="dxa"/>
        <w:right w:w="10" w:type="dxa"/>
      </w:tblCellMar>
      <w:tblLook w:val="04A0" w:firstRow="1" w:lastRow="0" w:firstColumn="1" w:lastColumn="0" w:noHBand="0" w:noVBand="1"/>
    </w:tblPr>
    <w:tblGrid>
      <w:gridCol w:w="7350"/>
      <w:gridCol w:w="2000"/>
    </w:tblGrid>
    <w:tr w:rsidR="00315059" w14:paraId="2A71EDD4" w14:textId="77777777">
      <w:tblPrEx>
        <w:tblCellMar>
          <w:top w:w="0" w:type="dxa"/>
          <w:bottom w:w="0" w:type="dxa"/>
        </w:tblCellMar>
      </w:tblPrEx>
      <w:tc>
        <w:tcPr>
          <w:tcW w:w="7350" w:type="dxa"/>
        </w:tcPr>
        <w:p w14:paraId="2A71EDD2" w14:textId="77777777" w:rsidR="00315059" w:rsidRDefault="00000000">
          <w:r>
            <w:t>EnterpriseServicesWorkOrderv9.0(WW)(ENG)(Jul2022) [CP]</w:t>
          </w:r>
        </w:p>
      </w:tc>
      <w:tc>
        <w:tcPr>
          <w:tcW w:w="2000" w:type="dxa"/>
        </w:tcPr>
        <w:p w14:paraId="2A71EDD3" w14:textId="77777777" w:rsidR="00315059" w:rsidRDefault="00000000">
          <w:pP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1</w:t>
            </w:r>
          </w:fldSimple>
        </w:p>
      </w:tc>
    </w:tr>
  </w:tbl>
  <w:p w14:paraId="2A71EDD5" w14:textId="77777777" w:rsidR="00315059" w:rsidRDefault="0031505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CellMar>
        <w:left w:w="10" w:type="dxa"/>
        <w:right w:w="10" w:type="dxa"/>
      </w:tblCellMar>
      <w:tblLook w:val="04A0" w:firstRow="1" w:lastRow="0" w:firstColumn="1" w:lastColumn="0" w:noHBand="0" w:noVBand="1"/>
    </w:tblPr>
    <w:tblGrid>
      <w:gridCol w:w="7350"/>
      <w:gridCol w:w="2000"/>
    </w:tblGrid>
    <w:tr w:rsidR="00315059" w14:paraId="2A71EDD9" w14:textId="77777777">
      <w:tblPrEx>
        <w:tblCellMar>
          <w:top w:w="0" w:type="dxa"/>
          <w:bottom w:w="0" w:type="dxa"/>
        </w:tblCellMar>
      </w:tblPrEx>
      <w:tc>
        <w:tcPr>
          <w:tcW w:w="7350" w:type="dxa"/>
        </w:tcPr>
        <w:p w14:paraId="2A71EDD7" w14:textId="77777777" w:rsidR="00315059" w:rsidRDefault="00000000">
          <w:r>
            <w:t>EnterpriseServicesWorkOrderv9.0(WW)(ENG)(Jul2022) [CP]</w:t>
          </w:r>
        </w:p>
      </w:tc>
      <w:tc>
        <w:tcPr>
          <w:tcW w:w="2000" w:type="dxa"/>
        </w:tcPr>
        <w:p w14:paraId="2A71EDD8" w14:textId="77777777" w:rsidR="00315059" w:rsidRDefault="00000000">
          <w:pP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1</w:t>
            </w:r>
          </w:fldSimple>
        </w:p>
      </w:tc>
    </w:tr>
  </w:tbl>
  <w:p w14:paraId="2A71EDDA" w14:textId="77777777" w:rsidR="00315059" w:rsidRDefault="003150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BE03" w14:textId="77777777" w:rsidR="006F779B" w:rsidRDefault="006F779B">
      <w:pPr>
        <w:spacing w:after="0" w:line="240" w:lineRule="auto"/>
      </w:pPr>
      <w:r>
        <w:separator/>
      </w:r>
    </w:p>
  </w:footnote>
  <w:footnote w:type="continuationSeparator" w:id="0">
    <w:p w14:paraId="196EE085" w14:textId="77777777" w:rsidR="006F779B" w:rsidRDefault="006F7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EDD6" w14:textId="77777777" w:rsidR="00315059" w:rsidRDefault="00000000">
    <w:pPr>
      <w:jc w:val="right"/>
    </w:pPr>
    <w:r>
      <w:rPr>
        <w:noProof/>
      </w:rPr>
      <w:drawing>
        <wp:inline distT="0" distB="0" distL="0" distR="0" wp14:anchorId="2A71EDDB" wp14:editId="2A71EDDC">
          <wp:extent cx="1247775"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 cstate="print"/>
                  <a:stretch>
                    <a:fillRect/>
                  </a:stretch>
                </pic:blipFill>
                <pic:spPr>
                  <a:xfrm>
                    <a:off x="0" y="0"/>
                    <a:ext cx="1247775" cy="34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CAA"/>
    <w:multiLevelType w:val="multilevel"/>
    <w:tmpl w:val="5FF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C3C43"/>
    <w:multiLevelType w:val="multilevel"/>
    <w:tmpl w:val="2BD0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608BD"/>
    <w:multiLevelType w:val="multilevel"/>
    <w:tmpl w:val="F5B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96100"/>
    <w:multiLevelType w:val="multilevel"/>
    <w:tmpl w:val="0C1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B71C49"/>
    <w:multiLevelType w:val="multilevel"/>
    <w:tmpl w:val="B2A88CD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numFmt w:val="decimal"/>
      <w:lvlText w:val=""/>
      <w:lvlJc w:val="left"/>
    </w:lvl>
    <w:lvl w:ilvl="7">
      <w:numFmt w:val="decimal"/>
      <w:lvlText w:val=""/>
      <w:lvlJc w:val="left"/>
    </w:lvl>
    <w:lvl w:ilvl="8">
      <w:numFmt w:val="decimal"/>
      <w:lvlText w:val=""/>
      <w:lvlJc w:val="left"/>
    </w:lvl>
  </w:abstractNum>
  <w:num w:numId="1" w16cid:durableId="1296981822">
    <w:abstractNumId w:val="4"/>
  </w:num>
  <w:num w:numId="2" w16cid:durableId="540215850">
    <w:abstractNumId w:val="3"/>
  </w:num>
  <w:num w:numId="3" w16cid:durableId="183642114">
    <w:abstractNumId w:val="1"/>
  </w:num>
  <w:num w:numId="4" w16cid:durableId="1403988905">
    <w:abstractNumId w:val="0"/>
  </w:num>
  <w:num w:numId="5" w16cid:durableId="14653497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Martin">
    <w15:presenceInfo w15:providerId="AD" w15:userId="S::robmart@microsoft.com::07494bd7-3f30-43a2-a13d-9b98370881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5059"/>
    <w:rsid w:val="000E72C9"/>
    <w:rsid w:val="00225949"/>
    <w:rsid w:val="00313B10"/>
    <w:rsid w:val="00315059"/>
    <w:rsid w:val="00320A80"/>
    <w:rsid w:val="006F779B"/>
    <w:rsid w:val="00C86E06"/>
    <w:rsid w:val="00D403CB"/>
    <w:rsid w:val="00E05E22"/>
    <w:rsid w:val="00EA0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EDB3"/>
  <w15:docId w15:val="{590FA186-5048-4C3E-BC20-389A5DCA1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Revision">
    <w:name w:val="Revision"/>
    <w:hidden/>
    <w:uiPriority w:val="99"/>
    <w:semiHidden/>
    <w:rsid w:val="000E72C9"/>
    <w:pPr>
      <w:spacing w:after="0" w:line="240" w:lineRule="auto"/>
    </w:pPr>
  </w:style>
  <w:style w:type="character" w:styleId="CommentReference">
    <w:name w:val="annotation reference"/>
    <w:basedOn w:val="DefaultParagraphFont"/>
    <w:uiPriority w:val="99"/>
    <w:semiHidden/>
    <w:unhideWhenUsed/>
    <w:rsid w:val="00C86E06"/>
    <w:rPr>
      <w:sz w:val="16"/>
      <w:szCs w:val="16"/>
    </w:rPr>
  </w:style>
  <w:style w:type="paragraph" w:styleId="CommentText">
    <w:name w:val="annotation text"/>
    <w:basedOn w:val="Normal"/>
    <w:link w:val="CommentTextChar"/>
    <w:uiPriority w:val="99"/>
    <w:unhideWhenUsed/>
    <w:rsid w:val="00C86E06"/>
    <w:pPr>
      <w:spacing w:line="240" w:lineRule="auto"/>
    </w:pPr>
    <w:rPr>
      <w:sz w:val="20"/>
      <w:szCs w:val="20"/>
    </w:rPr>
  </w:style>
  <w:style w:type="character" w:customStyle="1" w:styleId="CommentTextChar">
    <w:name w:val="Comment Text Char"/>
    <w:basedOn w:val="DefaultParagraphFont"/>
    <w:link w:val="CommentText"/>
    <w:uiPriority w:val="99"/>
    <w:rsid w:val="00C86E06"/>
    <w:rPr>
      <w:sz w:val="20"/>
      <w:szCs w:val="20"/>
    </w:rPr>
  </w:style>
  <w:style w:type="paragraph" w:styleId="CommentSubject">
    <w:name w:val="annotation subject"/>
    <w:basedOn w:val="CommentText"/>
    <w:next w:val="CommentText"/>
    <w:link w:val="CommentSubjectChar"/>
    <w:uiPriority w:val="99"/>
    <w:semiHidden/>
    <w:unhideWhenUsed/>
    <w:rsid w:val="00C86E06"/>
    <w:rPr>
      <w:b/>
      <w:bCs/>
    </w:rPr>
  </w:style>
  <w:style w:type="character" w:customStyle="1" w:styleId="CommentSubjectChar">
    <w:name w:val="Comment Subject Char"/>
    <w:basedOn w:val="CommentTextChar"/>
    <w:link w:val="CommentSubject"/>
    <w:uiPriority w:val="99"/>
    <w:semiHidden/>
    <w:rsid w:val="00C86E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68990">
      <w:bodyDiv w:val="1"/>
      <w:marLeft w:val="0"/>
      <w:marRight w:val="0"/>
      <w:marTop w:val="0"/>
      <w:marBottom w:val="0"/>
      <w:divBdr>
        <w:top w:val="none" w:sz="0" w:space="0" w:color="auto"/>
        <w:left w:val="none" w:sz="0" w:space="0" w:color="auto"/>
        <w:bottom w:val="none" w:sz="0" w:space="0" w:color="auto"/>
        <w:right w:val="none" w:sz="0" w:space="0" w:color="auto"/>
      </w:divBdr>
    </w:div>
    <w:div w:id="249003095">
      <w:bodyDiv w:val="1"/>
      <w:marLeft w:val="0"/>
      <w:marRight w:val="0"/>
      <w:marTop w:val="0"/>
      <w:marBottom w:val="0"/>
      <w:divBdr>
        <w:top w:val="none" w:sz="0" w:space="0" w:color="auto"/>
        <w:left w:val="none" w:sz="0" w:space="0" w:color="auto"/>
        <w:bottom w:val="none" w:sz="0" w:space="0" w:color="auto"/>
        <w:right w:val="none" w:sz="0" w:space="0" w:color="auto"/>
      </w:divBdr>
    </w:div>
    <w:div w:id="338240316">
      <w:bodyDiv w:val="1"/>
      <w:marLeft w:val="0"/>
      <w:marRight w:val="0"/>
      <w:marTop w:val="0"/>
      <w:marBottom w:val="0"/>
      <w:divBdr>
        <w:top w:val="none" w:sz="0" w:space="0" w:color="auto"/>
        <w:left w:val="none" w:sz="0" w:space="0" w:color="auto"/>
        <w:bottom w:val="none" w:sz="0" w:space="0" w:color="auto"/>
        <w:right w:val="none" w:sz="0" w:space="0" w:color="auto"/>
      </w:divBdr>
    </w:div>
    <w:div w:id="352268775">
      <w:bodyDiv w:val="1"/>
      <w:marLeft w:val="0"/>
      <w:marRight w:val="0"/>
      <w:marTop w:val="0"/>
      <w:marBottom w:val="0"/>
      <w:divBdr>
        <w:top w:val="none" w:sz="0" w:space="0" w:color="auto"/>
        <w:left w:val="none" w:sz="0" w:space="0" w:color="auto"/>
        <w:bottom w:val="none" w:sz="0" w:space="0" w:color="auto"/>
        <w:right w:val="none" w:sz="0" w:space="0" w:color="auto"/>
      </w:divBdr>
    </w:div>
    <w:div w:id="454835324">
      <w:bodyDiv w:val="1"/>
      <w:marLeft w:val="0"/>
      <w:marRight w:val="0"/>
      <w:marTop w:val="0"/>
      <w:marBottom w:val="0"/>
      <w:divBdr>
        <w:top w:val="none" w:sz="0" w:space="0" w:color="auto"/>
        <w:left w:val="none" w:sz="0" w:space="0" w:color="auto"/>
        <w:bottom w:val="none" w:sz="0" w:space="0" w:color="auto"/>
        <w:right w:val="none" w:sz="0" w:space="0" w:color="auto"/>
      </w:divBdr>
    </w:div>
    <w:div w:id="462583736">
      <w:bodyDiv w:val="1"/>
      <w:marLeft w:val="0"/>
      <w:marRight w:val="0"/>
      <w:marTop w:val="0"/>
      <w:marBottom w:val="0"/>
      <w:divBdr>
        <w:top w:val="none" w:sz="0" w:space="0" w:color="auto"/>
        <w:left w:val="none" w:sz="0" w:space="0" w:color="auto"/>
        <w:bottom w:val="none" w:sz="0" w:space="0" w:color="auto"/>
        <w:right w:val="none" w:sz="0" w:space="0" w:color="auto"/>
      </w:divBdr>
    </w:div>
    <w:div w:id="476728546">
      <w:bodyDiv w:val="1"/>
      <w:marLeft w:val="0"/>
      <w:marRight w:val="0"/>
      <w:marTop w:val="0"/>
      <w:marBottom w:val="0"/>
      <w:divBdr>
        <w:top w:val="none" w:sz="0" w:space="0" w:color="auto"/>
        <w:left w:val="none" w:sz="0" w:space="0" w:color="auto"/>
        <w:bottom w:val="none" w:sz="0" w:space="0" w:color="auto"/>
        <w:right w:val="none" w:sz="0" w:space="0" w:color="auto"/>
      </w:divBdr>
    </w:div>
    <w:div w:id="518735343">
      <w:bodyDiv w:val="1"/>
      <w:marLeft w:val="0"/>
      <w:marRight w:val="0"/>
      <w:marTop w:val="0"/>
      <w:marBottom w:val="0"/>
      <w:divBdr>
        <w:top w:val="none" w:sz="0" w:space="0" w:color="auto"/>
        <w:left w:val="none" w:sz="0" w:space="0" w:color="auto"/>
        <w:bottom w:val="none" w:sz="0" w:space="0" w:color="auto"/>
        <w:right w:val="none" w:sz="0" w:space="0" w:color="auto"/>
      </w:divBdr>
    </w:div>
    <w:div w:id="525140973">
      <w:bodyDiv w:val="1"/>
      <w:marLeft w:val="0"/>
      <w:marRight w:val="0"/>
      <w:marTop w:val="0"/>
      <w:marBottom w:val="0"/>
      <w:divBdr>
        <w:top w:val="none" w:sz="0" w:space="0" w:color="auto"/>
        <w:left w:val="none" w:sz="0" w:space="0" w:color="auto"/>
        <w:bottom w:val="none" w:sz="0" w:space="0" w:color="auto"/>
        <w:right w:val="none" w:sz="0" w:space="0" w:color="auto"/>
      </w:divBdr>
    </w:div>
    <w:div w:id="552889516">
      <w:bodyDiv w:val="1"/>
      <w:marLeft w:val="0"/>
      <w:marRight w:val="0"/>
      <w:marTop w:val="0"/>
      <w:marBottom w:val="0"/>
      <w:divBdr>
        <w:top w:val="none" w:sz="0" w:space="0" w:color="auto"/>
        <w:left w:val="none" w:sz="0" w:space="0" w:color="auto"/>
        <w:bottom w:val="none" w:sz="0" w:space="0" w:color="auto"/>
        <w:right w:val="none" w:sz="0" w:space="0" w:color="auto"/>
      </w:divBdr>
    </w:div>
    <w:div w:id="557085057">
      <w:bodyDiv w:val="1"/>
      <w:marLeft w:val="0"/>
      <w:marRight w:val="0"/>
      <w:marTop w:val="0"/>
      <w:marBottom w:val="0"/>
      <w:divBdr>
        <w:top w:val="none" w:sz="0" w:space="0" w:color="auto"/>
        <w:left w:val="none" w:sz="0" w:space="0" w:color="auto"/>
        <w:bottom w:val="none" w:sz="0" w:space="0" w:color="auto"/>
        <w:right w:val="none" w:sz="0" w:space="0" w:color="auto"/>
      </w:divBdr>
    </w:div>
    <w:div w:id="560167736">
      <w:bodyDiv w:val="1"/>
      <w:marLeft w:val="0"/>
      <w:marRight w:val="0"/>
      <w:marTop w:val="0"/>
      <w:marBottom w:val="0"/>
      <w:divBdr>
        <w:top w:val="none" w:sz="0" w:space="0" w:color="auto"/>
        <w:left w:val="none" w:sz="0" w:space="0" w:color="auto"/>
        <w:bottom w:val="none" w:sz="0" w:space="0" w:color="auto"/>
        <w:right w:val="none" w:sz="0" w:space="0" w:color="auto"/>
      </w:divBdr>
    </w:div>
    <w:div w:id="677998077">
      <w:bodyDiv w:val="1"/>
      <w:marLeft w:val="0"/>
      <w:marRight w:val="0"/>
      <w:marTop w:val="0"/>
      <w:marBottom w:val="0"/>
      <w:divBdr>
        <w:top w:val="none" w:sz="0" w:space="0" w:color="auto"/>
        <w:left w:val="none" w:sz="0" w:space="0" w:color="auto"/>
        <w:bottom w:val="none" w:sz="0" w:space="0" w:color="auto"/>
        <w:right w:val="none" w:sz="0" w:space="0" w:color="auto"/>
      </w:divBdr>
    </w:div>
    <w:div w:id="970672606">
      <w:bodyDiv w:val="1"/>
      <w:marLeft w:val="0"/>
      <w:marRight w:val="0"/>
      <w:marTop w:val="0"/>
      <w:marBottom w:val="0"/>
      <w:divBdr>
        <w:top w:val="none" w:sz="0" w:space="0" w:color="auto"/>
        <w:left w:val="none" w:sz="0" w:space="0" w:color="auto"/>
        <w:bottom w:val="none" w:sz="0" w:space="0" w:color="auto"/>
        <w:right w:val="none" w:sz="0" w:space="0" w:color="auto"/>
      </w:divBdr>
    </w:div>
    <w:div w:id="1019042347">
      <w:bodyDiv w:val="1"/>
      <w:marLeft w:val="0"/>
      <w:marRight w:val="0"/>
      <w:marTop w:val="0"/>
      <w:marBottom w:val="0"/>
      <w:divBdr>
        <w:top w:val="none" w:sz="0" w:space="0" w:color="auto"/>
        <w:left w:val="none" w:sz="0" w:space="0" w:color="auto"/>
        <w:bottom w:val="none" w:sz="0" w:space="0" w:color="auto"/>
        <w:right w:val="none" w:sz="0" w:space="0" w:color="auto"/>
      </w:divBdr>
    </w:div>
    <w:div w:id="1038507694">
      <w:bodyDiv w:val="1"/>
      <w:marLeft w:val="0"/>
      <w:marRight w:val="0"/>
      <w:marTop w:val="0"/>
      <w:marBottom w:val="0"/>
      <w:divBdr>
        <w:top w:val="none" w:sz="0" w:space="0" w:color="auto"/>
        <w:left w:val="none" w:sz="0" w:space="0" w:color="auto"/>
        <w:bottom w:val="none" w:sz="0" w:space="0" w:color="auto"/>
        <w:right w:val="none" w:sz="0" w:space="0" w:color="auto"/>
      </w:divBdr>
    </w:div>
    <w:div w:id="1174568646">
      <w:bodyDiv w:val="1"/>
      <w:marLeft w:val="0"/>
      <w:marRight w:val="0"/>
      <w:marTop w:val="0"/>
      <w:marBottom w:val="0"/>
      <w:divBdr>
        <w:top w:val="none" w:sz="0" w:space="0" w:color="auto"/>
        <w:left w:val="none" w:sz="0" w:space="0" w:color="auto"/>
        <w:bottom w:val="none" w:sz="0" w:space="0" w:color="auto"/>
        <w:right w:val="none" w:sz="0" w:space="0" w:color="auto"/>
      </w:divBdr>
    </w:div>
    <w:div w:id="1263759354">
      <w:bodyDiv w:val="1"/>
      <w:marLeft w:val="0"/>
      <w:marRight w:val="0"/>
      <w:marTop w:val="0"/>
      <w:marBottom w:val="0"/>
      <w:divBdr>
        <w:top w:val="none" w:sz="0" w:space="0" w:color="auto"/>
        <w:left w:val="none" w:sz="0" w:space="0" w:color="auto"/>
        <w:bottom w:val="none" w:sz="0" w:space="0" w:color="auto"/>
        <w:right w:val="none" w:sz="0" w:space="0" w:color="auto"/>
      </w:divBdr>
    </w:div>
    <w:div w:id="1341812423">
      <w:bodyDiv w:val="1"/>
      <w:marLeft w:val="0"/>
      <w:marRight w:val="0"/>
      <w:marTop w:val="0"/>
      <w:marBottom w:val="0"/>
      <w:divBdr>
        <w:top w:val="none" w:sz="0" w:space="0" w:color="auto"/>
        <w:left w:val="none" w:sz="0" w:space="0" w:color="auto"/>
        <w:bottom w:val="none" w:sz="0" w:space="0" w:color="auto"/>
        <w:right w:val="none" w:sz="0" w:space="0" w:color="auto"/>
      </w:divBdr>
    </w:div>
    <w:div w:id="1383208514">
      <w:bodyDiv w:val="1"/>
      <w:marLeft w:val="0"/>
      <w:marRight w:val="0"/>
      <w:marTop w:val="0"/>
      <w:marBottom w:val="0"/>
      <w:divBdr>
        <w:top w:val="none" w:sz="0" w:space="0" w:color="auto"/>
        <w:left w:val="none" w:sz="0" w:space="0" w:color="auto"/>
        <w:bottom w:val="none" w:sz="0" w:space="0" w:color="auto"/>
        <w:right w:val="none" w:sz="0" w:space="0" w:color="auto"/>
      </w:divBdr>
    </w:div>
    <w:div w:id="1398360378">
      <w:bodyDiv w:val="1"/>
      <w:marLeft w:val="0"/>
      <w:marRight w:val="0"/>
      <w:marTop w:val="0"/>
      <w:marBottom w:val="0"/>
      <w:divBdr>
        <w:top w:val="none" w:sz="0" w:space="0" w:color="auto"/>
        <w:left w:val="none" w:sz="0" w:space="0" w:color="auto"/>
        <w:bottom w:val="none" w:sz="0" w:space="0" w:color="auto"/>
        <w:right w:val="none" w:sz="0" w:space="0" w:color="auto"/>
      </w:divBdr>
    </w:div>
    <w:div w:id="1525173638">
      <w:bodyDiv w:val="1"/>
      <w:marLeft w:val="0"/>
      <w:marRight w:val="0"/>
      <w:marTop w:val="0"/>
      <w:marBottom w:val="0"/>
      <w:divBdr>
        <w:top w:val="none" w:sz="0" w:space="0" w:color="auto"/>
        <w:left w:val="none" w:sz="0" w:space="0" w:color="auto"/>
        <w:bottom w:val="none" w:sz="0" w:space="0" w:color="auto"/>
        <w:right w:val="none" w:sz="0" w:space="0" w:color="auto"/>
      </w:divBdr>
    </w:div>
    <w:div w:id="1649479212">
      <w:bodyDiv w:val="1"/>
      <w:marLeft w:val="0"/>
      <w:marRight w:val="0"/>
      <w:marTop w:val="0"/>
      <w:marBottom w:val="0"/>
      <w:divBdr>
        <w:top w:val="none" w:sz="0" w:space="0" w:color="auto"/>
        <w:left w:val="none" w:sz="0" w:space="0" w:color="auto"/>
        <w:bottom w:val="none" w:sz="0" w:space="0" w:color="auto"/>
        <w:right w:val="none" w:sz="0" w:space="0" w:color="auto"/>
      </w:divBdr>
    </w:div>
    <w:div w:id="1661343464">
      <w:bodyDiv w:val="1"/>
      <w:marLeft w:val="0"/>
      <w:marRight w:val="0"/>
      <w:marTop w:val="0"/>
      <w:marBottom w:val="0"/>
      <w:divBdr>
        <w:top w:val="none" w:sz="0" w:space="0" w:color="auto"/>
        <w:left w:val="none" w:sz="0" w:space="0" w:color="auto"/>
        <w:bottom w:val="none" w:sz="0" w:space="0" w:color="auto"/>
        <w:right w:val="none" w:sz="0" w:space="0" w:color="auto"/>
      </w:divBdr>
    </w:div>
    <w:div w:id="1786651913">
      <w:bodyDiv w:val="1"/>
      <w:marLeft w:val="0"/>
      <w:marRight w:val="0"/>
      <w:marTop w:val="0"/>
      <w:marBottom w:val="0"/>
      <w:divBdr>
        <w:top w:val="none" w:sz="0" w:space="0" w:color="auto"/>
        <w:left w:val="none" w:sz="0" w:space="0" w:color="auto"/>
        <w:bottom w:val="none" w:sz="0" w:space="0" w:color="auto"/>
        <w:right w:val="none" w:sz="0" w:space="0" w:color="auto"/>
      </w:divBdr>
    </w:div>
    <w:div w:id="1791433693">
      <w:bodyDiv w:val="1"/>
      <w:marLeft w:val="0"/>
      <w:marRight w:val="0"/>
      <w:marTop w:val="0"/>
      <w:marBottom w:val="0"/>
      <w:divBdr>
        <w:top w:val="none" w:sz="0" w:space="0" w:color="auto"/>
        <w:left w:val="none" w:sz="0" w:space="0" w:color="auto"/>
        <w:bottom w:val="none" w:sz="0" w:space="0" w:color="auto"/>
        <w:right w:val="none" w:sz="0" w:space="0" w:color="auto"/>
      </w:divBdr>
    </w:div>
    <w:div w:id="1818180141">
      <w:bodyDiv w:val="1"/>
      <w:marLeft w:val="0"/>
      <w:marRight w:val="0"/>
      <w:marTop w:val="0"/>
      <w:marBottom w:val="0"/>
      <w:divBdr>
        <w:top w:val="none" w:sz="0" w:space="0" w:color="auto"/>
        <w:left w:val="none" w:sz="0" w:space="0" w:color="auto"/>
        <w:bottom w:val="none" w:sz="0" w:space="0" w:color="auto"/>
        <w:right w:val="none" w:sz="0" w:space="0" w:color="auto"/>
      </w:divBdr>
    </w:div>
    <w:div w:id="1832484403">
      <w:bodyDiv w:val="1"/>
      <w:marLeft w:val="0"/>
      <w:marRight w:val="0"/>
      <w:marTop w:val="0"/>
      <w:marBottom w:val="0"/>
      <w:divBdr>
        <w:top w:val="none" w:sz="0" w:space="0" w:color="auto"/>
        <w:left w:val="none" w:sz="0" w:space="0" w:color="auto"/>
        <w:bottom w:val="none" w:sz="0" w:space="0" w:color="auto"/>
        <w:right w:val="none" w:sz="0" w:space="0" w:color="auto"/>
      </w:divBdr>
    </w:div>
    <w:div w:id="1878004428">
      <w:bodyDiv w:val="1"/>
      <w:marLeft w:val="0"/>
      <w:marRight w:val="0"/>
      <w:marTop w:val="0"/>
      <w:marBottom w:val="0"/>
      <w:divBdr>
        <w:top w:val="none" w:sz="0" w:space="0" w:color="auto"/>
        <w:left w:val="none" w:sz="0" w:space="0" w:color="auto"/>
        <w:bottom w:val="none" w:sz="0" w:space="0" w:color="auto"/>
        <w:right w:val="none" w:sz="0" w:space="0" w:color="auto"/>
      </w:divBdr>
    </w:div>
    <w:div w:id="1882284717">
      <w:bodyDiv w:val="1"/>
      <w:marLeft w:val="0"/>
      <w:marRight w:val="0"/>
      <w:marTop w:val="0"/>
      <w:marBottom w:val="0"/>
      <w:divBdr>
        <w:top w:val="none" w:sz="0" w:space="0" w:color="auto"/>
        <w:left w:val="none" w:sz="0" w:space="0" w:color="auto"/>
        <w:bottom w:val="none" w:sz="0" w:space="0" w:color="auto"/>
        <w:right w:val="none" w:sz="0" w:space="0" w:color="auto"/>
      </w:divBdr>
    </w:div>
    <w:div w:id="1982688182">
      <w:bodyDiv w:val="1"/>
      <w:marLeft w:val="0"/>
      <w:marRight w:val="0"/>
      <w:marTop w:val="0"/>
      <w:marBottom w:val="0"/>
      <w:divBdr>
        <w:top w:val="none" w:sz="0" w:space="0" w:color="auto"/>
        <w:left w:val="none" w:sz="0" w:space="0" w:color="auto"/>
        <w:bottom w:val="none" w:sz="0" w:space="0" w:color="auto"/>
        <w:right w:val="none" w:sz="0" w:space="0" w:color="auto"/>
      </w:divBdr>
    </w:div>
    <w:div w:id="2063597595">
      <w:bodyDiv w:val="1"/>
      <w:marLeft w:val="0"/>
      <w:marRight w:val="0"/>
      <w:marTop w:val="0"/>
      <w:marBottom w:val="0"/>
      <w:divBdr>
        <w:top w:val="none" w:sz="0" w:space="0" w:color="auto"/>
        <w:left w:val="none" w:sz="0" w:space="0" w:color="auto"/>
        <w:bottom w:val="none" w:sz="0" w:space="0" w:color="auto"/>
        <w:right w:val="none" w:sz="0" w:space="0" w:color="auto"/>
      </w:divBdr>
    </w:div>
    <w:div w:id="2091154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ADD3DEB6FE1142BB1BFA6F0B68C0A2" ma:contentTypeVersion="13" ma:contentTypeDescription="Create a new document." ma:contentTypeScope="" ma:versionID="d41dc82e0690f8a8f728dbe7396dd4c2">
  <xsd:schema xmlns:xsd="http://www.w3.org/2001/XMLSchema" xmlns:xs="http://www.w3.org/2001/XMLSchema" xmlns:p="http://schemas.microsoft.com/office/2006/metadata/properties" xmlns:ns1="http://schemas.microsoft.com/sharepoint/v3" xmlns:ns2="205b6731-7156-4e65-a970-4d2a05f910d7" xmlns:ns3="6dece88e-aea2-4b7d-872a-c7533832f6d7" targetNamespace="http://schemas.microsoft.com/office/2006/metadata/properties" ma:root="true" ma:fieldsID="8ef5ba4ad645fda8a224a70d7061f1e0" ns1:_="" ns2:_="" ns3:_="">
    <xsd:import namespace="http://schemas.microsoft.com/sharepoint/v3"/>
    <xsd:import namespace="205b6731-7156-4e65-a970-4d2a05f910d7"/>
    <xsd:import namespace="6dece88e-aea2-4b7d-872a-c7533832f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5b6731-7156-4e65-a970-4d2a05f910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ece88e-aea2-4b7d-872a-c7533832f6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d912ceb-6e01-4b41-92d6-b74d611d0784}" ma:internalName="TaxCatchAll" ma:showField="CatchAllData" ma:web="6dece88e-aea2-4b7d-872a-c7533832f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5b6731-7156-4e65-a970-4d2a05f910d7">
      <Terms xmlns="http://schemas.microsoft.com/office/infopath/2007/PartnerControls"/>
    </lcf76f155ced4ddcb4097134ff3c332f>
    <_ip_UnifiedCompliancePolicyProperties xmlns="http://schemas.microsoft.com/sharepoint/v3" xsi:nil="true"/>
    <TaxCatchAll xmlns="6dece88e-aea2-4b7d-872a-c7533832f6d7" xsi:nil="true"/>
  </documentManagement>
</p:properties>
</file>

<file path=customXml/itemProps1.xml><?xml version="1.0" encoding="utf-8"?>
<ds:datastoreItem xmlns:ds="http://schemas.openxmlformats.org/officeDocument/2006/customXml" ds:itemID="{F9D64537-96D9-48CA-AB69-7A6BCB190FF4}">
  <ds:schemaRefs>
    <ds:schemaRef ds:uri="http://schemas.microsoft.com/sharepoint/v3/contenttype/forms"/>
  </ds:schemaRefs>
</ds:datastoreItem>
</file>

<file path=customXml/itemProps2.xml><?xml version="1.0" encoding="utf-8"?>
<ds:datastoreItem xmlns:ds="http://schemas.openxmlformats.org/officeDocument/2006/customXml" ds:itemID="{2365E712-DBAB-4995-8977-09B34A30D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5b6731-7156-4e65-a970-4d2a05f910d7"/>
    <ds:schemaRef ds:uri="6dece88e-aea2-4b7d-872a-c7533832f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40EB2C-A450-4840-A5B2-FDC1299A63BE}">
  <ds:schemaRefs>
    <ds:schemaRef ds:uri="http://schemas.microsoft.com/office/2006/metadata/properties"/>
    <ds:schemaRef ds:uri="http://schemas.microsoft.com/office/infopath/2007/PartnerControls"/>
    <ds:schemaRef ds:uri="http://schemas.microsoft.com/sharepoint/v3"/>
    <ds:schemaRef ds:uri="205b6731-7156-4e65-a970-4d2a05f910d7"/>
    <ds:schemaRef ds:uri="6dece88e-aea2-4b7d-872a-c7533832f6d7"/>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13</TotalTime>
  <Pages>11</Pages>
  <Words>3055</Words>
  <Characters>17475</Characters>
  <Application>Microsoft Office Word</Application>
  <DocSecurity>0</DocSecurity>
  <Lines>260</Lines>
  <Paragraphs>56</Paragraphs>
  <ScaleCrop>false</ScaleCrop>
  <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Martin</cp:lastModifiedBy>
  <cp:revision>8</cp:revision>
  <dcterms:created xsi:type="dcterms:W3CDTF">2026-06-04T17:50:00Z</dcterms:created>
  <dcterms:modified xsi:type="dcterms:W3CDTF">2026-06-04T18:06:00Z</dcterms:modified>
  <cp:category>CompassOne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0x01010070ADD3DEB6FE1142BB1BFA6F0B68C0A2</vt:lpwstr>
  </property>
  <property fmtid="{D5CDD505-2E9C-101B-9397-08002B2CF9AE}" pid="3" name="MediaServiceImageTags">
    <vt:lpwstr/>
  </property>
</Properties>
</file>